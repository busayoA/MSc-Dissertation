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0421F" w14:textId="7347F4E7" w:rsidR="005B678F" w:rsidRPr="00240F2B" w:rsidRDefault="003923A6" w:rsidP="00B76D98">
      <w:pPr>
        <w:pStyle w:val="CoverPageDetails"/>
      </w:pPr>
      <w:r w:rsidRPr="00240F2B">
        <w:rPr>
          <w:noProof/>
        </w:rPr>
        <mc:AlternateContent>
          <mc:Choice Requires="wps">
            <w:drawing>
              <wp:anchor distT="0" distB="0" distL="114300" distR="114300" simplePos="0" relativeHeight="251659264" behindDoc="1" locked="0" layoutInCell="1" allowOverlap="1" wp14:anchorId="79B80326" wp14:editId="06A57DF5">
                <wp:simplePos x="0" y="0"/>
                <wp:positionH relativeFrom="page">
                  <wp:posOffset>901700</wp:posOffset>
                </wp:positionH>
                <wp:positionV relativeFrom="page">
                  <wp:posOffset>361950</wp:posOffset>
                </wp:positionV>
                <wp:extent cx="1718945" cy="717550"/>
                <wp:effectExtent l="0" t="0" r="8255" b="6350"/>
                <wp:wrapTight wrapText="bothSides">
                  <wp:wrapPolygon edited="0">
                    <wp:start x="0" y="0"/>
                    <wp:lineTo x="0" y="21409"/>
                    <wp:lineTo x="21544" y="21409"/>
                    <wp:lineTo x="21544"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8945" cy="71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37DB" w14:textId="77777777" w:rsidR="00565F18" w:rsidRPr="00D35E93" w:rsidRDefault="00565F18" w:rsidP="00B76D98">
                            <w:pPr>
                              <w:pStyle w:val="Style1"/>
                              <w:rPr>
                                <w:bCs/>
                              </w:rPr>
                            </w:pPr>
                            <w:r w:rsidRPr="00D35E93">
                              <w:t>Faculty of Natural and Mathematical Sciences</w:t>
                            </w:r>
                          </w:p>
                          <w:p w14:paraId="2F28BAEE" w14:textId="19E6D922" w:rsidR="00565F18" w:rsidRPr="00D35E93" w:rsidRDefault="00565F18" w:rsidP="00B76D98">
                            <w:pPr>
                              <w:pStyle w:val="Heading"/>
                            </w:pPr>
                            <w:r w:rsidRPr="00D35E93">
                              <w:t>Department of</w:t>
                            </w:r>
                            <w:r w:rsidR="00144819">
                              <w:t xml:space="preserve"> </w:t>
                            </w:r>
                            <w:r w:rsidRPr="00144819">
                              <w:t>Informatics</w:t>
                            </w:r>
                          </w:p>
                          <w:p w14:paraId="4898054B" w14:textId="77777777" w:rsidR="00565F18" w:rsidRPr="00D35E93" w:rsidRDefault="00565F18" w:rsidP="00B76D98">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80326" id="_x0000_t202" coordsize="21600,21600" o:spt="202" path="m,l,21600r21600,l21600,xe">
                <v:stroke joinstyle="miter"/>
                <v:path gradientshapeok="t" o:connecttype="rect"/>
              </v:shapetype>
              <v:shape id="_x0000_s1026" type="#_x0000_t202" style="position:absolute;left:0;text-align:left;margin-left:71pt;margin-top:28.5pt;width:135.35pt;height:5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" filled="f" stroked="f">
                <v:path arrowok="t"/>
                <v:textbox inset="0,0,0,0">
                  <w:txbxContent>
                    <w:p w14:paraId="64E137DB" w14:textId="77777777" w:rsidR="00565F18" w:rsidRPr="00D35E93" w:rsidRDefault="00565F18" w:rsidP="00B76D98">
                      <w:pPr>
                        <w:pStyle w:val="Style1"/>
                        <w:rPr>
                          <w:bCs/>
                        </w:rPr>
                      </w:pPr>
                      <w:r w:rsidRPr="00D35E93">
                        <w:t>Faculty of Natural and Mathematical Sciences</w:t>
                      </w:r>
                    </w:p>
                    <w:p w14:paraId="2F28BAEE" w14:textId="19E6D922" w:rsidR="00565F18" w:rsidRPr="00D35E93" w:rsidRDefault="00565F18" w:rsidP="00B76D98">
                      <w:pPr>
                        <w:pStyle w:val="Heading"/>
                      </w:pPr>
                      <w:r w:rsidRPr="00D35E93">
                        <w:t>Department of</w:t>
                      </w:r>
                      <w:r w:rsidR="00144819">
                        <w:t xml:space="preserve"> </w:t>
                      </w:r>
                      <w:r w:rsidRPr="00144819">
                        <w:t>Informatics</w:t>
                      </w:r>
                    </w:p>
                    <w:p w14:paraId="4898054B" w14:textId="77777777" w:rsidR="00565F18" w:rsidRPr="00D35E93" w:rsidRDefault="00565F18" w:rsidP="00B76D98">
                      <w:pPr>
                        <w:pStyle w:val="Corpsdetexte"/>
                      </w:pPr>
                    </w:p>
                  </w:txbxContent>
                </v:textbox>
                <w10:wrap type="tight" anchorx="page" anchory="page"/>
              </v:shape>
            </w:pict>
          </mc:Fallback>
        </mc:AlternateContent>
      </w:r>
      <w:r w:rsidR="00565F18" w:rsidRPr="00240F2B">
        <w:rPr>
          <w:noProof/>
        </w:rPr>
        <w:drawing>
          <wp:anchor distT="0" distB="0" distL="114300" distR="114300" simplePos="0" relativeHeight="251663360" behindDoc="0" locked="0" layoutInCell="1" allowOverlap="1" wp14:anchorId="1AD90E38" wp14:editId="2D06E5C5">
            <wp:simplePos x="0" y="0"/>
            <wp:positionH relativeFrom="column">
              <wp:posOffset>4381500</wp:posOffset>
            </wp:positionH>
            <wp:positionV relativeFrom="page">
              <wp:posOffset>361950</wp:posOffset>
            </wp:positionV>
            <wp:extent cx="1167130" cy="777240"/>
            <wp:effectExtent l="0" t="0" r="0" b="0"/>
            <wp:wrapTopAndBottom/>
            <wp:docPr id="2" name="Picture 1"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KCL_no UoL_letterhead_3#21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F18" w:rsidRPr="00240F2B">
        <w:rPr>
          <w:noProof/>
        </w:rPr>
        <mc:AlternateContent>
          <mc:Choice Requires="wps">
            <w:drawing>
              <wp:anchor distT="0" distB="0" distL="114300" distR="114300" simplePos="0" relativeHeight="251661312" behindDoc="1" locked="0" layoutInCell="1" allowOverlap="1" wp14:anchorId="3F69767B" wp14:editId="06B12C35">
                <wp:simplePos x="0" y="0"/>
                <wp:positionH relativeFrom="page">
                  <wp:posOffset>3086100</wp:posOffset>
                </wp:positionH>
                <wp:positionV relativeFrom="page">
                  <wp:posOffset>361950</wp:posOffset>
                </wp:positionV>
                <wp:extent cx="1538605" cy="787400"/>
                <wp:effectExtent l="0" t="0" r="10795"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F621E" w14:textId="14BAB556" w:rsidR="00565F18" w:rsidRPr="0075689B" w:rsidRDefault="00565F18" w:rsidP="00B76D98">
                            <w:r w:rsidRPr="0075689B">
                              <w:rPr>
                                <w:shd w:val="clear" w:color="auto" w:fill="FFFFFF"/>
                              </w:rPr>
                              <w:t>King's College London, Strand Campus, London</w:t>
                            </w:r>
                            <w:r w:rsidR="00413020">
                              <w:rPr>
                                <w:shd w:val="clear" w:color="auto" w:fill="FFFFFF"/>
                              </w:rPr>
                              <w:t>, United Kingdom</w:t>
                            </w:r>
                          </w:p>
                          <w:p w14:paraId="6F540E9C" w14:textId="0F6BD9B7" w:rsidR="00565F18" w:rsidRPr="003D22A6" w:rsidRDefault="00565F18" w:rsidP="00B76D98">
                            <w:pPr>
                              <w:pStyle w:val="TableTex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9767B" id="Text Box 3" o:spid="_x0000_s1027" type="#_x0000_t202" style="position:absolute;left:0;text-align:left;margin-left:243pt;margin-top:28.5pt;width:121.15pt;height:6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" filled="f" stroked="f">
                <v:path arrowok="t"/>
                <v:textbox inset="0,0,0,0">
                  <w:txbxContent>
                    <w:p w14:paraId="7CAF621E" w14:textId="14BAB556" w:rsidR="00565F18" w:rsidRPr="0075689B" w:rsidRDefault="00565F18" w:rsidP="00B76D98">
                      <w:r w:rsidRPr="0075689B">
                        <w:rPr>
                          <w:shd w:val="clear" w:color="auto" w:fill="FFFFFF"/>
                        </w:rPr>
                        <w:t>King's College London, Strand Campus, London</w:t>
                      </w:r>
                      <w:r w:rsidR="00413020">
                        <w:rPr>
                          <w:shd w:val="clear" w:color="auto" w:fill="FFFFFF"/>
                        </w:rPr>
                        <w:t>, United Kingdom</w:t>
                      </w:r>
                    </w:p>
                    <w:p w14:paraId="6F540E9C" w14:textId="0F6BD9B7" w:rsidR="00565F18" w:rsidRPr="003D22A6" w:rsidRDefault="00565F18" w:rsidP="00B76D98">
                      <w:pPr>
                        <w:pStyle w:val="TableText0"/>
                      </w:pPr>
                    </w:p>
                  </w:txbxContent>
                </v:textbox>
                <w10:wrap anchorx="page" anchory="page"/>
              </v:shape>
            </w:pict>
          </mc:Fallback>
        </mc:AlternateContent>
      </w:r>
    </w:p>
    <w:p w14:paraId="12FC684B" w14:textId="77777777" w:rsidR="00253FA2" w:rsidRPr="00240F2B" w:rsidRDefault="00253FA2" w:rsidP="00B76D98">
      <w:pPr>
        <w:pStyle w:val="CoverPageDetails"/>
      </w:pPr>
    </w:p>
    <w:p w14:paraId="7ACBF9BB" w14:textId="73DEC200" w:rsidR="00431E1D" w:rsidRPr="00240F2B" w:rsidRDefault="00431E1D" w:rsidP="00B76D98">
      <w:r w:rsidRPr="00240F2B">
        <w:t>7CCSMPRJ</w:t>
      </w:r>
    </w:p>
    <w:p w14:paraId="6AF03C7E" w14:textId="2301F96F" w:rsidR="00E30E36" w:rsidRPr="00240F2B" w:rsidRDefault="00E30E36" w:rsidP="00B76D98">
      <w:r w:rsidRPr="00240F2B">
        <w:t>Individual Project Submission 20</w:t>
      </w:r>
      <w:r w:rsidR="00144819" w:rsidRPr="00240F2B">
        <w:t>21</w:t>
      </w:r>
      <w:r w:rsidR="009C6B7C" w:rsidRPr="00240F2B">
        <w:t>/</w:t>
      </w:r>
      <w:r w:rsidR="00144819" w:rsidRPr="00240F2B">
        <w:t>22</w:t>
      </w:r>
      <w:r w:rsidR="00411747" w:rsidRPr="00240F2B">
        <w:t xml:space="preserve"> </w:t>
      </w:r>
    </w:p>
    <w:p w14:paraId="1D4DA630" w14:textId="77777777" w:rsidR="00E30E36" w:rsidRPr="00240F2B" w:rsidRDefault="00E30E36" w:rsidP="00B76D98"/>
    <w:p w14:paraId="46ED2F04" w14:textId="132E6C78" w:rsidR="00E30E36" w:rsidRPr="00240F2B" w:rsidRDefault="00E30E36" w:rsidP="00B76D98">
      <w:r w:rsidRPr="00240F2B">
        <w:t>Name:</w:t>
      </w:r>
      <w:r w:rsidR="00CC5789" w:rsidRPr="00240F2B">
        <w:t xml:space="preserve"> Olubusayo Akeredolu</w:t>
      </w:r>
    </w:p>
    <w:p w14:paraId="4CF0C649" w14:textId="29CDAF1B" w:rsidR="00E30E36" w:rsidRPr="00240F2B" w:rsidRDefault="00E30E36" w:rsidP="00B76D98">
      <w:r w:rsidRPr="00240F2B">
        <w:t>Student Number:</w:t>
      </w:r>
      <w:r w:rsidR="00CC5789" w:rsidRPr="00240F2B">
        <w:t xml:space="preserve"> 20107125</w:t>
      </w:r>
    </w:p>
    <w:p w14:paraId="610B468C" w14:textId="600AC9C2" w:rsidR="00E30E36" w:rsidRPr="00240F2B" w:rsidRDefault="00E30E36" w:rsidP="00B76D98">
      <w:r w:rsidRPr="00240F2B">
        <w:t>Degree Programme:</w:t>
      </w:r>
      <w:r w:rsidR="00CC5789" w:rsidRPr="00240F2B">
        <w:t xml:space="preserve"> MSc Artificial Intelligence</w:t>
      </w:r>
    </w:p>
    <w:p w14:paraId="3DB61911" w14:textId="0A70C79E" w:rsidR="00E30E36" w:rsidRPr="00240F2B" w:rsidRDefault="00E30E36" w:rsidP="00B76D98">
      <w:r w:rsidRPr="00240F2B">
        <w:t>Project Title:</w:t>
      </w:r>
      <w:r w:rsidR="00CC5789" w:rsidRPr="00240F2B">
        <w:t xml:space="preserve"> Text vs Trees vs Graphs</w:t>
      </w:r>
      <w:r w:rsidR="004C4614" w:rsidRPr="00240F2B">
        <w:t xml:space="preserve">: </w:t>
      </w:r>
      <w:r w:rsidR="00CC5789" w:rsidRPr="00240F2B">
        <w:t>Deep Learning Techniques for Program Understanding</w:t>
      </w:r>
    </w:p>
    <w:p w14:paraId="42A88C1A" w14:textId="5E26B0C6" w:rsidR="00E30E36" w:rsidRDefault="00E30E36" w:rsidP="00B76D98">
      <w:r w:rsidRPr="00240F2B">
        <w:t>Supervisor:</w:t>
      </w:r>
      <w:r w:rsidR="00CC5789" w:rsidRPr="00240F2B">
        <w:t xml:space="preserve"> Dr Maria Polukarov</w:t>
      </w:r>
    </w:p>
    <w:p w14:paraId="0D589026" w14:textId="4715292C" w:rsidR="00B90E79" w:rsidRPr="00240F2B" w:rsidRDefault="00B90E79" w:rsidP="00B76D98">
      <w:r>
        <w:t>Word C</w:t>
      </w:r>
      <w:r w:rsidR="00D720B9">
        <w:t>ount: 13,161</w:t>
      </w:r>
    </w:p>
    <w:p w14:paraId="25C3367F" w14:textId="58A22F0B" w:rsidR="00E30E36" w:rsidRPr="00240F2B" w:rsidRDefault="00E30E36" w:rsidP="00B76D98"/>
    <w:p w14:paraId="4D0E68AC" w14:textId="77777777" w:rsidR="00E30E36" w:rsidRPr="00240F2B" w:rsidRDefault="00E30E36" w:rsidP="00B76D98"/>
    <w:p w14:paraId="3CD273B7" w14:textId="77777777" w:rsidR="00E30E36" w:rsidRPr="00240F2B" w:rsidRDefault="00E30E36" w:rsidP="00B76D98">
      <w:pPr>
        <w:pStyle w:val="NormalWeb"/>
      </w:pPr>
      <w:r w:rsidRPr="00240F2B">
        <w:rPr>
          <w:noProof/>
        </w:rPr>
        <mc:AlternateContent>
          <mc:Choice Requires="wps">
            <w:drawing>
              <wp:inline distT="0" distB="0" distL="0" distR="0" wp14:anchorId="172BA184" wp14:editId="17684709">
                <wp:extent cx="5321300" cy="1667933"/>
                <wp:effectExtent l="0" t="0" r="12700" b="889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667933"/>
                        </a:xfrm>
                        <a:prstGeom prst="rect">
                          <a:avLst/>
                        </a:prstGeom>
                        <a:solidFill>
                          <a:srgbClr val="FFFFFF"/>
                        </a:solidFill>
                        <a:ln w="9525">
                          <a:solidFill>
                            <a:srgbClr val="000000"/>
                          </a:solidFill>
                          <a:miter lim="800000"/>
                          <a:headEnd/>
                          <a:tailEnd/>
                        </a:ln>
                      </wps:spPr>
                      <wps:txbx>
                        <w:txbxContent>
                          <w:p w14:paraId="2CF5EFA6" w14:textId="77777777" w:rsidR="0091232C" w:rsidRPr="00010036" w:rsidRDefault="0091232C" w:rsidP="00B76D98">
                            <w:pPr>
                              <w:rPr>
                                <w:bCs/>
                              </w:rPr>
                            </w:pPr>
                            <w:r w:rsidRPr="00010036">
                              <w:t>RELEASE OF PROJECT</w:t>
                            </w:r>
                          </w:p>
                          <w:p w14:paraId="56F08CC5" w14:textId="77777777" w:rsidR="00010036" w:rsidRDefault="00010036" w:rsidP="00B76D98"/>
                          <w:p w14:paraId="08231665" w14:textId="0BABBFFA" w:rsidR="0091232C" w:rsidRPr="003D62CB" w:rsidRDefault="0091232C" w:rsidP="00B76D98">
                            <w:r w:rsidRPr="003D62CB">
                              <w:t xml:space="preserve">Following the submission of your project, the Department would like to make it publicly available via the library electronic resources. You will retain </w:t>
                            </w:r>
                            <w:r>
                              <w:t>copyright of the project.</w:t>
                            </w:r>
                          </w:p>
                        </w:txbxContent>
                      </wps:txbx>
                      <wps:bodyPr rot="0" vert="horz" wrap="square" lIns="91440" tIns="45720" rIns="91440" bIns="45720" anchor="t" anchorCtr="0" upright="1">
                        <a:noAutofit/>
                      </wps:bodyPr>
                    </wps:wsp>
                  </a:graphicData>
                </a:graphic>
              </wp:inline>
            </w:drawing>
          </mc:Choice>
          <mc:Fallback>
            <w:pict>
              <v:shape w14:anchorId="172BA184" id="Text Box 2" o:spid="_x0000_s1028" type="#_x0000_t202" style="width:419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">
                <v:path arrowok="t"/>
                <v:textbox>
                  <w:txbxContent>
                    <w:p w14:paraId="2CF5EFA6" w14:textId="77777777" w:rsidR="0091232C" w:rsidRPr="00010036" w:rsidRDefault="0091232C" w:rsidP="00B76D98">
                      <w:pPr>
                        <w:rPr>
                          <w:bCs/>
                        </w:rPr>
                      </w:pPr>
                      <w:r w:rsidRPr="00010036">
                        <w:t>RELEASE OF PROJECT</w:t>
                      </w:r>
                    </w:p>
                    <w:p w14:paraId="56F08CC5" w14:textId="77777777" w:rsidR="00010036" w:rsidRDefault="00010036" w:rsidP="00B76D98"/>
                    <w:p w14:paraId="08231665" w14:textId="0BABBFFA" w:rsidR="0091232C" w:rsidRPr="003D62CB" w:rsidRDefault="0091232C" w:rsidP="00B76D98">
                      <w:r w:rsidRPr="003D62CB">
                        <w:t xml:space="preserve">Following the submission of your project, the Department would like to make it publicly available via the library electronic resources. You will retain </w:t>
                      </w:r>
                      <w:r>
                        <w:t>copyright of the project.</w:t>
                      </w:r>
                    </w:p>
                  </w:txbxContent>
                </v:textbox>
                <w10:anchorlock/>
              </v:shape>
            </w:pict>
          </mc:Fallback>
        </mc:AlternateContent>
      </w:r>
    </w:p>
    <w:p w14:paraId="70ADF62A" w14:textId="7A395526" w:rsidR="00E30E36" w:rsidRPr="00240F2B" w:rsidRDefault="0021080B" w:rsidP="00B76D98">
      <w:pPr>
        <w:pStyle w:val="NormalWeb"/>
      </w:pPr>
      <w:r w:rsidRPr="00240F2B">
        <w:rPr>
          <w:b/>
        </w:rPr>
        <w:fldChar w:fldCharType="begin">
          <w:ffData>
            <w:name w:val="Check1"/>
            <w:enabled/>
            <w:calcOnExit w:val="0"/>
            <w:checkBox>
              <w:sizeAuto/>
              <w:default w:val="1"/>
            </w:checkBox>
          </w:ffData>
        </w:fldChar>
      </w:r>
      <w:bookmarkStart w:id="2" w:name="Check1"/>
      <w:r w:rsidRPr="00240F2B">
        <w:rPr>
          <w:b/>
        </w:rPr>
        <w:instrText xml:space="preserve"> FORMCHECKBOX </w:instrText>
      </w:r>
      <w:r w:rsidR="00000000">
        <w:rPr>
          <w:b/>
        </w:rPr>
      </w:r>
      <w:r w:rsidR="00000000">
        <w:rPr>
          <w:b/>
        </w:rPr>
        <w:fldChar w:fldCharType="separate"/>
      </w:r>
      <w:r w:rsidRPr="00240F2B">
        <w:rPr>
          <w:b/>
        </w:rPr>
        <w:fldChar w:fldCharType="end"/>
      </w:r>
      <w:bookmarkEnd w:id="2"/>
      <w:r w:rsidR="00E30E36" w:rsidRPr="00240F2B">
        <w:rPr>
          <w:b/>
        </w:rPr>
        <w:t xml:space="preserve"> </w:t>
      </w:r>
      <w:r w:rsidR="00E30E36" w:rsidRPr="00240F2B">
        <w:t xml:space="preserve">I </w:t>
      </w:r>
      <w:r w:rsidR="00E30E36" w:rsidRPr="00240F2B">
        <w:rPr>
          <w:b/>
        </w:rPr>
        <w:t>agree</w:t>
      </w:r>
      <w:r w:rsidR="00E30E36" w:rsidRPr="00240F2B">
        <w:t xml:space="preserve"> to the release of my project</w:t>
      </w:r>
    </w:p>
    <w:p w14:paraId="5CC99C6C" w14:textId="7D4CB238" w:rsidR="00E30E36" w:rsidRPr="00240F2B" w:rsidRDefault="0021080B" w:rsidP="00B76D98">
      <w:pPr>
        <w:pStyle w:val="NormalWeb"/>
      </w:pPr>
      <w:r w:rsidRPr="00240F2B">
        <w:fldChar w:fldCharType="begin">
          <w:ffData>
            <w:name w:val="Check2"/>
            <w:enabled/>
            <w:calcOnExit w:val="0"/>
            <w:checkBox>
              <w:sizeAuto/>
              <w:default w:val="0"/>
            </w:checkBox>
          </w:ffData>
        </w:fldChar>
      </w:r>
      <w:bookmarkStart w:id="3" w:name="Check2"/>
      <w:r w:rsidRPr="00240F2B">
        <w:instrText xml:space="preserve"> FORMCHECKBOX </w:instrText>
      </w:r>
      <w:r w:rsidR="00000000">
        <w:fldChar w:fldCharType="separate"/>
      </w:r>
      <w:r w:rsidRPr="00240F2B">
        <w:fldChar w:fldCharType="end"/>
      </w:r>
      <w:bookmarkEnd w:id="3"/>
      <w:r w:rsidR="00E30E36" w:rsidRPr="00240F2B">
        <w:t xml:space="preserve"> I </w:t>
      </w:r>
      <w:r w:rsidR="00E30E36" w:rsidRPr="00240F2B">
        <w:rPr>
          <w:b/>
        </w:rPr>
        <w:t>do not</w:t>
      </w:r>
      <w:r w:rsidR="00E30E36" w:rsidRPr="00240F2B">
        <w:t xml:space="preserve"> agree to the release of my project</w:t>
      </w:r>
    </w:p>
    <w:p w14:paraId="3D82BC1E" w14:textId="58FD2AE0" w:rsidR="00E30E36" w:rsidRPr="00240F2B" w:rsidRDefault="00E30E36" w:rsidP="00B76D98">
      <w:pPr>
        <w:pStyle w:val="NormalWeb"/>
      </w:pPr>
    </w:p>
    <w:p w14:paraId="42FA9FAE" w14:textId="0362B3F6" w:rsidR="008A6D1D" w:rsidRPr="00240F2B" w:rsidRDefault="00154D9E" w:rsidP="00B76D98">
      <w:pPr>
        <w:pStyle w:val="NormalWeb"/>
      </w:pPr>
      <w:r w:rsidRPr="00240F2B">
        <w:rPr>
          <w:noProof/>
        </w:rPr>
        <mc:AlternateContent>
          <mc:Choice Requires="wpi">
            <w:drawing>
              <wp:anchor distT="0" distB="0" distL="114300" distR="114300" simplePos="0" relativeHeight="251706368" behindDoc="0" locked="0" layoutInCell="1" allowOverlap="1" wp14:anchorId="624799BA" wp14:editId="591CF8EF">
                <wp:simplePos x="0" y="0"/>
                <wp:positionH relativeFrom="column">
                  <wp:posOffset>848828</wp:posOffset>
                </wp:positionH>
                <wp:positionV relativeFrom="paragraph">
                  <wp:posOffset>-238125</wp:posOffset>
                </wp:positionV>
                <wp:extent cx="854075" cy="493818"/>
                <wp:effectExtent l="25400" t="38100" r="47625" b="40005"/>
                <wp:wrapNone/>
                <wp:docPr id="46" name="Encre 46"/>
                <wp:cNvGraphicFramePr/>
                <a:graphic xmlns:a="http://schemas.openxmlformats.org/drawingml/2006/main">
                  <a:graphicData uri="http://schemas.microsoft.com/office/word/2010/wordprocessingInk">
                    <w14:contentPart bwMode="auto" r:id="rId10">
                      <w14:nvContentPartPr>
                        <w14:cNvContentPartPr/>
                      </w14:nvContentPartPr>
                      <w14:xfrm>
                        <a:off x="0" y="0"/>
                        <a:ext cx="854075" cy="493818"/>
                      </w14:xfrm>
                    </w14:contentPart>
                  </a:graphicData>
                </a:graphic>
                <wp14:sizeRelH relativeFrom="margin">
                  <wp14:pctWidth>0</wp14:pctWidth>
                </wp14:sizeRelH>
                <wp14:sizeRelV relativeFrom="margin">
                  <wp14:pctHeight>0</wp14:pctHeight>
                </wp14:sizeRelV>
              </wp:anchor>
            </w:drawing>
          </mc:Choice>
          <mc:Fallback>
            <w:pict>
              <v:shape w14:anchorId="34AA481A" id="Encre 46" o:spid="_x0000_s1026" type="#_x0000_t75" style="position:absolute;margin-left:66.15pt;margin-top:-19.45pt;width:68.65pt;height:40.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">
                <v:imagedata r:id="rId11" o:title=""/>
              </v:shape>
            </w:pict>
          </mc:Fallback>
        </mc:AlternateContent>
      </w:r>
      <w:r w:rsidR="008A6D1D" w:rsidRPr="00240F2B">
        <w:t xml:space="preserve">Signature: </w:t>
      </w:r>
    </w:p>
    <w:p w14:paraId="23CCAD5B" w14:textId="05ABD5F4" w:rsidR="008A6D1D" w:rsidRPr="00240F2B" w:rsidRDefault="008A6D1D" w:rsidP="00B76D98">
      <w:pPr>
        <w:pStyle w:val="NormalWeb"/>
      </w:pPr>
      <w:r w:rsidRPr="00240F2B">
        <w:t>Date:</w:t>
      </w:r>
      <w:r w:rsidR="00D40250">
        <w:t xml:space="preserve"> August 4, 2022</w:t>
      </w:r>
    </w:p>
    <w:p w14:paraId="22C4DF1E" w14:textId="4E6E54EC" w:rsidR="005B678F" w:rsidRPr="00240F2B" w:rsidRDefault="005B678F" w:rsidP="00B76D98">
      <w:pPr>
        <w:pStyle w:val="NormalWeb"/>
        <w:rPr>
          <w:rFonts w:ascii="Arial" w:hAnsi="Arial" w:cs="Arial"/>
          <w:sz w:val="22"/>
          <w:szCs w:val="22"/>
        </w:rPr>
      </w:pPr>
      <w:r w:rsidRPr="00240F2B">
        <w:br w:type="page"/>
      </w:r>
    </w:p>
    <w:p w14:paraId="3A2280C7" w14:textId="059B5EDE" w:rsidR="00427BAD" w:rsidRPr="00240F2B" w:rsidRDefault="00427BAD" w:rsidP="00B76D98">
      <w:pPr>
        <w:pStyle w:val="CoverPageDetails"/>
      </w:pPr>
      <w:r w:rsidRPr="00240F2B">
        <w:rPr>
          <w:noProof/>
        </w:rPr>
        <w:lastRenderedPageBreak/>
        <w:drawing>
          <wp:anchor distT="0" distB="0" distL="114300" distR="114300" simplePos="0" relativeHeight="251664384" behindDoc="0" locked="0" layoutInCell="1" allowOverlap="1" wp14:anchorId="7F52A111" wp14:editId="06FC51DE">
            <wp:simplePos x="0" y="0"/>
            <wp:positionH relativeFrom="column">
              <wp:posOffset>4565650</wp:posOffset>
            </wp:positionH>
            <wp:positionV relativeFrom="paragraph">
              <wp:posOffset>0</wp:posOffset>
            </wp:positionV>
            <wp:extent cx="1166400" cy="777600"/>
            <wp:effectExtent l="0" t="0" r="2540" b="0"/>
            <wp:wrapNone/>
            <wp:docPr id="30" name="Picture 30"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KCL_no UoL_letterhead_3#21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6400" cy="77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9900C" w14:textId="286B5ED9" w:rsidR="003A031D" w:rsidRPr="00240F2B" w:rsidRDefault="003A031D" w:rsidP="00B76D98">
      <w:pPr>
        <w:pStyle w:val="CoverPageDetails"/>
      </w:pPr>
      <w:r w:rsidRPr="00240F2B">
        <w:t>Department of Informatics</w:t>
      </w:r>
    </w:p>
    <w:p w14:paraId="77580A47" w14:textId="412BB2EF" w:rsidR="003A031D" w:rsidRPr="00240F2B" w:rsidRDefault="003A031D" w:rsidP="00B76D98">
      <w:pPr>
        <w:pStyle w:val="CoverPageDetails"/>
      </w:pPr>
      <w:r w:rsidRPr="00240F2B">
        <w:t>King’s College London</w:t>
      </w:r>
    </w:p>
    <w:p w14:paraId="447C5843" w14:textId="0C59718F" w:rsidR="00253FA2" w:rsidRPr="00240F2B" w:rsidRDefault="00253FA2" w:rsidP="00B76D98">
      <w:pPr>
        <w:pStyle w:val="CoverPageDetails"/>
      </w:pPr>
      <w:r w:rsidRPr="00240F2B">
        <w:t>United Kingdom</w:t>
      </w:r>
    </w:p>
    <w:p w14:paraId="5E663ED5" w14:textId="18DD75E9" w:rsidR="00835D38" w:rsidRPr="00240F2B" w:rsidRDefault="00835D38" w:rsidP="00B76D98">
      <w:pPr>
        <w:pStyle w:val="CoverPageDetails"/>
      </w:pPr>
    </w:p>
    <w:p w14:paraId="03013155" w14:textId="5FCE3A81" w:rsidR="00F5091F" w:rsidRPr="00240F2B" w:rsidRDefault="00F5091F" w:rsidP="00B76D98">
      <w:pPr>
        <w:pStyle w:val="CoverPageDetails"/>
      </w:pPr>
    </w:p>
    <w:p w14:paraId="05A762A7" w14:textId="77777777" w:rsidR="00F5091F" w:rsidRPr="00240F2B" w:rsidRDefault="00F5091F" w:rsidP="00B76D98">
      <w:pPr>
        <w:pStyle w:val="CoverPageDetails"/>
      </w:pPr>
    </w:p>
    <w:p w14:paraId="1AE4F3F7" w14:textId="74C724E6" w:rsidR="00F13A08" w:rsidRPr="00240F2B" w:rsidRDefault="00A40A0E" w:rsidP="00B76D98">
      <w:r w:rsidRPr="00240F2B">
        <w:t>7CCSMPRJ</w:t>
      </w:r>
      <w:r w:rsidR="00CC5789" w:rsidRPr="00240F2B">
        <w:t xml:space="preserve"> </w:t>
      </w:r>
      <w:r w:rsidRPr="00240F2B">
        <w:t>MSc</w:t>
      </w:r>
      <w:r w:rsidR="001708A4" w:rsidRPr="00240F2B">
        <w:t xml:space="preserve"> Project</w:t>
      </w:r>
    </w:p>
    <w:p w14:paraId="11B0C24D" w14:textId="77777777" w:rsidR="00DB726B" w:rsidRPr="00240F2B" w:rsidRDefault="00DB726B" w:rsidP="00B76D98"/>
    <w:p w14:paraId="05FE5B6E" w14:textId="7E0B599F" w:rsidR="002F69E1" w:rsidRPr="00240F2B" w:rsidRDefault="00A56D4E" w:rsidP="00B76D98">
      <w:pPr>
        <w:pStyle w:val="Titre"/>
      </w:pPr>
      <w:r w:rsidRPr="00240F2B">
        <w:t>TEXT VS TR</w:t>
      </w:r>
      <w:r w:rsidR="008D2552" w:rsidRPr="00240F2B">
        <w:t>EE</w:t>
      </w:r>
      <w:r w:rsidRPr="00240F2B">
        <w:t xml:space="preserve">S VS GRAPHS: </w:t>
      </w:r>
    </w:p>
    <w:p w14:paraId="14B7F6C9" w14:textId="205C0A28" w:rsidR="00A56D4E" w:rsidRPr="00240F2B" w:rsidRDefault="00A56D4E" w:rsidP="00B76D98">
      <w:pPr>
        <w:pStyle w:val="Titre"/>
      </w:pPr>
      <w:r w:rsidRPr="00240F2B">
        <w:t>DEEP LEARNING TECHNIQUES FOR PROGRAM UNDERSTANDING</w:t>
      </w:r>
    </w:p>
    <w:sdt>
      <w:sdtPr>
        <w:alias w:val="Author"/>
        <w:tag w:val=""/>
        <w:id w:val="-623229300"/>
        <w:placeholder>
          <w:docPart w:val="6869C5B2315A4258A698D6763438150F"/>
        </w:placeholder>
        <w:dataBinding w:prefixMappings="xmlns:ns0='http://purl.org/dc/elements/1.1/' xmlns:ns1='http://schemas.openxmlformats.org/package/2006/metadata/core-properties' " w:xpath="/ns1:coreProperties[1]/ns0:creator[1]" w:storeItemID="{6C3C8BC8-F283-45AE-878A-BAB7291924A1}"/>
        <w:text/>
      </w:sdtPr>
      <w:sdtContent>
        <w:p w14:paraId="1AE4F3FD" w14:textId="678622F1" w:rsidR="00E940E7" w:rsidRPr="00240F2B" w:rsidRDefault="001F1A82" w:rsidP="00B76D98">
          <w:pPr>
            <w:pStyle w:val="CoverPageDetails"/>
          </w:pPr>
          <w:r w:rsidRPr="00240F2B">
            <w:t>Name:</w:t>
          </w:r>
          <w:r w:rsidR="00544887" w:rsidRPr="00240F2B">
            <w:t xml:space="preserve"> Olubusayo Akeredolu</w:t>
          </w:r>
        </w:p>
      </w:sdtContent>
    </w:sdt>
    <w:p w14:paraId="1AE4F3FE" w14:textId="3D2EB5CB" w:rsidR="00E062F9" w:rsidRPr="00240F2B" w:rsidRDefault="009B7472" w:rsidP="00B76D98">
      <w:pPr>
        <w:pStyle w:val="CoverPageDetails"/>
      </w:pPr>
      <w:r w:rsidRPr="00240F2B">
        <w:t xml:space="preserve">Student </w:t>
      </w:r>
      <w:r w:rsidR="003A031D" w:rsidRPr="00240F2B">
        <w:t>Number</w:t>
      </w:r>
      <w:r w:rsidR="00111A62" w:rsidRPr="00240F2B">
        <w:t>:</w:t>
      </w:r>
      <w:r w:rsidR="00A56D4E" w:rsidRPr="00240F2B">
        <w:t xml:space="preserve"> 20107125</w:t>
      </w:r>
    </w:p>
    <w:p w14:paraId="0E2683F6" w14:textId="3CD0C814" w:rsidR="003A031D" w:rsidRPr="00240F2B" w:rsidRDefault="00251DD2" w:rsidP="00B76D98">
      <w:pPr>
        <w:pStyle w:val="CoverPageDetails"/>
      </w:pPr>
      <w:r w:rsidRPr="00240F2B">
        <w:t xml:space="preserve">Degree </w:t>
      </w:r>
      <w:r w:rsidR="003A031D" w:rsidRPr="00240F2B">
        <w:t>P</w:t>
      </w:r>
      <w:r w:rsidRPr="00240F2B">
        <w:t>rogramme</w:t>
      </w:r>
      <w:r w:rsidR="00111A62" w:rsidRPr="00240F2B">
        <w:t>:</w:t>
      </w:r>
      <w:r w:rsidR="00A56D4E" w:rsidRPr="00240F2B">
        <w:t xml:space="preserve"> MSc Artificial Intelligence</w:t>
      </w:r>
    </w:p>
    <w:p w14:paraId="4DF0DFCF" w14:textId="4A45F5F5" w:rsidR="003A031D" w:rsidRPr="00240F2B" w:rsidRDefault="003A031D" w:rsidP="00B76D98">
      <w:pPr>
        <w:pStyle w:val="CoverPageDetails"/>
      </w:pPr>
    </w:p>
    <w:p w14:paraId="6163C0A4" w14:textId="02B1B354" w:rsidR="003A031D" w:rsidRPr="00240F2B" w:rsidRDefault="003A031D" w:rsidP="00B76D98">
      <w:pPr>
        <w:pStyle w:val="CoverPageDetails"/>
      </w:pPr>
      <w:r w:rsidRPr="00240F2B">
        <w:t>Supervisor’</w:t>
      </w:r>
      <w:r w:rsidR="00111A62" w:rsidRPr="00240F2B">
        <w:t>s N</w:t>
      </w:r>
      <w:r w:rsidRPr="00240F2B">
        <w:t>ame</w:t>
      </w:r>
      <w:r w:rsidR="00111A62" w:rsidRPr="00240F2B">
        <w:t>:</w:t>
      </w:r>
      <w:r w:rsidR="00A56D4E" w:rsidRPr="00240F2B">
        <w:t xml:space="preserve"> </w:t>
      </w:r>
      <w:ins w:id="4" w:author="fikayo akeredolu" w:date="2022-07-21T19:35:00Z">
        <w:r w:rsidR="008A7245">
          <w:t>Dr</w:t>
        </w:r>
      </w:ins>
      <w:del w:id="5" w:author="fikayo akeredolu" w:date="2022-07-21T19:35:00Z">
        <w:r w:rsidR="00A56D4E" w:rsidRPr="00240F2B" w:rsidDel="008A7245">
          <w:delText>Dr.</w:delText>
        </w:r>
      </w:del>
      <w:r w:rsidR="00A56D4E" w:rsidRPr="00240F2B">
        <w:t xml:space="preserve"> Maria Polukarov</w:t>
      </w:r>
    </w:p>
    <w:p w14:paraId="1AE4F403" w14:textId="77777777" w:rsidR="00E062F9" w:rsidRPr="00240F2B" w:rsidRDefault="00E062F9" w:rsidP="00B76D98">
      <w:pPr>
        <w:pStyle w:val="CoverPageDetails"/>
      </w:pPr>
    </w:p>
    <w:p w14:paraId="3773E2DA" w14:textId="77777777" w:rsidR="00E30E36" w:rsidRPr="00240F2B" w:rsidRDefault="00E30E36" w:rsidP="00B76D98">
      <w:pPr>
        <w:pStyle w:val="CoverPageDetails"/>
      </w:pPr>
    </w:p>
    <w:p w14:paraId="1AE4F404" w14:textId="7BB72F3A" w:rsidR="00E062F9" w:rsidRPr="00240F2B" w:rsidRDefault="00E062F9" w:rsidP="00B76D98">
      <w:pPr>
        <w:pStyle w:val="CoverPageDetails"/>
      </w:pPr>
      <w:r w:rsidRPr="00240F2B">
        <w:t xml:space="preserve">This dissertation is submitted for the degree of </w:t>
      </w:r>
      <w:r w:rsidR="003A031D" w:rsidRPr="00240F2B">
        <w:t>MSc</w:t>
      </w:r>
      <w:r w:rsidR="00E03924" w:rsidRPr="00240F2B">
        <w:t xml:space="preserve"> in </w:t>
      </w:r>
      <w:r w:rsidR="00A56D4E" w:rsidRPr="00240F2B">
        <w:t>Artificial Intelligence</w:t>
      </w:r>
    </w:p>
    <w:p w14:paraId="64698864" w14:textId="39FC09C8" w:rsidR="000C6501" w:rsidRPr="00240F2B" w:rsidRDefault="000C6501" w:rsidP="00B76D98">
      <w:r w:rsidRPr="00240F2B">
        <w:br w:type="page"/>
      </w:r>
    </w:p>
    <w:p w14:paraId="262A2342" w14:textId="4C794C1B" w:rsidR="000C6501" w:rsidRPr="00240F2B" w:rsidRDefault="000C6501" w:rsidP="00B76D98">
      <w:pPr>
        <w:pStyle w:val="CoverPageDetails"/>
        <w:sectPr w:rsidR="000C6501" w:rsidRPr="00240F2B" w:rsidSect="000C6501">
          <w:headerReference w:type="default" r:id="rId12"/>
          <w:footerReference w:type="even" r:id="rId13"/>
          <w:headerReference w:type="first" r:id="rId14"/>
          <w:endnotePr>
            <w:numRestart w:val="eachSect"/>
          </w:endnotePr>
          <w:pgSz w:w="11906" w:h="16838"/>
          <w:pgMar w:top="1440" w:right="1440" w:bottom="1440" w:left="1440" w:header="709" w:footer="737" w:gutter="0"/>
          <w:cols w:space="708"/>
          <w:docGrid w:linePitch="360"/>
        </w:sectPr>
      </w:pPr>
    </w:p>
    <w:p w14:paraId="692F4860" w14:textId="366B45A7" w:rsidR="005E62AF" w:rsidRPr="00240F2B" w:rsidRDefault="005E62AF" w:rsidP="00AD3625">
      <w:pPr>
        <w:pStyle w:val="Heading1-NoNumber"/>
        <w:spacing w:line="360" w:lineRule="auto"/>
        <w:rPr>
          <w:lang w:val="en-GB"/>
        </w:rPr>
      </w:pPr>
      <w:r w:rsidRPr="00240F2B">
        <w:rPr>
          <w:lang w:val="en-GB"/>
        </w:rPr>
        <w:lastRenderedPageBreak/>
        <w:t>Acknowledgement</w:t>
      </w:r>
    </w:p>
    <w:p w14:paraId="1AB8AC1B" w14:textId="25D078FC" w:rsidR="005E62AF" w:rsidRPr="00240F2B" w:rsidRDefault="00341401" w:rsidP="00B76D98">
      <w:pPr>
        <w:rPr>
          <w:lang w:eastAsia="en-US"/>
        </w:rPr>
      </w:pPr>
      <w:r>
        <w:rPr>
          <w:lang w:eastAsia="en-US"/>
        </w:rPr>
        <w:t xml:space="preserve">I </w:t>
      </w:r>
      <w:del w:id="6" w:author="fikayo akeredolu" w:date="2022-07-21T19:35:00Z">
        <w:r w:rsidDel="008A7245">
          <w:rPr>
            <w:lang w:eastAsia="en-US"/>
          </w:rPr>
          <w:delText xml:space="preserve">would like to </w:delText>
        </w:r>
      </w:del>
      <w:r>
        <w:rPr>
          <w:lang w:eastAsia="en-US"/>
        </w:rPr>
        <w:t xml:space="preserve">thank my parents and siblings for their support throughout this project. I also want to thank </w:t>
      </w:r>
      <w:ins w:id="7" w:author="fikayo akeredolu" w:date="2022-07-21T19:35:00Z">
        <w:r w:rsidR="008A7245">
          <w:rPr>
            <w:lang w:eastAsia="en-US"/>
          </w:rPr>
          <w:t>Dr</w:t>
        </w:r>
      </w:ins>
      <w:del w:id="8" w:author="fikayo akeredolu" w:date="2022-07-21T19:35:00Z">
        <w:r w:rsidDel="008A7245">
          <w:rPr>
            <w:lang w:eastAsia="en-US"/>
          </w:rPr>
          <w:delText>Dr.</w:delText>
        </w:r>
      </w:del>
      <w:r>
        <w:rPr>
          <w:lang w:eastAsia="en-US"/>
        </w:rPr>
        <w:t xml:space="preserve"> </w:t>
      </w:r>
      <w:r w:rsidR="00BE1E93">
        <w:rPr>
          <w:lang w:eastAsia="en-US"/>
        </w:rPr>
        <w:t>M</w:t>
      </w:r>
      <w:r>
        <w:rPr>
          <w:lang w:eastAsia="en-US"/>
        </w:rPr>
        <w:t xml:space="preserve">aria Polukarov for </w:t>
      </w:r>
      <w:r w:rsidR="00BE1E93">
        <w:rPr>
          <w:lang w:eastAsia="en-US"/>
        </w:rPr>
        <w:t xml:space="preserve">her guidance on this project. Finally, </w:t>
      </w:r>
      <w:r>
        <w:rPr>
          <w:lang w:eastAsia="en-US"/>
        </w:rPr>
        <w:t xml:space="preserve">I </w:t>
      </w:r>
      <w:r w:rsidR="00BE1E93">
        <w:rPr>
          <w:lang w:eastAsia="en-US"/>
        </w:rPr>
        <w:t>want</w:t>
      </w:r>
      <w:r>
        <w:rPr>
          <w:lang w:eastAsia="en-US"/>
        </w:rPr>
        <w:t xml:space="preserve"> to thank</w:t>
      </w:r>
      <w:r w:rsidR="00BE1E93">
        <w:rPr>
          <w:lang w:eastAsia="en-US"/>
        </w:rPr>
        <w:t xml:space="preserve"> the</w:t>
      </w:r>
      <w:r>
        <w:rPr>
          <w:lang w:eastAsia="en-US"/>
        </w:rPr>
        <w:t xml:space="preserve"> </w:t>
      </w:r>
      <w:r w:rsidR="00BE1E93">
        <w:rPr>
          <w:lang w:eastAsia="en-US"/>
        </w:rPr>
        <w:t xml:space="preserve">Stack Overflow community for existing. </w:t>
      </w:r>
      <w:r w:rsidR="005E62AF" w:rsidRPr="00240F2B">
        <w:rPr>
          <w:lang w:eastAsia="en-US"/>
        </w:rPr>
        <w:br w:type="page"/>
      </w:r>
    </w:p>
    <w:p w14:paraId="0C37CDDD" w14:textId="77777777" w:rsidR="005D13E8" w:rsidRPr="00240F2B" w:rsidRDefault="005D13E8" w:rsidP="00AD3625">
      <w:pPr>
        <w:pStyle w:val="Heading1-NoNumber"/>
        <w:rPr>
          <w:lang w:val="en-GB"/>
        </w:rPr>
      </w:pPr>
      <w:r w:rsidRPr="00240F2B">
        <w:rPr>
          <w:lang w:val="en-GB"/>
        </w:rPr>
        <w:lastRenderedPageBreak/>
        <w:t>Abstract</w:t>
      </w:r>
    </w:p>
    <w:p w14:paraId="490D9977" w14:textId="4C93B2E1" w:rsidR="00BB7B0A" w:rsidRDefault="00AA2B8C" w:rsidP="00B76D98">
      <w:r>
        <w:t xml:space="preserve">Programming Language </w:t>
      </w:r>
      <w:r w:rsidR="00932F6E">
        <w:t xml:space="preserve">Understanding </w:t>
      </w:r>
      <w:r w:rsidR="00921C7F">
        <w:t xml:space="preserve">(PLU) </w:t>
      </w:r>
      <w:r w:rsidR="00932F6E">
        <w:t>is a field of Artificial Intelligence</w:t>
      </w:r>
      <w:r w:rsidR="004238F7">
        <w:t xml:space="preserve"> and Machine Learning</w:t>
      </w:r>
      <w:r w:rsidR="00932F6E">
        <w:t xml:space="preserve"> that seeks to find the most suitable </w:t>
      </w:r>
      <w:r w:rsidR="007E720F">
        <w:t>D</w:t>
      </w:r>
      <w:r w:rsidR="00932F6E">
        <w:t xml:space="preserve">eep </w:t>
      </w:r>
      <w:r w:rsidR="00472265">
        <w:t>L</w:t>
      </w:r>
      <w:r w:rsidR="00932F6E">
        <w:t xml:space="preserve">earning </w:t>
      </w:r>
      <w:r w:rsidR="00921C7F">
        <w:t xml:space="preserve">(DL) </w:t>
      </w:r>
      <w:r w:rsidR="00932F6E">
        <w:t xml:space="preserve">models for carrying out learning tasks on source code. </w:t>
      </w:r>
      <w:r w:rsidR="007E720F">
        <w:t>The emphasis here is on D</w:t>
      </w:r>
      <w:r w:rsidR="00921C7F">
        <w:t>L</w:t>
      </w:r>
      <w:r w:rsidR="007E720F">
        <w:t xml:space="preserve"> models because </w:t>
      </w:r>
      <w:ins w:id="9" w:author="fikayo akeredolu" w:date="2022-07-21T19:36:00Z">
        <w:r w:rsidR="008A7245">
          <w:t xml:space="preserve">other </w:t>
        </w:r>
      </w:ins>
      <w:r w:rsidR="004C605D">
        <w:t xml:space="preserve">non-DL </w:t>
      </w:r>
      <w:ins w:id="10" w:author="fikayo akeredolu" w:date="2022-07-21T19:36:00Z">
        <w:r w:rsidR="008A7245">
          <w:t>machine learning models can</w:t>
        </w:r>
      </w:ins>
      <w:del w:id="11" w:author="fikayo akeredolu" w:date="2022-07-21T19:36:00Z">
        <w:r w:rsidR="007E720F" w:rsidDel="008A7245">
          <w:delText>there are other machine learning models that can</w:delText>
        </w:r>
      </w:del>
      <w:r w:rsidR="007E720F">
        <w:t xml:space="preserve"> be applied to understand programs. </w:t>
      </w:r>
      <w:commentRangeStart w:id="12"/>
      <w:r w:rsidR="00D97111">
        <w:t xml:space="preserve">This project takes this core objective </w:t>
      </w:r>
      <w:r w:rsidR="00921C7F">
        <w:t xml:space="preserve">of PLU and aims to compare the performance of </w:t>
      </w:r>
      <w:r w:rsidR="00AC4502">
        <w:t xml:space="preserve">mainstream </w:t>
      </w:r>
      <w:r w:rsidR="00366C47">
        <w:t xml:space="preserve">DL models to the performance of non-DL </w:t>
      </w:r>
      <w:r w:rsidR="00095401">
        <w:t xml:space="preserve">machine learning </w:t>
      </w:r>
      <w:r w:rsidR="00366C47">
        <w:t>models using three different data structures</w:t>
      </w:r>
      <w:ins w:id="13" w:author="Olubusayo Akeredolu" w:date="2022-07-30T16:42:00Z">
        <w:r w:rsidR="001263D3">
          <w:t>. These data str</w:t>
        </w:r>
        <w:r w:rsidR="00565169">
          <w:t xml:space="preserve">uctures are </w:t>
        </w:r>
      </w:ins>
      <w:del w:id="14" w:author="Olubusayo Akeredolu" w:date="2022-07-30T16:42:00Z">
        <w:r w:rsidR="00366C47" w:rsidDel="001263D3">
          <w:delText xml:space="preserve"> that can be used to represent source code: </w:delText>
        </w:r>
      </w:del>
      <w:r w:rsidR="00366C47">
        <w:t>text, trees and graphs.</w:t>
      </w:r>
      <w:commentRangeEnd w:id="12"/>
      <w:r w:rsidR="008A7245">
        <w:rPr>
          <w:rStyle w:val="Marquedecommentaire"/>
        </w:rPr>
        <w:commentReference w:id="12"/>
      </w:r>
      <w:r w:rsidR="00EE1E38">
        <w:t xml:space="preserve"> </w:t>
      </w:r>
      <w:commentRangeStart w:id="15"/>
      <w:r w:rsidR="00EE1E38">
        <w:t xml:space="preserve">This </w:t>
      </w:r>
      <w:commentRangeStart w:id="16"/>
      <w:del w:id="17" w:author="fikayo akeredolu" w:date="2022-07-21T19:38:00Z">
        <w:r w:rsidR="00EE1E38" w:rsidDel="008A7245">
          <w:delText xml:space="preserve">project </w:delText>
        </w:r>
      </w:del>
      <w:ins w:id="18" w:author="fikayo akeredolu" w:date="2022-07-21T19:38:00Z">
        <w:r w:rsidR="008A7245">
          <w:t>research project aims to determine</w:t>
        </w:r>
      </w:ins>
      <w:del w:id="19" w:author="fikayo akeredolu" w:date="2022-07-21T19:38:00Z">
        <w:r w:rsidR="00EE1E38" w:rsidDel="008A7245">
          <w:delText xml:space="preserve">is a research project </w:delText>
        </w:r>
        <w:commentRangeEnd w:id="16"/>
        <w:r w:rsidR="008A7245" w:rsidDel="008A7245">
          <w:rPr>
            <w:rStyle w:val="Marquedecommentaire"/>
          </w:rPr>
          <w:commentReference w:id="16"/>
        </w:r>
        <w:r w:rsidR="00EE1E38" w:rsidDel="008A7245">
          <w:delText>aimed at finding out</w:delText>
        </w:r>
      </w:del>
      <w:r w:rsidR="00EE1E38">
        <w:t xml:space="preserve"> which DL models are the most suitable for understanding source code </w:t>
      </w:r>
      <w:ins w:id="20" w:author="fikayo akeredolu" w:date="2022-07-21T19:38:00Z">
        <w:r w:rsidR="008A7245">
          <w:t>and</w:t>
        </w:r>
      </w:ins>
      <w:del w:id="21" w:author="fikayo akeredolu" w:date="2022-07-21T19:38:00Z">
        <w:r w:rsidR="00EE1E38" w:rsidDel="008A7245">
          <w:delText xml:space="preserve">alongside </w:delText>
        </w:r>
        <w:r w:rsidR="00BB7B0A" w:rsidDel="008A7245">
          <w:delText>finding out</w:delText>
        </w:r>
      </w:del>
      <w:r w:rsidR="00BB7B0A">
        <w:t xml:space="preserve"> which of these three data structures is the most </w:t>
      </w:r>
      <w:ins w:id="22" w:author="fikayo akeredolu" w:date="2022-07-21T19:37:00Z">
        <w:r w:rsidR="008A7245">
          <w:t>ideal</w:t>
        </w:r>
      </w:ins>
      <w:del w:id="23" w:author="fikayo akeredolu" w:date="2022-07-21T19:37:00Z">
        <w:r w:rsidR="00BB7B0A" w:rsidDel="008A7245">
          <w:delText>suitable</w:delText>
        </w:r>
      </w:del>
      <w:r w:rsidR="00BB7B0A">
        <w:t xml:space="preserve"> for the task</w:t>
      </w:r>
      <w:commentRangeEnd w:id="15"/>
      <w:r w:rsidR="008A7245">
        <w:rPr>
          <w:rStyle w:val="Marquedecommentaire"/>
        </w:rPr>
        <w:commentReference w:id="15"/>
      </w:r>
      <w:r w:rsidR="00BB7B0A">
        <w:t xml:space="preserve">. This project also goes beyond PLU </w:t>
      </w:r>
      <w:r w:rsidR="008F7340">
        <w:t xml:space="preserve">using deep learning models. It </w:t>
      </w:r>
      <w:r w:rsidR="005939F2">
        <w:t>looks at the performance</w:t>
      </w:r>
      <w:r w:rsidR="006C60BC">
        <w:t>s</w:t>
      </w:r>
      <w:r w:rsidR="005939F2">
        <w:t xml:space="preserve"> of select non-DL models to see which </w:t>
      </w:r>
      <w:r w:rsidR="00593B6F">
        <w:t xml:space="preserve">model and data structure </w:t>
      </w:r>
      <w:r w:rsidR="005939F2">
        <w:t>is best suited for learning tasks on source code overall.</w:t>
      </w:r>
      <w:r w:rsidR="008F7340">
        <w:t xml:space="preserve"> </w:t>
      </w:r>
    </w:p>
    <w:p w14:paraId="0F2A121D" w14:textId="199985B0" w:rsidR="005D13E8" w:rsidRPr="00240F2B" w:rsidRDefault="005D13E8" w:rsidP="00B76D98">
      <w:pPr>
        <w:rPr>
          <w:kern w:val="32"/>
          <w:sz w:val="36"/>
          <w:szCs w:val="28"/>
          <w:lang w:eastAsia="en-US"/>
        </w:rPr>
      </w:pPr>
      <w:r w:rsidRPr="00240F2B">
        <w:br w:type="page"/>
      </w:r>
    </w:p>
    <w:p w14:paraId="1AE4F44B" w14:textId="3BA8672B" w:rsidR="00810CCA" w:rsidRPr="00240F2B" w:rsidRDefault="00810CCA" w:rsidP="00AD3625">
      <w:pPr>
        <w:pStyle w:val="Heading1-NoNumber"/>
        <w:rPr>
          <w:lang w:val="en-GB"/>
        </w:rPr>
      </w:pPr>
      <w:r w:rsidRPr="00240F2B">
        <w:rPr>
          <w:lang w:val="en-GB"/>
        </w:rPr>
        <w:lastRenderedPageBreak/>
        <w:t>C</w:t>
      </w:r>
      <w:r w:rsidR="00877A21" w:rsidRPr="00240F2B">
        <w:rPr>
          <w:lang w:val="en-GB"/>
        </w:rPr>
        <w:t>ontents</w:t>
      </w:r>
    </w:p>
    <w:p w14:paraId="633DBC47" w14:textId="005F7C18" w:rsidR="00DB1C48" w:rsidRDefault="00337CA5" w:rsidP="00B76D98">
      <w:pPr>
        <w:pStyle w:val="TM1"/>
        <w:rPr>
          <w:rFonts w:eastAsiaTheme="minorEastAsia" w:cstheme="minorBidi"/>
          <w:noProof/>
          <w:sz w:val="24"/>
          <w:szCs w:val="24"/>
          <w:lang w:eastAsia="es-ES_tradnl"/>
        </w:rPr>
      </w:pPr>
      <w:r w:rsidRPr="00240F2B">
        <w:fldChar w:fldCharType="begin"/>
      </w:r>
      <w:r w:rsidRPr="00240F2B">
        <w:instrText xml:space="preserve"> TOC \o "1-5" \h \z \u </w:instrText>
      </w:r>
      <w:r w:rsidRPr="00240F2B">
        <w:fldChar w:fldCharType="separate"/>
      </w:r>
      <w:hyperlink w:anchor="_Toc109318823" w:history="1">
        <w:r w:rsidR="00DB1C48" w:rsidRPr="005E050A">
          <w:rPr>
            <w:rStyle w:val="Lienhypertexte"/>
            <w:noProof/>
          </w:rPr>
          <w:t>1 Introduction</w:t>
        </w:r>
        <w:r w:rsidR="00DB1C48">
          <w:rPr>
            <w:noProof/>
            <w:webHidden/>
          </w:rPr>
          <w:tab/>
        </w:r>
        <w:r w:rsidR="00DB1C48">
          <w:rPr>
            <w:noProof/>
            <w:webHidden/>
          </w:rPr>
          <w:fldChar w:fldCharType="begin"/>
        </w:r>
        <w:r w:rsidR="00DB1C48">
          <w:rPr>
            <w:noProof/>
            <w:webHidden/>
          </w:rPr>
          <w:instrText xml:space="preserve"> PAGEREF _Toc109318823 \h </w:instrText>
        </w:r>
        <w:r w:rsidR="00DB1C48">
          <w:rPr>
            <w:noProof/>
            <w:webHidden/>
          </w:rPr>
        </w:r>
        <w:r w:rsidR="00DB1C48">
          <w:rPr>
            <w:noProof/>
            <w:webHidden/>
          </w:rPr>
          <w:fldChar w:fldCharType="separate"/>
        </w:r>
        <w:r w:rsidR="00C20139">
          <w:rPr>
            <w:noProof/>
            <w:webHidden/>
          </w:rPr>
          <w:t>6</w:t>
        </w:r>
        <w:r w:rsidR="00DB1C48">
          <w:rPr>
            <w:noProof/>
            <w:webHidden/>
          </w:rPr>
          <w:fldChar w:fldCharType="end"/>
        </w:r>
      </w:hyperlink>
    </w:p>
    <w:p w14:paraId="526CED26" w14:textId="62658861" w:rsidR="00DB1C48" w:rsidRDefault="00000000" w:rsidP="00B76D98">
      <w:pPr>
        <w:pStyle w:val="TM2"/>
        <w:rPr>
          <w:rFonts w:eastAsiaTheme="minorEastAsia" w:cstheme="minorBidi"/>
          <w:noProof/>
          <w:sz w:val="24"/>
          <w:szCs w:val="24"/>
          <w:lang w:eastAsia="es-ES_tradnl"/>
        </w:rPr>
      </w:pPr>
      <w:hyperlink w:anchor="_Toc109318824" w:history="1">
        <w:r w:rsidR="00DB1C48" w:rsidRPr="005E050A">
          <w:rPr>
            <w:rStyle w:val="Lienhypertexte"/>
            <w:noProof/>
          </w:rPr>
          <w:t>1.1 Project Overview</w:t>
        </w:r>
        <w:r w:rsidR="00DB1C48">
          <w:rPr>
            <w:noProof/>
            <w:webHidden/>
          </w:rPr>
          <w:tab/>
        </w:r>
        <w:r w:rsidR="00DB1C48">
          <w:rPr>
            <w:noProof/>
            <w:webHidden/>
          </w:rPr>
          <w:fldChar w:fldCharType="begin"/>
        </w:r>
        <w:r w:rsidR="00DB1C48">
          <w:rPr>
            <w:noProof/>
            <w:webHidden/>
          </w:rPr>
          <w:instrText xml:space="preserve"> PAGEREF _Toc109318824 \h </w:instrText>
        </w:r>
        <w:r w:rsidR="00DB1C48">
          <w:rPr>
            <w:noProof/>
            <w:webHidden/>
          </w:rPr>
        </w:r>
        <w:r w:rsidR="00DB1C48">
          <w:rPr>
            <w:noProof/>
            <w:webHidden/>
          </w:rPr>
          <w:fldChar w:fldCharType="separate"/>
        </w:r>
        <w:r w:rsidR="00C20139">
          <w:rPr>
            <w:noProof/>
            <w:webHidden/>
          </w:rPr>
          <w:t>6</w:t>
        </w:r>
        <w:r w:rsidR="00DB1C48">
          <w:rPr>
            <w:noProof/>
            <w:webHidden/>
          </w:rPr>
          <w:fldChar w:fldCharType="end"/>
        </w:r>
      </w:hyperlink>
    </w:p>
    <w:p w14:paraId="37D2A039" w14:textId="3444AAE5" w:rsidR="00DB1C48" w:rsidRDefault="00000000" w:rsidP="00B76D98">
      <w:pPr>
        <w:pStyle w:val="TM2"/>
        <w:rPr>
          <w:rFonts w:eastAsiaTheme="minorEastAsia" w:cstheme="minorBidi"/>
          <w:noProof/>
          <w:sz w:val="24"/>
          <w:szCs w:val="24"/>
          <w:lang w:eastAsia="es-ES_tradnl"/>
        </w:rPr>
      </w:pPr>
      <w:hyperlink w:anchor="_Toc109318825" w:history="1">
        <w:r w:rsidR="00DB1C48" w:rsidRPr="005E050A">
          <w:rPr>
            <w:rStyle w:val="Lienhypertexte"/>
            <w:noProof/>
          </w:rPr>
          <w:t>1.2 Aims and Objectives</w:t>
        </w:r>
        <w:r w:rsidR="00DB1C48">
          <w:rPr>
            <w:noProof/>
            <w:webHidden/>
          </w:rPr>
          <w:tab/>
        </w:r>
        <w:r w:rsidR="00DB1C48">
          <w:rPr>
            <w:noProof/>
            <w:webHidden/>
          </w:rPr>
          <w:fldChar w:fldCharType="begin"/>
        </w:r>
        <w:r w:rsidR="00DB1C48">
          <w:rPr>
            <w:noProof/>
            <w:webHidden/>
          </w:rPr>
          <w:instrText xml:space="preserve"> PAGEREF _Toc109318825 \h </w:instrText>
        </w:r>
        <w:r w:rsidR="00DB1C48">
          <w:rPr>
            <w:noProof/>
            <w:webHidden/>
          </w:rPr>
        </w:r>
        <w:r w:rsidR="00DB1C48">
          <w:rPr>
            <w:noProof/>
            <w:webHidden/>
          </w:rPr>
          <w:fldChar w:fldCharType="separate"/>
        </w:r>
        <w:r w:rsidR="00C20139">
          <w:rPr>
            <w:noProof/>
            <w:webHidden/>
          </w:rPr>
          <w:t>7</w:t>
        </w:r>
        <w:r w:rsidR="00DB1C48">
          <w:rPr>
            <w:noProof/>
            <w:webHidden/>
          </w:rPr>
          <w:fldChar w:fldCharType="end"/>
        </w:r>
      </w:hyperlink>
    </w:p>
    <w:p w14:paraId="4B9979A2" w14:textId="0BD8EAC6" w:rsidR="00DB1C48" w:rsidRDefault="00000000" w:rsidP="00B76D98">
      <w:pPr>
        <w:pStyle w:val="TM2"/>
        <w:rPr>
          <w:rFonts w:eastAsiaTheme="minorEastAsia" w:cstheme="minorBidi"/>
          <w:noProof/>
          <w:sz w:val="24"/>
          <w:szCs w:val="24"/>
          <w:lang w:eastAsia="es-ES_tradnl"/>
        </w:rPr>
      </w:pPr>
      <w:hyperlink w:anchor="_Toc109318829" w:history="1">
        <w:r w:rsidR="00DB1C48" w:rsidRPr="005E050A">
          <w:rPr>
            <w:rStyle w:val="Lienhypertexte"/>
            <w:rFonts w:eastAsia="MS Mincho"/>
            <w:noProof/>
            <w:lang w:eastAsia="ja-JP"/>
          </w:rPr>
          <w:t>1.3 Background and Literature Survey</w:t>
        </w:r>
        <w:r w:rsidR="00DB1C48">
          <w:rPr>
            <w:noProof/>
            <w:webHidden/>
          </w:rPr>
          <w:tab/>
        </w:r>
        <w:r w:rsidR="00DB1C48">
          <w:rPr>
            <w:noProof/>
            <w:webHidden/>
          </w:rPr>
          <w:fldChar w:fldCharType="begin"/>
        </w:r>
        <w:r w:rsidR="00DB1C48">
          <w:rPr>
            <w:noProof/>
            <w:webHidden/>
          </w:rPr>
          <w:instrText xml:space="preserve"> PAGEREF _Toc109318829 \h </w:instrText>
        </w:r>
        <w:r w:rsidR="00DB1C48">
          <w:rPr>
            <w:noProof/>
            <w:webHidden/>
          </w:rPr>
        </w:r>
        <w:r w:rsidR="00DB1C48">
          <w:rPr>
            <w:noProof/>
            <w:webHidden/>
          </w:rPr>
          <w:fldChar w:fldCharType="separate"/>
        </w:r>
        <w:r w:rsidR="00C20139">
          <w:rPr>
            <w:noProof/>
            <w:webHidden/>
          </w:rPr>
          <w:t>12</w:t>
        </w:r>
        <w:r w:rsidR="00DB1C48">
          <w:rPr>
            <w:noProof/>
            <w:webHidden/>
          </w:rPr>
          <w:fldChar w:fldCharType="end"/>
        </w:r>
      </w:hyperlink>
    </w:p>
    <w:p w14:paraId="59DC2247" w14:textId="4B5C2813" w:rsidR="00DB1C48" w:rsidRDefault="00000000" w:rsidP="00B76D98">
      <w:pPr>
        <w:pStyle w:val="TM2"/>
        <w:rPr>
          <w:rFonts w:eastAsiaTheme="minorEastAsia" w:cstheme="minorBidi"/>
          <w:noProof/>
          <w:sz w:val="24"/>
          <w:szCs w:val="24"/>
          <w:lang w:eastAsia="es-ES_tradnl"/>
        </w:rPr>
      </w:pPr>
      <w:hyperlink w:anchor="_Toc109318830" w:history="1">
        <w:r w:rsidR="00DB1C48" w:rsidRPr="005E050A">
          <w:rPr>
            <w:rStyle w:val="Lienhypertexte"/>
            <w:noProof/>
          </w:rPr>
          <w:t>1.4 Motivations</w:t>
        </w:r>
        <w:r w:rsidR="00DB1C48">
          <w:rPr>
            <w:noProof/>
            <w:webHidden/>
          </w:rPr>
          <w:tab/>
        </w:r>
        <w:r w:rsidR="00DB1C48">
          <w:rPr>
            <w:noProof/>
            <w:webHidden/>
          </w:rPr>
          <w:fldChar w:fldCharType="begin"/>
        </w:r>
        <w:r w:rsidR="00DB1C48">
          <w:rPr>
            <w:noProof/>
            <w:webHidden/>
          </w:rPr>
          <w:instrText xml:space="preserve"> PAGEREF _Toc109318830 \h </w:instrText>
        </w:r>
        <w:r w:rsidR="00DB1C48">
          <w:rPr>
            <w:noProof/>
            <w:webHidden/>
          </w:rPr>
        </w:r>
        <w:r w:rsidR="00DB1C48">
          <w:rPr>
            <w:noProof/>
            <w:webHidden/>
          </w:rPr>
          <w:fldChar w:fldCharType="separate"/>
        </w:r>
        <w:r w:rsidR="00C20139">
          <w:rPr>
            <w:noProof/>
            <w:webHidden/>
          </w:rPr>
          <w:t>13</w:t>
        </w:r>
        <w:r w:rsidR="00DB1C48">
          <w:rPr>
            <w:noProof/>
            <w:webHidden/>
          </w:rPr>
          <w:fldChar w:fldCharType="end"/>
        </w:r>
      </w:hyperlink>
    </w:p>
    <w:p w14:paraId="6D1BE33E" w14:textId="51269CF4" w:rsidR="00DB1C48" w:rsidRDefault="00000000" w:rsidP="00B76D98">
      <w:pPr>
        <w:pStyle w:val="TM1"/>
        <w:rPr>
          <w:rFonts w:eastAsiaTheme="minorEastAsia" w:cstheme="minorBidi"/>
          <w:noProof/>
          <w:sz w:val="24"/>
          <w:szCs w:val="24"/>
          <w:lang w:eastAsia="es-ES_tradnl"/>
        </w:rPr>
      </w:pPr>
      <w:hyperlink w:anchor="_Toc109318831" w:history="1">
        <w:r w:rsidR="00DB1C48" w:rsidRPr="005E050A">
          <w:rPr>
            <w:rStyle w:val="Lienhypertexte"/>
            <w:noProof/>
          </w:rPr>
          <w:t>2 Background Theories</w:t>
        </w:r>
        <w:r w:rsidR="00DB1C48">
          <w:rPr>
            <w:noProof/>
            <w:webHidden/>
          </w:rPr>
          <w:tab/>
        </w:r>
        <w:r w:rsidR="00DB1C48">
          <w:rPr>
            <w:noProof/>
            <w:webHidden/>
          </w:rPr>
          <w:fldChar w:fldCharType="begin"/>
        </w:r>
        <w:r w:rsidR="00DB1C48">
          <w:rPr>
            <w:noProof/>
            <w:webHidden/>
          </w:rPr>
          <w:instrText xml:space="preserve"> PAGEREF _Toc109318831 \h </w:instrText>
        </w:r>
        <w:r w:rsidR="00DB1C48">
          <w:rPr>
            <w:noProof/>
            <w:webHidden/>
          </w:rPr>
        </w:r>
        <w:r w:rsidR="00DB1C48">
          <w:rPr>
            <w:noProof/>
            <w:webHidden/>
          </w:rPr>
          <w:fldChar w:fldCharType="separate"/>
        </w:r>
        <w:r w:rsidR="00C20139">
          <w:rPr>
            <w:noProof/>
            <w:webHidden/>
          </w:rPr>
          <w:t>11</w:t>
        </w:r>
        <w:r w:rsidR="00DB1C48">
          <w:rPr>
            <w:noProof/>
            <w:webHidden/>
          </w:rPr>
          <w:fldChar w:fldCharType="end"/>
        </w:r>
      </w:hyperlink>
    </w:p>
    <w:p w14:paraId="61E9BF7A" w14:textId="6F7630E7" w:rsidR="00DB1C48" w:rsidRDefault="00000000" w:rsidP="00B76D98">
      <w:pPr>
        <w:pStyle w:val="TM2"/>
        <w:rPr>
          <w:rFonts w:eastAsiaTheme="minorEastAsia" w:cstheme="minorBidi"/>
          <w:noProof/>
          <w:sz w:val="24"/>
          <w:szCs w:val="24"/>
          <w:lang w:eastAsia="es-ES_tradnl"/>
        </w:rPr>
      </w:pPr>
      <w:hyperlink w:anchor="_Toc109318832" w:history="1">
        <w:r w:rsidR="00DB1C48" w:rsidRPr="005E050A">
          <w:rPr>
            <w:rStyle w:val="Lienhypertexte"/>
            <w:noProof/>
          </w:rPr>
          <w:t>2.1 Programs As Graphs and Trees</w:t>
        </w:r>
        <w:r w:rsidR="00DB1C48">
          <w:rPr>
            <w:noProof/>
            <w:webHidden/>
          </w:rPr>
          <w:tab/>
        </w:r>
        <w:r w:rsidR="00DB1C48">
          <w:rPr>
            <w:noProof/>
            <w:webHidden/>
          </w:rPr>
          <w:fldChar w:fldCharType="begin"/>
        </w:r>
        <w:r w:rsidR="00DB1C48">
          <w:rPr>
            <w:noProof/>
            <w:webHidden/>
          </w:rPr>
          <w:instrText xml:space="preserve"> PAGEREF _Toc109318832 \h </w:instrText>
        </w:r>
        <w:r w:rsidR="00DB1C48">
          <w:rPr>
            <w:noProof/>
            <w:webHidden/>
          </w:rPr>
        </w:r>
        <w:r w:rsidR="00DB1C48">
          <w:rPr>
            <w:noProof/>
            <w:webHidden/>
          </w:rPr>
          <w:fldChar w:fldCharType="separate"/>
        </w:r>
        <w:r w:rsidR="00C20139">
          <w:rPr>
            <w:noProof/>
            <w:webHidden/>
          </w:rPr>
          <w:t>11</w:t>
        </w:r>
        <w:r w:rsidR="00DB1C48">
          <w:rPr>
            <w:noProof/>
            <w:webHidden/>
          </w:rPr>
          <w:fldChar w:fldCharType="end"/>
        </w:r>
      </w:hyperlink>
    </w:p>
    <w:p w14:paraId="5F639232" w14:textId="20FF592B" w:rsidR="00DB1C48" w:rsidRDefault="00000000" w:rsidP="00B76D98">
      <w:pPr>
        <w:pStyle w:val="TM2"/>
        <w:rPr>
          <w:rFonts w:eastAsiaTheme="minorEastAsia" w:cstheme="minorBidi"/>
          <w:noProof/>
          <w:sz w:val="24"/>
          <w:szCs w:val="24"/>
          <w:lang w:eastAsia="es-ES_tradnl"/>
        </w:rPr>
      </w:pPr>
      <w:hyperlink w:anchor="_Toc109318833" w:history="1">
        <w:r w:rsidR="00DB1C48" w:rsidRPr="005E050A">
          <w:rPr>
            <w:rStyle w:val="Lienhypertexte"/>
            <w:noProof/>
          </w:rPr>
          <w:t>2.2 Underlying Theory and Background</w:t>
        </w:r>
        <w:r w:rsidR="00DB1C48">
          <w:rPr>
            <w:noProof/>
            <w:webHidden/>
          </w:rPr>
          <w:tab/>
        </w:r>
        <w:r w:rsidR="00DB1C48">
          <w:rPr>
            <w:noProof/>
            <w:webHidden/>
          </w:rPr>
          <w:fldChar w:fldCharType="begin"/>
        </w:r>
        <w:r w:rsidR="00DB1C48">
          <w:rPr>
            <w:noProof/>
            <w:webHidden/>
          </w:rPr>
          <w:instrText xml:space="preserve"> PAGEREF _Toc109318833 \h </w:instrText>
        </w:r>
        <w:r w:rsidR="00DB1C48">
          <w:rPr>
            <w:noProof/>
            <w:webHidden/>
          </w:rPr>
        </w:r>
        <w:r w:rsidR="00DB1C48">
          <w:rPr>
            <w:noProof/>
            <w:webHidden/>
          </w:rPr>
          <w:fldChar w:fldCharType="separate"/>
        </w:r>
        <w:r w:rsidR="00C20139">
          <w:rPr>
            <w:noProof/>
            <w:webHidden/>
          </w:rPr>
          <w:t>11</w:t>
        </w:r>
        <w:r w:rsidR="00DB1C48">
          <w:rPr>
            <w:noProof/>
            <w:webHidden/>
          </w:rPr>
          <w:fldChar w:fldCharType="end"/>
        </w:r>
      </w:hyperlink>
    </w:p>
    <w:p w14:paraId="09EC7111" w14:textId="1E3EB10A" w:rsidR="00DB1C48" w:rsidRDefault="00000000" w:rsidP="00B76D98">
      <w:pPr>
        <w:pStyle w:val="TM1"/>
        <w:rPr>
          <w:rFonts w:eastAsiaTheme="minorEastAsia" w:cstheme="minorBidi"/>
          <w:noProof/>
          <w:sz w:val="24"/>
          <w:szCs w:val="24"/>
          <w:lang w:eastAsia="es-ES_tradnl"/>
        </w:rPr>
      </w:pPr>
      <w:hyperlink w:anchor="_Toc109318834" w:history="1">
        <w:r w:rsidR="00DB1C48" w:rsidRPr="005E050A">
          <w:rPr>
            <w:rStyle w:val="Lienhypertexte"/>
            <w:noProof/>
          </w:rPr>
          <w:t>3 Objectives, Specifications and Design</w:t>
        </w:r>
        <w:r w:rsidR="00DB1C48">
          <w:rPr>
            <w:noProof/>
            <w:webHidden/>
          </w:rPr>
          <w:tab/>
        </w:r>
        <w:r w:rsidR="00DB1C48">
          <w:rPr>
            <w:noProof/>
            <w:webHidden/>
          </w:rPr>
          <w:fldChar w:fldCharType="begin"/>
        </w:r>
        <w:r w:rsidR="00DB1C48">
          <w:rPr>
            <w:noProof/>
            <w:webHidden/>
          </w:rPr>
          <w:instrText xml:space="preserve"> PAGEREF _Toc109318834 \h </w:instrText>
        </w:r>
        <w:r w:rsidR="00DB1C48">
          <w:rPr>
            <w:noProof/>
            <w:webHidden/>
          </w:rPr>
        </w:r>
        <w:r w:rsidR="00DB1C48">
          <w:rPr>
            <w:noProof/>
            <w:webHidden/>
          </w:rPr>
          <w:fldChar w:fldCharType="separate"/>
        </w:r>
        <w:r w:rsidR="00C20139">
          <w:rPr>
            <w:noProof/>
            <w:webHidden/>
          </w:rPr>
          <w:t>14</w:t>
        </w:r>
        <w:r w:rsidR="00DB1C48">
          <w:rPr>
            <w:noProof/>
            <w:webHidden/>
          </w:rPr>
          <w:fldChar w:fldCharType="end"/>
        </w:r>
      </w:hyperlink>
    </w:p>
    <w:p w14:paraId="4EBA580A" w14:textId="2343F1BD" w:rsidR="00DB1C48" w:rsidRDefault="00000000" w:rsidP="00B76D98">
      <w:pPr>
        <w:pStyle w:val="TM2"/>
        <w:rPr>
          <w:rFonts w:eastAsiaTheme="minorEastAsia" w:cstheme="minorBidi"/>
          <w:noProof/>
          <w:sz w:val="24"/>
          <w:szCs w:val="24"/>
          <w:lang w:eastAsia="es-ES_tradnl"/>
        </w:rPr>
      </w:pPr>
      <w:hyperlink w:anchor="_Toc109318835" w:history="1">
        <w:r w:rsidR="00DB1C48" w:rsidRPr="005E050A">
          <w:rPr>
            <w:rStyle w:val="Lienhypertexte"/>
            <w:noProof/>
          </w:rPr>
          <w:t>3.1 Specific Project Objectives</w:t>
        </w:r>
        <w:r w:rsidR="00DB1C48">
          <w:rPr>
            <w:noProof/>
            <w:webHidden/>
          </w:rPr>
          <w:tab/>
        </w:r>
        <w:r w:rsidR="00DB1C48">
          <w:rPr>
            <w:noProof/>
            <w:webHidden/>
          </w:rPr>
          <w:fldChar w:fldCharType="begin"/>
        </w:r>
        <w:r w:rsidR="00DB1C48">
          <w:rPr>
            <w:noProof/>
            <w:webHidden/>
          </w:rPr>
          <w:instrText xml:space="preserve"> PAGEREF _Toc109318835 \h </w:instrText>
        </w:r>
        <w:r w:rsidR="00DB1C48">
          <w:rPr>
            <w:noProof/>
            <w:webHidden/>
          </w:rPr>
        </w:r>
        <w:r w:rsidR="00DB1C48">
          <w:rPr>
            <w:noProof/>
            <w:webHidden/>
          </w:rPr>
          <w:fldChar w:fldCharType="separate"/>
        </w:r>
        <w:r w:rsidR="00C20139">
          <w:rPr>
            <w:noProof/>
            <w:webHidden/>
          </w:rPr>
          <w:t>14</w:t>
        </w:r>
        <w:r w:rsidR="00DB1C48">
          <w:rPr>
            <w:noProof/>
            <w:webHidden/>
          </w:rPr>
          <w:fldChar w:fldCharType="end"/>
        </w:r>
      </w:hyperlink>
    </w:p>
    <w:p w14:paraId="0D594964" w14:textId="3D977889" w:rsidR="00DB1C48" w:rsidRDefault="00000000" w:rsidP="00B76D98">
      <w:pPr>
        <w:pStyle w:val="TM2"/>
        <w:rPr>
          <w:rFonts w:eastAsiaTheme="minorEastAsia" w:cstheme="minorBidi"/>
          <w:noProof/>
          <w:sz w:val="24"/>
          <w:szCs w:val="24"/>
          <w:lang w:eastAsia="es-ES_tradnl"/>
        </w:rPr>
      </w:pPr>
      <w:hyperlink w:anchor="_Toc109318840" w:history="1">
        <w:r w:rsidR="00DB1C48" w:rsidRPr="005E050A">
          <w:rPr>
            <w:rStyle w:val="Lienhypertexte"/>
            <w:noProof/>
          </w:rPr>
          <w:t>3.2 Technical Specifications</w:t>
        </w:r>
        <w:r w:rsidR="00DB1C48">
          <w:rPr>
            <w:noProof/>
            <w:webHidden/>
          </w:rPr>
          <w:tab/>
        </w:r>
        <w:r w:rsidR="00DB1C48">
          <w:rPr>
            <w:noProof/>
            <w:webHidden/>
          </w:rPr>
          <w:fldChar w:fldCharType="begin"/>
        </w:r>
        <w:r w:rsidR="00DB1C48">
          <w:rPr>
            <w:noProof/>
            <w:webHidden/>
          </w:rPr>
          <w:instrText xml:space="preserve"> PAGEREF _Toc109318840 \h </w:instrText>
        </w:r>
        <w:r w:rsidR="00DB1C48">
          <w:rPr>
            <w:noProof/>
            <w:webHidden/>
          </w:rPr>
        </w:r>
        <w:r w:rsidR="00DB1C48">
          <w:rPr>
            <w:noProof/>
            <w:webHidden/>
          </w:rPr>
          <w:fldChar w:fldCharType="separate"/>
        </w:r>
        <w:r w:rsidR="00C20139">
          <w:rPr>
            <w:noProof/>
            <w:webHidden/>
          </w:rPr>
          <w:t>15</w:t>
        </w:r>
        <w:r w:rsidR="00DB1C48">
          <w:rPr>
            <w:noProof/>
            <w:webHidden/>
          </w:rPr>
          <w:fldChar w:fldCharType="end"/>
        </w:r>
      </w:hyperlink>
    </w:p>
    <w:p w14:paraId="70AEAC6A" w14:textId="20EDC14B" w:rsidR="00DB1C48" w:rsidRDefault="00000000" w:rsidP="00B76D98">
      <w:pPr>
        <w:pStyle w:val="TM2"/>
        <w:rPr>
          <w:rFonts w:eastAsiaTheme="minorEastAsia" w:cstheme="minorBidi"/>
          <w:noProof/>
          <w:sz w:val="24"/>
          <w:szCs w:val="24"/>
          <w:lang w:eastAsia="es-ES_tradnl"/>
        </w:rPr>
      </w:pPr>
      <w:hyperlink w:anchor="_Toc109318842" w:history="1">
        <w:r w:rsidR="00DB1C48" w:rsidRPr="005E050A">
          <w:rPr>
            <w:rStyle w:val="Lienhypertexte"/>
            <w:noProof/>
          </w:rPr>
          <w:t>3.3 Design</w:t>
        </w:r>
        <w:r w:rsidR="00DB1C48">
          <w:rPr>
            <w:noProof/>
            <w:webHidden/>
          </w:rPr>
          <w:tab/>
        </w:r>
        <w:r w:rsidR="00DB1C48">
          <w:rPr>
            <w:noProof/>
            <w:webHidden/>
          </w:rPr>
          <w:fldChar w:fldCharType="begin"/>
        </w:r>
        <w:r w:rsidR="00DB1C48">
          <w:rPr>
            <w:noProof/>
            <w:webHidden/>
          </w:rPr>
          <w:instrText xml:space="preserve"> PAGEREF _Toc109318842 \h </w:instrText>
        </w:r>
        <w:r w:rsidR="00DB1C48">
          <w:rPr>
            <w:noProof/>
            <w:webHidden/>
          </w:rPr>
        </w:r>
        <w:r w:rsidR="00DB1C48">
          <w:rPr>
            <w:noProof/>
            <w:webHidden/>
          </w:rPr>
          <w:fldChar w:fldCharType="separate"/>
        </w:r>
        <w:r w:rsidR="00C20139">
          <w:rPr>
            <w:noProof/>
            <w:webHidden/>
          </w:rPr>
          <w:t>15</w:t>
        </w:r>
        <w:r w:rsidR="00DB1C48">
          <w:rPr>
            <w:noProof/>
            <w:webHidden/>
          </w:rPr>
          <w:fldChar w:fldCharType="end"/>
        </w:r>
      </w:hyperlink>
    </w:p>
    <w:p w14:paraId="2BEC5116" w14:textId="66500E14" w:rsidR="00DB1C48" w:rsidRDefault="00000000" w:rsidP="00B76D98">
      <w:pPr>
        <w:pStyle w:val="TM1"/>
        <w:rPr>
          <w:rFonts w:eastAsiaTheme="minorEastAsia" w:cstheme="minorBidi"/>
          <w:noProof/>
          <w:sz w:val="24"/>
          <w:szCs w:val="24"/>
          <w:lang w:eastAsia="es-ES_tradnl"/>
        </w:rPr>
      </w:pPr>
      <w:hyperlink w:anchor="_Toc109318853" w:history="1">
        <w:r w:rsidR="00DB1C48" w:rsidRPr="005E050A">
          <w:rPr>
            <w:rStyle w:val="Lienhypertexte"/>
            <w:noProof/>
          </w:rPr>
          <w:t>4 Methodology and Implementation</w:t>
        </w:r>
        <w:r w:rsidR="00DB1C48">
          <w:rPr>
            <w:noProof/>
            <w:webHidden/>
          </w:rPr>
          <w:tab/>
        </w:r>
        <w:r w:rsidR="00DB1C48">
          <w:rPr>
            <w:noProof/>
            <w:webHidden/>
          </w:rPr>
          <w:fldChar w:fldCharType="begin"/>
        </w:r>
        <w:r w:rsidR="00DB1C48">
          <w:rPr>
            <w:noProof/>
            <w:webHidden/>
          </w:rPr>
          <w:instrText xml:space="preserve"> PAGEREF _Toc109318853 \h </w:instrText>
        </w:r>
        <w:r w:rsidR="00DB1C48">
          <w:rPr>
            <w:noProof/>
            <w:webHidden/>
          </w:rPr>
        </w:r>
        <w:r w:rsidR="00DB1C48">
          <w:rPr>
            <w:noProof/>
            <w:webHidden/>
          </w:rPr>
          <w:fldChar w:fldCharType="separate"/>
        </w:r>
        <w:r w:rsidR="00C20139">
          <w:rPr>
            <w:noProof/>
            <w:webHidden/>
          </w:rPr>
          <w:t>22</w:t>
        </w:r>
        <w:r w:rsidR="00DB1C48">
          <w:rPr>
            <w:noProof/>
            <w:webHidden/>
          </w:rPr>
          <w:fldChar w:fldCharType="end"/>
        </w:r>
      </w:hyperlink>
    </w:p>
    <w:p w14:paraId="23EF78C2" w14:textId="2CF45C91" w:rsidR="00DB1C48" w:rsidRDefault="00000000" w:rsidP="00B76D98">
      <w:pPr>
        <w:pStyle w:val="TM2"/>
        <w:rPr>
          <w:rFonts w:eastAsiaTheme="minorEastAsia" w:cstheme="minorBidi"/>
          <w:noProof/>
          <w:sz w:val="24"/>
          <w:szCs w:val="24"/>
          <w:lang w:eastAsia="es-ES_tradnl"/>
        </w:rPr>
      </w:pPr>
      <w:hyperlink w:anchor="_Toc109318854" w:history="1">
        <w:r w:rsidR="00DB1C48" w:rsidRPr="005E050A">
          <w:rPr>
            <w:rStyle w:val="Lienhypertexte"/>
            <w:noProof/>
          </w:rPr>
          <w:t>4.1 Methodology</w:t>
        </w:r>
        <w:r w:rsidR="00DB1C48">
          <w:rPr>
            <w:noProof/>
            <w:webHidden/>
          </w:rPr>
          <w:tab/>
        </w:r>
        <w:r w:rsidR="00DB1C48">
          <w:rPr>
            <w:noProof/>
            <w:webHidden/>
          </w:rPr>
          <w:fldChar w:fldCharType="begin"/>
        </w:r>
        <w:r w:rsidR="00DB1C48">
          <w:rPr>
            <w:noProof/>
            <w:webHidden/>
          </w:rPr>
          <w:instrText xml:space="preserve"> PAGEREF _Toc109318854 \h </w:instrText>
        </w:r>
        <w:r w:rsidR="00DB1C48">
          <w:rPr>
            <w:noProof/>
            <w:webHidden/>
          </w:rPr>
        </w:r>
        <w:r w:rsidR="00DB1C48">
          <w:rPr>
            <w:noProof/>
            <w:webHidden/>
          </w:rPr>
          <w:fldChar w:fldCharType="separate"/>
        </w:r>
        <w:r w:rsidR="00C20139">
          <w:rPr>
            <w:noProof/>
            <w:webHidden/>
          </w:rPr>
          <w:t>22</w:t>
        </w:r>
        <w:r w:rsidR="00DB1C48">
          <w:rPr>
            <w:noProof/>
            <w:webHidden/>
          </w:rPr>
          <w:fldChar w:fldCharType="end"/>
        </w:r>
      </w:hyperlink>
    </w:p>
    <w:p w14:paraId="34F8740F" w14:textId="6D403E5A" w:rsidR="00DB1C48" w:rsidRDefault="00000000" w:rsidP="00B76D98">
      <w:pPr>
        <w:pStyle w:val="TM2"/>
        <w:rPr>
          <w:rFonts w:eastAsiaTheme="minorEastAsia" w:cstheme="minorBidi"/>
          <w:noProof/>
          <w:sz w:val="24"/>
          <w:szCs w:val="24"/>
          <w:lang w:eastAsia="es-ES_tradnl"/>
        </w:rPr>
      </w:pPr>
      <w:hyperlink w:anchor="_Toc109318855" w:history="1">
        <w:r w:rsidR="00DB1C48" w:rsidRPr="005E050A">
          <w:rPr>
            <w:rStyle w:val="Lienhypertexte"/>
            <w:noProof/>
          </w:rPr>
          <w:t>4.2 Implementation</w:t>
        </w:r>
        <w:r w:rsidR="00DB1C48">
          <w:rPr>
            <w:noProof/>
            <w:webHidden/>
          </w:rPr>
          <w:tab/>
        </w:r>
        <w:r w:rsidR="00DB1C48">
          <w:rPr>
            <w:noProof/>
            <w:webHidden/>
          </w:rPr>
          <w:fldChar w:fldCharType="begin"/>
        </w:r>
        <w:r w:rsidR="00DB1C48">
          <w:rPr>
            <w:noProof/>
            <w:webHidden/>
          </w:rPr>
          <w:instrText xml:space="preserve"> PAGEREF _Toc109318855 \h </w:instrText>
        </w:r>
        <w:r w:rsidR="00DB1C48">
          <w:rPr>
            <w:noProof/>
            <w:webHidden/>
          </w:rPr>
        </w:r>
        <w:r w:rsidR="00DB1C48">
          <w:rPr>
            <w:noProof/>
            <w:webHidden/>
          </w:rPr>
          <w:fldChar w:fldCharType="separate"/>
        </w:r>
        <w:r w:rsidR="00C20139">
          <w:rPr>
            <w:noProof/>
            <w:webHidden/>
          </w:rPr>
          <w:t>22</w:t>
        </w:r>
        <w:r w:rsidR="00DB1C48">
          <w:rPr>
            <w:noProof/>
            <w:webHidden/>
          </w:rPr>
          <w:fldChar w:fldCharType="end"/>
        </w:r>
      </w:hyperlink>
    </w:p>
    <w:p w14:paraId="01B96D58" w14:textId="568764AB" w:rsidR="00DB1C48" w:rsidRDefault="00000000" w:rsidP="00B76D98">
      <w:pPr>
        <w:pStyle w:val="TM1"/>
        <w:rPr>
          <w:rFonts w:eastAsiaTheme="minorEastAsia" w:cstheme="minorBidi"/>
          <w:noProof/>
          <w:sz w:val="24"/>
          <w:szCs w:val="24"/>
          <w:lang w:eastAsia="es-ES_tradnl"/>
        </w:rPr>
      </w:pPr>
      <w:hyperlink w:anchor="_Toc109318875" w:history="1">
        <w:r w:rsidR="00DB1C48" w:rsidRPr="005E050A">
          <w:rPr>
            <w:rStyle w:val="Lienhypertexte"/>
            <w:noProof/>
          </w:rPr>
          <w:t>5 Results, Analysis and Evaluation</w:t>
        </w:r>
        <w:r w:rsidR="00DB1C48">
          <w:rPr>
            <w:noProof/>
            <w:webHidden/>
          </w:rPr>
          <w:tab/>
        </w:r>
        <w:r w:rsidR="00DB1C48">
          <w:rPr>
            <w:noProof/>
            <w:webHidden/>
          </w:rPr>
          <w:fldChar w:fldCharType="begin"/>
        </w:r>
        <w:r w:rsidR="00DB1C48">
          <w:rPr>
            <w:noProof/>
            <w:webHidden/>
          </w:rPr>
          <w:instrText xml:space="preserve"> PAGEREF _Toc109318875 \h </w:instrText>
        </w:r>
        <w:r w:rsidR="00DB1C48">
          <w:rPr>
            <w:noProof/>
            <w:webHidden/>
          </w:rPr>
        </w:r>
        <w:r w:rsidR="00DB1C48">
          <w:rPr>
            <w:noProof/>
            <w:webHidden/>
          </w:rPr>
          <w:fldChar w:fldCharType="separate"/>
        </w:r>
        <w:r w:rsidR="00C20139">
          <w:rPr>
            <w:noProof/>
            <w:webHidden/>
          </w:rPr>
          <w:t>34</w:t>
        </w:r>
        <w:r w:rsidR="00DB1C48">
          <w:rPr>
            <w:noProof/>
            <w:webHidden/>
          </w:rPr>
          <w:fldChar w:fldCharType="end"/>
        </w:r>
      </w:hyperlink>
    </w:p>
    <w:p w14:paraId="41A471CE" w14:textId="2E998FAC" w:rsidR="00DB1C48" w:rsidRDefault="00000000" w:rsidP="00B76D98">
      <w:pPr>
        <w:pStyle w:val="TM2"/>
        <w:rPr>
          <w:rFonts w:eastAsiaTheme="minorEastAsia" w:cstheme="minorBidi"/>
          <w:noProof/>
          <w:sz w:val="24"/>
          <w:szCs w:val="24"/>
          <w:lang w:eastAsia="es-ES_tradnl"/>
        </w:rPr>
      </w:pPr>
      <w:hyperlink w:anchor="_Toc109318876" w:history="1">
        <w:r w:rsidR="00DB1C48" w:rsidRPr="005E050A">
          <w:rPr>
            <w:rStyle w:val="Lienhypertexte"/>
            <w:noProof/>
          </w:rPr>
          <w:t>5.1 Minimum Criteria for Success</w:t>
        </w:r>
        <w:r w:rsidR="00DB1C48">
          <w:rPr>
            <w:noProof/>
            <w:webHidden/>
          </w:rPr>
          <w:tab/>
        </w:r>
        <w:r w:rsidR="00DB1C48">
          <w:rPr>
            <w:noProof/>
            <w:webHidden/>
          </w:rPr>
          <w:fldChar w:fldCharType="begin"/>
        </w:r>
        <w:r w:rsidR="00DB1C48">
          <w:rPr>
            <w:noProof/>
            <w:webHidden/>
          </w:rPr>
          <w:instrText xml:space="preserve"> PAGEREF _Toc109318876 \h </w:instrText>
        </w:r>
        <w:r w:rsidR="00DB1C48">
          <w:rPr>
            <w:noProof/>
            <w:webHidden/>
          </w:rPr>
        </w:r>
        <w:r w:rsidR="00DB1C48">
          <w:rPr>
            <w:noProof/>
            <w:webHidden/>
          </w:rPr>
          <w:fldChar w:fldCharType="separate"/>
        </w:r>
        <w:r w:rsidR="00C20139">
          <w:rPr>
            <w:noProof/>
            <w:webHidden/>
          </w:rPr>
          <w:t>34</w:t>
        </w:r>
        <w:r w:rsidR="00DB1C48">
          <w:rPr>
            <w:noProof/>
            <w:webHidden/>
          </w:rPr>
          <w:fldChar w:fldCharType="end"/>
        </w:r>
      </w:hyperlink>
    </w:p>
    <w:p w14:paraId="38B0B555" w14:textId="5625F571" w:rsidR="00DB1C48" w:rsidRDefault="00000000" w:rsidP="00B76D98">
      <w:pPr>
        <w:pStyle w:val="TM2"/>
        <w:rPr>
          <w:rFonts w:eastAsiaTheme="minorEastAsia" w:cstheme="minorBidi"/>
          <w:noProof/>
          <w:sz w:val="24"/>
          <w:szCs w:val="24"/>
          <w:lang w:eastAsia="es-ES_tradnl"/>
        </w:rPr>
      </w:pPr>
      <w:hyperlink w:anchor="_Toc109318879" w:history="1">
        <w:r w:rsidR="00DB1C48" w:rsidRPr="005E050A">
          <w:rPr>
            <w:rStyle w:val="Lienhypertexte"/>
            <w:noProof/>
          </w:rPr>
          <w:t>5.2 Setting Up and Executing the Experiments</w:t>
        </w:r>
        <w:r w:rsidR="00DB1C48">
          <w:rPr>
            <w:noProof/>
            <w:webHidden/>
          </w:rPr>
          <w:tab/>
        </w:r>
        <w:r w:rsidR="00DB1C48">
          <w:rPr>
            <w:noProof/>
            <w:webHidden/>
          </w:rPr>
          <w:fldChar w:fldCharType="begin"/>
        </w:r>
        <w:r w:rsidR="00DB1C48">
          <w:rPr>
            <w:noProof/>
            <w:webHidden/>
          </w:rPr>
          <w:instrText xml:space="preserve"> PAGEREF _Toc109318879 \h </w:instrText>
        </w:r>
        <w:r w:rsidR="00DB1C48">
          <w:rPr>
            <w:noProof/>
            <w:webHidden/>
          </w:rPr>
        </w:r>
        <w:r w:rsidR="00DB1C48">
          <w:rPr>
            <w:noProof/>
            <w:webHidden/>
          </w:rPr>
          <w:fldChar w:fldCharType="separate"/>
        </w:r>
        <w:r w:rsidR="00C20139">
          <w:rPr>
            <w:noProof/>
            <w:webHidden/>
          </w:rPr>
          <w:t>35</w:t>
        </w:r>
        <w:r w:rsidR="00DB1C48">
          <w:rPr>
            <w:noProof/>
            <w:webHidden/>
          </w:rPr>
          <w:fldChar w:fldCharType="end"/>
        </w:r>
      </w:hyperlink>
    </w:p>
    <w:p w14:paraId="231003A2" w14:textId="55A6DE44" w:rsidR="00DB1C48" w:rsidRPr="00E36665" w:rsidRDefault="00000000" w:rsidP="00B76D98">
      <w:pPr>
        <w:pStyle w:val="TM2"/>
        <w:rPr>
          <w:rFonts w:eastAsiaTheme="minorEastAsia" w:cstheme="minorBidi"/>
          <w:noProof/>
          <w:sz w:val="24"/>
          <w:szCs w:val="24"/>
          <w:lang w:eastAsia="es-ES_tradnl"/>
        </w:rPr>
      </w:pPr>
      <w:hyperlink w:anchor="_Toc109318880" w:history="1">
        <w:r w:rsidR="00DB1C48" w:rsidRPr="005E050A">
          <w:rPr>
            <w:rStyle w:val="Lienhypertexte"/>
            <w:noProof/>
          </w:rPr>
          <w:t>5.3 Analysis and Evaluation of Results</w:t>
        </w:r>
        <w:r w:rsidR="00DB1C48">
          <w:rPr>
            <w:noProof/>
            <w:webHidden/>
          </w:rPr>
          <w:tab/>
        </w:r>
        <w:r w:rsidR="00DB1C48">
          <w:rPr>
            <w:noProof/>
            <w:webHidden/>
          </w:rPr>
          <w:fldChar w:fldCharType="begin"/>
        </w:r>
        <w:r w:rsidR="00DB1C48">
          <w:rPr>
            <w:noProof/>
            <w:webHidden/>
          </w:rPr>
          <w:instrText xml:space="preserve"> PAGEREF _Toc109318880 \h </w:instrText>
        </w:r>
        <w:r w:rsidR="00DB1C48">
          <w:rPr>
            <w:noProof/>
            <w:webHidden/>
          </w:rPr>
        </w:r>
        <w:r w:rsidR="00DB1C48">
          <w:rPr>
            <w:noProof/>
            <w:webHidden/>
          </w:rPr>
          <w:fldChar w:fldCharType="separate"/>
        </w:r>
        <w:r w:rsidR="00C20139">
          <w:rPr>
            <w:noProof/>
            <w:webHidden/>
          </w:rPr>
          <w:t>35</w:t>
        </w:r>
        <w:r w:rsidR="00DB1C48">
          <w:rPr>
            <w:noProof/>
            <w:webHidden/>
          </w:rPr>
          <w:fldChar w:fldCharType="end"/>
        </w:r>
      </w:hyperlink>
    </w:p>
    <w:p w14:paraId="38683572" w14:textId="73A4221F" w:rsidR="00DB1C48" w:rsidRDefault="00000000" w:rsidP="00B76D98">
      <w:pPr>
        <w:pStyle w:val="TM2"/>
        <w:rPr>
          <w:rFonts w:eastAsiaTheme="minorEastAsia" w:cstheme="minorBidi"/>
          <w:noProof/>
          <w:sz w:val="24"/>
          <w:szCs w:val="24"/>
          <w:lang w:eastAsia="es-ES_tradnl"/>
        </w:rPr>
      </w:pPr>
      <w:hyperlink w:anchor="_Toc109318888" w:history="1">
        <w:r w:rsidR="00DB1C48" w:rsidRPr="005E050A">
          <w:rPr>
            <w:rStyle w:val="Lienhypertexte"/>
            <w:noProof/>
          </w:rPr>
          <w:t>5.4 Overall Findings</w:t>
        </w:r>
        <w:r w:rsidR="00DB1C48">
          <w:rPr>
            <w:noProof/>
            <w:webHidden/>
          </w:rPr>
          <w:tab/>
        </w:r>
        <w:r w:rsidR="00DB1C48">
          <w:rPr>
            <w:noProof/>
            <w:webHidden/>
          </w:rPr>
          <w:fldChar w:fldCharType="begin"/>
        </w:r>
        <w:r w:rsidR="00DB1C48">
          <w:rPr>
            <w:noProof/>
            <w:webHidden/>
          </w:rPr>
          <w:instrText xml:space="preserve"> PAGEREF _Toc109318888 \h </w:instrText>
        </w:r>
        <w:r w:rsidR="00DB1C48">
          <w:rPr>
            <w:noProof/>
            <w:webHidden/>
          </w:rPr>
        </w:r>
        <w:r w:rsidR="00DB1C48">
          <w:rPr>
            <w:noProof/>
            <w:webHidden/>
          </w:rPr>
          <w:fldChar w:fldCharType="separate"/>
        </w:r>
        <w:r w:rsidR="00C20139">
          <w:rPr>
            <w:noProof/>
            <w:webHidden/>
          </w:rPr>
          <w:t>40</w:t>
        </w:r>
        <w:r w:rsidR="00DB1C48">
          <w:rPr>
            <w:noProof/>
            <w:webHidden/>
          </w:rPr>
          <w:fldChar w:fldCharType="end"/>
        </w:r>
      </w:hyperlink>
    </w:p>
    <w:p w14:paraId="10D716DB" w14:textId="6232B5B0" w:rsidR="00DB1C48" w:rsidRDefault="00000000" w:rsidP="00B76D98">
      <w:pPr>
        <w:pStyle w:val="TM1"/>
        <w:rPr>
          <w:rFonts w:eastAsiaTheme="minorEastAsia" w:cstheme="minorBidi"/>
          <w:noProof/>
          <w:sz w:val="24"/>
          <w:szCs w:val="24"/>
          <w:lang w:eastAsia="es-ES_tradnl"/>
        </w:rPr>
      </w:pPr>
      <w:hyperlink w:anchor="_Toc109318889" w:history="1">
        <w:r w:rsidR="00DB1C48" w:rsidRPr="005E050A">
          <w:rPr>
            <w:rStyle w:val="Lienhypertexte"/>
            <w:noProof/>
          </w:rPr>
          <w:t>6 Legal, Social, Ethical and Professional Issues</w:t>
        </w:r>
        <w:r w:rsidR="00DB1C48">
          <w:rPr>
            <w:noProof/>
            <w:webHidden/>
          </w:rPr>
          <w:tab/>
        </w:r>
        <w:r w:rsidR="00DB1C48">
          <w:rPr>
            <w:noProof/>
            <w:webHidden/>
          </w:rPr>
          <w:fldChar w:fldCharType="begin"/>
        </w:r>
        <w:r w:rsidR="00DB1C48">
          <w:rPr>
            <w:noProof/>
            <w:webHidden/>
          </w:rPr>
          <w:instrText xml:space="preserve"> PAGEREF _Toc109318889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26948B21" w14:textId="62149626" w:rsidR="00DB1C48" w:rsidRDefault="00000000" w:rsidP="00B76D98">
      <w:pPr>
        <w:pStyle w:val="TM2"/>
        <w:rPr>
          <w:rFonts w:eastAsiaTheme="minorEastAsia" w:cstheme="minorBidi"/>
          <w:noProof/>
          <w:sz w:val="24"/>
          <w:szCs w:val="24"/>
          <w:lang w:eastAsia="es-ES_tradnl"/>
        </w:rPr>
      </w:pPr>
      <w:hyperlink w:anchor="_Toc109318890" w:history="1">
        <w:r w:rsidR="00DB1C48" w:rsidRPr="005E050A">
          <w:rPr>
            <w:rStyle w:val="Lienhypertexte"/>
            <w:noProof/>
          </w:rPr>
          <w:t>6.1</w:t>
        </w:r>
        <w:r w:rsidR="00DB1C48" w:rsidRPr="005E050A">
          <w:rPr>
            <w:rStyle w:val="Lienhypertexte"/>
            <w:noProof/>
            <w:shd w:val="clear" w:color="auto" w:fill="FFFFFF"/>
          </w:rPr>
          <w:t xml:space="preserve"> Legal Issues</w:t>
        </w:r>
        <w:r w:rsidR="00DB1C48">
          <w:rPr>
            <w:noProof/>
            <w:webHidden/>
          </w:rPr>
          <w:tab/>
        </w:r>
        <w:r w:rsidR="00DB1C48">
          <w:rPr>
            <w:noProof/>
            <w:webHidden/>
          </w:rPr>
          <w:fldChar w:fldCharType="begin"/>
        </w:r>
        <w:r w:rsidR="00DB1C48">
          <w:rPr>
            <w:noProof/>
            <w:webHidden/>
          </w:rPr>
          <w:instrText xml:space="preserve"> PAGEREF _Toc109318890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2BAA33FA" w14:textId="53A7AB5E" w:rsidR="00DB1C48" w:rsidRDefault="00000000" w:rsidP="00B76D98">
      <w:pPr>
        <w:pStyle w:val="TM2"/>
        <w:rPr>
          <w:rFonts w:eastAsiaTheme="minorEastAsia" w:cstheme="minorBidi"/>
          <w:noProof/>
          <w:sz w:val="24"/>
          <w:szCs w:val="24"/>
          <w:lang w:eastAsia="es-ES_tradnl"/>
        </w:rPr>
      </w:pPr>
      <w:hyperlink w:anchor="_Toc109318891" w:history="1">
        <w:r w:rsidR="00DB1C48" w:rsidRPr="005E050A">
          <w:rPr>
            <w:rStyle w:val="Lienhypertexte"/>
            <w:noProof/>
          </w:rPr>
          <w:t>6.2 Social and Ethical Issues</w:t>
        </w:r>
        <w:r w:rsidR="00DB1C48">
          <w:rPr>
            <w:noProof/>
            <w:webHidden/>
          </w:rPr>
          <w:tab/>
        </w:r>
        <w:r w:rsidR="00DB1C48">
          <w:rPr>
            <w:noProof/>
            <w:webHidden/>
          </w:rPr>
          <w:fldChar w:fldCharType="begin"/>
        </w:r>
        <w:r w:rsidR="00DB1C48">
          <w:rPr>
            <w:noProof/>
            <w:webHidden/>
          </w:rPr>
          <w:instrText xml:space="preserve"> PAGEREF _Toc109318891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3B98C022" w14:textId="00A48E39" w:rsidR="00DB1C48" w:rsidRDefault="00000000" w:rsidP="00B76D98">
      <w:pPr>
        <w:pStyle w:val="TM2"/>
        <w:rPr>
          <w:rFonts w:eastAsiaTheme="minorEastAsia" w:cstheme="minorBidi"/>
          <w:noProof/>
          <w:sz w:val="24"/>
          <w:szCs w:val="24"/>
          <w:lang w:eastAsia="es-ES_tradnl"/>
        </w:rPr>
      </w:pPr>
      <w:hyperlink w:anchor="_Toc109318892" w:history="1">
        <w:r w:rsidR="00DB1C48" w:rsidRPr="005E050A">
          <w:rPr>
            <w:rStyle w:val="Lienhypertexte"/>
            <w:noProof/>
          </w:rPr>
          <w:t>6.3</w:t>
        </w:r>
        <w:r w:rsidR="00DB1C48" w:rsidRPr="005E050A">
          <w:rPr>
            <w:rStyle w:val="Lienhypertexte"/>
            <w:noProof/>
            <w:shd w:val="clear" w:color="auto" w:fill="FFFFFF"/>
          </w:rPr>
          <w:t xml:space="preserve"> Professional Issues</w:t>
        </w:r>
        <w:r w:rsidR="00DB1C48">
          <w:rPr>
            <w:noProof/>
            <w:webHidden/>
          </w:rPr>
          <w:tab/>
        </w:r>
        <w:r w:rsidR="00DB1C48">
          <w:rPr>
            <w:noProof/>
            <w:webHidden/>
          </w:rPr>
          <w:fldChar w:fldCharType="begin"/>
        </w:r>
        <w:r w:rsidR="00DB1C48">
          <w:rPr>
            <w:noProof/>
            <w:webHidden/>
          </w:rPr>
          <w:instrText xml:space="preserve"> PAGEREF _Toc109318892 \h </w:instrText>
        </w:r>
        <w:r w:rsidR="00DB1C48">
          <w:rPr>
            <w:noProof/>
            <w:webHidden/>
          </w:rPr>
        </w:r>
        <w:r w:rsidR="00DB1C48">
          <w:rPr>
            <w:noProof/>
            <w:webHidden/>
          </w:rPr>
          <w:fldChar w:fldCharType="separate"/>
        </w:r>
        <w:r w:rsidR="00C20139">
          <w:rPr>
            <w:noProof/>
            <w:webHidden/>
          </w:rPr>
          <w:t>46</w:t>
        </w:r>
        <w:r w:rsidR="00DB1C48">
          <w:rPr>
            <w:noProof/>
            <w:webHidden/>
          </w:rPr>
          <w:fldChar w:fldCharType="end"/>
        </w:r>
      </w:hyperlink>
    </w:p>
    <w:p w14:paraId="6E0FA8AC" w14:textId="0A2853D1" w:rsidR="00DB1C48" w:rsidRDefault="00000000" w:rsidP="00B76D98">
      <w:pPr>
        <w:pStyle w:val="TM1"/>
        <w:rPr>
          <w:rFonts w:eastAsiaTheme="minorEastAsia" w:cstheme="minorBidi"/>
          <w:noProof/>
          <w:sz w:val="24"/>
          <w:szCs w:val="24"/>
          <w:lang w:eastAsia="es-ES_tradnl"/>
        </w:rPr>
      </w:pPr>
      <w:hyperlink w:anchor="_Toc109318893" w:history="1">
        <w:r w:rsidR="00DB1C48" w:rsidRPr="005E050A">
          <w:rPr>
            <w:rStyle w:val="Lienhypertexte"/>
            <w:noProof/>
          </w:rPr>
          <w:t>7 Conclusion</w:t>
        </w:r>
        <w:r w:rsidR="00DB1C48">
          <w:rPr>
            <w:noProof/>
            <w:webHidden/>
          </w:rPr>
          <w:tab/>
        </w:r>
        <w:r w:rsidR="00DB1C48">
          <w:rPr>
            <w:noProof/>
            <w:webHidden/>
          </w:rPr>
          <w:fldChar w:fldCharType="begin"/>
        </w:r>
        <w:r w:rsidR="00DB1C48">
          <w:rPr>
            <w:noProof/>
            <w:webHidden/>
          </w:rPr>
          <w:instrText xml:space="preserve"> PAGEREF _Toc109318893 \h </w:instrText>
        </w:r>
        <w:r w:rsidR="00DB1C48">
          <w:rPr>
            <w:noProof/>
            <w:webHidden/>
          </w:rPr>
        </w:r>
        <w:r w:rsidR="00DB1C48">
          <w:rPr>
            <w:noProof/>
            <w:webHidden/>
          </w:rPr>
          <w:fldChar w:fldCharType="separate"/>
        </w:r>
        <w:r w:rsidR="00C20139">
          <w:rPr>
            <w:noProof/>
            <w:webHidden/>
          </w:rPr>
          <w:t>47</w:t>
        </w:r>
        <w:r w:rsidR="00DB1C48">
          <w:rPr>
            <w:noProof/>
            <w:webHidden/>
          </w:rPr>
          <w:fldChar w:fldCharType="end"/>
        </w:r>
      </w:hyperlink>
    </w:p>
    <w:p w14:paraId="69C6C3E5" w14:textId="31EA3902" w:rsidR="00DB1C48" w:rsidRDefault="00000000" w:rsidP="00B76D98">
      <w:pPr>
        <w:pStyle w:val="TM2"/>
        <w:rPr>
          <w:rFonts w:eastAsiaTheme="minorEastAsia" w:cstheme="minorBidi"/>
          <w:noProof/>
          <w:sz w:val="24"/>
          <w:szCs w:val="24"/>
          <w:lang w:eastAsia="es-ES_tradnl"/>
        </w:rPr>
      </w:pPr>
      <w:hyperlink w:anchor="_Toc109318894" w:history="1">
        <w:r w:rsidR="00DB1C48" w:rsidRPr="005E050A">
          <w:rPr>
            <w:rStyle w:val="Lienhypertexte"/>
            <w:noProof/>
          </w:rPr>
          <w:t>7.1 Specific Objectives Achieved</w:t>
        </w:r>
        <w:r w:rsidR="00DB1C48">
          <w:rPr>
            <w:noProof/>
            <w:webHidden/>
          </w:rPr>
          <w:tab/>
        </w:r>
        <w:r w:rsidR="00DB1C48">
          <w:rPr>
            <w:noProof/>
            <w:webHidden/>
          </w:rPr>
          <w:fldChar w:fldCharType="begin"/>
        </w:r>
        <w:r w:rsidR="00DB1C48">
          <w:rPr>
            <w:noProof/>
            <w:webHidden/>
          </w:rPr>
          <w:instrText xml:space="preserve"> PAGEREF _Toc109318894 \h </w:instrText>
        </w:r>
        <w:r w:rsidR="00DB1C48">
          <w:rPr>
            <w:noProof/>
            <w:webHidden/>
          </w:rPr>
        </w:r>
        <w:r w:rsidR="00DB1C48">
          <w:rPr>
            <w:noProof/>
            <w:webHidden/>
          </w:rPr>
          <w:fldChar w:fldCharType="separate"/>
        </w:r>
        <w:r w:rsidR="00C20139">
          <w:rPr>
            <w:noProof/>
            <w:webHidden/>
          </w:rPr>
          <w:t>47</w:t>
        </w:r>
        <w:r w:rsidR="00DB1C48">
          <w:rPr>
            <w:noProof/>
            <w:webHidden/>
          </w:rPr>
          <w:fldChar w:fldCharType="end"/>
        </w:r>
      </w:hyperlink>
    </w:p>
    <w:p w14:paraId="09561A50" w14:textId="06A2FA30" w:rsidR="00DB1C48" w:rsidRDefault="00000000" w:rsidP="00B76D98">
      <w:pPr>
        <w:pStyle w:val="TM2"/>
        <w:rPr>
          <w:rFonts w:eastAsiaTheme="minorEastAsia" w:cstheme="minorBidi"/>
          <w:noProof/>
          <w:sz w:val="24"/>
          <w:szCs w:val="24"/>
          <w:lang w:eastAsia="es-ES_tradnl"/>
        </w:rPr>
      </w:pPr>
      <w:hyperlink w:anchor="_Toc109318895" w:history="1">
        <w:r w:rsidR="00DB1C48" w:rsidRPr="005E050A">
          <w:rPr>
            <w:rStyle w:val="Lienhypertexte"/>
            <w:noProof/>
          </w:rPr>
          <w:t>7.2 Future Work</w:t>
        </w:r>
        <w:r w:rsidR="00DB1C48">
          <w:rPr>
            <w:noProof/>
            <w:webHidden/>
          </w:rPr>
          <w:tab/>
        </w:r>
        <w:r w:rsidR="00DB1C48">
          <w:rPr>
            <w:noProof/>
            <w:webHidden/>
          </w:rPr>
          <w:fldChar w:fldCharType="begin"/>
        </w:r>
        <w:r w:rsidR="00DB1C48">
          <w:rPr>
            <w:noProof/>
            <w:webHidden/>
          </w:rPr>
          <w:instrText xml:space="preserve"> PAGEREF _Toc109318895 \h </w:instrText>
        </w:r>
        <w:r w:rsidR="00DB1C48">
          <w:rPr>
            <w:noProof/>
            <w:webHidden/>
          </w:rPr>
        </w:r>
        <w:r w:rsidR="00DB1C48">
          <w:rPr>
            <w:noProof/>
            <w:webHidden/>
          </w:rPr>
          <w:fldChar w:fldCharType="separate"/>
        </w:r>
        <w:r w:rsidR="00C20139">
          <w:rPr>
            <w:noProof/>
            <w:webHidden/>
          </w:rPr>
          <w:t>47</w:t>
        </w:r>
        <w:r w:rsidR="00DB1C48">
          <w:rPr>
            <w:noProof/>
            <w:webHidden/>
          </w:rPr>
          <w:fldChar w:fldCharType="end"/>
        </w:r>
      </w:hyperlink>
    </w:p>
    <w:p w14:paraId="473C14AD" w14:textId="73E9AAC0" w:rsidR="00DB1C48" w:rsidRDefault="00000000" w:rsidP="00B76D98">
      <w:pPr>
        <w:pStyle w:val="TM1"/>
        <w:rPr>
          <w:rFonts w:eastAsiaTheme="minorEastAsia" w:cstheme="minorBidi"/>
          <w:noProof/>
          <w:sz w:val="24"/>
          <w:szCs w:val="24"/>
          <w:lang w:eastAsia="es-ES_tradnl"/>
        </w:rPr>
      </w:pPr>
      <w:hyperlink w:anchor="_Toc109318896" w:history="1">
        <w:r w:rsidR="00DB1C48" w:rsidRPr="005E050A">
          <w:rPr>
            <w:rStyle w:val="Lienhypertexte"/>
            <w:noProof/>
          </w:rPr>
          <w:t>8 References</w:t>
        </w:r>
        <w:r w:rsidR="00DB1C48">
          <w:rPr>
            <w:noProof/>
            <w:webHidden/>
          </w:rPr>
          <w:tab/>
        </w:r>
        <w:r w:rsidR="00DB1C48">
          <w:rPr>
            <w:noProof/>
            <w:webHidden/>
          </w:rPr>
          <w:fldChar w:fldCharType="begin"/>
        </w:r>
        <w:r w:rsidR="00DB1C48">
          <w:rPr>
            <w:noProof/>
            <w:webHidden/>
          </w:rPr>
          <w:instrText xml:space="preserve"> PAGEREF _Toc109318896 \h </w:instrText>
        </w:r>
        <w:r w:rsidR="00DB1C48">
          <w:rPr>
            <w:noProof/>
            <w:webHidden/>
          </w:rPr>
        </w:r>
        <w:r w:rsidR="00DB1C48">
          <w:rPr>
            <w:noProof/>
            <w:webHidden/>
          </w:rPr>
          <w:fldChar w:fldCharType="separate"/>
        </w:r>
        <w:r w:rsidR="00C20139">
          <w:rPr>
            <w:noProof/>
            <w:webHidden/>
          </w:rPr>
          <w:t>48</w:t>
        </w:r>
        <w:r w:rsidR="00DB1C48">
          <w:rPr>
            <w:noProof/>
            <w:webHidden/>
          </w:rPr>
          <w:fldChar w:fldCharType="end"/>
        </w:r>
      </w:hyperlink>
    </w:p>
    <w:p w14:paraId="66F211BA" w14:textId="07860E1D" w:rsidR="00DB1C48" w:rsidRDefault="00000000" w:rsidP="00B76D98">
      <w:pPr>
        <w:pStyle w:val="TM1"/>
        <w:rPr>
          <w:rFonts w:eastAsiaTheme="minorEastAsia" w:cstheme="minorBidi"/>
          <w:noProof/>
          <w:sz w:val="24"/>
          <w:szCs w:val="24"/>
          <w:lang w:eastAsia="es-ES_tradnl"/>
        </w:rPr>
      </w:pPr>
      <w:hyperlink w:anchor="_Toc109318897" w:history="1">
        <w:r w:rsidR="00DB1C48" w:rsidRPr="005E050A">
          <w:rPr>
            <w:rStyle w:val="Lienhypertexte"/>
            <w:noProof/>
          </w:rPr>
          <w:t>9 Appendices</w:t>
        </w:r>
        <w:r w:rsidR="00DB1C48">
          <w:rPr>
            <w:noProof/>
            <w:webHidden/>
          </w:rPr>
          <w:tab/>
        </w:r>
        <w:r w:rsidR="00DB1C48">
          <w:rPr>
            <w:noProof/>
            <w:webHidden/>
          </w:rPr>
          <w:fldChar w:fldCharType="begin"/>
        </w:r>
        <w:r w:rsidR="00DB1C48">
          <w:rPr>
            <w:noProof/>
            <w:webHidden/>
          </w:rPr>
          <w:instrText xml:space="preserve"> PAGEREF _Toc109318897 \h </w:instrText>
        </w:r>
        <w:r w:rsidR="00DB1C48">
          <w:rPr>
            <w:noProof/>
            <w:webHidden/>
          </w:rPr>
        </w:r>
        <w:r w:rsidR="00DB1C48">
          <w:rPr>
            <w:noProof/>
            <w:webHidden/>
          </w:rPr>
          <w:fldChar w:fldCharType="separate"/>
        </w:r>
        <w:r w:rsidR="00C20139">
          <w:rPr>
            <w:noProof/>
            <w:webHidden/>
          </w:rPr>
          <w:t>51</w:t>
        </w:r>
        <w:r w:rsidR="00DB1C48">
          <w:rPr>
            <w:noProof/>
            <w:webHidden/>
          </w:rPr>
          <w:fldChar w:fldCharType="end"/>
        </w:r>
      </w:hyperlink>
    </w:p>
    <w:p w14:paraId="6F9F0773" w14:textId="49F9C622" w:rsidR="00DB1C48" w:rsidRDefault="00000000" w:rsidP="00B76D98">
      <w:pPr>
        <w:pStyle w:val="TM2"/>
        <w:rPr>
          <w:rFonts w:eastAsiaTheme="minorEastAsia" w:cstheme="minorBidi"/>
          <w:noProof/>
          <w:sz w:val="24"/>
          <w:szCs w:val="24"/>
          <w:lang w:eastAsia="es-ES_tradnl"/>
        </w:rPr>
      </w:pPr>
      <w:hyperlink w:anchor="_Toc109318898" w:history="1">
        <w:r w:rsidR="00DB1C48" w:rsidRPr="005E050A">
          <w:rPr>
            <w:rStyle w:val="Lienhypertexte"/>
            <w:noProof/>
          </w:rPr>
          <w:t>9.1 Appendix A: Source Code File Structure</w:t>
        </w:r>
        <w:r w:rsidR="00DB1C48">
          <w:rPr>
            <w:noProof/>
            <w:webHidden/>
          </w:rPr>
          <w:tab/>
        </w:r>
        <w:r w:rsidR="00DB1C48">
          <w:rPr>
            <w:noProof/>
            <w:webHidden/>
          </w:rPr>
          <w:fldChar w:fldCharType="begin"/>
        </w:r>
        <w:r w:rsidR="00DB1C48">
          <w:rPr>
            <w:noProof/>
            <w:webHidden/>
          </w:rPr>
          <w:instrText xml:space="preserve"> PAGEREF _Toc109318898 \h </w:instrText>
        </w:r>
        <w:r w:rsidR="00DB1C48">
          <w:rPr>
            <w:noProof/>
            <w:webHidden/>
          </w:rPr>
        </w:r>
        <w:r w:rsidR="00DB1C48">
          <w:rPr>
            <w:noProof/>
            <w:webHidden/>
          </w:rPr>
          <w:fldChar w:fldCharType="separate"/>
        </w:r>
        <w:r w:rsidR="00C20139">
          <w:rPr>
            <w:noProof/>
            <w:webHidden/>
          </w:rPr>
          <w:t>51</w:t>
        </w:r>
        <w:r w:rsidR="00DB1C48">
          <w:rPr>
            <w:noProof/>
            <w:webHidden/>
          </w:rPr>
          <w:fldChar w:fldCharType="end"/>
        </w:r>
      </w:hyperlink>
    </w:p>
    <w:p w14:paraId="42EDC2C9" w14:textId="5173621A" w:rsidR="00DB1C48" w:rsidRDefault="00000000" w:rsidP="00B76D98">
      <w:pPr>
        <w:pStyle w:val="TM2"/>
        <w:rPr>
          <w:rFonts w:eastAsiaTheme="minorEastAsia" w:cstheme="minorBidi"/>
          <w:noProof/>
          <w:sz w:val="24"/>
          <w:szCs w:val="24"/>
          <w:lang w:eastAsia="es-ES_tradnl"/>
        </w:rPr>
      </w:pPr>
      <w:hyperlink w:anchor="_Toc109318899" w:history="1">
        <w:r w:rsidR="00DB1C48" w:rsidRPr="005E050A">
          <w:rPr>
            <w:rStyle w:val="Lienhypertexte"/>
            <w:noProof/>
          </w:rPr>
          <w:t>9.2 Appendix B: Source Code Files</w:t>
        </w:r>
        <w:r w:rsidR="00DB1C48">
          <w:rPr>
            <w:noProof/>
            <w:webHidden/>
          </w:rPr>
          <w:tab/>
        </w:r>
        <w:r w:rsidR="00DB1C48">
          <w:rPr>
            <w:noProof/>
            <w:webHidden/>
          </w:rPr>
          <w:fldChar w:fldCharType="begin"/>
        </w:r>
        <w:r w:rsidR="00DB1C48">
          <w:rPr>
            <w:noProof/>
            <w:webHidden/>
          </w:rPr>
          <w:instrText xml:space="preserve"> PAGEREF _Toc109318899 \h </w:instrText>
        </w:r>
        <w:r w:rsidR="00DB1C48">
          <w:rPr>
            <w:noProof/>
            <w:webHidden/>
          </w:rPr>
        </w:r>
        <w:r w:rsidR="00DB1C48">
          <w:rPr>
            <w:noProof/>
            <w:webHidden/>
          </w:rPr>
          <w:fldChar w:fldCharType="separate"/>
        </w:r>
        <w:r w:rsidR="00C20139">
          <w:rPr>
            <w:noProof/>
            <w:webHidden/>
          </w:rPr>
          <w:t>53</w:t>
        </w:r>
        <w:r w:rsidR="00DB1C48">
          <w:rPr>
            <w:noProof/>
            <w:webHidden/>
          </w:rPr>
          <w:fldChar w:fldCharType="end"/>
        </w:r>
      </w:hyperlink>
    </w:p>
    <w:p w14:paraId="1AE4F473" w14:textId="3656642C" w:rsidR="00F67766" w:rsidRPr="000F65CB" w:rsidRDefault="00337CA5" w:rsidP="00B76D98">
      <w:pPr>
        <w:pStyle w:val="ContentsTable"/>
        <w:rPr>
          <w:lang w:val="fr-FR"/>
        </w:rPr>
      </w:pPr>
      <w:r w:rsidRPr="00240F2B">
        <w:rPr>
          <w:noProof w:val="0"/>
        </w:rPr>
        <w:fldChar w:fldCharType="end"/>
      </w:r>
      <w:r w:rsidR="00F67766" w:rsidRPr="000F65CB">
        <w:rPr>
          <w:lang w:val="fr-FR"/>
        </w:rPr>
        <w:br w:type="page"/>
      </w:r>
    </w:p>
    <w:p w14:paraId="1AE4F474" w14:textId="77777777" w:rsidR="00877A21" w:rsidRPr="00240F2B" w:rsidRDefault="00877A21" w:rsidP="00AD3625">
      <w:pPr>
        <w:pStyle w:val="Heading1-NoNumber"/>
        <w:rPr>
          <w:lang w:val="en-GB"/>
        </w:rPr>
      </w:pPr>
      <w:r w:rsidRPr="00240F2B">
        <w:rPr>
          <w:lang w:val="en-GB"/>
        </w:rPr>
        <w:lastRenderedPageBreak/>
        <w:t>List of Tables</w:t>
      </w:r>
    </w:p>
    <w:p w14:paraId="3479A1CD" w14:textId="699F8193" w:rsidR="008A4DA7" w:rsidRPr="00240F2B" w:rsidRDefault="00AB5968" w:rsidP="00B76D98">
      <w:pPr>
        <w:pStyle w:val="Tabledesillustrations"/>
        <w:rPr>
          <w:rFonts w:asciiTheme="minorHAnsi" w:eastAsiaTheme="minorEastAsia" w:hAnsiTheme="minorHAnsi" w:cstheme="minorBidi"/>
          <w:noProof/>
          <w:szCs w:val="24"/>
        </w:rPr>
      </w:pPr>
      <w:r w:rsidRPr="00240F2B">
        <w:rPr>
          <w:bCs/>
          <w:sz w:val="22"/>
        </w:rPr>
        <w:fldChar w:fldCharType="begin"/>
      </w:r>
      <w:r w:rsidRPr="00240F2B">
        <w:instrText xml:space="preserve"> TOC \h \z \c "Table" </w:instrText>
      </w:r>
      <w:r w:rsidRPr="00240F2B">
        <w:rPr>
          <w:bCs/>
          <w:sz w:val="22"/>
        </w:rPr>
        <w:fldChar w:fldCharType="separate"/>
      </w:r>
    </w:p>
    <w:p w14:paraId="3C3EC12A" w14:textId="268DEF63" w:rsidR="00C12BCC" w:rsidRDefault="00AB5968" w:rsidP="00B76D98">
      <w:pPr>
        <w:pStyle w:val="ContentsTable"/>
      </w:pPr>
      <w:r w:rsidRPr="00240F2B">
        <w:fldChar w:fldCharType="end"/>
      </w:r>
      <w:r w:rsidR="00C12BCC">
        <w:t>Table 5.1</w:t>
      </w:r>
      <w:r w:rsidR="00B91311">
        <w:t>: Results from all experiments on text</w:t>
      </w:r>
    </w:p>
    <w:p w14:paraId="57D37D02" w14:textId="5BAA89D0" w:rsidR="00B91311" w:rsidRDefault="00B91311" w:rsidP="00B76D98">
      <w:pPr>
        <w:pStyle w:val="ContentsTable"/>
        <w:rPr>
          <w:lang w:eastAsia="en-US"/>
        </w:rPr>
      </w:pPr>
      <w:r>
        <w:t xml:space="preserve">table 5.2: </w:t>
      </w:r>
      <w:r w:rsidRPr="00992FFA">
        <w:rPr>
          <w:lang w:eastAsia="en-US"/>
        </w:rPr>
        <w:t xml:space="preserve">Results from </w:t>
      </w:r>
      <w:r>
        <w:rPr>
          <w:lang w:eastAsia="en-US"/>
        </w:rPr>
        <w:t>g</w:t>
      </w:r>
      <w:r w:rsidRPr="00992FFA">
        <w:rPr>
          <w:lang w:eastAsia="en-US"/>
        </w:rPr>
        <w:t>raphs with unhashed embedding</w:t>
      </w:r>
      <w:r>
        <w:rPr>
          <w:lang w:eastAsia="en-US"/>
        </w:rPr>
        <w:t xml:space="preserve">s, padding and segmentation </w:t>
      </w:r>
    </w:p>
    <w:p w14:paraId="676F97A8" w14:textId="0F9855C4" w:rsidR="00B91311" w:rsidRDefault="00B91311" w:rsidP="00B76D98">
      <w:pPr>
        <w:pStyle w:val="ContentsTable"/>
        <w:rPr>
          <w:lang w:eastAsia="en-US"/>
        </w:rPr>
      </w:pPr>
      <w:r>
        <w:rPr>
          <w:lang w:eastAsia="en-US"/>
        </w:rPr>
        <w:t>table 5.3</w:t>
      </w:r>
      <w:r w:rsidRPr="00992FFA">
        <w:rPr>
          <w:lang w:eastAsia="en-US"/>
        </w:rPr>
        <w:t>: Results from Graphs with hashed embeddings</w:t>
      </w:r>
      <w:r>
        <w:rPr>
          <w:lang w:eastAsia="en-US"/>
        </w:rPr>
        <w:t>, padding and segmentation</w:t>
      </w:r>
    </w:p>
    <w:p w14:paraId="36314A3D" w14:textId="77777777" w:rsidR="00B91311" w:rsidRDefault="00B91311" w:rsidP="00B76D98">
      <w:pPr>
        <w:pStyle w:val="ContentsTable"/>
        <w:rPr>
          <w:lang w:eastAsia="en-US"/>
        </w:rPr>
      </w:pPr>
      <w:r>
        <w:rPr>
          <w:lang w:eastAsia="en-US"/>
        </w:rPr>
        <w:t>Table 5.4: Tree experiment results using Unsorted Max Segmentation and hashing</w:t>
      </w:r>
    </w:p>
    <w:p w14:paraId="614DFEE9" w14:textId="7AA5656F" w:rsidR="00B91311" w:rsidRPr="001C177C" w:rsidRDefault="00B91311" w:rsidP="00B76D98">
      <w:pPr>
        <w:pStyle w:val="ContentsTable"/>
      </w:pPr>
      <w:r>
        <w:rPr>
          <w:lang w:eastAsia="en-US"/>
        </w:rPr>
        <w:t>Table 5.5: Tree experiment results using unsorted max segmentation and unhashing</w:t>
      </w:r>
    </w:p>
    <w:p w14:paraId="56992C8A" w14:textId="77777777" w:rsidR="00B91311" w:rsidRDefault="00B91311" w:rsidP="00B76D98">
      <w:pPr>
        <w:pStyle w:val="ContentsTable"/>
      </w:pPr>
    </w:p>
    <w:p w14:paraId="344E4F90" w14:textId="2AC3DF94" w:rsidR="00B91311" w:rsidRPr="00240F2B" w:rsidRDefault="00F67766" w:rsidP="00B76D98">
      <w:pPr>
        <w:pStyle w:val="ContentsTable"/>
      </w:pPr>
      <w:r w:rsidRPr="00240F2B">
        <w:br w:type="page"/>
      </w:r>
    </w:p>
    <w:p w14:paraId="1AE4F478" w14:textId="77777777" w:rsidR="00877A21" w:rsidRPr="00240F2B" w:rsidRDefault="00877A21" w:rsidP="00AD3625">
      <w:pPr>
        <w:pStyle w:val="Heading1-NoNumber"/>
        <w:rPr>
          <w:lang w:val="en-GB"/>
        </w:rPr>
      </w:pPr>
      <w:r w:rsidRPr="00240F2B">
        <w:rPr>
          <w:lang w:val="en-GB"/>
        </w:rPr>
        <w:lastRenderedPageBreak/>
        <w:t>List of Figures</w:t>
      </w:r>
    </w:p>
    <w:p w14:paraId="25DD2F78" w14:textId="1DA76A36" w:rsidR="00B401BF" w:rsidRDefault="00B91311" w:rsidP="00B76D98">
      <w:r>
        <w:t>Fig</w:t>
      </w:r>
      <w:r w:rsidR="00B401BF" w:rsidRPr="003C1DBB">
        <w:t xml:space="preserve"> 1</w:t>
      </w:r>
      <w:r w:rsidR="00B401BF">
        <w:t>.1</w:t>
      </w:r>
      <w:r w:rsidR="00B401BF" w:rsidRPr="003C1DBB">
        <w:t xml:space="preserve">a: </w:t>
      </w:r>
      <w:r w:rsidR="00513499">
        <w:t>One way of implementing the Bubble Sort algorithm</w:t>
      </w:r>
    </w:p>
    <w:p w14:paraId="43CEF5A9" w14:textId="21563B20" w:rsidR="00B401BF" w:rsidRDefault="00B401BF" w:rsidP="00B76D98">
      <w:r>
        <w:t>F</w:t>
      </w:r>
      <w:r w:rsidRPr="008C387B">
        <w:t>ig 1</w:t>
      </w:r>
      <w:r>
        <w:t>.1</w:t>
      </w:r>
      <w:r w:rsidRPr="008C387B">
        <w:t xml:space="preserve">b: Another </w:t>
      </w:r>
      <w:r w:rsidR="00513499">
        <w:t>way to implement</w:t>
      </w:r>
      <w:r w:rsidRPr="008C387B">
        <w:t xml:space="preserve"> the Bubble Sort algorithm</w:t>
      </w:r>
    </w:p>
    <w:p w14:paraId="5EEF2722" w14:textId="2CFD236B" w:rsidR="00B401BF" w:rsidRDefault="00B401BF" w:rsidP="00B76D98">
      <w:r>
        <w:t>F</w:t>
      </w:r>
      <w:r w:rsidRPr="008C387B">
        <w:t xml:space="preserve">ig </w:t>
      </w:r>
      <w:r>
        <w:t>1.</w:t>
      </w:r>
      <w:r w:rsidRPr="008C387B">
        <w:t>2a: Flowgraph of code snippet from fig 1</w:t>
      </w:r>
      <w:r>
        <w:t>.1</w:t>
      </w:r>
      <w:r w:rsidRPr="008C387B">
        <w:t>a</w:t>
      </w:r>
    </w:p>
    <w:p w14:paraId="5D41356B" w14:textId="3105222F" w:rsidR="00AF6D82" w:rsidRDefault="00B401BF" w:rsidP="00B76D98">
      <w:r>
        <w:t>F</w:t>
      </w:r>
      <w:r w:rsidRPr="008C387B">
        <w:t xml:space="preserve">ig </w:t>
      </w:r>
      <w:r>
        <w:t>1.</w:t>
      </w:r>
      <w:r w:rsidRPr="008C387B">
        <w:t>2b: Flowgraph of code snippet from fig 1</w:t>
      </w:r>
      <w:r>
        <w:t>.1</w:t>
      </w:r>
      <w:r w:rsidRPr="008C387B">
        <w:t>b</w:t>
      </w:r>
    </w:p>
    <w:p w14:paraId="14D490DE" w14:textId="15B2F83C" w:rsidR="00AF6D82" w:rsidRDefault="00AF6D82" w:rsidP="00B76D98">
      <w:pPr>
        <w:rPr>
          <w:lang w:eastAsia="en-US"/>
        </w:rPr>
      </w:pPr>
      <w:r>
        <w:t>F</w:t>
      </w:r>
      <w:r w:rsidRPr="008C387B">
        <w:t xml:space="preserve">ig </w:t>
      </w:r>
      <w:r>
        <w:rPr>
          <w:lang w:eastAsia="en-US"/>
        </w:rPr>
        <w:t>3.1: Simple MLP architecture</w:t>
      </w:r>
    </w:p>
    <w:p w14:paraId="6BE4E0B4" w14:textId="5D28F09C" w:rsidR="00AF6D82" w:rsidRDefault="00AF6D82" w:rsidP="00B76D98">
      <w:pPr>
        <w:rPr>
          <w:lang w:eastAsia="en-US"/>
        </w:rPr>
      </w:pPr>
      <w:r>
        <w:t>F</w:t>
      </w:r>
      <w:r w:rsidRPr="008C387B">
        <w:t xml:space="preserve">ig </w:t>
      </w:r>
      <w:r>
        <w:rPr>
          <w:lang w:eastAsia="en-US"/>
        </w:rPr>
        <w:t>3.2: Cross section of a densely connected neural network</w:t>
      </w:r>
    </w:p>
    <w:p w14:paraId="1019A6F3" w14:textId="0C3FDAAE" w:rsidR="00AF6D82" w:rsidRDefault="00AF6D82" w:rsidP="00B76D98">
      <w:pPr>
        <w:rPr>
          <w:lang w:eastAsia="en-US"/>
        </w:rPr>
      </w:pPr>
      <w:r>
        <w:t>F</w:t>
      </w:r>
      <w:r w:rsidRPr="008C387B">
        <w:t xml:space="preserve">ig </w:t>
      </w:r>
      <w:r>
        <w:rPr>
          <w:lang w:eastAsia="en-US"/>
        </w:rPr>
        <w:t>3.3: The design of a standard LSTM model [</w:t>
      </w:r>
      <w:r w:rsidR="00567DA3">
        <w:rPr>
          <w:lang w:eastAsia="en-US"/>
        </w:rPr>
        <w:t>28</w:t>
      </w:r>
      <w:r>
        <w:rPr>
          <w:lang w:eastAsia="en-US"/>
        </w:rPr>
        <w:t>]</w:t>
      </w:r>
    </w:p>
    <w:p w14:paraId="29189D7F" w14:textId="0379BAFA" w:rsidR="00AF6D82" w:rsidRDefault="00AF6D82" w:rsidP="00B76D98">
      <w:pPr>
        <w:rPr>
          <w:lang w:eastAsia="en-US"/>
        </w:rPr>
      </w:pPr>
      <w:r>
        <w:t>F</w:t>
      </w:r>
      <w:r w:rsidRPr="008C387B">
        <w:t xml:space="preserve">ig </w:t>
      </w:r>
      <w:r>
        <w:rPr>
          <w:lang w:eastAsia="en-US"/>
        </w:rPr>
        <w:t xml:space="preserve">3.4: </w:t>
      </w:r>
      <w:r w:rsidR="0032369C">
        <w:rPr>
          <w:lang w:eastAsia="en-US"/>
        </w:rPr>
        <w:t>S</w:t>
      </w:r>
      <w:r>
        <w:rPr>
          <w:lang w:eastAsia="en-US"/>
        </w:rPr>
        <w:t>imple GRU model</w:t>
      </w:r>
      <w:r w:rsidR="0032369C">
        <w:rPr>
          <w:lang w:eastAsia="en-US"/>
        </w:rPr>
        <w:t xml:space="preserve"> design</w:t>
      </w:r>
      <w:r>
        <w:rPr>
          <w:lang w:eastAsia="en-US"/>
        </w:rPr>
        <w:t xml:space="preserve"> [</w:t>
      </w:r>
      <w:r w:rsidR="00567DA3">
        <w:rPr>
          <w:lang w:eastAsia="en-US"/>
        </w:rPr>
        <w:t>29</w:t>
      </w:r>
      <w:r>
        <w:rPr>
          <w:lang w:eastAsia="en-US"/>
        </w:rPr>
        <w:t>]</w:t>
      </w:r>
    </w:p>
    <w:p w14:paraId="20CCC6C5" w14:textId="302B0CBF" w:rsidR="00AF6D82" w:rsidRDefault="00AF6D82" w:rsidP="00B76D98">
      <w:pPr>
        <w:rPr>
          <w:lang w:eastAsia="en-US"/>
        </w:rPr>
      </w:pPr>
      <w:r>
        <w:t>F</w:t>
      </w:r>
      <w:r w:rsidRPr="008C387B">
        <w:t xml:space="preserve">ig </w:t>
      </w:r>
      <w:r>
        <w:rPr>
          <w:lang w:eastAsia="en-US"/>
        </w:rPr>
        <w:t>3.5: Simple RNN architecture [</w:t>
      </w:r>
      <w:r w:rsidR="00567DA3">
        <w:rPr>
          <w:lang w:eastAsia="en-US"/>
        </w:rPr>
        <w:t>32</w:t>
      </w:r>
      <w:r>
        <w:rPr>
          <w:lang w:eastAsia="en-US"/>
        </w:rPr>
        <w:t>]</w:t>
      </w:r>
    </w:p>
    <w:p w14:paraId="2A48F9CD" w14:textId="4177BCB1" w:rsidR="00AF6D82" w:rsidRDefault="00AF6D82" w:rsidP="00B76D98">
      <w:r>
        <w:t>F</w:t>
      </w:r>
      <w:r w:rsidRPr="008C387B">
        <w:t xml:space="preserve">ig </w:t>
      </w:r>
      <w:r>
        <w:t>3.6: Naïve Bayes probability model</w:t>
      </w:r>
    </w:p>
    <w:p w14:paraId="634E2008" w14:textId="05A33A8F" w:rsidR="00AF6D82" w:rsidRDefault="00AF6D82" w:rsidP="00B76D98">
      <w:pPr>
        <w:rPr>
          <w:lang w:eastAsia="en-US"/>
        </w:rPr>
      </w:pPr>
      <w:r>
        <w:t>F</w:t>
      </w:r>
      <w:r w:rsidRPr="008C387B">
        <w:t xml:space="preserve">ig </w:t>
      </w:r>
      <w:r>
        <w:rPr>
          <w:lang w:eastAsia="en-US"/>
        </w:rPr>
        <w:t>3.7: Random Forest classifier architecture [</w:t>
      </w:r>
      <w:r w:rsidR="00567DA3">
        <w:rPr>
          <w:lang w:eastAsia="en-US"/>
        </w:rPr>
        <w:t>35</w:t>
      </w:r>
      <w:r>
        <w:rPr>
          <w:lang w:eastAsia="en-US"/>
        </w:rPr>
        <w:t>]</w:t>
      </w:r>
    </w:p>
    <w:p w14:paraId="4661EF11" w14:textId="4D86FA7B" w:rsidR="00AF6D82" w:rsidRDefault="00AF6D82" w:rsidP="00B76D98">
      <w:pPr>
        <w:rPr>
          <w:lang w:eastAsia="en-US"/>
        </w:rPr>
      </w:pPr>
      <w:r>
        <w:t>F</w:t>
      </w:r>
      <w:r w:rsidRPr="008C387B">
        <w:t xml:space="preserve">ig </w:t>
      </w:r>
      <w:r>
        <w:rPr>
          <w:lang w:eastAsia="en-US"/>
        </w:rPr>
        <w:t>3.8: Gradient Descent Algorithm pictured as a graph [</w:t>
      </w:r>
      <w:r w:rsidR="00567DA3">
        <w:rPr>
          <w:lang w:eastAsia="en-US"/>
        </w:rPr>
        <w:t>36</w:t>
      </w:r>
      <w:r>
        <w:rPr>
          <w:lang w:eastAsia="en-US"/>
        </w:rPr>
        <w:t>]</w:t>
      </w:r>
    </w:p>
    <w:p w14:paraId="3AFAB6B9" w14:textId="5FF4EFB3" w:rsidR="00D444E0" w:rsidRDefault="00AF6D82" w:rsidP="00B76D98">
      <w:pPr>
        <w:rPr>
          <w:lang w:eastAsia="en-US"/>
        </w:rPr>
      </w:pPr>
      <w:r>
        <w:t>F</w:t>
      </w:r>
      <w:r w:rsidRPr="008C387B">
        <w:t xml:space="preserve">ig </w:t>
      </w:r>
      <w:r>
        <w:rPr>
          <w:lang w:eastAsia="en-US"/>
        </w:rPr>
        <w:t>3.9: Support Vector Machine classifier design [</w:t>
      </w:r>
      <w:r w:rsidR="00567DA3">
        <w:rPr>
          <w:lang w:eastAsia="en-US"/>
        </w:rPr>
        <w:t>37</w:t>
      </w:r>
      <w:r>
        <w:rPr>
          <w:lang w:eastAsia="en-US"/>
        </w:rPr>
        <w:t>]</w:t>
      </w:r>
    </w:p>
    <w:p w14:paraId="24B32F9D" w14:textId="1CE3B2F1" w:rsidR="00D444E0" w:rsidRDefault="00D444E0" w:rsidP="00B76D98">
      <w:pPr>
        <w:rPr>
          <w:lang w:eastAsia="en-US"/>
        </w:rPr>
      </w:pPr>
      <w:r>
        <w:t>F</w:t>
      </w:r>
      <w:r w:rsidRPr="008C387B">
        <w:t xml:space="preserve">ig </w:t>
      </w:r>
      <w:r>
        <w:rPr>
          <w:lang w:eastAsia="en-US"/>
        </w:rPr>
        <w:t>4.1: Dataflow diagram for pre-processing stage</w:t>
      </w:r>
    </w:p>
    <w:p w14:paraId="663A43B2" w14:textId="532E5FA2" w:rsidR="00D444E0" w:rsidRDefault="00D444E0" w:rsidP="00B76D98">
      <w:pPr>
        <w:rPr>
          <w:lang w:val="en-US" w:eastAsia="en-US"/>
        </w:rPr>
      </w:pPr>
      <w:r>
        <w:t>F</w:t>
      </w:r>
      <w:r w:rsidRPr="008C387B">
        <w:t xml:space="preserve">ig </w:t>
      </w:r>
      <w:r w:rsidRPr="00785403">
        <w:rPr>
          <w:lang w:val="en-US" w:eastAsia="en-US"/>
        </w:rPr>
        <w:t>4.</w:t>
      </w:r>
      <w:r>
        <w:rPr>
          <w:lang w:val="en-US" w:eastAsia="en-US"/>
        </w:rPr>
        <w:t>2</w:t>
      </w:r>
      <w:r w:rsidRPr="00785403">
        <w:rPr>
          <w:lang w:val="en-US" w:eastAsia="en-US"/>
        </w:rPr>
        <w:t>: Declaration of a segmentation function using unsorted square root of n with segment</w:t>
      </w:r>
    </w:p>
    <w:p w14:paraId="0A9756C8" w14:textId="77777777" w:rsidR="00D444E0" w:rsidRDefault="00D444E0" w:rsidP="00B76D98">
      <w:pPr>
        <w:rPr>
          <w:lang w:val="en-US" w:eastAsia="en-US"/>
        </w:rPr>
      </w:pPr>
      <w:r w:rsidRPr="00785403">
        <w:rPr>
          <w:lang w:val="en-US" w:eastAsia="en-US"/>
        </w:rPr>
        <w:t>count = 40</w:t>
      </w:r>
    </w:p>
    <w:p w14:paraId="38CC2B60" w14:textId="6B030006" w:rsidR="00D444E0" w:rsidRDefault="00D444E0" w:rsidP="00B76D98">
      <w:pPr>
        <w:rPr>
          <w:lang w:val="en-US"/>
        </w:rPr>
      </w:pPr>
      <w:r>
        <w:t>F</w:t>
      </w:r>
      <w:r w:rsidRPr="008C387B">
        <w:t xml:space="preserve">ig </w:t>
      </w:r>
      <w:r w:rsidRPr="00577ED0">
        <w:rPr>
          <w:lang w:val="en-US"/>
        </w:rPr>
        <w:t>4.</w:t>
      </w:r>
      <w:r>
        <w:rPr>
          <w:lang w:val="en-US"/>
        </w:rPr>
        <w:t>3</w:t>
      </w:r>
      <w:r w:rsidRPr="00577ED0">
        <w:rPr>
          <w:lang w:val="en-US"/>
        </w:rPr>
        <w:t>: Example of sorted max segmentation</w:t>
      </w:r>
    </w:p>
    <w:p w14:paraId="72F2233B" w14:textId="406B4020" w:rsidR="00D444E0" w:rsidRDefault="00907979" w:rsidP="00B76D98">
      <w:pPr>
        <w:rPr>
          <w:lang w:eastAsia="en-US"/>
        </w:rPr>
      </w:pPr>
      <w:r>
        <w:t>F</w:t>
      </w:r>
      <w:r w:rsidRPr="008C387B">
        <w:t xml:space="preserve">ig </w:t>
      </w:r>
      <w:r w:rsidR="00D444E0">
        <w:rPr>
          <w:lang w:eastAsia="en-US"/>
        </w:rPr>
        <w:t>4.4: Implementation of runFFModel method in the MLP class</w:t>
      </w:r>
    </w:p>
    <w:p w14:paraId="18843CDE" w14:textId="78170AFB" w:rsidR="00D444E0" w:rsidRDefault="00907979" w:rsidP="00B76D98">
      <w:pPr>
        <w:rPr>
          <w:lang w:eastAsia="en-US"/>
        </w:rPr>
      </w:pPr>
      <w:r>
        <w:t>F</w:t>
      </w:r>
      <w:r w:rsidRPr="008C387B">
        <w:t xml:space="preserve">ig </w:t>
      </w:r>
      <w:r w:rsidR="00D444E0">
        <w:rPr>
          <w:lang w:eastAsia="en-US"/>
        </w:rPr>
        <w:t>4.5: Implementation of backPropagate method in the MLP class</w:t>
      </w:r>
    </w:p>
    <w:p w14:paraId="41A00A0E" w14:textId="11EAF2DD" w:rsidR="00D444E0" w:rsidRDefault="00907979" w:rsidP="00B76D98">
      <w:pPr>
        <w:rPr>
          <w:lang w:eastAsia="en-US"/>
        </w:rPr>
      </w:pPr>
      <w:r>
        <w:t>F</w:t>
      </w:r>
      <w:r w:rsidRPr="008C387B">
        <w:t xml:space="preserve">ig </w:t>
      </w:r>
      <w:r w:rsidR="00D444E0">
        <w:rPr>
          <w:lang w:eastAsia="en-US"/>
        </w:rPr>
        <w:t>4.6: The implementation of the cross-validation function on the Gaussian NB classifier</w:t>
      </w:r>
    </w:p>
    <w:p w14:paraId="6579B159" w14:textId="5AD1C6B4" w:rsidR="00D444E0" w:rsidRDefault="00907979" w:rsidP="00B76D98">
      <w:pPr>
        <w:rPr>
          <w:lang w:eastAsia="en-US"/>
        </w:rPr>
      </w:pPr>
      <w:r>
        <w:t>F</w:t>
      </w:r>
      <w:r w:rsidRPr="008C387B">
        <w:t xml:space="preserve">ig </w:t>
      </w:r>
      <w:r w:rsidR="00D444E0">
        <w:rPr>
          <w:lang w:eastAsia="en-US"/>
        </w:rPr>
        <w:t>4.7: The methods to make predictions and carry out classification</w:t>
      </w:r>
    </w:p>
    <w:p w14:paraId="29DD0AFE" w14:textId="497149BA" w:rsidR="00D444E0" w:rsidRDefault="00907979" w:rsidP="00B76D98">
      <w:pPr>
        <w:rPr>
          <w:lang w:eastAsia="en-US"/>
        </w:rPr>
      </w:pPr>
      <w:r>
        <w:t>F</w:t>
      </w:r>
      <w:r w:rsidRPr="008C387B">
        <w:t xml:space="preserve">ig </w:t>
      </w:r>
      <w:r w:rsidR="00D444E0">
        <w:rPr>
          <w:lang w:eastAsia="en-US"/>
        </w:rPr>
        <w:t>5.1: Graph showing changes between TA and VA from text-based deep learning models</w:t>
      </w:r>
    </w:p>
    <w:p w14:paraId="0A3F5579" w14:textId="482F5413" w:rsidR="00D444E0" w:rsidRDefault="00907979" w:rsidP="00B76D98">
      <w:r>
        <w:t>F</w:t>
      </w:r>
      <w:r w:rsidRPr="008C387B">
        <w:t xml:space="preserve">ig </w:t>
      </w:r>
      <w:r w:rsidR="00D444E0">
        <w:rPr>
          <w:lang w:eastAsia="en-US"/>
        </w:rPr>
        <w:t xml:space="preserve">5.2: Graph showing changes between TA and VA from tree-based deep learning models and unhashing </w:t>
      </w:r>
    </w:p>
    <w:p w14:paraId="1AE4F481" w14:textId="1D69F400" w:rsidR="00F67766" w:rsidRPr="00240F2B" w:rsidRDefault="00F67766" w:rsidP="00B76D98"/>
    <w:p w14:paraId="0E2DBC1F" w14:textId="62CA3BD9" w:rsidR="00E14106" w:rsidRPr="00240F2B" w:rsidRDefault="00E14106" w:rsidP="0084164B">
      <w:pPr>
        <w:pStyle w:val="Titre1"/>
      </w:pPr>
      <w:bookmarkStart w:id="24" w:name="_Toc201479934"/>
      <w:bookmarkStart w:id="25" w:name="_Toc209836616"/>
      <w:bookmarkStart w:id="26" w:name="_Toc209836842"/>
      <w:bookmarkStart w:id="27" w:name="_Toc209873179"/>
      <w:bookmarkStart w:id="28" w:name="_Toc20500399"/>
      <w:bookmarkStart w:id="29" w:name="_Toc109318823"/>
      <w:r w:rsidRPr="00240F2B">
        <w:lastRenderedPageBreak/>
        <w:t>Introduction</w:t>
      </w:r>
      <w:bookmarkEnd w:id="24"/>
      <w:bookmarkEnd w:id="25"/>
      <w:bookmarkEnd w:id="26"/>
      <w:bookmarkEnd w:id="27"/>
      <w:bookmarkEnd w:id="28"/>
      <w:bookmarkEnd w:id="29"/>
    </w:p>
    <w:p w14:paraId="67A11924" w14:textId="0E473DDE" w:rsidR="009B242B" w:rsidRPr="00240F2B" w:rsidRDefault="009B242B">
      <w:pPr>
        <w:pStyle w:val="Titre2"/>
      </w:pPr>
      <w:bookmarkStart w:id="30" w:name="_Toc109318824"/>
      <w:r w:rsidRPr="00240F2B">
        <w:t>Project Overview</w:t>
      </w:r>
      <w:bookmarkEnd w:id="30"/>
    </w:p>
    <w:p w14:paraId="520E3B17" w14:textId="3EA083A2" w:rsidR="009B242B" w:rsidRPr="00240F2B" w:rsidRDefault="00052E22" w:rsidP="00B76D98">
      <w:pPr>
        <w:rPr>
          <w:lang w:eastAsia="en-GB"/>
        </w:rPr>
      </w:pPr>
      <w:r w:rsidRPr="00240F2B">
        <w:rPr>
          <w:lang w:eastAsia="en-GB"/>
        </w:rPr>
        <w:t xml:space="preserve">This project is concerned with Programming Language Understanding </w:t>
      </w:r>
      <w:r w:rsidR="007C3BDC" w:rsidRPr="00240F2B">
        <w:rPr>
          <w:lang w:eastAsia="en-GB"/>
        </w:rPr>
        <w:t xml:space="preserve">(PLU) </w:t>
      </w:r>
      <w:r w:rsidR="000F250F">
        <w:rPr>
          <w:lang w:eastAsia="en-GB"/>
        </w:rPr>
        <w:t xml:space="preserve">using deep learning (DL) </w:t>
      </w:r>
      <w:r w:rsidR="00277728">
        <w:rPr>
          <w:lang w:eastAsia="en-GB"/>
        </w:rPr>
        <w:t xml:space="preserve">and machine learning </w:t>
      </w:r>
      <w:r w:rsidR="000F250F">
        <w:rPr>
          <w:lang w:eastAsia="en-GB"/>
        </w:rPr>
        <w:t>techniques</w:t>
      </w:r>
      <w:r w:rsidRPr="00240F2B">
        <w:rPr>
          <w:lang w:eastAsia="en-GB"/>
        </w:rPr>
        <w:t xml:space="preserve">. </w:t>
      </w:r>
      <w:ins w:id="31" w:author="fikayo akeredolu" w:date="2022-07-21T19:40:00Z">
        <w:del w:id="32" w:author="Olubusayo Akeredolu" w:date="2022-07-30T16:44:00Z">
          <w:r w:rsidR="008A7245" w:rsidDel="00412797">
            <w:rPr>
              <w:lang w:eastAsia="en-GB"/>
            </w:rPr>
            <w:delText xml:space="preserve">For this project, </w:delText>
          </w:r>
        </w:del>
      </w:ins>
      <w:r w:rsidR="007C3BDC" w:rsidRPr="00240F2B">
        <w:rPr>
          <w:lang w:eastAsia="en-GB"/>
        </w:rPr>
        <w:t xml:space="preserve">PLU is a </w:t>
      </w:r>
      <w:r w:rsidR="009E5AAE">
        <w:rPr>
          <w:lang w:eastAsia="en-GB"/>
        </w:rPr>
        <w:t>field</w:t>
      </w:r>
      <w:r w:rsidR="007C3BDC" w:rsidRPr="00240F2B">
        <w:rPr>
          <w:lang w:eastAsia="en-GB"/>
        </w:rPr>
        <w:t xml:space="preserve"> of </w:t>
      </w:r>
      <w:r w:rsidR="009E5AAE">
        <w:rPr>
          <w:lang w:eastAsia="en-GB"/>
        </w:rPr>
        <w:t>DL</w:t>
      </w:r>
      <w:r w:rsidR="007C3BDC" w:rsidRPr="00240F2B">
        <w:rPr>
          <w:lang w:eastAsia="en-GB"/>
        </w:rPr>
        <w:t xml:space="preserve"> that </w:t>
      </w:r>
      <w:r w:rsidR="004D03FD" w:rsidRPr="00240F2B">
        <w:rPr>
          <w:lang w:eastAsia="en-GB"/>
        </w:rPr>
        <w:t xml:space="preserve">aims to </w:t>
      </w:r>
      <w:ins w:id="33" w:author="fikayo akeredolu" w:date="2022-07-21T19:39:00Z">
        <w:r w:rsidR="008A7245">
          <w:rPr>
            <w:lang w:eastAsia="en-GB"/>
          </w:rPr>
          <w:t>use</w:t>
        </w:r>
      </w:ins>
      <w:del w:id="34" w:author="fikayo akeredolu" w:date="2022-07-21T19:39:00Z">
        <w:r w:rsidR="004D03FD" w:rsidRPr="00240F2B" w:rsidDel="008A7245">
          <w:rPr>
            <w:lang w:eastAsia="en-GB"/>
          </w:rPr>
          <w:delText>make use of</w:delText>
        </w:r>
      </w:del>
      <w:r w:rsidR="004D03FD" w:rsidRPr="00240F2B">
        <w:rPr>
          <w:lang w:eastAsia="en-GB"/>
        </w:rPr>
        <w:t xml:space="preserve"> various deep learning techniques to train </w:t>
      </w:r>
      <w:r w:rsidR="000F250F">
        <w:rPr>
          <w:lang w:eastAsia="en-GB"/>
        </w:rPr>
        <w:t>neural networks (</w:t>
      </w:r>
      <w:r w:rsidR="00CB22A5" w:rsidRPr="00240F2B">
        <w:rPr>
          <w:lang w:eastAsia="en-GB"/>
        </w:rPr>
        <w:t>NNs</w:t>
      </w:r>
      <w:r w:rsidR="000F250F">
        <w:rPr>
          <w:lang w:eastAsia="en-GB"/>
        </w:rPr>
        <w:t xml:space="preserve">) </w:t>
      </w:r>
      <w:r w:rsidR="004D03FD" w:rsidRPr="00240F2B">
        <w:rPr>
          <w:lang w:eastAsia="en-GB"/>
        </w:rPr>
        <w:t>to understand programs</w:t>
      </w:r>
      <w:del w:id="35" w:author="fikayo akeredolu" w:date="2022-07-21T20:38:00Z">
        <w:r w:rsidR="004D03FD" w:rsidRPr="00240F2B" w:rsidDel="00987E14">
          <w:rPr>
            <w:lang w:eastAsia="en-GB"/>
          </w:rPr>
          <w:delText>, also</w:delText>
        </w:r>
      </w:del>
      <w:r w:rsidR="004D03FD" w:rsidRPr="00240F2B">
        <w:rPr>
          <w:lang w:eastAsia="en-GB"/>
        </w:rPr>
        <w:t xml:space="preserve"> </w:t>
      </w:r>
      <w:ins w:id="36" w:author="fikayo akeredolu" w:date="2022-07-21T20:38:00Z">
        <w:r w:rsidR="00987E14">
          <w:rPr>
            <w:lang w:eastAsia="en-GB"/>
          </w:rPr>
          <w:t>called</w:t>
        </w:r>
      </w:ins>
      <w:del w:id="37" w:author="fikayo akeredolu" w:date="2022-07-21T20:38:00Z">
        <w:r w:rsidR="004D03FD" w:rsidRPr="00240F2B" w:rsidDel="00987E14">
          <w:rPr>
            <w:lang w:eastAsia="en-GB"/>
          </w:rPr>
          <w:delText>referred to as</w:delText>
        </w:r>
      </w:del>
      <w:r w:rsidR="004D03FD" w:rsidRPr="00240F2B">
        <w:rPr>
          <w:lang w:eastAsia="en-GB"/>
        </w:rPr>
        <w:t xml:space="preserve"> source code</w:t>
      </w:r>
      <w:del w:id="38" w:author="fikayo akeredolu" w:date="2022-07-21T19:40:00Z">
        <w:r w:rsidR="00344358" w:rsidDel="008A7245">
          <w:rPr>
            <w:lang w:eastAsia="en-GB"/>
          </w:rPr>
          <w:delText xml:space="preserve"> </w:delText>
        </w:r>
        <w:r w:rsidR="004D03FD" w:rsidRPr="00240F2B" w:rsidDel="008A7245">
          <w:rPr>
            <w:lang w:eastAsia="en-GB"/>
          </w:rPr>
          <w:delText xml:space="preserve">for </w:delText>
        </w:r>
      </w:del>
      <w:del w:id="39" w:author="fikayo akeredolu" w:date="2022-07-21T19:39:00Z">
        <w:r w:rsidR="004D03FD" w:rsidRPr="00240F2B" w:rsidDel="008A7245">
          <w:rPr>
            <w:lang w:eastAsia="en-GB"/>
          </w:rPr>
          <w:delText xml:space="preserve">the purpose of </w:delText>
        </w:r>
      </w:del>
      <w:del w:id="40" w:author="fikayo akeredolu" w:date="2022-07-21T19:40:00Z">
        <w:r w:rsidR="004D03FD" w:rsidRPr="00240F2B" w:rsidDel="008A7245">
          <w:rPr>
            <w:lang w:eastAsia="en-GB"/>
          </w:rPr>
          <w:delText>this project</w:delText>
        </w:r>
      </w:del>
      <w:r w:rsidR="004D03FD" w:rsidRPr="00240F2B">
        <w:rPr>
          <w:lang w:eastAsia="en-GB"/>
        </w:rPr>
        <w:t>.</w:t>
      </w:r>
      <w:r w:rsidR="004C3A93" w:rsidRPr="00240F2B">
        <w:rPr>
          <w:lang w:eastAsia="en-GB"/>
        </w:rPr>
        <w:t xml:space="preserve"> </w:t>
      </w:r>
    </w:p>
    <w:p w14:paraId="715E83A9" w14:textId="51EDE44D" w:rsidR="004C3A93" w:rsidRPr="00240F2B" w:rsidRDefault="004C3A93" w:rsidP="00B76D98">
      <w:pPr>
        <w:rPr>
          <w:lang w:eastAsia="en-GB"/>
        </w:rPr>
      </w:pPr>
    </w:p>
    <w:p w14:paraId="47F5CF9C" w14:textId="4DFEE607" w:rsidR="00EC00F2" w:rsidRPr="00240F2B" w:rsidRDefault="004C3A93" w:rsidP="00B76D98">
      <w:pPr>
        <w:rPr>
          <w:lang w:eastAsia="en-GB"/>
        </w:rPr>
      </w:pPr>
      <w:r w:rsidRPr="00240F2B">
        <w:rPr>
          <w:lang w:eastAsia="en-GB"/>
        </w:rPr>
        <w:t xml:space="preserve">PLU, while relatively new, is </w:t>
      </w:r>
      <w:ins w:id="41" w:author="fikayo akeredolu" w:date="2022-07-21T19:40:00Z">
        <w:r w:rsidR="008A7245">
          <w:rPr>
            <w:lang w:eastAsia="en-GB"/>
          </w:rPr>
          <w:t>a significant</w:t>
        </w:r>
      </w:ins>
      <w:del w:id="42" w:author="fikayo akeredolu" w:date="2022-07-21T19:40:00Z">
        <w:r w:rsidRPr="00240F2B" w:rsidDel="008A7245">
          <w:rPr>
            <w:lang w:eastAsia="en-GB"/>
          </w:rPr>
          <w:delText>a very important</w:delText>
        </w:r>
      </w:del>
      <w:r w:rsidRPr="00240F2B">
        <w:rPr>
          <w:lang w:eastAsia="en-GB"/>
        </w:rPr>
        <w:t xml:space="preserve"> </w:t>
      </w:r>
      <w:r w:rsidR="009E5AAE">
        <w:rPr>
          <w:lang w:eastAsia="en-GB"/>
        </w:rPr>
        <w:t>field</w:t>
      </w:r>
      <w:r w:rsidRPr="00240F2B">
        <w:rPr>
          <w:lang w:eastAsia="en-GB"/>
        </w:rPr>
        <w:t xml:space="preserve"> of Artificial Intelligence (AI) and Machine Learning (ML)</w:t>
      </w:r>
      <w:r w:rsidR="00BC7BDE">
        <w:rPr>
          <w:lang w:eastAsia="en-GB"/>
        </w:rPr>
        <w:t xml:space="preserve">. This is </w:t>
      </w:r>
      <w:r w:rsidRPr="00240F2B">
        <w:rPr>
          <w:lang w:eastAsia="en-GB"/>
        </w:rPr>
        <w:t xml:space="preserve">because </w:t>
      </w:r>
      <w:r w:rsidR="004F0238" w:rsidRPr="00240F2B">
        <w:rPr>
          <w:lang w:eastAsia="en-GB"/>
        </w:rPr>
        <w:t xml:space="preserve">it deals with one specific way in which </w:t>
      </w:r>
      <w:r w:rsidR="00CB22A5" w:rsidRPr="00240F2B">
        <w:rPr>
          <w:lang w:eastAsia="en-GB"/>
        </w:rPr>
        <w:t xml:space="preserve">NNs </w:t>
      </w:r>
      <w:r w:rsidR="004F0238" w:rsidRPr="00240F2B">
        <w:rPr>
          <w:lang w:eastAsia="en-GB"/>
        </w:rPr>
        <w:t xml:space="preserve">are yet to catch up with humans (or programmers and software developers, in this case); </w:t>
      </w:r>
      <w:r w:rsidR="004D0447" w:rsidRPr="00240F2B">
        <w:rPr>
          <w:lang w:eastAsia="en-GB"/>
        </w:rPr>
        <w:t>they are unable to tell the difference between normal human language text</w:t>
      </w:r>
      <w:r w:rsidR="003241F4" w:rsidRPr="00240F2B">
        <w:rPr>
          <w:lang w:eastAsia="en-GB"/>
        </w:rPr>
        <w:t xml:space="preserve"> (HLT)</w:t>
      </w:r>
      <w:r w:rsidR="004D0447" w:rsidRPr="00240F2B">
        <w:rPr>
          <w:lang w:eastAsia="en-GB"/>
        </w:rPr>
        <w:t xml:space="preserve"> and source code</w:t>
      </w:r>
      <w:r w:rsidR="00D61B5B" w:rsidRPr="00240F2B">
        <w:rPr>
          <w:lang w:eastAsia="en-GB"/>
        </w:rPr>
        <w:t xml:space="preserve">, regardless of the programming language. For example, take a scenario where a </w:t>
      </w:r>
      <w:r w:rsidR="00144E75" w:rsidRPr="00240F2B">
        <w:rPr>
          <w:lang w:eastAsia="en-GB"/>
        </w:rPr>
        <w:t xml:space="preserve">text processing </w:t>
      </w:r>
      <w:r w:rsidR="00CB22A5" w:rsidRPr="00240F2B">
        <w:rPr>
          <w:lang w:eastAsia="en-GB"/>
        </w:rPr>
        <w:t xml:space="preserve">NN </w:t>
      </w:r>
      <w:r w:rsidR="00D61B5B" w:rsidRPr="00240F2B">
        <w:rPr>
          <w:lang w:eastAsia="en-GB"/>
        </w:rPr>
        <w:t xml:space="preserve">is </w:t>
      </w:r>
      <w:r w:rsidR="00144E75" w:rsidRPr="00240F2B">
        <w:rPr>
          <w:lang w:eastAsia="en-GB"/>
        </w:rPr>
        <w:t>built</w:t>
      </w:r>
      <w:r w:rsidR="00D61B5B" w:rsidRPr="00240F2B">
        <w:rPr>
          <w:lang w:eastAsia="en-GB"/>
        </w:rPr>
        <w:t xml:space="preserve"> using source cod</w:t>
      </w:r>
      <w:r w:rsidR="00144E75" w:rsidRPr="00240F2B">
        <w:rPr>
          <w:lang w:eastAsia="en-GB"/>
        </w:rPr>
        <w:t>e as its training data</w:t>
      </w:r>
      <w:r w:rsidR="00D61B5B" w:rsidRPr="00240F2B">
        <w:rPr>
          <w:lang w:eastAsia="en-GB"/>
        </w:rPr>
        <w:t>.</w:t>
      </w:r>
      <w:r w:rsidR="00144E75" w:rsidRPr="00240F2B">
        <w:rPr>
          <w:lang w:eastAsia="en-GB"/>
        </w:rPr>
        <w:t xml:space="preserve"> This </w:t>
      </w:r>
      <w:r w:rsidR="00A07F3A" w:rsidRPr="00240F2B">
        <w:rPr>
          <w:lang w:eastAsia="en-GB"/>
        </w:rPr>
        <w:t>text-based</w:t>
      </w:r>
      <w:r w:rsidR="00144E75" w:rsidRPr="00240F2B">
        <w:rPr>
          <w:lang w:eastAsia="en-GB"/>
        </w:rPr>
        <w:t xml:space="preserve"> model will treat the input </w:t>
      </w:r>
      <w:del w:id="43" w:author="fikayo akeredolu" w:date="2022-07-21T19:40:00Z">
        <w:r w:rsidR="00144E75" w:rsidRPr="00240F2B" w:rsidDel="00B42F1D">
          <w:rPr>
            <w:lang w:eastAsia="en-GB"/>
          </w:rPr>
          <w:delText xml:space="preserve">in </w:delText>
        </w:r>
      </w:del>
      <w:r w:rsidR="00144E75" w:rsidRPr="00240F2B">
        <w:rPr>
          <w:lang w:eastAsia="en-GB"/>
        </w:rPr>
        <w:t xml:space="preserve">the same way </w:t>
      </w:r>
      <w:del w:id="44" w:author="fikayo akeredolu" w:date="2022-07-21T19:41:00Z">
        <w:r w:rsidR="00144E75" w:rsidRPr="00240F2B" w:rsidDel="00B42F1D">
          <w:rPr>
            <w:lang w:eastAsia="en-GB"/>
          </w:rPr>
          <w:delText xml:space="preserve">it would </w:delText>
        </w:r>
      </w:del>
      <w:r w:rsidR="00474C21" w:rsidRPr="00240F2B">
        <w:rPr>
          <w:lang w:eastAsia="en-GB"/>
        </w:rPr>
        <w:t>an extract from a novel or a piece of text</w:t>
      </w:r>
      <w:ins w:id="45" w:author="fikayo akeredolu" w:date="2022-07-21T19:41:00Z">
        <w:r w:rsidR="00B42F1D">
          <w:rPr>
            <w:lang w:eastAsia="en-GB"/>
          </w:rPr>
          <w:t xml:space="preserve"> would</w:t>
        </w:r>
      </w:ins>
      <w:r w:rsidR="00474C21" w:rsidRPr="00240F2B">
        <w:rPr>
          <w:lang w:eastAsia="en-GB"/>
        </w:rPr>
        <w:t xml:space="preserve">. </w:t>
      </w:r>
      <w:ins w:id="46" w:author="fikayo akeredolu" w:date="2022-07-21T19:41:00Z">
        <w:r w:rsidR="00B42F1D">
          <w:rPr>
            <w:lang w:eastAsia="en-GB"/>
          </w:rPr>
          <w:t>Unfortunately, this</w:t>
        </w:r>
      </w:ins>
      <w:del w:id="47" w:author="fikayo akeredolu" w:date="2022-07-21T19:41:00Z">
        <w:r w:rsidR="00A07F3A" w:rsidRPr="00240F2B" w:rsidDel="00B42F1D">
          <w:rPr>
            <w:lang w:eastAsia="en-GB"/>
          </w:rPr>
          <w:delText>This</w:delText>
        </w:r>
      </w:del>
      <w:r w:rsidR="003241F4" w:rsidRPr="00240F2B">
        <w:rPr>
          <w:lang w:eastAsia="en-GB"/>
        </w:rPr>
        <w:t xml:space="preserve"> treatment of source code in the same way as text will </w:t>
      </w:r>
      <w:r w:rsidR="004F4D44">
        <w:rPr>
          <w:lang w:eastAsia="en-GB"/>
        </w:rPr>
        <w:t>result</w:t>
      </w:r>
      <w:r w:rsidR="003241F4" w:rsidRPr="00240F2B">
        <w:rPr>
          <w:lang w:eastAsia="en-GB"/>
        </w:rPr>
        <w:t xml:space="preserve"> </w:t>
      </w:r>
      <w:r w:rsidR="004F4D44">
        <w:rPr>
          <w:lang w:eastAsia="en-GB"/>
        </w:rPr>
        <w:t>in</w:t>
      </w:r>
      <w:r w:rsidR="003241F4" w:rsidRPr="00240F2B">
        <w:rPr>
          <w:lang w:eastAsia="en-GB"/>
        </w:rPr>
        <w:t xml:space="preserve"> loss of critical </w:t>
      </w:r>
      <w:r w:rsidR="004F4D44">
        <w:rPr>
          <w:lang w:eastAsia="en-GB"/>
        </w:rPr>
        <w:t>data</w:t>
      </w:r>
      <w:r w:rsidR="003241F4" w:rsidRPr="00240F2B">
        <w:rPr>
          <w:lang w:eastAsia="en-GB"/>
        </w:rPr>
        <w:t xml:space="preserve"> due to </w:t>
      </w:r>
      <w:r w:rsidR="004F4D44">
        <w:rPr>
          <w:lang w:eastAsia="en-GB"/>
        </w:rPr>
        <w:t>all the</w:t>
      </w:r>
      <w:r w:rsidR="003241F4" w:rsidRPr="00240F2B">
        <w:rPr>
          <w:lang w:eastAsia="en-GB"/>
        </w:rPr>
        <w:t xml:space="preserve"> differences between HLT and source code. </w:t>
      </w:r>
    </w:p>
    <w:p w14:paraId="43B22103" w14:textId="77777777" w:rsidR="00EC00F2" w:rsidRPr="00240F2B" w:rsidRDefault="00EC00F2" w:rsidP="00B76D98">
      <w:pPr>
        <w:rPr>
          <w:lang w:eastAsia="en-GB"/>
        </w:rPr>
      </w:pPr>
    </w:p>
    <w:p w14:paraId="39045DAC" w14:textId="759C7986" w:rsidR="00182E3F" w:rsidRPr="00240F2B" w:rsidRDefault="00EC00F2" w:rsidP="00B76D98">
      <w:pPr>
        <w:rPr>
          <w:lang w:eastAsia="en-GB"/>
        </w:rPr>
      </w:pPr>
      <w:r w:rsidRPr="00240F2B">
        <w:rPr>
          <w:lang w:eastAsia="en-GB"/>
        </w:rPr>
        <w:t>One of these differences, and the most important</w:t>
      </w:r>
      <w:r w:rsidR="001C06A4" w:rsidRPr="00240F2B">
        <w:rPr>
          <w:lang w:eastAsia="en-GB"/>
        </w:rPr>
        <w:t xml:space="preserve"> of them all</w:t>
      </w:r>
      <w:r w:rsidRPr="00240F2B">
        <w:rPr>
          <w:lang w:eastAsia="en-GB"/>
        </w:rPr>
        <w:t xml:space="preserve">, is that every human language has a finite grammar – </w:t>
      </w:r>
      <w:r w:rsidR="00297DCC">
        <w:rPr>
          <w:lang w:eastAsia="en-GB"/>
        </w:rPr>
        <w:t xml:space="preserve">every single </w:t>
      </w:r>
      <w:r w:rsidRPr="00240F2B">
        <w:rPr>
          <w:lang w:eastAsia="en-GB"/>
        </w:rPr>
        <w:t>word available for use in</w:t>
      </w:r>
      <w:r w:rsidR="00297DCC">
        <w:rPr>
          <w:lang w:eastAsia="en-GB"/>
        </w:rPr>
        <w:t xml:space="preserve"> it</w:t>
      </w:r>
      <w:r w:rsidRPr="00240F2B">
        <w:rPr>
          <w:lang w:eastAsia="en-GB"/>
        </w:rPr>
        <w:t xml:space="preserve">. </w:t>
      </w:r>
      <w:ins w:id="48" w:author="fikayo akeredolu" w:date="2022-07-21T19:41:00Z">
        <w:r w:rsidR="00B42F1D">
          <w:rPr>
            <w:lang w:eastAsia="en-GB"/>
          </w:rPr>
          <w:t>On</w:t>
        </w:r>
      </w:ins>
      <w:del w:id="49" w:author="fikayo akeredolu" w:date="2022-07-21T19:41:00Z">
        <w:r w:rsidR="007459F0" w:rsidRPr="00240F2B" w:rsidDel="00B42F1D">
          <w:rPr>
            <w:lang w:eastAsia="en-GB"/>
          </w:rPr>
          <w:delText>Source code on</w:delText>
        </w:r>
      </w:del>
      <w:r w:rsidR="007459F0" w:rsidRPr="00240F2B">
        <w:rPr>
          <w:lang w:eastAsia="en-GB"/>
        </w:rPr>
        <w:t xml:space="preserve"> the other hand, </w:t>
      </w:r>
      <w:ins w:id="50" w:author="fikayo akeredolu" w:date="2022-07-21T19:41:00Z">
        <w:r w:rsidR="00B42F1D">
          <w:rPr>
            <w:lang w:eastAsia="en-GB"/>
          </w:rPr>
          <w:t xml:space="preserve">the source code </w:t>
        </w:r>
      </w:ins>
      <w:r w:rsidR="007459F0" w:rsidRPr="00240F2B">
        <w:rPr>
          <w:lang w:eastAsia="en-GB"/>
        </w:rPr>
        <w:t xml:space="preserve">is unlimited in its grammar because the names of </w:t>
      </w:r>
      <w:r w:rsidR="001C06A4" w:rsidRPr="00240F2B">
        <w:rPr>
          <w:lang w:eastAsia="en-GB"/>
        </w:rPr>
        <w:t xml:space="preserve">the elements in the program are entirely up to the programmer. </w:t>
      </w:r>
    </w:p>
    <w:p w14:paraId="1308D190" w14:textId="77777777" w:rsidR="00182E3F" w:rsidRPr="00240F2B" w:rsidRDefault="00182E3F" w:rsidP="00B76D98">
      <w:pPr>
        <w:rPr>
          <w:lang w:eastAsia="en-GB"/>
        </w:rPr>
      </w:pPr>
    </w:p>
    <w:p w14:paraId="717FCFE9" w14:textId="7D4F9004" w:rsidR="00182E3F" w:rsidRPr="00240F2B" w:rsidRDefault="00182E3F" w:rsidP="00B76D98">
      <w:pPr>
        <w:rPr>
          <w:lang w:eastAsia="en-GB"/>
        </w:rPr>
      </w:pPr>
      <w:r w:rsidRPr="00240F2B">
        <w:rPr>
          <w:lang w:eastAsia="en-GB"/>
        </w:rPr>
        <w:t xml:space="preserve">Another </w:t>
      </w:r>
      <w:ins w:id="51" w:author="fikayo akeredolu" w:date="2022-07-21T19:42:00Z">
        <w:r w:rsidR="00B42F1D">
          <w:rPr>
            <w:lang w:eastAsia="en-GB"/>
          </w:rPr>
          <w:t>critical</w:t>
        </w:r>
      </w:ins>
      <w:del w:id="52" w:author="fikayo akeredolu" w:date="2022-07-21T19:42:00Z">
        <w:r w:rsidRPr="00240F2B" w:rsidDel="00B42F1D">
          <w:rPr>
            <w:lang w:eastAsia="en-GB"/>
          </w:rPr>
          <w:delText>important</w:delText>
        </w:r>
      </w:del>
      <w:r w:rsidRPr="00240F2B">
        <w:rPr>
          <w:lang w:eastAsia="en-GB"/>
        </w:rPr>
        <w:t xml:space="preserve"> distinction between source code and HLT is that </w:t>
      </w:r>
      <w:r w:rsidR="002150FC" w:rsidRPr="00240F2B">
        <w:rPr>
          <w:lang w:eastAsia="en-GB"/>
        </w:rPr>
        <w:t xml:space="preserve">single sentences in HLT do not usually need </w:t>
      </w:r>
      <w:ins w:id="53" w:author="fikayo akeredolu" w:date="2022-07-21T19:42:00Z">
        <w:r w:rsidR="00B42F1D">
          <w:rPr>
            <w:lang w:eastAsia="en-GB"/>
          </w:rPr>
          <w:t>additional</w:t>
        </w:r>
      </w:ins>
      <w:del w:id="54" w:author="fikayo akeredolu" w:date="2022-07-21T19:42:00Z">
        <w:r w:rsidR="002150FC" w:rsidRPr="00240F2B" w:rsidDel="00B42F1D">
          <w:rPr>
            <w:lang w:eastAsia="en-GB"/>
          </w:rPr>
          <w:delText>extra</w:delText>
        </w:r>
      </w:del>
      <w:r w:rsidR="002150FC" w:rsidRPr="00240F2B">
        <w:rPr>
          <w:lang w:eastAsia="en-GB"/>
        </w:rPr>
        <w:t xml:space="preserve"> context to be understood. For example, the English language sentence “The </w:t>
      </w:r>
      <w:r w:rsidR="00D21228" w:rsidRPr="00240F2B">
        <w:rPr>
          <w:lang w:eastAsia="en-GB"/>
        </w:rPr>
        <w:t>woman</w:t>
      </w:r>
      <w:r w:rsidR="002150FC" w:rsidRPr="00240F2B">
        <w:rPr>
          <w:lang w:eastAsia="en-GB"/>
        </w:rPr>
        <w:t xml:space="preserve"> </w:t>
      </w:r>
      <w:r w:rsidR="00D21228" w:rsidRPr="00240F2B">
        <w:rPr>
          <w:lang w:eastAsia="en-GB"/>
        </w:rPr>
        <w:t>walked into the room</w:t>
      </w:r>
      <w:r w:rsidR="002150FC" w:rsidRPr="00240F2B">
        <w:rPr>
          <w:lang w:eastAsia="en-GB"/>
        </w:rPr>
        <w:t>”</w:t>
      </w:r>
      <w:r w:rsidR="00D21228" w:rsidRPr="00240F2B">
        <w:rPr>
          <w:lang w:eastAsia="en-GB"/>
        </w:rPr>
        <w:t xml:space="preserve"> </w:t>
      </w:r>
      <w:r w:rsidR="009B6790" w:rsidRPr="00240F2B">
        <w:rPr>
          <w:lang w:eastAsia="en-GB"/>
        </w:rPr>
        <w:t xml:space="preserve">follows the grammatical rules of the English language and </w:t>
      </w:r>
      <w:r w:rsidR="00D21228" w:rsidRPr="00240F2B">
        <w:rPr>
          <w:lang w:eastAsia="en-GB"/>
        </w:rPr>
        <w:t>can be understood entirely on its own.</w:t>
      </w:r>
      <w:r w:rsidR="009B6790" w:rsidRPr="00240F2B">
        <w:rPr>
          <w:lang w:eastAsia="en-GB"/>
        </w:rPr>
        <w:t xml:space="preserve"> Source code is not like this. </w:t>
      </w:r>
      <w:r w:rsidR="0031649B" w:rsidRPr="00240F2B">
        <w:rPr>
          <w:lang w:eastAsia="en-GB"/>
        </w:rPr>
        <w:t xml:space="preserve">An example of a </w:t>
      </w:r>
      <w:ins w:id="55" w:author="fikayo akeredolu" w:date="2022-07-21T20:39:00Z">
        <w:r w:rsidR="00987E14">
          <w:rPr>
            <w:lang w:eastAsia="en-GB"/>
          </w:rPr>
          <w:t>Python program line</w:t>
        </w:r>
      </w:ins>
      <w:del w:id="56" w:author="fikayo akeredolu" w:date="2022-07-21T20:39:00Z">
        <w:r w:rsidR="0031649B" w:rsidRPr="00240F2B" w:rsidDel="00987E14">
          <w:rPr>
            <w:lang w:eastAsia="en-GB"/>
          </w:rPr>
          <w:delText xml:space="preserve">line from a program written in </w:delText>
        </w:r>
      </w:del>
      <w:del w:id="57" w:author="fikayo akeredolu" w:date="2022-07-21T19:42:00Z">
        <w:r w:rsidR="0031649B" w:rsidRPr="00240F2B" w:rsidDel="00B42F1D">
          <w:rPr>
            <w:lang w:eastAsia="en-GB"/>
          </w:rPr>
          <w:delText xml:space="preserve">the </w:delText>
        </w:r>
      </w:del>
      <w:del w:id="58" w:author="fikayo akeredolu" w:date="2022-07-21T20:39:00Z">
        <w:r w:rsidR="006E2D90" w:rsidRPr="00240F2B" w:rsidDel="00987E14">
          <w:rPr>
            <w:lang w:eastAsia="en-GB"/>
          </w:rPr>
          <w:delText>Python</w:delText>
        </w:r>
      </w:del>
      <w:r w:rsidR="0031649B" w:rsidRPr="00240F2B">
        <w:rPr>
          <w:lang w:eastAsia="en-GB"/>
        </w:rPr>
        <w:t xml:space="preserve"> </w:t>
      </w:r>
      <w:del w:id="59" w:author="fikayo akeredolu" w:date="2022-07-21T19:42:00Z">
        <w:r w:rsidR="0031649B" w:rsidRPr="00240F2B" w:rsidDel="00B42F1D">
          <w:rPr>
            <w:lang w:eastAsia="en-GB"/>
          </w:rPr>
          <w:delText xml:space="preserve">programming language </w:delText>
        </w:r>
      </w:del>
      <w:r w:rsidR="0031649B" w:rsidRPr="00240F2B">
        <w:rPr>
          <w:lang w:eastAsia="en-GB"/>
        </w:rPr>
        <w:t>is “</w:t>
      </w:r>
      <w:r w:rsidR="00AD571F" w:rsidRPr="00240F2B">
        <w:rPr>
          <w:lang w:eastAsia="en-GB"/>
        </w:rPr>
        <w:t>c</w:t>
      </w:r>
      <w:r w:rsidR="006E2D90" w:rsidRPr="00240F2B">
        <w:rPr>
          <w:lang w:eastAsia="en-GB"/>
        </w:rPr>
        <w:t xml:space="preserve"> = </w:t>
      </w:r>
      <w:r w:rsidR="00AD571F" w:rsidRPr="00240F2B">
        <w:rPr>
          <w:lang w:eastAsia="en-GB"/>
        </w:rPr>
        <w:t>a + b</w:t>
      </w:r>
      <w:r w:rsidR="0031649B" w:rsidRPr="00240F2B">
        <w:rPr>
          <w:lang w:eastAsia="en-GB"/>
        </w:rPr>
        <w:t>”</w:t>
      </w:r>
      <w:r w:rsidR="00EA1B4C">
        <w:rPr>
          <w:lang w:eastAsia="en-GB"/>
        </w:rPr>
        <w:t>. This</w:t>
      </w:r>
      <w:r w:rsidR="00AD571F" w:rsidRPr="00240F2B">
        <w:rPr>
          <w:lang w:eastAsia="en-GB"/>
        </w:rPr>
        <w:t xml:space="preserve"> is meaningless if the rest of the program is not </w:t>
      </w:r>
      <w:r w:rsidR="00754C1C" w:rsidRPr="00240F2B">
        <w:rPr>
          <w:lang w:eastAsia="en-GB"/>
        </w:rPr>
        <w:t>considered</w:t>
      </w:r>
      <w:r w:rsidR="00AD571F" w:rsidRPr="00240F2B">
        <w:rPr>
          <w:lang w:eastAsia="en-GB"/>
        </w:rPr>
        <w:t>.</w:t>
      </w:r>
      <w:r w:rsidR="00754C1C" w:rsidRPr="00240F2B">
        <w:rPr>
          <w:lang w:eastAsia="en-GB"/>
        </w:rPr>
        <w:t xml:space="preserve"> This line of code requires the programmer – and the compiler or interpreter – to consider where the variables ‘a’, ‘b’ and ‘c’ were initially declared. </w:t>
      </w:r>
      <w:r w:rsidR="006B7A46" w:rsidRPr="00240F2B">
        <w:rPr>
          <w:lang w:eastAsia="en-GB"/>
        </w:rPr>
        <w:t>Additionally, i</w:t>
      </w:r>
      <w:r w:rsidR="00754C1C" w:rsidRPr="00240F2B">
        <w:rPr>
          <w:lang w:eastAsia="en-GB"/>
        </w:rPr>
        <w:t>n a strongly typed language [</w:t>
      </w:r>
      <w:r w:rsidR="00CC6DAE">
        <w:rPr>
          <w:lang w:eastAsia="en-GB"/>
        </w:rPr>
        <w:t>6</w:t>
      </w:r>
      <w:r w:rsidR="00754C1C" w:rsidRPr="00240F2B">
        <w:rPr>
          <w:lang w:eastAsia="en-GB"/>
        </w:rPr>
        <w:t>]</w:t>
      </w:r>
      <w:r w:rsidR="006B7A46" w:rsidRPr="00240F2B">
        <w:rPr>
          <w:lang w:eastAsia="en-GB"/>
        </w:rPr>
        <w:t>, the data types of each variable will have to be considered to ensure that no errors or exceptions are raised during execution</w:t>
      </w:r>
      <w:del w:id="60" w:author="fikayo akeredolu" w:date="2022-07-21T19:42:00Z">
        <w:r w:rsidR="005C63C5" w:rsidDel="00B42F1D">
          <w:rPr>
            <w:lang w:eastAsia="en-GB"/>
          </w:rPr>
          <w:delText>,</w:delText>
        </w:r>
      </w:del>
      <w:r w:rsidR="00644D2E" w:rsidRPr="00240F2B">
        <w:rPr>
          <w:lang w:eastAsia="en-GB"/>
        </w:rPr>
        <w:t xml:space="preserve"> and that they are all compatible with the ‘=’ and ‘+’ operations</w:t>
      </w:r>
      <w:r w:rsidR="006B7A46" w:rsidRPr="00240F2B">
        <w:rPr>
          <w:lang w:eastAsia="en-GB"/>
        </w:rPr>
        <w:t xml:space="preserve">. The programmer will also have to examine how </w:t>
      </w:r>
      <w:r w:rsidR="00644D2E" w:rsidRPr="00240F2B">
        <w:rPr>
          <w:lang w:eastAsia="en-GB"/>
        </w:rPr>
        <w:t xml:space="preserve">the variables change during </w:t>
      </w:r>
      <w:ins w:id="61" w:author="fikayo akeredolu" w:date="2022-07-21T19:42:00Z">
        <w:r w:rsidR="00B42F1D">
          <w:rPr>
            <w:lang w:eastAsia="en-GB"/>
          </w:rPr>
          <w:t xml:space="preserve">the </w:t>
        </w:r>
      </w:ins>
      <w:ins w:id="62" w:author="fikayo akeredolu" w:date="2022-07-21T19:43:00Z">
        <w:r w:rsidR="00B42F1D">
          <w:rPr>
            <w:lang w:eastAsia="en-GB"/>
          </w:rPr>
          <w:t>program's execution</w:t>
        </w:r>
      </w:ins>
      <w:del w:id="63" w:author="fikayo akeredolu" w:date="2022-07-21T19:43:00Z">
        <w:r w:rsidR="00644D2E" w:rsidRPr="00240F2B" w:rsidDel="00B42F1D">
          <w:rPr>
            <w:lang w:eastAsia="en-GB"/>
          </w:rPr>
          <w:delText>execution</w:delText>
        </w:r>
        <w:r w:rsidR="005C63C5" w:rsidDel="00B42F1D">
          <w:rPr>
            <w:lang w:eastAsia="en-GB"/>
          </w:rPr>
          <w:delText xml:space="preserve"> of the program</w:delText>
        </w:r>
      </w:del>
      <w:r w:rsidR="00AF6F78">
        <w:rPr>
          <w:lang w:eastAsia="en-GB"/>
        </w:rPr>
        <w:t>.</w:t>
      </w:r>
    </w:p>
    <w:p w14:paraId="33A7E961" w14:textId="4BB0ECF4" w:rsidR="00727590" w:rsidRPr="00240F2B" w:rsidRDefault="00727590" w:rsidP="00B76D98">
      <w:pPr>
        <w:rPr>
          <w:lang w:eastAsia="en-GB"/>
        </w:rPr>
      </w:pPr>
    </w:p>
    <w:p w14:paraId="6EDBD2CA" w14:textId="017EF85F" w:rsidR="00A07F3A" w:rsidRDefault="0089181C" w:rsidP="00B76D98">
      <w:pPr>
        <w:rPr>
          <w:lang w:eastAsia="en-GB"/>
        </w:rPr>
      </w:pPr>
      <w:r w:rsidRPr="00240F2B">
        <w:rPr>
          <w:lang w:eastAsia="en-GB"/>
        </w:rPr>
        <w:t xml:space="preserve">A third </w:t>
      </w:r>
      <w:r w:rsidR="00BD4E50" w:rsidRPr="00240F2B">
        <w:rPr>
          <w:lang w:eastAsia="en-GB"/>
        </w:rPr>
        <w:t xml:space="preserve">way in which programs and HLT differ is that programs contain </w:t>
      </w:r>
      <w:ins w:id="64" w:author="fikayo akeredolu" w:date="2022-07-21T19:43:00Z">
        <w:r w:rsidR="00B42F1D">
          <w:rPr>
            <w:lang w:eastAsia="en-GB"/>
          </w:rPr>
          <w:t>many</w:t>
        </w:r>
      </w:ins>
      <w:del w:id="65" w:author="fikayo akeredolu" w:date="2022-07-21T19:43:00Z">
        <w:r w:rsidR="00BD4E50" w:rsidRPr="00240F2B" w:rsidDel="00B42F1D">
          <w:rPr>
            <w:lang w:eastAsia="en-GB"/>
          </w:rPr>
          <w:delText>a lot of</w:delText>
        </w:r>
      </w:del>
      <w:r w:rsidR="00BD4E50" w:rsidRPr="00240F2B">
        <w:rPr>
          <w:lang w:eastAsia="en-GB"/>
        </w:rPr>
        <w:t xml:space="preserve"> conceptual and structural information </w:t>
      </w:r>
      <w:r w:rsidR="0003639C" w:rsidRPr="00240F2B">
        <w:rPr>
          <w:lang w:eastAsia="en-GB"/>
        </w:rPr>
        <w:t xml:space="preserve">that HLT does not possess. </w:t>
      </w:r>
      <w:ins w:id="66" w:author="fikayo akeredolu" w:date="2022-07-21T19:44:00Z">
        <w:r w:rsidR="00B42F1D">
          <w:rPr>
            <w:lang w:eastAsia="en-GB"/>
          </w:rPr>
          <w:t>These</w:t>
        </w:r>
      </w:ins>
      <w:del w:id="67" w:author="fikayo akeredolu" w:date="2022-07-21T19:44:00Z">
        <w:r w:rsidR="0003639C" w:rsidRPr="00240F2B" w:rsidDel="00B42F1D">
          <w:rPr>
            <w:lang w:eastAsia="en-GB"/>
          </w:rPr>
          <w:delText>Examples of these</w:delText>
        </w:r>
      </w:del>
      <w:r w:rsidR="0003639C" w:rsidRPr="00240F2B">
        <w:rPr>
          <w:lang w:eastAsia="en-GB"/>
        </w:rPr>
        <w:t xml:space="preserve"> concepts </w:t>
      </w:r>
      <w:r w:rsidR="00FC353B" w:rsidRPr="00240F2B">
        <w:rPr>
          <w:lang w:eastAsia="en-GB"/>
        </w:rPr>
        <w:t xml:space="preserve">include conditions and control flow, inheritance and objects in Object Oriented </w:t>
      </w:r>
      <w:r w:rsidR="00025FEE" w:rsidRPr="00240F2B">
        <w:rPr>
          <w:lang w:eastAsia="en-GB"/>
        </w:rPr>
        <w:t>P</w:t>
      </w:r>
      <w:r w:rsidR="00FC353B" w:rsidRPr="00240F2B">
        <w:rPr>
          <w:lang w:eastAsia="en-GB"/>
        </w:rPr>
        <w:t>rogramming</w:t>
      </w:r>
      <w:r w:rsidR="00025FEE" w:rsidRPr="00240F2B">
        <w:rPr>
          <w:lang w:eastAsia="en-GB"/>
        </w:rPr>
        <w:t xml:space="preserve"> (OOP)</w:t>
      </w:r>
      <w:r w:rsidR="00FC353B" w:rsidRPr="00240F2B">
        <w:rPr>
          <w:lang w:eastAsia="en-GB"/>
        </w:rPr>
        <w:t xml:space="preserve"> languages</w:t>
      </w:r>
      <w:r w:rsidR="004F6DE3" w:rsidRPr="00240F2B">
        <w:rPr>
          <w:lang w:eastAsia="en-GB"/>
        </w:rPr>
        <w:t xml:space="preserve">, </w:t>
      </w:r>
      <w:r w:rsidR="00785FE4" w:rsidRPr="00240F2B">
        <w:rPr>
          <w:lang w:eastAsia="en-GB"/>
        </w:rPr>
        <w:t xml:space="preserve">abstract </w:t>
      </w:r>
      <w:r w:rsidR="004F6DE3" w:rsidRPr="00240F2B">
        <w:rPr>
          <w:lang w:eastAsia="en-GB"/>
        </w:rPr>
        <w:t xml:space="preserve">classes, </w:t>
      </w:r>
      <w:del w:id="68" w:author="fikayo akeredolu" w:date="2022-07-21T19:44:00Z">
        <w:r w:rsidR="004F6DE3" w:rsidRPr="00240F2B" w:rsidDel="00B42F1D">
          <w:rPr>
            <w:lang w:eastAsia="en-GB"/>
          </w:rPr>
          <w:delText xml:space="preserve">and </w:delText>
        </w:r>
      </w:del>
      <w:r w:rsidR="004F6DE3" w:rsidRPr="00240F2B">
        <w:rPr>
          <w:lang w:eastAsia="en-GB"/>
        </w:rPr>
        <w:t>abstraction, etc</w:t>
      </w:r>
      <w:r w:rsidR="00785FE4" w:rsidRPr="00240F2B">
        <w:rPr>
          <w:lang w:eastAsia="en-GB"/>
        </w:rPr>
        <w:t xml:space="preserve">.  Examples of structural information </w:t>
      </w:r>
      <w:del w:id="69" w:author="fikayo akeredolu" w:date="2022-07-21T19:44:00Z">
        <w:r w:rsidR="00785FE4" w:rsidRPr="00240F2B" w:rsidDel="00B42F1D">
          <w:rPr>
            <w:lang w:eastAsia="en-GB"/>
          </w:rPr>
          <w:delText xml:space="preserve">that exists </w:delText>
        </w:r>
      </w:del>
      <w:r w:rsidR="00785FE4" w:rsidRPr="00240F2B">
        <w:rPr>
          <w:lang w:eastAsia="en-GB"/>
        </w:rPr>
        <w:t xml:space="preserve">in programs but not in HLT </w:t>
      </w:r>
      <w:r w:rsidR="004F6DE3" w:rsidRPr="00240F2B">
        <w:rPr>
          <w:lang w:eastAsia="en-GB"/>
        </w:rPr>
        <w:t>include the programming paradigm (imperative, event-driven or declarative languages), typing structure (weakly typed or strongly type</w:t>
      </w:r>
      <w:r w:rsidR="009666A7" w:rsidRPr="00240F2B">
        <w:rPr>
          <w:lang w:eastAsia="en-GB"/>
        </w:rPr>
        <w:t>d</w:t>
      </w:r>
      <w:r w:rsidR="004F6DE3" w:rsidRPr="00240F2B">
        <w:rPr>
          <w:lang w:eastAsia="en-GB"/>
        </w:rPr>
        <w:t xml:space="preserve"> languages), </w:t>
      </w:r>
      <w:ins w:id="70" w:author="fikayo akeredolu" w:date="2022-07-21T19:44:00Z">
        <w:r w:rsidR="00B42F1D">
          <w:rPr>
            <w:lang w:eastAsia="en-GB"/>
          </w:rPr>
          <w:t xml:space="preserve">and </w:t>
        </w:r>
      </w:ins>
      <w:r w:rsidR="004F6DE3" w:rsidRPr="00240F2B">
        <w:rPr>
          <w:lang w:eastAsia="en-GB"/>
        </w:rPr>
        <w:t>the use of features from imported classes and external libraries, etc.</w:t>
      </w:r>
    </w:p>
    <w:p w14:paraId="69996FC9" w14:textId="77777777" w:rsidR="00BB2A17" w:rsidRPr="00240F2B" w:rsidRDefault="00BB2A17" w:rsidP="00B76D98">
      <w:pPr>
        <w:rPr>
          <w:lang w:eastAsia="en-GB"/>
        </w:rPr>
      </w:pPr>
    </w:p>
    <w:p w14:paraId="45F67382" w14:textId="38F6FB21" w:rsidR="007652A3" w:rsidRPr="00240F2B" w:rsidRDefault="004F6DE3" w:rsidP="00B76D98">
      <w:pPr>
        <w:rPr>
          <w:lang w:eastAsia="en-GB"/>
        </w:rPr>
      </w:pPr>
      <w:r w:rsidRPr="00240F2B">
        <w:rPr>
          <w:lang w:eastAsia="en-GB"/>
        </w:rPr>
        <w:lastRenderedPageBreak/>
        <w:t xml:space="preserve">It is imperative to note that </w:t>
      </w:r>
      <w:del w:id="71" w:author="fikayo akeredolu" w:date="2022-07-21T19:44:00Z">
        <w:r w:rsidRPr="00240F2B" w:rsidDel="00B42F1D">
          <w:rPr>
            <w:lang w:eastAsia="en-GB"/>
          </w:rPr>
          <w:delText xml:space="preserve">there are </w:delText>
        </w:r>
      </w:del>
      <w:r w:rsidRPr="00240F2B">
        <w:rPr>
          <w:lang w:eastAsia="en-GB"/>
        </w:rPr>
        <w:t>many different types of programming languages</w:t>
      </w:r>
      <w:ins w:id="72" w:author="fikayo akeredolu" w:date="2022-07-21T19:44:00Z">
        <w:r w:rsidR="00B42F1D">
          <w:rPr>
            <w:lang w:eastAsia="en-GB"/>
          </w:rPr>
          <w:t xml:space="preserve"> exist</w:t>
        </w:r>
      </w:ins>
      <w:r w:rsidR="00AD152B" w:rsidRPr="00240F2B">
        <w:rPr>
          <w:lang w:eastAsia="en-GB"/>
        </w:rPr>
        <w:t>. These include non-scripting languages [</w:t>
      </w:r>
      <w:r w:rsidR="00CC6DAE">
        <w:rPr>
          <w:lang w:eastAsia="en-GB"/>
        </w:rPr>
        <w:t>1</w:t>
      </w:r>
      <w:r w:rsidR="00AD152B" w:rsidRPr="00240F2B">
        <w:rPr>
          <w:lang w:eastAsia="en-GB"/>
        </w:rPr>
        <w:t xml:space="preserve">] </w:t>
      </w:r>
      <w:r w:rsidR="00A66F37" w:rsidRPr="00240F2B">
        <w:rPr>
          <w:lang w:eastAsia="en-GB"/>
        </w:rPr>
        <w:t>(</w:t>
      </w:r>
      <w:r w:rsidR="00AD152B" w:rsidRPr="00240F2B">
        <w:rPr>
          <w:lang w:eastAsia="en-GB"/>
        </w:rPr>
        <w:t>procedural languages, object</w:t>
      </w:r>
      <w:r w:rsidR="00025FEE" w:rsidRPr="00240F2B">
        <w:rPr>
          <w:lang w:eastAsia="en-GB"/>
        </w:rPr>
        <w:t>-</w:t>
      </w:r>
      <w:r w:rsidR="00AD152B" w:rsidRPr="00240F2B">
        <w:rPr>
          <w:lang w:eastAsia="en-GB"/>
        </w:rPr>
        <w:t>oriented languages</w:t>
      </w:r>
      <w:r w:rsidR="0057509A">
        <w:rPr>
          <w:lang w:eastAsia="en-GB"/>
        </w:rPr>
        <w:t xml:space="preserve">, </w:t>
      </w:r>
      <w:r w:rsidR="00AD152B" w:rsidRPr="00240F2B">
        <w:rPr>
          <w:lang w:eastAsia="en-GB"/>
        </w:rPr>
        <w:t>etc</w:t>
      </w:r>
      <w:ins w:id="73" w:author="fikayo akeredolu" w:date="2022-07-21T19:44:00Z">
        <w:r w:rsidR="00B42F1D">
          <w:rPr>
            <w:lang w:eastAsia="en-GB"/>
          </w:rPr>
          <w:t>.</w:t>
        </w:r>
      </w:ins>
      <w:r w:rsidR="00A66F37" w:rsidRPr="00240F2B">
        <w:rPr>
          <w:lang w:eastAsia="en-GB"/>
        </w:rPr>
        <w:t>)</w:t>
      </w:r>
      <w:r w:rsidR="00AD152B" w:rsidRPr="00240F2B">
        <w:rPr>
          <w:lang w:eastAsia="en-GB"/>
        </w:rPr>
        <w:t xml:space="preserve"> </w:t>
      </w:r>
      <w:r w:rsidR="00A66F37" w:rsidRPr="00240F2B">
        <w:rPr>
          <w:lang w:eastAsia="en-GB"/>
        </w:rPr>
        <w:t xml:space="preserve">and </w:t>
      </w:r>
      <w:r w:rsidR="00025FEE" w:rsidRPr="00240F2B">
        <w:rPr>
          <w:lang w:eastAsia="en-GB"/>
        </w:rPr>
        <w:t>scripting languages [</w:t>
      </w:r>
      <w:r w:rsidR="00CC6DAE">
        <w:rPr>
          <w:lang w:eastAsia="en-GB"/>
        </w:rPr>
        <w:t>2</w:t>
      </w:r>
      <w:r w:rsidR="00025FEE" w:rsidRPr="00240F2B">
        <w:rPr>
          <w:lang w:eastAsia="en-GB"/>
        </w:rPr>
        <w:t xml:space="preserve">] </w:t>
      </w:r>
      <w:r w:rsidR="0039393F" w:rsidRPr="00240F2B">
        <w:rPr>
          <w:lang w:eastAsia="en-GB"/>
        </w:rPr>
        <w:t>(server-side scripting,</w:t>
      </w:r>
      <w:r w:rsidR="009802EF">
        <w:rPr>
          <w:lang w:eastAsia="en-GB"/>
        </w:rPr>
        <w:t xml:space="preserve"> </w:t>
      </w:r>
      <w:r w:rsidR="0039393F" w:rsidRPr="00240F2B">
        <w:rPr>
          <w:lang w:eastAsia="en-GB"/>
        </w:rPr>
        <w:t>query languages</w:t>
      </w:r>
      <w:r w:rsidR="009802EF">
        <w:rPr>
          <w:lang w:eastAsia="en-GB"/>
        </w:rPr>
        <w:t>, etc.</w:t>
      </w:r>
      <w:r w:rsidR="00B5568D" w:rsidRPr="00240F2B">
        <w:rPr>
          <w:lang w:eastAsia="en-GB"/>
        </w:rPr>
        <w:t xml:space="preserve">). </w:t>
      </w:r>
      <w:r w:rsidR="009802EF">
        <w:rPr>
          <w:lang w:eastAsia="en-GB"/>
        </w:rPr>
        <w:t>Additionally, i</w:t>
      </w:r>
      <w:r w:rsidR="00B5568D" w:rsidRPr="00240F2B">
        <w:rPr>
          <w:lang w:eastAsia="en-GB"/>
        </w:rPr>
        <w:t xml:space="preserve">t is necessary to note that </w:t>
      </w:r>
      <w:ins w:id="74" w:author="fikayo akeredolu" w:date="2022-07-21T19:44:00Z">
        <w:r w:rsidR="00B42F1D">
          <w:rPr>
            <w:lang w:eastAsia="en-GB"/>
          </w:rPr>
          <w:t>specific</w:t>
        </w:r>
      </w:ins>
      <w:del w:id="75" w:author="fikayo akeredolu" w:date="2022-07-21T19:44:00Z">
        <w:r w:rsidR="00B5568D" w:rsidRPr="00240F2B" w:rsidDel="00B42F1D">
          <w:rPr>
            <w:lang w:eastAsia="en-GB"/>
          </w:rPr>
          <w:delText>certain</w:delText>
        </w:r>
      </w:del>
      <w:r w:rsidR="00B5568D" w:rsidRPr="00240F2B">
        <w:rPr>
          <w:lang w:eastAsia="en-GB"/>
        </w:rPr>
        <w:t xml:space="preserve"> programming languages, e.g., Python, are considered </w:t>
      </w:r>
      <w:del w:id="76" w:author="fikayo akeredolu" w:date="2022-07-21T19:44:00Z">
        <w:r w:rsidR="00B5568D" w:rsidRPr="00240F2B" w:rsidDel="00B42F1D">
          <w:rPr>
            <w:lang w:eastAsia="en-GB"/>
          </w:rPr>
          <w:delText xml:space="preserve">as </w:delText>
        </w:r>
      </w:del>
      <w:r w:rsidR="00B5568D" w:rsidRPr="00240F2B">
        <w:rPr>
          <w:lang w:eastAsia="en-GB"/>
        </w:rPr>
        <w:t xml:space="preserve">both scripting and non-scripting languages. </w:t>
      </w:r>
    </w:p>
    <w:p w14:paraId="7074AE1D" w14:textId="77777777" w:rsidR="007652A3" w:rsidRPr="00240F2B" w:rsidRDefault="007652A3" w:rsidP="00B76D98">
      <w:pPr>
        <w:rPr>
          <w:lang w:eastAsia="en-GB"/>
        </w:rPr>
      </w:pPr>
    </w:p>
    <w:p w14:paraId="46203397" w14:textId="7A781B82" w:rsidR="004F6DE3" w:rsidRPr="00240F2B" w:rsidRDefault="00A932C1" w:rsidP="00B76D98">
      <w:pPr>
        <w:rPr>
          <w:lang w:eastAsia="en-GB"/>
        </w:rPr>
      </w:pPr>
      <w:r w:rsidRPr="00240F2B">
        <w:rPr>
          <w:lang w:eastAsia="en-GB"/>
        </w:rPr>
        <w:t xml:space="preserve">The main difference between these two </w:t>
      </w:r>
      <w:del w:id="77" w:author="fikayo akeredolu" w:date="2022-07-21T19:45:00Z">
        <w:r w:rsidRPr="00240F2B" w:rsidDel="00B42F1D">
          <w:rPr>
            <w:lang w:eastAsia="en-GB"/>
          </w:rPr>
          <w:delText xml:space="preserve">types of </w:delText>
        </w:r>
      </w:del>
      <w:r w:rsidRPr="00240F2B">
        <w:rPr>
          <w:lang w:eastAsia="en-GB"/>
        </w:rPr>
        <w:t xml:space="preserve">programming languages is that </w:t>
      </w:r>
      <w:r w:rsidR="007652A3" w:rsidRPr="00240F2B">
        <w:rPr>
          <w:lang w:eastAsia="en-GB"/>
        </w:rPr>
        <w:t>scripting languages are generally interpreted (processed line by line at execution)</w:t>
      </w:r>
      <w:ins w:id="78" w:author="fikayo akeredolu" w:date="2022-07-21T19:45:00Z">
        <w:r w:rsidR="00B42F1D">
          <w:rPr>
            <w:lang w:eastAsia="en-GB"/>
          </w:rPr>
          <w:t>,</w:t>
        </w:r>
      </w:ins>
      <w:r w:rsidR="007652A3" w:rsidRPr="00240F2B">
        <w:rPr>
          <w:lang w:eastAsia="en-GB"/>
        </w:rPr>
        <w:t xml:space="preserve"> and non-scripting languages are </w:t>
      </w:r>
      <w:ins w:id="79" w:author="fikayo akeredolu" w:date="2022-07-21T19:45:00Z">
        <w:r w:rsidR="00B42F1D">
          <w:rPr>
            <w:lang w:eastAsia="en-GB"/>
          </w:rPr>
          <w:t>usually</w:t>
        </w:r>
      </w:ins>
      <w:del w:id="80" w:author="fikayo akeredolu" w:date="2022-07-21T19:45:00Z">
        <w:r w:rsidR="007652A3" w:rsidRPr="00240F2B" w:rsidDel="00B42F1D">
          <w:rPr>
            <w:lang w:eastAsia="en-GB"/>
          </w:rPr>
          <w:delText>generally</w:delText>
        </w:r>
      </w:del>
      <w:r w:rsidR="007652A3" w:rsidRPr="00240F2B">
        <w:rPr>
          <w:lang w:eastAsia="en-GB"/>
        </w:rPr>
        <w:t xml:space="preserve"> compiled (processed as </w:t>
      </w:r>
      <w:r w:rsidR="00B661E6">
        <w:rPr>
          <w:lang w:eastAsia="en-GB"/>
        </w:rPr>
        <w:t>one at</w:t>
      </w:r>
      <w:r w:rsidR="007652A3" w:rsidRPr="00240F2B">
        <w:rPr>
          <w:lang w:eastAsia="en-GB"/>
        </w:rPr>
        <w:t xml:space="preserve"> execution). The important difference between these two types of languages </w:t>
      </w:r>
      <w:r w:rsidR="00A023D4" w:rsidRPr="00240F2B">
        <w:rPr>
          <w:lang w:eastAsia="en-GB"/>
        </w:rPr>
        <w:t xml:space="preserve">that </w:t>
      </w:r>
      <w:ins w:id="81" w:author="fikayo akeredolu" w:date="2022-07-21T19:45:00Z">
        <w:r w:rsidR="00B42F1D">
          <w:rPr>
            <w:lang w:eastAsia="en-GB"/>
          </w:rPr>
          <w:t>need</w:t>
        </w:r>
      </w:ins>
      <w:ins w:id="82" w:author="Olubusayo Akeredolu" w:date="2022-07-30T16:47:00Z">
        <w:r w:rsidR="0032417E">
          <w:rPr>
            <w:lang w:eastAsia="en-GB"/>
          </w:rPr>
          <w:t>s</w:t>
        </w:r>
      </w:ins>
      <w:del w:id="83" w:author="fikayo akeredolu" w:date="2022-07-21T19:45:00Z">
        <w:r w:rsidR="00A023D4" w:rsidRPr="00240F2B" w:rsidDel="00B42F1D">
          <w:rPr>
            <w:lang w:eastAsia="en-GB"/>
          </w:rPr>
          <w:delText>needs</w:delText>
        </w:r>
      </w:del>
      <w:r w:rsidR="00A023D4" w:rsidRPr="00240F2B">
        <w:rPr>
          <w:lang w:eastAsia="en-GB"/>
        </w:rPr>
        <w:t xml:space="preserve"> to be considered for this project is that </w:t>
      </w:r>
      <w:r w:rsidR="00454395" w:rsidRPr="00240F2B">
        <w:rPr>
          <w:lang w:eastAsia="en-GB"/>
        </w:rPr>
        <w:t>scripting language</w:t>
      </w:r>
      <w:r w:rsidR="00061C19">
        <w:rPr>
          <w:lang w:eastAsia="en-GB"/>
        </w:rPr>
        <w:t>s</w:t>
      </w:r>
      <w:r w:rsidR="00454395" w:rsidRPr="00240F2B">
        <w:rPr>
          <w:lang w:eastAsia="en-GB"/>
        </w:rPr>
        <w:t xml:space="preserve"> tend to be closer in syntax to HLT than non-scripting languages. For example, the SQL (query language) statement “SELECT name FROM </w:t>
      </w:r>
      <w:r w:rsidR="008A2A4E" w:rsidRPr="00240F2B">
        <w:rPr>
          <w:lang w:eastAsia="en-GB"/>
        </w:rPr>
        <w:t>myTable</w:t>
      </w:r>
      <w:r w:rsidR="00454395" w:rsidRPr="00240F2B">
        <w:rPr>
          <w:lang w:eastAsia="en-GB"/>
        </w:rPr>
        <w:t>”</w:t>
      </w:r>
      <w:r w:rsidR="008A2A4E" w:rsidRPr="00240F2B">
        <w:rPr>
          <w:lang w:eastAsia="en-GB"/>
        </w:rPr>
        <w:t xml:space="preserve"> follows the rules of an English language sentence – it contains an object, a verb</w:t>
      </w:r>
      <w:r w:rsidR="009666A7" w:rsidRPr="00240F2B">
        <w:rPr>
          <w:lang w:eastAsia="en-GB"/>
        </w:rPr>
        <w:t>,</w:t>
      </w:r>
      <w:r w:rsidR="008A2A4E" w:rsidRPr="00240F2B">
        <w:rPr>
          <w:lang w:eastAsia="en-GB"/>
        </w:rPr>
        <w:t xml:space="preserve"> and a subject </w:t>
      </w:r>
      <w:r w:rsidR="008829D1" w:rsidRPr="00240F2B">
        <w:rPr>
          <w:lang w:eastAsia="en-GB"/>
        </w:rPr>
        <w:t xml:space="preserve">– and can be understood without further context. </w:t>
      </w:r>
    </w:p>
    <w:p w14:paraId="3D56A010" w14:textId="3F47613A" w:rsidR="008829D1" w:rsidRPr="00240F2B" w:rsidRDefault="008829D1" w:rsidP="00B76D98">
      <w:pPr>
        <w:rPr>
          <w:lang w:eastAsia="en-GB"/>
        </w:rPr>
      </w:pPr>
    </w:p>
    <w:p w14:paraId="3069B8A0" w14:textId="4E8C3085" w:rsidR="008829D1" w:rsidRPr="00240F2B" w:rsidRDefault="008829D1" w:rsidP="00B76D98">
      <w:pPr>
        <w:rPr>
          <w:lang w:eastAsia="en-GB"/>
        </w:rPr>
      </w:pPr>
      <w:bookmarkStart w:id="84" w:name="_Toc20500400"/>
      <w:r w:rsidRPr="00240F2B">
        <w:rPr>
          <w:lang w:eastAsia="en-GB"/>
        </w:rPr>
        <w:t xml:space="preserve">For this reason, this project focuses solely on non-scripting languages, specifically, </w:t>
      </w:r>
      <w:r w:rsidR="009E7B54" w:rsidRPr="00240F2B">
        <w:rPr>
          <w:lang w:eastAsia="en-GB"/>
        </w:rPr>
        <w:t xml:space="preserve">the Python programming language in a Procedural programming </w:t>
      </w:r>
      <w:r w:rsidR="008D7D57">
        <w:rPr>
          <w:lang w:eastAsia="en-GB"/>
        </w:rPr>
        <w:t>[</w:t>
      </w:r>
      <w:r w:rsidR="00CC6DAE">
        <w:rPr>
          <w:lang w:eastAsia="en-GB"/>
        </w:rPr>
        <w:t>3</w:t>
      </w:r>
      <w:r w:rsidR="0031351B">
        <w:rPr>
          <w:lang w:eastAsia="en-GB"/>
        </w:rPr>
        <w:t xml:space="preserve">] </w:t>
      </w:r>
      <w:r w:rsidR="009E7B54" w:rsidRPr="00240F2B">
        <w:rPr>
          <w:lang w:eastAsia="en-GB"/>
        </w:rPr>
        <w:t xml:space="preserve">context. </w:t>
      </w:r>
    </w:p>
    <w:p w14:paraId="4CBF76BE" w14:textId="12BFBE76" w:rsidR="0048022E" w:rsidRPr="00240F2B" w:rsidRDefault="00E14106">
      <w:pPr>
        <w:pStyle w:val="Titre2"/>
      </w:pPr>
      <w:bookmarkStart w:id="85" w:name="_Toc109318825"/>
      <w:r w:rsidRPr="00240F2B">
        <w:t>Aims and Objectives</w:t>
      </w:r>
      <w:bookmarkEnd w:id="84"/>
      <w:bookmarkEnd w:id="85"/>
      <w:r w:rsidR="0048022E" w:rsidRPr="00240F2B">
        <w:t xml:space="preserve"> </w:t>
      </w:r>
    </w:p>
    <w:p w14:paraId="6C178627" w14:textId="7EC65061" w:rsidR="000F343B" w:rsidRDefault="0048022E" w:rsidP="00B76D98">
      <w:pPr>
        <w:rPr>
          <w:lang w:eastAsia="en-GB"/>
        </w:rPr>
      </w:pPr>
      <w:commentRangeStart w:id="86"/>
      <w:r w:rsidRPr="00240F2B">
        <w:rPr>
          <w:lang w:eastAsia="en-GB"/>
        </w:rPr>
        <w:t xml:space="preserve">This project’s main objective is to compare </w:t>
      </w:r>
      <w:r w:rsidR="003E5601">
        <w:rPr>
          <w:lang w:eastAsia="en-GB"/>
        </w:rPr>
        <w:t>ML</w:t>
      </w:r>
      <w:r w:rsidR="00CB22A5" w:rsidRPr="00240F2B">
        <w:rPr>
          <w:lang w:eastAsia="en-GB"/>
        </w:rPr>
        <w:t xml:space="preserve"> </w:t>
      </w:r>
      <w:r w:rsidRPr="00240F2B">
        <w:rPr>
          <w:lang w:eastAsia="en-GB"/>
        </w:rPr>
        <w:t xml:space="preserve">models based on three different information storage structures to determine which </w:t>
      </w:r>
      <w:ins w:id="87" w:author="fikayo akeredolu" w:date="2022-07-21T19:45:00Z">
        <w:r w:rsidR="002B2800">
          <w:rPr>
            <w:lang w:eastAsia="en-GB"/>
          </w:rPr>
          <w:t>data structures are</w:t>
        </w:r>
      </w:ins>
      <w:del w:id="88" w:author="fikayo akeredolu" w:date="2022-07-21T19:45:00Z">
        <w:r w:rsidRPr="00240F2B" w:rsidDel="002B2800">
          <w:rPr>
            <w:lang w:eastAsia="en-GB"/>
          </w:rPr>
          <w:delText xml:space="preserve">of these </w:delText>
        </w:r>
        <w:r w:rsidR="009566B3" w:rsidDel="002B2800">
          <w:rPr>
            <w:lang w:eastAsia="en-GB"/>
          </w:rPr>
          <w:delText>data structures</w:delText>
        </w:r>
        <w:r w:rsidRPr="00240F2B" w:rsidDel="002B2800">
          <w:rPr>
            <w:lang w:eastAsia="en-GB"/>
          </w:rPr>
          <w:delText xml:space="preserve"> is</w:delText>
        </w:r>
      </w:del>
      <w:r w:rsidRPr="00240F2B">
        <w:rPr>
          <w:lang w:eastAsia="en-GB"/>
        </w:rPr>
        <w:t xml:space="preserve"> the most suitable for designing </w:t>
      </w:r>
      <w:r w:rsidR="00CB22A5" w:rsidRPr="00240F2B">
        <w:rPr>
          <w:lang w:eastAsia="en-GB"/>
        </w:rPr>
        <w:t>NNs to</w:t>
      </w:r>
      <w:r w:rsidRPr="00240F2B">
        <w:rPr>
          <w:lang w:eastAsia="en-GB"/>
        </w:rPr>
        <w:t xml:space="preserve"> carry out classification tasks on source code</w:t>
      </w:r>
      <w:commentRangeEnd w:id="86"/>
      <w:r w:rsidR="002B2800">
        <w:rPr>
          <w:rStyle w:val="Marquedecommentaire"/>
        </w:rPr>
        <w:commentReference w:id="86"/>
      </w:r>
      <w:r w:rsidRPr="00240F2B">
        <w:rPr>
          <w:lang w:eastAsia="en-GB"/>
        </w:rPr>
        <w:t>.</w:t>
      </w:r>
      <w:r w:rsidR="00BE364A">
        <w:rPr>
          <w:lang w:eastAsia="en-GB"/>
        </w:rPr>
        <w:t xml:space="preserve"> </w:t>
      </w:r>
      <w:commentRangeStart w:id="89"/>
      <w:ins w:id="90" w:author="fikayo akeredolu" w:date="2022-07-21T19:46:00Z">
        <w:r w:rsidR="002B2800">
          <w:rPr>
            <w:lang w:eastAsia="en-GB"/>
          </w:rPr>
          <w:t>Furthermore, to</w:t>
        </w:r>
      </w:ins>
      <w:del w:id="91" w:author="fikayo akeredolu" w:date="2022-07-21T19:46:00Z">
        <w:r w:rsidRPr="00240F2B" w:rsidDel="002B2800">
          <w:rPr>
            <w:lang w:eastAsia="en-GB"/>
          </w:rPr>
          <w:delText>To</w:delText>
        </w:r>
      </w:del>
      <w:r w:rsidRPr="00240F2B">
        <w:rPr>
          <w:lang w:eastAsia="en-GB"/>
        </w:rPr>
        <w:t xml:space="preserve"> get the most accurate picture of how generic </w:t>
      </w:r>
      <w:r w:rsidR="00BE364A">
        <w:rPr>
          <w:lang w:eastAsia="en-GB"/>
        </w:rPr>
        <w:t>NN</w:t>
      </w:r>
      <w:r w:rsidRPr="00240F2B">
        <w:rPr>
          <w:lang w:eastAsia="en-GB"/>
        </w:rPr>
        <w:t xml:space="preserve"> models work when trained and tested on source code, this project will compare the performances </w:t>
      </w:r>
      <w:r w:rsidR="00BE364A">
        <w:rPr>
          <w:lang w:eastAsia="en-GB"/>
        </w:rPr>
        <w:t xml:space="preserve">of </w:t>
      </w:r>
      <w:r w:rsidR="001F7881">
        <w:rPr>
          <w:lang w:eastAsia="en-GB"/>
        </w:rPr>
        <w:t xml:space="preserve">9 different </w:t>
      </w:r>
      <w:r w:rsidRPr="00240F2B">
        <w:rPr>
          <w:lang w:eastAsia="en-GB"/>
        </w:rPr>
        <w:t>N</w:t>
      </w:r>
      <w:r w:rsidR="00425B2F">
        <w:rPr>
          <w:lang w:eastAsia="en-GB"/>
        </w:rPr>
        <w:t xml:space="preserve">atural </w:t>
      </w:r>
      <w:r w:rsidRPr="00240F2B">
        <w:rPr>
          <w:lang w:eastAsia="en-GB"/>
        </w:rPr>
        <w:t>L</w:t>
      </w:r>
      <w:r w:rsidR="00425B2F">
        <w:rPr>
          <w:lang w:eastAsia="en-GB"/>
        </w:rPr>
        <w:t xml:space="preserve">anguage </w:t>
      </w:r>
      <w:r w:rsidRPr="00240F2B">
        <w:rPr>
          <w:lang w:eastAsia="en-GB"/>
        </w:rPr>
        <w:t>P</w:t>
      </w:r>
      <w:r w:rsidR="00425B2F">
        <w:rPr>
          <w:lang w:eastAsia="en-GB"/>
        </w:rPr>
        <w:t>rocessing</w:t>
      </w:r>
      <w:r w:rsidRPr="00240F2B">
        <w:rPr>
          <w:lang w:eastAsia="en-GB"/>
        </w:rPr>
        <w:t xml:space="preserve"> </w:t>
      </w:r>
      <w:r w:rsidR="00425B2F">
        <w:rPr>
          <w:lang w:eastAsia="en-GB"/>
        </w:rPr>
        <w:t xml:space="preserve">(NLP) </w:t>
      </w:r>
      <w:r w:rsidR="00CC6DAE">
        <w:rPr>
          <w:lang w:eastAsia="en-GB"/>
        </w:rPr>
        <w:t>[</w:t>
      </w:r>
      <w:r w:rsidR="00F878B3">
        <w:rPr>
          <w:lang w:eastAsia="en-GB"/>
        </w:rPr>
        <w:t>7</w:t>
      </w:r>
      <w:r w:rsidR="00CC6DAE">
        <w:rPr>
          <w:lang w:eastAsia="en-GB"/>
        </w:rPr>
        <w:t xml:space="preserve">] </w:t>
      </w:r>
      <w:r w:rsidRPr="00240F2B">
        <w:rPr>
          <w:lang w:eastAsia="en-GB"/>
        </w:rPr>
        <w:t>classification models</w:t>
      </w:r>
      <w:del w:id="92" w:author="Olubusayo Akeredolu" w:date="2022-07-30T16:47:00Z">
        <w:r w:rsidR="000F343B" w:rsidDel="005E1A60">
          <w:rPr>
            <w:lang w:eastAsia="en-GB"/>
          </w:rPr>
          <w:delText>, using all three data structures</w:delText>
        </w:r>
      </w:del>
      <w:r w:rsidRPr="00240F2B">
        <w:rPr>
          <w:lang w:eastAsia="en-GB"/>
        </w:rPr>
        <w:t>.</w:t>
      </w:r>
      <w:r w:rsidR="00E52681">
        <w:rPr>
          <w:lang w:eastAsia="en-GB"/>
        </w:rPr>
        <w:t xml:space="preserve"> 5 of these models are d</w:t>
      </w:r>
      <w:r w:rsidR="00EB6897">
        <w:rPr>
          <w:lang w:eastAsia="en-GB"/>
        </w:rPr>
        <w:t>eep learning models, while the other 4 are simple classification models</w:t>
      </w:r>
      <w:ins w:id="93" w:author="Olubusayo Akeredolu [2]" w:date="2022-07-22T06:12:00Z">
        <w:r w:rsidR="00F033EC">
          <w:rPr>
            <w:lang w:eastAsia="en-GB"/>
          </w:rPr>
          <w:t xml:space="preserve">. These </w:t>
        </w:r>
      </w:ins>
      <w:del w:id="94" w:author="Olubusayo Akeredolu [2]" w:date="2022-07-22T06:12:00Z">
        <w:r w:rsidR="00EB6897" w:rsidDel="00F033EC">
          <w:rPr>
            <w:lang w:eastAsia="en-GB"/>
          </w:rPr>
          <w:delText xml:space="preserve"> which </w:delText>
        </w:r>
      </w:del>
      <w:r w:rsidR="00EB6897">
        <w:rPr>
          <w:lang w:eastAsia="en-GB"/>
        </w:rPr>
        <w:t>have been included in this project to observe</w:t>
      </w:r>
      <w:r w:rsidR="00A859AF">
        <w:rPr>
          <w:lang w:eastAsia="en-GB"/>
        </w:rPr>
        <w:t xml:space="preserve"> and compare</w:t>
      </w:r>
      <w:r w:rsidR="00EB6897">
        <w:rPr>
          <w:lang w:eastAsia="en-GB"/>
        </w:rPr>
        <w:t xml:space="preserve"> the behaviour of </w:t>
      </w:r>
      <w:r w:rsidR="00DE4AED">
        <w:rPr>
          <w:lang w:eastAsia="en-GB"/>
        </w:rPr>
        <w:t>non-deep-learning models when trained and tested with source code.</w:t>
      </w:r>
      <w:commentRangeEnd w:id="89"/>
      <w:r w:rsidR="002B2800">
        <w:rPr>
          <w:rStyle w:val="Marquedecommentaire"/>
        </w:rPr>
        <w:commentReference w:id="89"/>
      </w:r>
    </w:p>
    <w:p w14:paraId="717592C2" w14:textId="77777777" w:rsidR="000F343B" w:rsidRDefault="000F343B" w:rsidP="00B76D98">
      <w:pPr>
        <w:rPr>
          <w:lang w:eastAsia="en-GB"/>
        </w:rPr>
      </w:pPr>
    </w:p>
    <w:p w14:paraId="056CBFC5" w14:textId="448DEC41" w:rsidR="0048022E" w:rsidRPr="00240F2B" w:rsidRDefault="0048022E" w:rsidP="00B76D98">
      <w:pPr>
        <w:rPr>
          <w:lang w:eastAsia="en-GB"/>
        </w:rPr>
      </w:pPr>
      <w:r w:rsidRPr="00240F2B">
        <w:rPr>
          <w:lang w:eastAsia="en-GB"/>
        </w:rPr>
        <w:t>I have chosen these models because they are conventionally used when carrying out NLP tasks. The</w:t>
      </w:r>
      <w:r w:rsidR="00DE4AED">
        <w:rPr>
          <w:lang w:eastAsia="en-GB"/>
        </w:rPr>
        <w:t xml:space="preserve"> deep learning </w:t>
      </w:r>
      <w:r w:rsidRPr="00240F2B">
        <w:rPr>
          <w:lang w:eastAsia="en-GB"/>
        </w:rPr>
        <w:t xml:space="preserve">models </w:t>
      </w:r>
      <w:r w:rsidR="001F7881" w:rsidRPr="00240F2B">
        <w:rPr>
          <w:lang w:eastAsia="en-GB"/>
        </w:rPr>
        <w:t>are</w:t>
      </w:r>
      <w:r w:rsidRPr="00240F2B">
        <w:rPr>
          <w:lang w:eastAsia="en-GB"/>
        </w:rPr>
        <w:t xml:space="preserve"> the Long Short-Term Memory (LSTM)</w:t>
      </w:r>
      <w:r w:rsidR="001F7881">
        <w:rPr>
          <w:lang w:eastAsia="en-GB"/>
        </w:rPr>
        <w:t xml:space="preserve"> network, the</w:t>
      </w:r>
      <w:r w:rsidRPr="00240F2B">
        <w:rPr>
          <w:lang w:eastAsia="en-GB"/>
        </w:rPr>
        <w:t xml:space="preserve"> </w:t>
      </w:r>
      <w:r w:rsidR="001F7881">
        <w:rPr>
          <w:lang w:eastAsia="en-GB"/>
        </w:rPr>
        <w:t xml:space="preserve">Simple </w:t>
      </w:r>
      <w:r w:rsidRPr="00240F2B">
        <w:rPr>
          <w:lang w:eastAsia="en-GB"/>
        </w:rPr>
        <w:t>Recurrent Neural Network (</w:t>
      </w:r>
      <w:r w:rsidR="001F7881">
        <w:rPr>
          <w:lang w:eastAsia="en-GB"/>
        </w:rPr>
        <w:t>S</w:t>
      </w:r>
      <w:r w:rsidRPr="00240F2B">
        <w:rPr>
          <w:lang w:eastAsia="en-GB"/>
        </w:rPr>
        <w:t>RNN)</w:t>
      </w:r>
      <w:r w:rsidR="001F7881">
        <w:rPr>
          <w:lang w:eastAsia="en-GB"/>
        </w:rPr>
        <w:t xml:space="preserve">, </w:t>
      </w:r>
      <w:ins w:id="95" w:author="fikayo akeredolu" w:date="2022-07-21T19:47:00Z">
        <w:r w:rsidR="002B2800">
          <w:rPr>
            <w:lang w:eastAsia="en-GB"/>
          </w:rPr>
          <w:t xml:space="preserve">and </w:t>
        </w:r>
      </w:ins>
      <w:r w:rsidR="001F7881">
        <w:rPr>
          <w:lang w:eastAsia="en-GB"/>
        </w:rPr>
        <w:t>the Gated Recurrent Unit (GRU) model</w:t>
      </w:r>
      <w:ins w:id="96" w:author="fikayo akeredolu" w:date="2022-07-21T19:47:00Z">
        <w:r w:rsidR="002B2800">
          <w:rPr>
            <w:lang w:eastAsia="en-GB"/>
          </w:rPr>
          <w:t>. A</w:t>
        </w:r>
      </w:ins>
      <w:del w:id="97" w:author="fikayo akeredolu" w:date="2022-07-21T19:47:00Z">
        <w:r w:rsidR="001F7881" w:rsidDel="002B2800">
          <w:rPr>
            <w:lang w:eastAsia="en-GB"/>
          </w:rPr>
          <w:delText xml:space="preserve"> – a</w:delText>
        </w:r>
      </w:del>
      <w:r w:rsidR="001F7881">
        <w:rPr>
          <w:lang w:eastAsia="en-GB"/>
        </w:rPr>
        <w:t xml:space="preserve">ll </w:t>
      </w:r>
      <w:del w:id="98" w:author="Olubusayo Akeredolu" w:date="2022-07-30T16:48:00Z">
        <w:r w:rsidR="001F7881" w:rsidDel="00710F69">
          <w:rPr>
            <w:lang w:eastAsia="en-GB"/>
          </w:rPr>
          <w:delText xml:space="preserve">three of which are </w:delText>
        </w:r>
      </w:del>
      <w:r w:rsidR="001F7881">
        <w:rPr>
          <w:lang w:eastAsia="en-GB"/>
        </w:rPr>
        <w:t xml:space="preserve">Recurrent Neural Network (RNN) models </w:t>
      </w:r>
      <w:ins w:id="99" w:author="Olubusayo Akeredolu" w:date="2022-07-30T16:48:00Z">
        <w:r w:rsidR="00710F69">
          <w:rPr>
            <w:lang w:eastAsia="en-GB"/>
          </w:rPr>
          <w:t xml:space="preserve">and </w:t>
        </w:r>
      </w:ins>
      <w:del w:id="100" w:author="Olubusayo Akeredolu" w:date="2022-07-30T16:48:00Z">
        <w:r w:rsidR="001F7881" w:rsidDel="00710F69">
          <w:rPr>
            <w:lang w:eastAsia="en-GB"/>
          </w:rPr>
          <w:delText>–</w:delText>
        </w:r>
      </w:del>
      <w:del w:id="101" w:author="fikayo akeredolu" w:date="2022-07-21T19:47:00Z">
        <w:r w:rsidR="001F7881" w:rsidDel="002B2800">
          <w:rPr>
            <w:lang w:eastAsia="en-GB"/>
          </w:rPr>
          <w:delText xml:space="preserve">, </w:delText>
        </w:r>
      </w:del>
      <w:r w:rsidRPr="00240F2B">
        <w:rPr>
          <w:lang w:eastAsia="en-GB"/>
        </w:rPr>
        <w:t>the Multi-Layer Perceptron (MLP)</w:t>
      </w:r>
      <w:r w:rsidR="00DE4AED">
        <w:rPr>
          <w:lang w:eastAsia="en-GB"/>
        </w:rPr>
        <w:t xml:space="preserve"> and</w:t>
      </w:r>
      <w:r w:rsidR="00E73382">
        <w:rPr>
          <w:lang w:eastAsia="en-GB"/>
        </w:rPr>
        <w:t xml:space="preserve"> the Dense model</w:t>
      </w:r>
      <w:r w:rsidR="00DE4AED">
        <w:rPr>
          <w:lang w:eastAsia="en-GB"/>
        </w:rPr>
        <w:t>. T</w:t>
      </w:r>
      <w:r w:rsidR="00E73382">
        <w:rPr>
          <w:lang w:eastAsia="en-GB"/>
        </w:rPr>
        <w:t>he</w:t>
      </w:r>
      <w:r w:rsidR="00DE4AED">
        <w:rPr>
          <w:lang w:eastAsia="en-GB"/>
        </w:rPr>
        <w:t xml:space="preserve"> non-deep-learning (NDL) models are the</w:t>
      </w:r>
      <w:r w:rsidR="00E73382">
        <w:rPr>
          <w:lang w:eastAsia="en-GB"/>
        </w:rPr>
        <w:t xml:space="preserve"> Gaussian Naïve Bayes classifier, </w:t>
      </w:r>
      <w:r w:rsidR="00EF7C2B">
        <w:rPr>
          <w:lang w:eastAsia="en-GB"/>
        </w:rPr>
        <w:t>the Stochastic Gradient Descent (SGD) classifier, the Random Forest (RF) classifier and the Support Vector Machine (SVM) classifier</w:t>
      </w:r>
      <w:r w:rsidRPr="00240F2B">
        <w:rPr>
          <w:lang w:eastAsia="en-GB"/>
        </w:rPr>
        <w:t xml:space="preserve">. </w:t>
      </w:r>
    </w:p>
    <w:p w14:paraId="380596B9" w14:textId="1B202630" w:rsidR="0048022E" w:rsidRDefault="0048022E" w:rsidP="00B76D98">
      <w:pPr>
        <w:rPr>
          <w:lang w:eastAsia="en-GB"/>
        </w:rPr>
      </w:pPr>
    </w:p>
    <w:p w14:paraId="3B65CE0A" w14:textId="2CB9E200" w:rsidR="00220EE2" w:rsidRDefault="00220EE2" w:rsidP="0084164B">
      <w:pPr>
        <w:pStyle w:val="Titre3"/>
      </w:pPr>
      <w:bookmarkStart w:id="102" w:name="_Toc109318826"/>
      <w:r>
        <w:t>Information Storage Structures</w:t>
      </w:r>
      <w:bookmarkEnd w:id="102"/>
    </w:p>
    <w:p w14:paraId="09E9B920" w14:textId="0EFB70A7" w:rsidR="00BE364A" w:rsidRDefault="00BE364A" w:rsidP="00B76D98">
      <w:pPr>
        <w:rPr>
          <w:lang w:eastAsia="en-GB"/>
        </w:rPr>
      </w:pPr>
      <w:r w:rsidRPr="00240F2B">
        <w:rPr>
          <w:lang w:eastAsia="en-GB"/>
        </w:rPr>
        <w:t xml:space="preserve">The first information storage structure </w:t>
      </w:r>
      <w:r w:rsidR="00C44BF5">
        <w:rPr>
          <w:lang w:eastAsia="en-GB"/>
        </w:rPr>
        <w:t xml:space="preserve">I will be considering </w:t>
      </w:r>
      <w:r w:rsidRPr="00240F2B">
        <w:rPr>
          <w:lang w:eastAsia="en-GB"/>
        </w:rPr>
        <w:t xml:space="preserve">is text. </w:t>
      </w:r>
      <w:ins w:id="103" w:author="fikayo akeredolu" w:date="2022-07-21T19:47:00Z">
        <w:r w:rsidR="002B2800">
          <w:rPr>
            <w:lang w:eastAsia="en-GB"/>
          </w:rPr>
          <w:t xml:space="preserve">As indicated above, </w:t>
        </w:r>
      </w:ins>
      <w:del w:id="104" w:author="fikayo akeredolu" w:date="2022-07-21T19:47:00Z">
        <w:r w:rsidRPr="00240F2B" w:rsidDel="002B2800">
          <w:rPr>
            <w:lang w:eastAsia="en-GB"/>
          </w:rPr>
          <w:delText>There</w:delText>
        </w:r>
      </w:del>
      <w:del w:id="105" w:author="fikayo akeredolu" w:date="2022-07-21T20:39:00Z">
        <w:r w:rsidRPr="00240F2B" w:rsidDel="00987E14">
          <w:rPr>
            <w:lang w:eastAsia="en-GB"/>
          </w:rPr>
          <w:delText xml:space="preserve"> are </w:delText>
        </w:r>
      </w:del>
      <w:r w:rsidRPr="00240F2B">
        <w:rPr>
          <w:lang w:eastAsia="en-GB"/>
        </w:rPr>
        <w:t>multiple existing models for carrying out Natural Language Processing (NLP) on text</w:t>
      </w:r>
      <w:del w:id="106" w:author="fikayo akeredolu" w:date="2022-07-21T19:47:00Z">
        <w:r w:rsidR="00C44BF5" w:rsidDel="002B2800">
          <w:rPr>
            <w:lang w:eastAsia="en-GB"/>
          </w:rPr>
          <w:delText xml:space="preserve"> as indicated </w:delText>
        </w:r>
      </w:del>
      <w:ins w:id="107" w:author="fikayo akeredolu" w:date="2022-07-21T20:39:00Z">
        <w:r w:rsidR="00987E14">
          <w:rPr>
            <w:lang w:eastAsia="en-GB"/>
          </w:rPr>
          <w:t xml:space="preserve"> exist</w:t>
        </w:r>
      </w:ins>
      <w:del w:id="108" w:author="fikayo akeredolu" w:date="2022-07-21T19:47:00Z">
        <w:r w:rsidR="00C44BF5" w:rsidDel="002B2800">
          <w:rPr>
            <w:lang w:eastAsia="en-GB"/>
          </w:rPr>
          <w:delText>above</w:delText>
        </w:r>
      </w:del>
      <w:r w:rsidRPr="00240F2B">
        <w:rPr>
          <w:lang w:eastAsia="en-GB"/>
        </w:rPr>
        <w:t>.</w:t>
      </w:r>
      <w:r w:rsidR="00BF279D">
        <w:rPr>
          <w:lang w:eastAsia="en-GB"/>
        </w:rPr>
        <w:t xml:space="preserve"> This </w:t>
      </w:r>
      <w:ins w:id="109" w:author="fikayo akeredolu" w:date="2022-07-21T19:49:00Z">
        <w:r w:rsidR="002B2800">
          <w:rPr>
            <w:lang w:eastAsia="en-GB"/>
          </w:rPr>
          <w:t>reference shows</w:t>
        </w:r>
      </w:ins>
      <w:del w:id="110" w:author="fikayo akeredolu" w:date="2022-07-21T19:49:00Z">
        <w:r w:rsidR="00BF279D" w:rsidDel="002B2800">
          <w:rPr>
            <w:lang w:eastAsia="en-GB"/>
          </w:rPr>
          <w:delText>is included as a reference to show</w:delText>
        </w:r>
      </w:del>
      <w:r w:rsidR="00BF279D">
        <w:rPr>
          <w:lang w:eastAsia="en-GB"/>
        </w:rPr>
        <w:t xml:space="preserve"> h</w:t>
      </w:r>
      <w:r w:rsidR="002D2E01">
        <w:rPr>
          <w:lang w:eastAsia="en-GB"/>
        </w:rPr>
        <w:t>o</w:t>
      </w:r>
      <w:r w:rsidR="00BF279D">
        <w:rPr>
          <w:lang w:eastAsia="en-GB"/>
        </w:rPr>
        <w:t xml:space="preserve">w </w:t>
      </w:r>
      <w:ins w:id="111" w:author="fikayo akeredolu" w:date="2022-07-21T19:49:00Z">
        <w:r w:rsidR="002B2800">
          <w:rPr>
            <w:lang w:eastAsia="en-GB"/>
          </w:rPr>
          <w:t>text-based</w:t>
        </w:r>
      </w:ins>
      <w:del w:id="112" w:author="fikayo akeredolu" w:date="2022-07-21T19:49:00Z">
        <w:r w:rsidR="000050E7" w:rsidDel="002B2800">
          <w:rPr>
            <w:lang w:eastAsia="en-GB"/>
          </w:rPr>
          <w:delText>text based</w:delText>
        </w:r>
      </w:del>
      <w:r w:rsidR="00BF279D">
        <w:rPr>
          <w:lang w:eastAsia="en-GB"/>
        </w:rPr>
        <w:t xml:space="preserve"> NNs work when trained and tested on source code.</w:t>
      </w:r>
    </w:p>
    <w:p w14:paraId="3E918C8D" w14:textId="77777777" w:rsidR="00BE364A" w:rsidRPr="00240F2B" w:rsidRDefault="00BE364A" w:rsidP="00B76D98">
      <w:pPr>
        <w:rPr>
          <w:lang w:eastAsia="en-GB"/>
        </w:rPr>
      </w:pPr>
    </w:p>
    <w:p w14:paraId="49740CDA" w14:textId="7EE6ECAA" w:rsidR="0048022E" w:rsidRPr="00240F2B" w:rsidRDefault="0048022E" w:rsidP="00B76D98">
      <w:pPr>
        <w:rPr>
          <w:lang w:eastAsia="en-GB"/>
        </w:rPr>
      </w:pPr>
      <w:r w:rsidRPr="00240F2B">
        <w:rPr>
          <w:lang w:eastAsia="en-GB"/>
        </w:rPr>
        <w:t xml:space="preserve">The second information </w:t>
      </w:r>
      <w:r w:rsidR="00445933" w:rsidRPr="00240F2B">
        <w:rPr>
          <w:lang w:eastAsia="en-GB"/>
        </w:rPr>
        <w:t xml:space="preserve">storage </w:t>
      </w:r>
      <w:r w:rsidRPr="00240F2B">
        <w:rPr>
          <w:lang w:eastAsia="en-GB"/>
        </w:rPr>
        <w:t>structure I have chosen is the Tree data structure [</w:t>
      </w:r>
      <w:r w:rsidR="00F878B3">
        <w:rPr>
          <w:lang w:eastAsia="en-GB"/>
        </w:rPr>
        <w:t>4</w:t>
      </w:r>
      <w:r w:rsidRPr="00240F2B">
        <w:rPr>
          <w:lang w:eastAsia="en-GB"/>
        </w:rPr>
        <w:t>]. I have chosen this abstract data type because every program has an Abstract Syntax Tree (AST)</w:t>
      </w:r>
      <w:ins w:id="113" w:author="fikayo akeredolu" w:date="2022-07-21T19:49:00Z">
        <w:r w:rsidR="002B2800">
          <w:rPr>
            <w:lang w:eastAsia="en-GB"/>
          </w:rPr>
          <w:t>,</w:t>
        </w:r>
      </w:ins>
      <w:r w:rsidRPr="00240F2B">
        <w:rPr>
          <w:lang w:eastAsia="en-GB"/>
        </w:rPr>
        <w:t xml:space="preserve"> which shows the </w:t>
      </w:r>
      <w:r w:rsidR="004822AA">
        <w:rPr>
          <w:lang w:eastAsia="en-GB"/>
        </w:rPr>
        <w:t>source code</w:t>
      </w:r>
      <w:ins w:id="114" w:author="fikayo akeredolu" w:date="2022-07-21T19:49:00Z">
        <w:r w:rsidR="002B2800">
          <w:rPr>
            <w:lang w:eastAsia="en-GB"/>
          </w:rPr>
          <w:t xml:space="preserve"> structure</w:t>
        </w:r>
      </w:ins>
      <w:del w:id="115" w:author="fikayo akeredolu" w:date="2022-07-21T19:49:00Z">
        <w:r w:rsidRPr="00240F2B" w:rsidDel="002B2800">
          <w:rPr>
            <w:lang w:eastAsia="en-GB"/>
          </w:rPr>
          <w:delText>structure of the program</w:delText>
        </w:r>
      </w:del>
      <w:r w:rsidRPr="00240F2B">
        <w:rPr>
          <w:lang w:eastAsia="en-GB"/>
        </w:rPr>
        <w:t xml:space="preserve"> and </w:t>
      </w:r>
      <w:del w:id="116" w:author="fikayo akeredolu" w:date="2022-07-21T19:49:00Z">
        <w:r w:rsidRPr="00240F2B" w:rsidDel="002B2800">
          <w:rPr>
            <w:lang w:eastAsia="en-GB"/>
          </w:rPr>
          <w:delText xml:space="preserve">the </w:delText>
        </w:r>
      </w:del>
      <w:r w:rsidRPr="00240F2B">
        <w:rPr>
          <w:lang w:eastAsia="en-GB"/>
        </w:rPr>
        <w:t>connections</w:t>
      </w:r>
      <w:del w:id="117" w:author="fikayo akeredolu" w:date="2022-07-21T19:49:00Z">
        <w:r w:rsidRPr="00240F2B" w:rsidDel="002B2800">
          <w:rPr>
            <w:lang w:eastAsia="en-GB"/>
          </w:rPr>
          <w:delText xml:space="preserve"> present within it</w:delText>
        </w:r>
      </w:del>
      <w:r w:rsidRPr="00240F2B">
        <w:rPr>
          <w:lang w:eastAsia="en-GB"/>
        </w:rPr>
        <w:t>. This project involves the development of the NLP models named</w:t>
      </w:r>
      <w:r w:rsidR="000050E7">
        <w:rPr>
          <w:lang w:eastAsia="en-GB"/>
        </w:rPr>
        <w:t xml:space="preserve"> above</w:t>
      </w:r>
      <w:r w:rsidR="004C3F85">
        <w:rPr>
          <w:lang w:eastAsia="en-GB"/>
        </w:rPr>
        <w:t xml:space="preserve"> in such a way that they take data extracted from a program’s AST as their input.</w:t>
      </w:r>
    </w:p>
    <w:p w14:paraId="041DD247" w14:textId="77777777" w:rsidR="0048022E" w:rsidRPr="00240F2B" w:rsidRDefault="0048022E" w:rsidP="00B76D98">
      <w:pPr>
        <w:rPr>
          <w:lang w:eastAsia="en-GB"/>
        </w:rPr>
      </w:pPr>
    </w:p>
    <w:p w14:paraId="384A73B2" w14:textId="2EF54FF8" w:rsidR="0048022E" w:rsidRPr="00240F2B" w:rsidRDefault="0048022E" w:rsidP="00B76D98">
      <w:pPr>
        <w:rPr>
          <w:lang w:eastAsia="en-GB"/>
        </w:rPr>
      </w:pPr>
      <w:r w:rsidRPr="00240F2B">
        <w:rPr>
          <w:lang w:eastAsia="en-GB"/>
        </w:rPr>
        <w:t xml:space="preserve">The final information storage structure is the graph data structure. </w:t>
      </w:r>
      <w:r w:rsidR="00551FE4" w:rsidRPr="00240F2B">
        <w:rPr>
          <w:lang w:eastAsia="en-GB"/>
        </w:rPr>
        <w:t>This is also</w:t>
      </w:r>
      <w:r w:rsidRPr="00240F2B">
        <w:rPr>
          <w:lang w:eastAsia="en-GB"/>
        </w:rPr>
        <w:t xml:space="preserve"> an abstract data type</w:t>
      </w:r>
      <w:r w:rsidR="005031F7">
        <w:rPr>
          <w:lang w:eastAsia="en-GB"/>
        </w:rPr>
        <w:t xml:space="preserve">. </w:t>
      </w:r>
      <w:r w:rsidRPr="00240F2B">
        <w:rPr>
          <w:lang w:eastAsia="en-GB"/>
        </w:rPr>
        <w:t>I have chosen graphs because every program, no matter how large</w:t>
      </w:r>
      <w:r w:rsidR="005031F7">
        <w:rPr>
          <w:lang w:eastAsia="en-GB"/>
        </w:rPr>
        <w:t xml:space="preserve"> or small</w:t>
      </w:r>
      <w:r w:rsidRPr="00240F2B">
        <w:rPr>
          <w:lang w:eastAsia="en-GB"/>
        </w:rPr>
        <w:t xml:space="preserve">, </w:t>
      </w:r>
      <w:r w:rsidR="0057509A">
        <w:rPr>
          <w:lang w:eastAsia="en-GB"/>
        </w:rPr>
        <w:t>has a</w:t>
      </w:r>
      <w:r w:rsidRPr="00240F2B">
        <w:rPr>
          <w:lang w:eastAsia="en-GB"/>
        </w:rPr>
        <w:t xml:space="preserve"> flow chart or flow graph</w:t>
      </w:r>
      <w:r w:rsidR="0057509A">
        <w:rPr>
          <w:lang w:eastAsia="en-GB"/>
        </w:rPr>
        <w:t xml:space="preserve"> form</w:t>
      </w:r>
      <w:r w:rsidRPr="00240F2B">
        <w:rPr>
          <w:lang w:eastAsia="en-GB"/>
        </w:rPr>
        <w:t xml:space="preserve">, </w:t>
      </w:r>
      <w:del w:id="118" w:author="fikayo akeredolu" w:date="2022-07-21T19:48:00Z">
        <w:r w:rsidRPr="00240F2B" w:rsidDel="002B2800">
          <w:rPr>
            <w:lang w:eastAsia="en-GB"/>
          </w:rPr>
          <w:delText xml:space="preserve">both of </w:delText>
        </w:r>
      </w:del>
      <w:r w:rsidR="0057509A">
        <w:rPr>
          <w:lang w:eastAsia="en-GB"/>
        </w:rPr>
        <w:t xml:space="preserve">both of which are </w:t>
      </w:r>
      <w:r w:rsidRPr="00240F2B">
        <w:rPr>
          <w:lang w:eastAsia="en-GB"/>
        </w:rPr>
        <w:t xml:space="preserve">directed graphs. </w:t>
      </w:r>
      <w:r w:rsidR="00CB22A5" w:rsidRPr="00240F2B">
        <w:rPr>
          <w:lang w:eastAsia="en-GB"/>
        </w:rPr>
        <w:t>Like</w:t>
      </w:r>
      <w:r w:rsidRPr="00240F2B">
        <w:rPr>
          <w:lang w:eastAsia="en-GB"/>
        </w:rPr>
        <w:t xml:space="preserve"> the tree-based models, this project aims to develop several </w:t>
      </w:r>
      <w:r w:rsidR="00CB22A5" w:rsidRPr="00240F2B">
        <w:rPr>
          <w:lang w:eastAsia="en-GB"/>
        </w:rPr>
        <w:t xml:space="preserve">NNs </w:t>
      </w:r>
      <w:r w:rsidRPr="00240F2B">
        <w:rPr>
          <w:lang w:eastAsia="en-GB"/>
        </w:rPr>
        <w:t xml:space="preserve">based on those described </w:t>
      </w:r>
      <w:r w:rsidR="000050E7">
        <w:rPr>
          <w:lang w:eastAsia="en-GB"/>
        </w:rPr>
        <w:t>above</w:t>
      </w:r>
      <w:ins w:id="119" w:author="fikayo akeredolu" w:date="2022-07-21T19:48:00Z">
        <w:r w:rsidR="002B2800">
          <w:rPr>
            <w:lang w:eastAsia="en-GB"/>
          </w:rPr>
          <w:t>,</w:t>
        </w:r>
      </w:ins>
      <w:r w:rsidR="007B56F4">
        <w:rPr>
          <w:lang w:eastAsia="en-GB"/>
        </w:rPr>
        <w:t xml:space="preserve"> and e</w:t>
      </w:r>
      <w:r w:rsidRPr="00240F2B">
        <w:rPr>
          <w:lang w:eastAsia="en-GB"/>
        </w:rPr>
        <w:t xml:space="preserve">ach graph-based model will take data developed from a NetworkX graph as </w:t>
      </w:r>
      <w:r w:rsidR="007B56F4">
        <w:rPr>
          <w:lang w:eastAsia="en-GB"/>
        </w:rPr>
        <w:t>its</w:t>
      </w:r>
      <w:r w:rsidRPr="00240F2B">
        <w:rPr>
          <w:lang w:eastAsia="en-GB"/>
        </w:rPr>
        <w:t xml:space="preserve"> input. </w:t>
      </w:r>
    </w:p>
    <w:p w14:paraId="48BC4B55" w14:textId="77777777" w:rsidR="008C387B" w:rsidRPr="00240F2B" w:rsidRDefault="008C387B" w:rsidP="00B76D98">
      <w:pPr>
        <w:rPr>
          <w:lang w:eastAsia="en-GB"/>
        </w:rPr>
      </w:pPr>
    </w:p>
    <w:p w14:paraId="7130F4DC" w14:textId="28225A88" w:rsidR="00BA48EB" w:rsidRPr="00240F2B" w:rsidRDefault="00BA48EB" w:rsidP="00B76D98">
      <w:pPr>
        <w:rPr>
          <w:lang w:eastAsia="en-GB"/>
        </w:rPr>
      </w:pPr>
      <w:r w:rsidRPr="00240F2B">
        <w:rPr>
          <w:lang w:eastAsia="en-GB"/>
        </w:rPr>
        <w:t>I have chosen to develop models based on trees and graphs because of the differences between text and HLT</w:t>
      </w:r>
      <w:r w:rsidR="00BF109C">
        <w:rPr>
          <w:lang w:eastAsia="en-GB"/>
        </w:rPr>
        <w:t xml:space="preserve"> as</w:t>
      </w:r>
      <w:r w:rsidRPr="00240F2B">
        <w:rPr>
          <w:lang w:eastAsia="en-GB"/>
        </w:rPr>
        <w:t xml:space="preserve"> outlined in section 1.1</w:t>
      </w:r>
      <w:del w:id="120" w:author="fikayo akeredolu" w:date="2022-07-21T19:49:00Z">
        <w:r w:rsidRPr="00240F2B" w:rsidDel="002B2800">
          <w:rPr>
            <w:lang w:eastAsia="en-GB"/>
          </w:rPr>
          <w:delText>,</w:delText>
        </w:r>
      </w:del>
      <w:r w:rsidRPr="00240F2B">
        <w:rPr>
          <w:lang w:eastAsia="en-GB"/>
        </w:rPr>
        <w:t xml:space="preserve"> </w:t>
      </w:r>
      <w:r w:rsidR="00EB20D1" w:rsidRPr="00240F2B">
        <w:rPr>
          <w:lang w:eastAsia="en-GB"/>
        </w:rPr>
        <w:t>and</w:t>
      </w:r>
      <w:r w:rsidRPr="00240F2B">
        <w:rPr>
          <w:lang w:eastAsia="en-GB"/>
        </w:rPr>
        <w:t xml:space="preserve"> because of the shortcomings of text-based models when processing source code.</w:t>
      </w:r>
      <w:r w:rsidR="00EB20D1" w:rsidRPr="00240F2B">
        <w:rPr>
          <w:lang w:eastAsia="en-GB"/>
        </w:rPr>
        <w:t xml:space="preserve"> </w:t>
      </w:r>
      <w:ins w:id="121" w:author="fikayo akeredolu" w:date="2022-07-21T19:49:00Z">
        <w:r w:rsidR="002B2800">
          <w:rPr>
            <w:lang w:eastAsia="en-GB"/>
          </w:rPr>
          <w:t>In addition, the</w:t>
        </w:r>
      </w:ins>
      <w:del w:id="122" w:author="fikayo akeredolu" w:date="2022-07-21T19:49:00Z">
        <w:r w:rsidR="00EB20D1" w:rsidRPr="00240F2B" w:rsidDel="002B2800">
          <w:rPr>
            <w:lang w:eastAsia="en-GB"/>
          </w:rPr>
          <w:delText>The</w:delText>
        </w:r>
      </w:del>
      <w:r w:rsidR="00EB20D1" w:rsidRPr="00240F2B">
        <w:rPr>
          <w:lang w:eastAsia="en-GB"/>
        </w:rPr>
        <w:t xml:space="preserve"> advantages of trees and graphs </w:t>
      </w:r>
      <w:r w:rsidR="003D3C22" w:rsidRPr="00240F2B">
        <w:rPr>
          <w:lang w:eastAsia="en-GB"/>
        </w:rPr>
        <w:t xml:space="preserve">over text for capturing structural information </w:t>
      </w:r>
      <w:r w:rsidR="007B56F4">
        <w:rPr>
          <w:lang w:eastAsia="en-GB"/>
        </w:rPr>
        <w:t>are</w:t>
      </w:r>
      <w:r w:rsidR="003D3C22" w:rsidRPr="00240F2B">
        <w:rPr>
          <w:lang w:eastAsia="en-GB"/>
        </w:rPr>
        <w:t xml:space="preserve"> </w:t>
      </w:r>
      <w:del w:id="123" w:author="fikayo akeredolu" w:date="2022-07-21T19:48:00Z">
        <w:r w:rsidR="003D3C22" w:rsidRPr="00240F2B" w:rsidDel="002B2800">
          <w:rPr>
            <w:lang w:eastAsia="en-GB"/>
          </w:rPr>
          <w:delText xml:space="preserve">also </w:delText>
        </w:r>
      </w:del>
      <w:r w:rsidR="003D3C22" w:rsidRPr="00240F2B">
        <w:rPr>
          <w:lang w:eastAsia="en-GB"/>
        </w:rPr>
        <w:t xml:space="preserve">another reason for this decision. </w:t>
      </w:r>
    </w:p>
    <w:p w14:paraId="734541DD" w14:textId="42FCB245" w:rsidR="003D3C22" w:rsidRPr="00240F2B" w:rsidRDefault="003D3C22" w:rsidP="00B76D98">
      <w:pPr>
        <w:rPr>
          <w:lang w:eastAsia="en-GB"/>
        </w:rPr>
      </w:pPr>
    </w:p>
    <w:p w14:paraId="734FEBFC" w14:textId="36A4614D" w:rsidR="003D3C22" w:rsidRPr="00240F2B" w:rsidRDefault="003D3C22" w:rsidP="00B76D98">
      <w:pPr>
        <w:rPr>
          <w:lang w:eastAsia="en-GB"/>
        </w:rPr>
      </w:pPr>
      <w:r w:rsidRPr="00240F2B">
        <w:rPr>
          <w:lang w:eastAsia="en-GB"/>
        </w:rPr>
        <w:t xml:space="preserve">The major shortcoming of </w:t>
      </w:r>
      <w:r w:rsidR="00A95AAA" w:rsidRPr="00240F2B">
        <w:rPr>
          <w:lang w:eastAsia="en-GB"/>
        </w:rPr>
        <w:t xml:space="preserve">text-based models is that </w:t>
      </w:r>
      <w:del w:id="124" w:author="fikayo akeredolu" w:date="2022-07-21T19:48:00Z">
        <w:r w:rsidR="00A95AAA" w:rsidRPr="00240F2B" w:rsidDel="002B2800">
          <w:rPr>
            <w:lang w:eastAsia="en-GB"/>
          </w:rPr>
          <w:delText xml:space="preserve">when carrying out learning tasks, </w:delText>
        </w:r>
      </w:del>
      <w:r w:rsidR="00A95AAA" w:rsidRPr="00240F2B">
        <w:rPr>
          <w:lang w:eastAsia="en-GB"/>
        </w:rPr>
        <w:t xml:space="preserve">they convert each </w:t>
      </w:r>
      <w:del w:id="125" w:author="fikayo akeredolu" w:date="2022-07-21T19:48:00Z">
        <w:r w:rsidR="00A95AAA" w:rsidRPr="00240F2B" w:rsidDel="002B2800">
          <w:rPr>
            <w:lang w:eastAsia="en-GB"/>
          </w:rPr>
          <w:delText xml:space="preserve">individual </w:delText>
        </w:r>
      </w:del>
      <w:r w:rsidR="00A95AAA" w:rsidRPr="00240F2B">
        <w:rPr>
          <w:lang w:eastAsia="en-GB"/>
        </w:rPr>
        <w:t xml:space="preserve">word or a series of words (known as n-grams, where n is </w:t>
      </w:r>
      <w:r w:rsidR="00BF5C64">
        <w:rPr>
          <w:lang w:eastAsia="en-GB"/>
        </w:rPr>
        <w:t>the word count</w:t>
      </w:r>
      <w:r w:rsidR="00A95AAA" w:rsidRPr="00240F2B">
        <w:rPr>
          <w:lang w:eastAsia="en-GB"/>
        </w:rPr>
        <w:t>) into a vector or ‘token’</w:t>
      </w:r>
      <w:ins w:id="126" w:author="fikayo akeredolu" w:date="2022-07-21T19:48:00Z">
        <w:r w:rsidR="002B2800">
          <w:rPr>
            <w:lang w:eastAsia="en-GB"/>
          </w:rPr>
          <w:t xml:space="preserve"> when carrying out learning tasks</w:t>
        </w:r>
      </w:ins>
      <w:r w:rsidR="00A95AAA" w:rsidRPr="00240F2B">
        <w:rPr>
          <w:lang w:eastAsia="en-GB"/>
        </w:rPr>
        <w:t xml:space="preserve">. </w:t>
      </w:r>
      <w:r w:rsidR="00505E9A" w:rsidRPr="00240F2B">
        <w:rPr>
          <w:lang w:eastAsia="en-GB"/>
        </w:rPr>
        <w:t xml:space="preserve">This is an issue when training a </w:t>
      </w:r>
      <w:r w:rsidR="00CB22A5" w:rsidRPr="00240F2B">
        <w:rPr>
          <w:lang w:eastAsia="en-GB"/>
        </w:rPr>
        <w:t xml:space="preserve">neural </w:t>
      </w:r>
      <w:r w:rsidR="00505E9A" w:rsidRPr="00240F2B">
        <w:rPr>
          <w:lang w:eastAsia="en-GB"/>
        </w:rPr>
        <w:t>network on programs because</w:t>
      </w:r>
      <w:ins w:id="127" w:author="fikayo akeredolu" w:date="2022-07-21T19:48:00Z">
        <w:r w:rsidR="002B2800">
          <w:rPr>
            <w:lang w:eastAsia="en-GB"/>
          </w:rPr>
          <w:t xml:space="preserve"> program grammars are unlimited,</w:t>
        </w:r>
      </w:ins>
      <w:r w:rsidR="00505E9A" w:rsidRPr="00240F2B">
        <w:rPr>
          <w:lang w:eastAsia="en-GB"/>
        </w:rPr>
        <w:t xml:space="preserve"> as outlined in section 1.1</w:t>
      </w:r>
      <w:del w:id="128" w:author="fikayo akeredolu" w:date="2022-07-21T19:48:00Z">
        <w:r w:rsidR="00505E9A" w:rsidRPr="00240F2B" w:rsidDel="002B2800">
          <w:rPr>
            <w:lang w:eastAsia="en-GB"/>
          </w:rPr>
          <w:delText>, program grammars are unlimited</w:delText>
        </w:r>
      </w:del>
      <w:r w:rsidR="00505E9A" w:rsidRPr="00240F2B">
        <w:rPr>
          <w:lang w:eastAsia="en-GB"/>
        </w:rPr>
        <w:t xml:space="preserve">. </w:t>
      </w:r>
      <w:ins w:id="129" w:author="fikayo akeredolu" w:date="2022-07-21T19:57:00Z">
        <w:r w:rsidR="00914171">
          <w:rPr>
            <w:lang w:eastAsia="en-GB"/>
          </w:rPr>
          <w:t>Therefore, different</w:t>
        </w:r>
      </w:ins>
      <w:del w:id="130" w:author="fikayo akeredolu" w:date="2022-07-21T19:57:00Z">
        <w:r w:rsidR="00E4769F" w:rsidRPr="00240F2B" w:rsidDel="00914171">
          <w:rPr>
            <w:lang w:eastAsia="en-GB"/>
          </w:rPr>
          <w:delText>Different</w:delText>
        </w:r>
      </w:del>
      <w:r w:rsidR="00E4769F" w:rsidRPr="00240F2B">
        <w:rPr>
          <w:lang w:eastAsia="en-GB"/>
        </w:rPr>
        <w:t xml:space="preserve"> programs that solve the same problem in the same way might use completely different names to label variables, functions, classes, etc. For example, in </w:t>
      </w:r>
      <w:r w:rsidR="00E4769F" w:rsidRPr="00BF109C">
        <w:rPr>
          <w:i/>
          <w:iCs/>
          <w:lang w:eastAsia="en-GB"/>
        </w:rPr>
        <w:t>fig</w:t>
      </w:r>
      <w:r w:rsidR="00BF109C" w:rsidRPr="00BF109C">
        <w:rPr>
          <w:i/>
          <w:iCs/>
          <w:lang w:eastAsia="en-GB"/>
        </w:rPr>
        <w:t xml:space="preserve"> </w:t>
      </w:r>
      <w:r w:rsidR="00E4769F" w:rsidRPr="00BF109C">
        <w:rPr>
          <w:i/>
          <w:iCs/>
          <w:lang w:eastAsia="en-GB"/>
        </w:rPr>
        <w:t>1</w:t>
      </w:r>
      <w:r w:rsidR="00425B2F">
        <w:rPr>
          <w:i/>
          <w:iCs/>
          <w:lang w:eastAsia="en-GB"/>
        </w:rPr>
        <w:t>.1</w:t>
      </w:r>
      <w:r w:rsidR="00E4769F" w:rsidRPr="00BF109C">
        <w:rPr>
          <w:i/>
          <w:iCs/>
          <w:lang w:eastAsia="en-GB"/>
        </w:rPr>
        <w:t>a</w:t>
      </w:r>
      <w:r w:rsidR="00E4769F" w:rsidRPr="00240F2B">
        <w:rPr>
          <w:lang w:eastAsia="en-GB"/>
        </w:rPr>
        <w:t xml:space="preserve"> and </w:t>
      </w:r>
      <w:r w:rsidR="00E4769F" w:rsidRPr="00BF109C">
        <w:rPr>
          <w:i/>
          <w:iCs/>
          <w:lang w:eastAsia="en-GB"/>
        </w:rPr>
        <w:t>fig 1</w:t>
      </w:r>
      <w:r w:rsidR="00425B2F">
        <w:rPr>
          <w:i/>
          <w:iCs/>
          <w:lang w:eastAsia="en-GB"/>
        </w:rPr>
        <w:t>.1</w:t>
      </w:r>
      <w:r w:rsidR="00E4769F" w:rsidRPr="00BF109C">
        <w:rPr>
          <w:i/>
          <w:iCs/>
          <w:lang w:eastAsia="en-GB"/>
        </w:rPr>
        <w:t>b</w:t>
      </w:r>
      <w:r w:rsidR="00E4769F" w:rsidRPr="00240F2B">
        <w:rPr>
          <w:lang w:eastAsia="en-GB"/>
        </w:rPr>
        <w:t xml:space="preserve">, both functions pictured here implement the bubble sort algorithm </w:t>
      </w:r>
      <w:ins w:id="131" w:author="fikayo akeredolu" w:date="2022-07-21T19:57:00Z">
        <w:r w:rsidR="00914171">
          <w:rPr>
            <w:lang w:eastAsia="en-GB"/>
          </w:rPr>
          <w:t>similarly</w:t>
        </w:r>
      </w:ins>
      <w:del w:id="132" w:author="fikayo akeredolu" w:date="2022-07-21T19:57:00Z">
        <w:r w:rsidR="00CD3AF4" w:rsidRPr="00240F2B" w:rsidDel="00914171">
          <w:rPr>
            <w:lang w:eastAsia="en-GB"/>
          </w:rPr>
          <w:delText>in the exact same way</w:delText>
        </w:r>
      </w:del>
      <w:r w:rsidR="00CD3AF4" w:rsidRPr="00240F2B">
        <w:rPr>
          <w:lang w:eastAsia="en-GB"/>
        </w:rPr>
        <w:t xml:space="preserve">. The only difference is that they have their variables and functions named differently. </w:t>
      </w:r>
      <w:r w:rsidR="00770329" w:rsidRPr="00240F2B">
        <w:rPr>
          <w:lang w:eastAsia="en-GB"/>
        </w:rPr>
        <w:t xml:space="preserve">This difference means that to a neural network trained on </w:t>
      </w:r>
      <w:r w:rsidR="00E11396">
        <w:rPr>
          <w:lang w:eastAsia="en-GB"/>
        </w:rPr>
        <w:t xml:space="preserve">text </w:t>
      </w:r>
      <w:r w:rsidR="00770329" w:rsidRPr="00240F2B">
        <w:rPr>
          <w:lang w:eastAsia="en-GB"/>
        </w:rPr>
        <w:t xml:space="preserve">vectors, they are two completely different pieces of text. Alternatively, </w:t>
      </w:r>
      <w:ins w:id="133" w:author="fikayo akeredolu" w:date="2022-07-21T19:58:00Z">
        <w:r w:rsidR="00914171">
          <w:rPr>
            <w:lang w:eastAsia="en-GB"/>
          </w:rPr>
          <w:t xml:space="preserve">both programs have the exact flowgraph representations </w:t>
        </w:r>
      </w:ins>
      <w:r w:rsidR="00770329" w:rsidRPr="00240F2B">
        <w:rPr>
          <w:lang w:eastAsia="en-GB"/>
        </w:rPr>
        <w:t xml:space="preserve">when represented </w:t>
      </w:r>
      <w:r w:rsidR="00C5650D" w:rsidRPr="00240F2B">
        <w:rPr>
          <w:lang w:eastAsia="en-GB"/>
        </w:rPr>
        <w:t xml:space="preserve">by a tree or flowgraph, as in </w:t>
      </w:r>
      <w:r w:rsidR="00C5650D" w:rsidRPr="00BB6D23">
        <w:rPr>
          <w:i/>
          <w:iCs/>
          <w:lang w:eastAsia="en-GB"/>
        </w:rPr>
        <w:t xml:space="preserve">fig </w:t>
      </w:r>
      <w:r w:rsidR="00425B2F">
        <w:rPr>
          <w:i/>
          <w:iCs/>
          <w:lang w:eastAsia="en-GB"/>
        </w:rPr>
        <w:t>1.</w:t>
      </w:r>
      <w:r w:rsidR="00C5650D" w:rsidRPr="00BB6D23">
        <w:rPr>
          <w:i/>
          <w:iCs/>
          <w:lang w:eastAsia="en-GB"/>
        </w:rPr>
        <w:t>2a</w:t>
      </w:r>
      <w:r w:rsidR="00C5650D" w:rsidRPr="00240F2B">
        <w:rPr>
          <w:lang w:eastAsia="en-GB"/>
        </w:rPr>
        <w:t xml:space="preserve"> and </w:t>
      </w:r>
      <w:del w:id="134" w:author="fikayo akeredolu" w:date="2022-07-21T20:39:00Z">
        <w:r w:rsidR="00C5650D" w:rsidRPr="00BB6D23" w:rsidDel="00987E14">
          <w:rPr>
            <w:i/>
            <w:iCs/>
            <w:lang w:eastAsia="en-GB"/>
          </w:rPr>
          <w:delText xml:space="preserve">fig </w:delText>
        </w:r>
      </w:del>
      <w:r w:rsidR="00425B2F">
        <w:rPr>
          <w:i/>
          <w:iCs/>
          <w:lang w:eastAsia="en-GB"/>
        </w:rPr>
        <w:t>1.</w:t>
      </w:r>
      <w:r w:rsidR="00C5650D" w:rsidRPr="00BB6D23">
        <w:rPr>
          <w:i/>
          <w:iCs/>
          <w:lang w:eastAsia="en-GB"/>
        </w:rPr>
        <w:t>2b</w:t>
      </w:r>
      <w:del w:id="135" w:author="fikayo akeredolu" w:date="2022-07-21T19:58:00Z">
        <w:r w:rsidR="00C5650D" w:rsidRPr="00240F2B" w:rsidDel="00914171">
          <w:rPr>
            <w:lang w:eastAsia="en-GB"/>
          </w:rPr>
          <w:delText xml:space="preserve">, </w:delText>
        </w:r>
        <w:r w:rsidR="00892555" w:rsidRPr="00240F2B" w:rsidDel="00914171">
          <w:rPr>
            <w:lang w:eastAsia="en-GB"/>
          </w:rPr>
          <w:delText xml:space="preserve">both programs have the </w:delText>
        </w:r>
      </w:del>
      <w:del w:id="136" w:author="fikayo akeredolu" w:date="2022-07-21T19:57:00Z">
        <w:r w:rsidR="00892555" w:rsidRPr="00240F2B" w:rsidDel="00914171">
          <w:rPr>
            <w:lang w:eastAsia="en-GB"/>
          </w:rPr>
          <w:delText>same</w:delText>
        </w:r>
      </w:del>
      <w:del w:id="137" w:author="fikayo akeredolu" w:date="2022-07-21T19:58:00Z">
        <w:r w:rsidR="00892555" w:rsidRPr="00240F2B" w:rsidDel="00914171">
          <w:rPr>
            <w:lang w:eastAsia="en-GB"/>
          </w:rPr>
          <w:delText xml:space="preserve"> </w:delText>
        </w:r>
        <w:r w:rsidR="00BB6D23" w:rsidDel="00914171">
          <w:rPr>
            <w:lang w:eastAsia="en-GB"/>
          </w:rPr>
          <w:delText>flow</w:delText>
        </w:r>
        <w:r w:rsidR="00892555" w:rsidRPr="00240F2B" w:rsidDel="00914171">
          <w:rPr>
            <w:lang w:eastAsia="en-GB"/>
          </w:rPr>
          <w:delText>graph representations</w:delText>
        </w:r>
      </w:del>
      <w:r w:rsidR="00892555" w:rsidRPr="00240F2B">
        <w:rPr>
          <w:lang w:eastAsia="en-GB"/>
        </w:rPr>
        <w:t>.</w:t>
      </w:r>
      <w:r w:rsidR="00C5650D" w:rsidRPr="00240F2B">
        <w:rPr>
          <w:lang w:eastAsia="en-GB"/>
        </w:rPr>
        <w:t xml:space="preserve"> </w:t>
      </w:r>
    </w:p>
    <w:p w14:paraId="56C51042" w14:textId="76230CC8" w:rsidR="008C387B" w:rsidRDefault="008C387B" w:rsidP="00B76D98">
      <w:pPr>
        <w:rPr>
          <w:lang w:eastAsia="en-GB"/>
        </w:rPr>
      </w:pPr>
    </w:p>
    <w:p w14:paraId="637BB4C3" w14:textId="77777777" w:rsidR="008C387B" w:rsidRPr="00240F2B" w:rsidRDefault="008C387B" w:rsidP="00B76D98">
      <w:pPr>
        <w:rPr>
          <w:lang w:eastAsia="en-GB"/>
        </w:rPr>
      </w:pPr>
    </w:p>
    <w:p w14:paraId="02BADEDA" w14:textId="77777777" w:rsidR="001245B7" w:rsidRPr="00240F2B" w:rsidRDefault="001245B7" w:rsidP="00B76D98">
      <w:pPr>
        <w:rPr>
          <w:lang w:eastAsia="en-GB"/>
        </w:rPr>
      </w:pPr>
    </w:p>
    <w:p w14:paraId="76663A58" w14:textId="18EA6CFD" w:rsidR="00411B9E" w:rsidRPr="003C1DBB" w:rsidRDefault="001245B7" w:rsidP="00B76D98">
      <w:pPr>
        <w:pStyle w:val="Dedication"/>
      </w:pPr>
      <w:r w:rsidRPr="003C1DBB">
        <w:t>fig 1</w:t>
      </w:r>
      <w:r w:rsidR="00425B2F">
        <w:t>.1</w:t>
      </w:r>
      <w:r w:rsidRPr="003C1DBB">
        <w:t xml:space="preserve">a: </w:t>
      </w:r>
      <w:r w:rsidR="00513499">
        <w:t>One way of implementing the Bubble Sort algorithm</w:t>
      </w:r>
    </w:p>
    <w:p w14:paraId="0C2AF109" w14:textId="6BFA4666" w:rsidR="00411B9E" w:rsidRPr="006B36A9" w:rsidRDefault="003C1DBB" w:rsidP="00B76D98">
      <w:pPr>
        <w:rPr>
          <w:lang w:val="es-ES"/>
        </w:rPr>
      </w:pPr>
      <w:r w:rsidRPr="003C1DBB">
        <w:rPr>
          <w:noProof/>
          <w:lang w:val="es-ES"/>
        </w:rPr>
        <w:drawing>
          <wp:inline distT="0" distB="0" distL="0" distR="0" wp14:anchorId="7B6BA5DF" wp14:editId="6312E5F0">
            <wp:extent cx="5731510" cy="910590"/>
            <wp:effectExtent l="0" t="0" r="0" b="381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731510" cy="910590"/>
                    </a:xfrm>
                    <a:prstGeom prst="rect">
                      <a:avLst/>
                    </a:prstGeom>
                  </pic:spPr>
                </pic:pic>
              </a:graphicData>
            </a:graphic>
          </wp:inline>
        </w:drawing>
      </w:r>
    </w:p>
    <w:p w14:paraId="1867A6C4" w14:textId="4438186D" w:rsidR="00411B9E" w:rsidRPr="006B36A9" w:rsidRDefault="00411B9E" w:rsidP="00B76D98">
      <w:pPr>
        <w:rPr>
          <w:lang w:val="es-ES"/>
        </w:rPr>
      </w:pPr>
    </w:p>
    <w:p w14:paraId="370DED95" w14:textId="1BD2994C" w:rsidR="001245B7" w:rsidRDefault="001245B7" w:rsidP="00B76D98">
      <w:pPr>
        <w:rPr>
          <w:lang w:val="es-ES"/>
        </w:rPr>
      </w:pPr>
    </w:p>
    <w:p w14:paraId="794FC722" w14:textId="04974AFB" w:rsidR="008C387B" w:rsidRDefault="008C387B" w:rsidP="00B76D98">
      <w:pPr>
        <w:rPr>
          <w:lang w:val="es-ES"/>
        </w:rPr>
      </w:pPr>
    </w:p>
    <w:p w14:paraId="3B243AC1" w14:textId="77777777" w:rsidR="008C387B" w:rsidRPr="006B36A9" w:rsidRDefault="008C387B" w:rsidP="00B76D98">
      <w:pPr>
        <w:rPr>
          <w:lang w:val="es-ES"/>
        </w:rPr>
      </w:pPr>
    </w:p>
    <w:p w14:paraId="5B756061" w14:textId="010DC6BF" w:rsidR="00411B9E" w:rsidRPr="008C387B" w:rsidRDefault="001245B7" w:rsidP="00B76D98">
      <w:pPr>
        <w:pStyle w:val="Dedication"/>
      </w:pPr>
      <w:r w:rsidRPr="008C387B">
        <w:t>fig 1</w:t>
      </w:r>
      <w:r w:rsidR="00425B2F">
        <w:t>.1</w:t>
      </w:r>
      <w:r w:rsidRPr="008C387B">
        <w:t>b: Another</w:t>
      </w:r>
      <w:r w:rsidR="00513499">
        <w:t xml:space="preserve"> way to</w:t>
      </w:r>
      <w:r w:rsidRPr="008C387B">
        <w:t xml:space="preserve"> implement the Bubble Sort algorithm</w:t>
      </w:r>
    </w:p>
    <w:p w14:paraId="1C281A10" w14:textId="19DEDAD2" w:rsidR="00411B9E" w:rsidRPr="00240F2B" w:rsidRDefault="008C387B" w:rsidP="00B76D98">
      <w:r w:rsidRPr="008C387B">
        <w:rPr>
          <w:noProof/>
        </w:rPr>
        <w:drawing>
          <wp:inline distT="0" distB="0" distL="0" distR="0" wp14:anchorId="157D705A" wp14:editId="02B85B3A">
            <wp:extent cx="5731510" cy="9105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10590"/>
                    </a:xfrm>
                    <a:prstGeom prst="rect">
                      <a:avLst/>
                    </a:prstGeom>
                  </pic:spPr>
                </pic:pic>
              </a:graphicData>
            </a:graphic>
          </wp:inline>
        </w:drawing>
      </w:r>
    </w:p>
    <w:p w14:paraId="148EAA62" w14:textId="69C33292" w:rsidR="00770329" w:rsidRPr="00240F2B" w:rsidRDefault="00770329" w:rsidP="00B76D98">
      <w:pPr>
        <w:rPr>
          <w:lang w:eastAsia="en-GB"/>
        </w:rPr>
      </w:pPr>
    </w:p>
    <w:p w14:paraId="00780C4B" w14:textId="05EA32AB" w:rsidR="00396131" w:rsidRPr="00240F2B" w:rsidRDefault="00396131" w:rsidP="00B76D98">
      <w:pPr>
        <w:rPr>
          <w:lang w:eastAsia="en-GB"/>
        </w:rPr>
      </w:pPr>
    </w:p>
    <w:p w14:paraId="49DF6A2A" w14:textId="1D27CD1B" w:rsidR="007973E6" w:rsidRDefault="007973E6" w:rsidP="00B76D98">
      <w:pPr>
        <w:rPr>
          <w:lang w:eastAsia="en-GB"/>
        </w:rPr>
      </w:pPr>
    </w:p>
    <w:p w14:paraId="1AF437FD" w14:textId="26149AB6" w:rsidR="008C387B" w:rsidRDefault="008C387B" w:rsidP="00B76D98">
      <w:pPr>
        <w:rPr>
          <w:lang w:eastAsia="en-GB"/>
        </w:rPr>
      </w:pPr>
    </w:p>
    <w:p w14:paraId="7F7FFBA0" w14:textId="6BE51C36" w:rsidR="008C387B" w:rsidRDefault="008C387B" w:rsidP="00B76D98">
      <w:pPr>
        <w:rPr>
          <w:lang w:eastAsia="en-GB"/>
        </w:rPr>
      </w:pPr>
    </w:p>
    <w:p w14:paraId="4F7843D2" w14:textId="53CEA109" w:rsidR="008C387B" w:rsidRDefault="008C387B" w:rsidP="00B76D98">
      <w:pPr>
        <w:rPr>
          <w:lang w:eastAsia="en-GB"/>
        </w:rPr>
      </w:pPr>
    </w:p>
    <w:p w14:paraId="3904B6A1" w14:textId="04DF0899" w:rsidR="008C387B" w:rsidRDefault="008C387B" w:rsidP="00B76D98">
      <w:pPr>
        <w:rPr>
          <w:lang w:eastAsia="en-GB"/>
        </w:rPr>
      </w:pPr>
    </w:p>
    <w:p w14:paraId="5300BB4B" w14:textId="5E1E070F" w:rsidR="007973E6" w:rsidRPr="00240F2B" w:rsidRDefault="007973E6" w:rsidP="00B76D98">
      <w:pPr>
        <w:rPr>
          <w:lang w:eastAsia="en-GB"/>
        </w:rPr>
      </w:pPr>
    </w:p>
    <w:p w14:paraId="4101A9FC" w14:textId="77777777" w:rsidR="007973E6" w:rsidRPr="00240F2B" w:rsidRDefault="007973E6" w:rsidP="00B76D98">
      <w:pPr>
        <w:rPr>
          <w:lang w:eastAsia="en-GB"/>
        </w:rPr>
      </w:pPr>
    </w:p>
    <w:p w14:paraId="6BB57C51" w14:textId="4430406D" w:rsidR="00396131" w:rsidRPr="008C387B" w:rsidRDefault="001245B7" w:rsidP="00B76D98">
      <w:pPr>
        <w:pStyle w:val="Dedication"/>
      </w:pPr>
      <w:r w:rsidRPr="008C387B">
        <w:t xml:space="preserve">fig </w:t>
      </w:r>
      <w:r w:rsidR="00425B2F">
        <w:t>1.</w:t>
      </w:r>
      <w:r w:rsidRPr="008C387B">
        <w:t>2a: Flowgraph of code snippet from fig 1</w:t>
      </w:r>
      <w:r w:rsidR="00425B2F">
        <w:t>.1</w:t>
      </w:r>
      <w:r w:rsidRPr="008C387B">
        <w:t>a</w:t>
      </w:r>
    </w:p>
    <w:p w14:paraId="2C6F2F68" w14:textId="77777777" w:rsidR="00396131" w:rsidRPr="00240F2B" w:rsidRDefault="00396131" w:rsidP="00B76D98">
      <w:r w:rsidRPr="00240F2B">
        <w:rPr>
          <w:noProof/>
        </w:rPr>
        <w:drawing>
          <wp:inline distT="0" distB="0" distL="0" distR="0" wp14:anchorId="0E808057" wp14:editId="72C83E94">
            <wp:extent cx="5634588" cy="3561348"/>
            <wp:effectExtent l="0" t="0" r="444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814" cy="3620271"/>
                    </a:xfrm>
                    <a:prstGeom prst="rect">
                      <a:avLst/>
                    </a:prstGeom>
                  </pic:spPr>
                </pic:pic>
              </a:graphicData>
            </a:graphic>
          </wp:inline>
        </w:drawing>
      </w:r>
    </w:p>
    <w:p w14:paraId="407A658C" w14:textId="77777777" w:rsidR="00396131" w:rsidRPr="00240F2B" w:rsidRDefault="00396131" w:rsidP="00B76D98"/>
    <w:p w14:paraId="3296919D" w14:textId="70514D65" w:rsidR="00396131" w:rsidRPr="00240F2B" w:rsidRDefault="00396131" w:rsidP="00B76D98"/>
    <w:p w14:paraId="390C5E48" w14:textId="798FE5A8" w:rsidR="00396131" w:rsidRPr="00240F2B" w:rsidRDefault="00396131" w:rsidP="00B76D98"/>
    <w:p w14:paraId="206A4450" w14:textId="0A246360" w:rsidR="00396131" w:rsidRPr="008C387B" w:rsidRDefault="00AC5FB7" w:rsidP="00B76D98">
      <w:pPr>
        <w:pStyle w:val="Dedication"/>
      </w:pPr>
      <w:r w:rsidRPr="008C387B">
        <w:t xml:space="preserve">fig </w:t>
      </w:r>
      <w:r w:rsidR="00425B2F">
        <w:t>1.</w:t>
      </w:r>
      <w:r w:rsidRPr="008C387B">
        <w:t>2b: Flowgraph of code snippet from fig 1</w:t>
      </w:r>
      <w:r w:rsidR="00425B2F">
        <w:t>.1</w:t>
      </w:r>
      <w:r w:rsidRPr="008C387B">
        <w:t>b</w:t>
      </w:r>
    </w:p>
    <w:p w14:paraId="555D0123" w14:textId="77777777" w:rsidR="00396131" w:rsidRPr="00240F2B" w:rsidRDefault="00396131" w:rsidP="00B76D98">
      <w:r w:rsidRPr="00240F2B">
        <w:fldChar w:fldCharType="begin"/>
      </w:r>
      <w:r w:rsidRPr="00240F2B">
        <w:instrText xml:space="preserve"> INCLUDEPICTURE "https://documents.lucid.app/documents/818ab9a5-5cf2-43d4-b06d-cb044b6309b0/pages/0_0?a=226&amp;x=287&amp;y=9&amp;w=1591&amp;h=1552&amp;store=1&amp;accept=image%2F*&amp;auth=LCA%20f55c2544f42bd57c2ce17313b446f86784001b1b-ts%3D1653401841" \* MERGEFORMATINET </w:instrText>
      </w:r>
      <w:r w:rsidRPr="00240F2B">
        <w:fldChar w:fldCharType="separate"/>
      </w:r>
      <w:r w:rsidRPr="00240F2B">
        <w:rPr>
          <w:noProof/>
        </w:rPr>
        <w:drawing>
          <wp:inline distT="0" distB="0" distL="0" distR="0" wp14:anchorId="07159DB8" wp14:editId="63504953">
            <wp:extent cx="5765800" cy="3681663"/>
            <wp:effectExtent l="0" t="0" r="0" b="190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6961" cy="3765414"/>
                    </a:xfrm>
                    <a:prstGeom prst="rect">
                      <a:avLst/>
                    </a:prstGeom>
                    <a:noFill/>
                    <a:ln>
                      <a:noFill/>
                    </a:ln>
                  </pic:spPr>
                </pic:pic>
              </a:graphicData>
            </a:graphic>
          </wp:inline>
        </w:drawing>
      </w:r>
      <w:r w:rsidRPr="00240F2B">
        <w:fldChar w:fldCharType="end"/>
      </w:r>
    </w:p>
    <w:p w14:paraId="036E8832" w14:textId="77777777" w:rsidR="009C0FE3" w:rsidRPr="00240F2B" w:rsidRDefault="009C0FE3" w:rsidP="00B76D98">
      <w:pPr>
        <w:rPr>
          <w:rFonts w:eastAsia="MS Mincho"/>
          <w:lang w:eastAsia="en-US"/>
        </w:rPr>
      </w:pPr>
      <w:bookmarkStart w:id="138" w:name="_Toc20500404"/>
      <w:bookmarkStart w:id="139" w:name="_Toc201479942"/>
      <w:bookmarkStart w:id="140" w:name="_Toc209836625"/>
      <w:bookmarkStart w:id="141" w:name="_Toc209836851"/>
      <w:bookmarkStart w:id="142" w:name="_Toc209873184"/>
    </w:p>
    <w:p w14:paraId="3F351088" w14:textId="77777777" w:rsidR="007973E6" w:rsidRPr="00240F2B" w:rsidRDefault="007973E6" w:rsidP="0084164B">
      <w:pPr>
        <w:pStyle w:val="Titre3"/>
      </w:pPr>
      <w:bookmarkStart w:id="143" w:name="_Toc108386251"/>
      <w:bookmarkStart w:id="144" w:name="_Toc109065974"/>
      <w:bookmarkStart w:id="145" w:name="_Toc109318827"/>
      <w:r w:rsidRPr="00240F2B">
        <w:lastRenderedPageBreak/>
        <w:t>Models For Classification</w:t>
      </w:r>
      <w:bookmarkEnd w:id="143"/>
      <w:bookmarkEnd w:id="144"/>
      <w:bookmarkEnd w:id="145"/>
    </w:p>
    <w:p w14:paraId="71C80506" w14:textId="77777777" w:rsidR="007973E6" w:rsidRPr="00240F2B" w:rsidRDefault="007973E6" w:rsidP="00B76D98">
      <w:pPr>
        <w:rPr>
          <w:lang w:eastAsia="en-GB"/>
        </w:rPr>
      </w:pPr>
      <w:r w:rsidRPr="00240F2B">
        <w:rPr>
          <w:lang w:eastAsia="en-GB"/>
        </w:rPr>
        <w:t>The models this project aims to develop for both the graph and tree-based models are listed below:</w:t>
      </w:r>
    </w:p>
    <w:p w14:paraId="051DADA2" w14:textId="17FBB51C" w:rsidR="00F04050" w:rsidRDefault="00F04050" w:rsidP="00B76D98">
      <w:pPr>
        <w:pStyle w:val="Paragraphedeliste"/>
        <w:numPr>
          <w:ilvl w:val="0"/>
          <w:numId w:val="14"/>
        </w:numPr>
        <w:rPr>
          <w:lang w:eastAsia="en-GB"/>
        </w:rPr>
      </w:pPr>
      <w:r>
        <w:rPr>
          <w:lang w:eastAsia="en-GB"/>
        </w:rPr>
        <w:t xml:space="preserve">Deep Learning </w:t>
      </w:r>
      <w:r w:rsidR="001D0D9B">
        <w:rPr>
          <w:lang w:eastAsia="en-GB"/>
        </w:rPr>
        <w:t xml:space="preserve">(DL) </w:t>
      </w:r>
      <w:r>
        <w:rPr>
          <w:lang w:eastAsia="en-GB"/>
        </w:rPr>
        <w:t>Models:</w:t>
      </w:r>
    </w:p>
    <w:p w14:paraId="2175AC4B" w14:textId="7D32135C" w:rsidR="007973E6" w:rsidRDefault="005301C0" w:rsidP="00B76D98">
      <w:pPr>
        <w:pStyle w:val="Paragraphedeliste"/>
        <w:numPr>
          <w:ilvl w:val="1"/>
          <w:numId w:val="14"/>
        </w:numPr>
        <w:rPr>
          <w:lang w:eastAsia="en-GB"/>
        </w:rPr>
      </w:pPr>
      <w:r>
        <w:rPr>
          <w:lang w:eastAsia="en-GB"/>
        </w:rPr>
        <w:t xml:space="preserve">LSTM </w:t>
      </w:r>
      <w:r w:rsidR="007973E6" w:rsidRPr="00240F2B">
        <w:rPr>
          <w:lang w:eastAsia="en-GB"/>
        </w:rPr>
        <w:t>RNN classification model.</w:t>
      </w:r>
    </w:p>
    <w:p w14:paraId="72BB18DF" w14:textId="56500DA1" w:rsidR="005301C0" w:rsidRDefault="005301C0" w:rsidP="00B76D98">
      <w:pPr>
        <w:pStyle w:val="Paragraphedeliste"/>
        <w:numPr>
          <w:ilvl w:val="1"/>
          <w:numId w:val="14"/>
        </w:numPr>
        <w:rPr>
          <w:lang w:eastAsia="en-GB"/>
        </w:rPr>
      </w:pPr>
      <w:r>
        <w:rPr>
          <w:lang w:eastAsia="en-GB"/>
        </w:rPr>
        <w:t>GRU RNN classification model.</w:t>
      </w:r>
    </w:p>
    <w:p w14:paraId="72D8F4BA" w14:textId="1D9D57B8" w:rsidR="005301C0" w:rsidRPr="00240F2B" w:rsidRDefault="005301C0" w:rsidP="00B76D98">
      <w:pPr>
        <w:pStyle w:val="Paragraphedeliste"/>
        <w:numPr>
          <w:ilvl w:val="1"/>
          <w:numId w:val="14"/>
        </w:numPr>
        <w:rPr>
          <w:lang w:eastAsia="en-GB"/>
        </w:rPr>
      </w:pPr>
      <w:r>
        <w:rPr>
          <w:lang w:eastAsia="en-GB"/>
        </w:rPr>
        <w:t>Simple RNN classification model.</w:t>
      </w:r>
    </w:p>
    <w:p w14:paraId="3A5F8F7D" w14:textId="0CE1F5E3" w:rsidR="007973E6" w:rsidRDefault="007973E6" w:rsidP="00B76D98">
      <w:pPr>
        <w:pStyle w:val="Paragraphedeliste"/>
        <w:numPr>
          <w:ilvl w:val="1"/>
          <w:numId w:val="14"/>
        </w:numPr>
        <w:rPr>
          <w:lang w:eastAsia="en-GB"/>
        </w:rPr>
      </w:pPr>
      <w:r w:rsidRPr="00240F2B">
        <w:rPr>
          <w:lang w:eastAsia="en-GB"/>
        </w:rPr>
        <w:t>MLP classification model.</w:t>
      </w:r>
    </w:p>
    <w:p w14:paraId="53A2B68B" w14:textId="32FBB4B6" w:rsidR="00666E1D" w:rsidRDefault="00666E1D" w:rsidP="00B76D98">
      <w:pPr>
        <w:pStyle w:val="Paragraphedeliste"/>
        <w:numPr>
          <w:ilvl w:val="1"/>
          <w:numId w:val="14"/>
        </w:numPr>
        <w:rPr>
          <w:lang w:eastAsia="en-GB"/>
        </w:rPr>
      </w:pPr>
      <w:r>
        <w:rPr>
          <w:lang w:eastAsia="en-GB"/>
        </w:rPr>
        <w:t>Dense classification model</w:t>
      </w:r>
    </w:p>
    <w:p w14:paraId="7D507425" w14:textId="3E890C80" w:rsidR="00F04050" w:rsidRPr="00240F2B" w:rsidRDefault="001D0D9B" w:rsidP="00B76D98">
      <w:pPr>
        <w:pStyle w:val="Paragraphedeliste"/>
        <w:numPr>
          <w:ilvl w:val="0"/>
          <w:numId w:val="14"/>
        </w:numPr>
        <w:rPr>
          <w:lang w:eastAsia="en-GB"/>
        </w:rPr>
      </w:pPr>
      <w:r>
        <w:rPr>
          <w:lang w:eastAsia="en-GB"/>
        </w:rPr>
        <w:t>Non-Deep-Learning (NDL)</w:t>
      </w:r>
      <w:r w:rsidR="00F04050">
        <w:rPr>
          <w:lang w:eastAsia="en-GB"/>
        </w:rPr>
        <w:t xml:space="preserve"> Models:</w:t>
      </w:r>
    </w:p>
    <w:p w14:paraId="76A0B0E7" w14:textId="11DDFD5A" w:rsidR="001D0D9B" w:rsidRPr="00240F2B" w:rsidRDefault="00FD2915" w:rsidP="00B76D98">
      <w:pPr>
        <w:pStyle w:val="Paragraphedeliste"/>
        <w:numPr>
          <w:ilvl w:val="1"/>
          <w:numId w:val="14"/>
        </w:numPr>
        <w:rPr>
          <w:lang w:eastAsia="en-GB"/>
        </w:rPr>
      </w:pPr>
      <w:r>
        <w:rPr>
          <w:lang w:eastAsia="en-GB"/>
        </w:rPr>
        <w:t>G</w:t>
      </w:r>
      <w:r w:rsidR="001D0D9B" w:rsidRPr="00240F2B">
        <w:rPr>
          <w:lang w:eastAsia="en-GB"/>
        </w:rPr>
        <w:t>NB</w:t>
      </w:r>
      <w:r w:rsidR="00BF46FF">
        <w:rPr>
          <w:lang w:eastAsia="en-GB"/>
        </w:rPr>
        <w:t xml:space="preserve"> model</w:t>
      </w:r>
      <w:r w:rsidR="001D0D9B" w:rsidRPr="00240F2B">
        <w:rPr>
          <w:lang w:eastAsia="en-GB"/>
        </w:rPr>
        <w:t>.</w:t>
      </w:r>
    </w:p>
    <w:p w14:paraId="7F108ADE" w14:textId="1E3000AE" w:rsidR="007973E6" w:rsidRPr="006B36A9" w:rsidRDefault="00666E1D" w:rsidP="00B76D98">
      <w:pPr>
        <w:pStyle w:val="Paragraphedeliste"/>
        <w:numPr>
          <w:ilvl w:val="1"/>
          <w:numId w:val="14"/>
        </w:numPr>
        <w:rPr>
          <w:lang w:val="fr-FR" w:eastAsia="en-GB"/>
        </w:rPr>
      </w:pPr>
      <w:r>
        <w:rPr>
          <w:lang w:val="fr-FR" w:eastAsia="en-GB"/>
        </w:rPr>
        <w:t>SGD</w:t>
      </w:r>
      <w:r w:rsidR="00BF46FF">
        <w:rPr>
          <w:lang w:val="fr-FR" w:eastAsia="en-GB"/>
        </w:rPr>
        <w:t xml:space="preserve"> model</w:t>
      </w:r>
      <w:r w:rsidR="007973E6" w:rsidRPr="006B36A9">
        <w:rPr>
          <w:lang w:val="fr-FR" w:eastAsia="en-GB"/>
        </w:rPr>
        <w:t>.</w:t>
      </w:r>
    </w:p>
    <w:p w14:paraId="49C7415F" w14:textId="48E42EB8" w:rsidR="007973E6" w:rsidRPr="00240F2B" w:rsidRDefault="00AE5BA3" w:rsidP="00B76D98">
      <w:pPr>
        <w:pStyle w:val="Paragraphedeliste"/>
        <w:numPr>
          <w:ilvl w:val="1"/>
          <w:numId w:val="14"/>
        </w:numPr>
        <w:rPr>
          <w:lang w:eastAsia="en-GB"/>
        </w:rPr>
      </w:pPr>
      <w:r w:rsidRPr="00240F2B">
        <w:rPr>
          <w:lang w:eastAsia="en-GB"/>
        </w:rPr>
        <w:t>RF</w:t>
      </w:r>
      <w:r w:rsidR="00BF46FF">
        <w:rPr>
          <w:lang w:eastAsia="en-GB"/>
        </w:rPr>
        <w:t xml:space="preserve"> model</w:t>
      </w:r>
      <w:r w:rsidR="007973E6" w:rsidRPr="00240F2B">
        <w:rPr>
          <w:lang w:eastAsia="en-GB"/>
        </w:rPr>
        <w:t>.</w:t>
      </w:r>
    </w:p>
    <w:p w14:paraId="58869CAA" w14:textId="671A8BDA" w:rsidR="007973E6" w:rsidRPr="006B36A9" w:rsidRDefault="004079F8" w:rsidP="00B76D98">
      <w:pPr>
        <w:pStyle w:val="Paragraphedeliste"/>
        <w:numPr>
          <w:ilvl w:val="1"/>
          <w:numId w:val="14"/>
        </w:numPr>
        <w:rPr>
          <w:lang w:val="fr-FR" w:eastAsia="en-GB"/>
        </w:rPr>
      </w:pPr>
      <w:r>
        <w:rPr>
          <w:lang w:val="fr-FR" w:eastAsia="en-GB"/>
        </w:rPr>
        <w:t>SVM</w:t>
      </w:r>
      <w:r w:rsidR="00BF46FF">
        <w:rPr>
          <w:lang w:val="fr-FR" w:eastAsia="en-GB"/>
        </w:rPr>
        <w:t xml:space="preserve"> model</w:t>
      </w:r>
      <w:r w:rsidR="007973E6" w:rsidRPr="006B36A9">
        <w:rPr>
          <w:lang w:val="fr-FR" w:eastAsia="en-GB"/>
        </w:rPr>
        <w:t>.</w:t>
      </w:r>
    </w:p>
    <w:p w14:paraId="2C74391F" w14:textId="56E2CF0B" w:rsidR="00971293" w:rsidRPr="00240F2B" w:rsidRDefault="00971293" w:rsidP="0084164B">
      <w:pPr>
        <w:pStyle w:val="Titre3"/>
        <w:rPr>
          <w:rFonts w:eastAsia="MS Mincho"/>
        </w:rPr>
      </w:pPr>
      <w:bookmarkStart w:id="146" w:name="_Toc108386252"/>
      <w:bookmarkStart w:id="147" w:name="_Toc109065975"/>
      <w:bookmarkStart w:id="148" w:name="_Toc109318828"/>
      <w:r w:rsidRPr="00240F2B">
        <w:rPr>
          <w:rFonts w:eastAsia="MS Mincho"/>
        </w:rPr>
        <w:t>Classification Task</w:t>
      </w:r>
      <w:bookmarkEnd w:id="146"/>
      <w:bookmarkEnd w:id="147"/>
      <w:bookmarkEnd w:id="148"/>
    </w:p>
    <w:p w14:paraId="562DAE57" w14:textId="3BEACEFF" w:rsidR="00971293" w:rsidRPr="00240F2B" w:rsidRDefault="00971293" w:rsidP="00B76D98">
      <w:pPr>
        <w:rPr>
          <w:rFonts w:eastAsia="MS Mincho"/>
          <w:lang w:eastAsia="en-US"/>
        </w:rPr>
      </w:pPr>
      <w:r w:rsidRPr="00240F2B">
        <w:rPr>
          <w:rFonts w:eastAsia="MS Mincho"/>
          <w:lang w:eastAsia="en-US"/>
        </w:rPr>
        <w:t xml:space="preserve">The classification task in this project is </w:t>
      </w:r>
      <w:r w:rsidR="008344EE" w:rsidRPr="00240F2B">
        <w:rPr>
          <w:rFonts w:eastAsia="MS Mincho"/>
          <w:lang w:eastAsia="en-US"/>
        </w:rPr>
        <w:t xml:space="preserve">a binary classification problem to </w:t>
      </w:r>
      <w:r w:rsidR="0031520C" w:rsidRPr="00240F2B">
        <w:rPr>
          <w:rFonts w:eastAsia="MS Mincho"/>
          <w:lang w:eastAsia="en-US"/>
        </w:rPr>
        <w:t xml:space="preserve">classify programs based on </w:t>
      </w:r>
      <w:r w:rsidR="007010E7">
        <w:rPr>
          <w:rFonts w:eastAsia="MS Mincho"/>
          <w:lang w:eastAsia="en-US"/>
        </w:rPr>
        <w:t>the</w:t>
      </w:r>
      <w:r w:rsidR="0031520C" w:rsidRPr="00240F2B">
        <w:rPr>
          <w:rFonts w:eastAsia="MS Mincho"/>
          <w:lang w:eastAsia="en-US"/>
        </w:rPr>
        <w:t xml:space="preserve"> sorting algorithm they implement. The applicable sorting algorithms here are the Merge Sort and the Quick Sort. I have chosen these two algorithms because they are typically longer in implementation code than most other </w:t>
      </w:r>
      <w:r w:rsidR="001A59B4" w:rsidRPr="00240F2B">
        <w:rPr>
          <w:rFonts w:eastAsia="MS Mincho"/>
          <w:lang w:eastAsia="en-US"/>
        </w:rPr>
        <w:t>sorting algorithms. This means that there is usually more information to be derived from the AST of a program that implements one of these algorithms.</w:t>
      </w:r>
    </w:p>
    <w:p w14:paraId="73A01C37" w14:textId="77777777" w:rsidR="00971293" w:rsidRPr="00240F2B" w:rsidRDefault="00971293" w:rsidP="00B76D98">
      <w:pPr>
        <w:rPr>
          <w:rFonts w:eastAsia="MS Mincho"/>
          <w:lang w:eastAsia="en-US"/>
        </w:rPr>
      </w:pPr>
    </w:p>
    <w:bookmarkEnd w:id="138"/>
    <w:bookmarkEnd w:id="139"/>
    <w:bookmarkEnd w:id="140"/>
    <w:bookmarkEnd w:id="141"/>
    <w:bookmarkEnd w:id="142"/>
    <w:p w14:paraId="76E9AE3F" w14:textId="77777777" w:rsidR="00E14106" w:rsidRPr="00240F2B" w:rsidRDefault="00E14106" w:rsidP="00B76D98"/>
    <w:p w14:paraId="7DCEAC8E" w14:textId="77777777" w:rsidR="00E14106" w:rsidRPr="00240F2B" w:rsidRDefault="00E14106" w:rsidP="00B76D98"/>
    <w:p w14:paraId="7CBEC595" w14:textId="510A1A1D" w:rsidR="00E14106" w:rsidRPr="00240F2B" w:rsidRDefault="00E14106" w:rsidP="0084164B">
      <w:pPr>
        <w:pStyle w:val="Titre1"/>
      </w:pPr>
      <w:bookmarkStart w:id="149" w:name="_Toc20500406"/>
      <w:bookmarkStart w:id="150" w:name="_Toc109318831"/>
      <w:r w:rsidRPr="00240F2B">
        <w:lastRenderedPageBreak/>
        <w:t xml:space="preserve">Background </w:t>
      </w:r>
      <w:bookmarkEnd w:id="149"/>
      <w:bookmarkEnd w:id="150"/>
      <w:r w:rsidR="00BE175F">
        <w:t>AND LITERATURE REVIEW</w:t>
      </w:r>
    </w:p>
    <w:p w14:paraId="5A9E1BB1" w14:textId="3AD0A9F4" w:rsidR="00C27095" w:rsidRDefault="00C27095">
      <w:pPr>
        <w:pStyle w:val="Titre2"/>
      </w:pPr>
      <w:bookmarkStart w:id="151" w:name="_Toc109318832"/>
      <w:r>
        <w:t>Programs As Graphs and Trees</w:t>
      </w:r>
      <w:bookmarkEnd w:id="151"/>
    </w:p>
    <w:p w14:paraId="6351F7D9" w14:textId="6E70836D" w:rsidR="00C27095" w:rsidRPr="00C27095" w:rsidRDefault="00C27095" w:rsidP="00B76D98">
      <w:pPr>
        <w:rPr>
          <w:lang w:eastAsia="en-US"/>
        </w:rPr>
      </w:pPr>
      <w:r>
        <w:rPr>
          <w:lang w:eastAsia="en-US"/>
        </w:rPr>
        <w:t xml:space="preserve">It is well known that every program has an abstract syntax tree representation. In theory, this </w:t>
      </w:r>
      <w:r w:rsidR="004E2468">
        <w:rPr>
          <w:lang w:eastAsia="en-US"/>
        </w:rPr>
        <w:t>could lead to the assumption</w:t>
      </w:r>
      <w:r>
        <w:rPr>
          <w:lang w:eastAsia="en-US"/>
        </w:rPr>
        <w:t xml:space="preserve"> that every program has a graph representation</w:t>
      </w:r>
      <w:del w:id="152" w:author="fikayo akeredolu" w:date="2022-07-21T20:02:00Z">
        <w:r w:rsidDel="00914171">
          <w:rPr>
            <w:lang w:eastAsia="en-US"/>
          </w:rPr>
          <w:delText>,</w:delText>
        </w:r>
      </w:del>
      <w:r>
        <w:rPr>
          <w:lang w:eastAsia="en-US"/>
        </w:rPr>
        <w:t xml:space="preserve"> or an abstract graph representation</w:t>
      </w:r>
      <w:r w:rsidR="009C52B0">
        <w:rPr>
          <w:lang w:eastAsia="en-US"/>
        </w:rPr>
        <w:t>,</w:t>
      </w:r>
      <w:r>
        <w:rPr>
          <w:lang w:eastAsia="en-US"/>
        </w:rPr>
        <w:t xml:space="preserve"> but there has not been enough work done to demonstrate this. The </w:t>
      </w:r>
      <w:ins w:id="153" w:author="fikayo akeredolu" w:date="2022-07-21T20:02:00Z">
        <w:r w:rsidR="00914171">
          <w:rPr>
            <w:lang w:eastAsia="en-US"/>
          </w:rPr>
          <w:t>leading</w:t>
        </w:r>
      </w:ins>
      <w:del w:id="154" w:author="fikayo akeredolu" w:date="2022-07-21T20:02:00Z">
        <w:r w:rsidDel="00914171">
          <w:rPr>
            <w:lang w:eastAsia="en-US"/>
          </w:rPr>
          <w:delText>main</w:delText>
        </w:r>
      </w:del>
      <w:r>
        <w:rPr>
          <w:lang w:eastAsia="en-US"/>
        </w:rPr>
        <w:t xml:space="preserve"> driving theory of this project is </w:t>
      </w:r>
      <w:del w:id="155" w:author="fikayo akeredolu" w:date="2022-07-21T20:02:00Z">
        <w:r w:rsidDel="00914171">
          <w:rPr>
            <w:lang w:eastAsia="en-US"/>
          </w:rPr>
          <w:delText xml:space="preserve">that </w:delText>
        </w:r>
      </w:del>
      <w:r w:rsidR="00370B5B">
        <w:rPr>
          <w:lang w:eastAsia="en-US"/>
        </w:rPr>
        <w:t xml:space="preserve">using a program’s abstract graph </w:t>
      </w:r>
      <w:r w:rsidR="006C7714">
        <w:rPr>
          <w:lang w:eastAsia="en-US"/>
        </w:rPr>
        <w:t xml:space="preserve">or tree </w:t>
      </w:r>
      <w:r w:rsidR="00370B5B">
        <w:rPr>
          <w:lang w:eastAsia="en-US"/>
        </w:rPr>
        <w:t>representation</w:t>
      </w:r>
      <w:ins w:id="156" w:author="fikayo akeredolu" w:date="2022-07-21T20:02:00Z">
        <w:del w:id="157" w:author="Olubusayo Akeredolu" w:date="2022-07-30T16:55:00Z">
          <w:r w:rsidR="00914171" w:rsidDel="00296764">
            <w:rPr>
              <w:lang w:eastAsia="en-US"/>
            </w:rPr>
            <w:delText xml:space="preserve">. </w:delText>
          </w:r>
        </w:del>
      </w:ins>
      <w:ins w:id="158" w:author="Olubusayo Akeredolu" w:date="2022-07-30T16:55:00Z">
        <w:r w:rsidR="00296764">
          <w:rPr>
            <w:lang w:eastAsia="en-US"/>
          </w:rPr>
          <w:t>, a</w:t>
        </w:r>
      </w:ins>
      <w:ins w:id="159" w:author="fikayo akeredolu" w:date="2022-07-21T20:02:00Z">
        <w:del w:id="160" w:author="Olubusayo Akeredolu" w:date="2022-07-30T16:55:00Z">
          <w:r w:rsidR="00914171" w:rsidDel="00296764">
            <w:rPr>
              <w:lang w:eastAsia="en-US"/>
            </w:rPr>
            <w:delText>A</w:delText>
          </w:r>
        </w:del>
      </w:ins>
      <w:del w:id="161" w:author="fikayo akeredolu" w:date="2022-07-21T20:02:00Z">
        <w:r w:rsidR="00370B5B" w:rsidDel="00914171">
          <w:rPr>
            <w:lang w:eastAsia="en-US"/>
          </w:rPr>
          <w:delText>, a</w:delText>
        </w:r>
      </w:del>
      <w:r w:rsidR="00370B5B">
        <w:rPr>
          <w:lang w:eastAsia="en-US"/>
        </w:rPr>
        <w:t xml:space="preserve"> neural network can be trained to learn </w:t>
      </w:r>
      <w:r w:rsidR="00B828D1">
        <w:rPr>
          <w:lang w:eastAsia="en-US"/>
        </w:rPr>
        <w:t xml:space="preserve">the structure of </w:t>
      </w:r>
      <w:r w:rsidR="009C52B0">
        <w:rPr>
          <w:lang w:eastAsia="en-US"/>
        </w:rPr>
        <w:t>the</w:t>
      </w:r>
      <w:r w:rsidR="00B828D1">
        <w:rPr>
          <w:lang w:eastAsia="en-US"/>
        </w:rPr>
        <w:t xml:space="preserve"> </w:t>
      </w:r>
      <w:r w:rsidR="004C720F">
        <w:rPr>
          <w:lang w:eastAsia="en-US"/>
        </w:rPr>
        <w:t>code</w:t>
      </w:r>
      <w:r w:rsidR="00B828D1">
        <w:rPr>
          <w:lang w:eastAsia="en-US"/>
        </w:rPr>
        <w:t xml:space="preserve"> and classify it based on that structure.</w:t>
      </w:r>
    </w:p>
    <w:p w14:paraId="3D5B6E0E" w14:textId="0039826F" w:rsidR="0055693D" w:rsidRDefault="00C27095">
      <w:pPr>
        <w:pStyle w:val="Titre2"/>
      </w:pPr>
      <w:bookmarkStart w:id="162" w:name="_Toc109318833"/>
      <w:r>
        <w:t>U</w:t>
      </w:r>
      <w:r w:rsidR="0055693D">
        <w:t>nderlying Theory and Background</w:t>
      </w:r>
      <w:bookmarkEnd w:id="162"/>
    </w:p>
    <w:p w14:paraId="05074FA0" w14:textId="77777777" w:rsidR="00B35123" w:rsidRDefault="006E31D8" w:rsidP="00B76D98">
      <w:pPr>
        <w:rPr>
          <w:lang w:eastAsia="en-GB"/>
        </w:rPr>
      </w:pPr>
      <w:r w:rsidRPr="00240F2B">
        <w:rPr>
          <w:lang w:eastAsia="en-GB"/>
        </w:rPr>
        <w:t xml:space="preserve">The underlying theory behind this project is this; using the right design and model specifications, </w:t>
      </w:r>
      <w:r w:rsidR="00D66D78" w:rsidRPr="00240F2B">
        <w:rPr>
          <w:lang w:eastAsia="en-GB"/>
        </w:rPr>
        <w:t xml:space="preserve">a neural network can be trained to carry out classification tasks on source code, resulting in a </w:t>
      </w:r>
      <w:r w:rsidR="00B218D6">
        <w:rPr>
          <w:lang w:eastAsia="en-GB"/>
        </w:rPr>
        <w:t>suitable</w:t>
      </w:r>
      <w:r w:rsidR="00D66D78" w:rsidRPr="00240F2B">
        <w:rPr>
          <w:lang w:eastAsia="en-GB"/>
        </w:rPr>
        <w:t xml:space="preserve"> level of accuracy. </w:t>
      </w:r>
    </w:p>
    <w:p w14:paraId="33E3F238" w14:textId="77777777" w:rsidR="00B35123" w:rsidRDefault="00B35123" w:rsidP="00B76D98">
      <w:pPr>
        <w:rPr>
          <w:lang w:eastAsia="en-GB"/>
        </w:rPr>
      </w:pPr>
    </w:p>
    <w:p w14:paraId="26F16FE4" w14:textId="4651B30B" w:rsidR="00D66D78" w:rsidRPr="00240F2B" w:rsidRDefault="00D66D78" w:rsidP="00B76D98">
      <w:pPr>
        <w:rPr>
          <w:lang w:eastAsia="en-GB"/>
        </w:rPr>
      </w:pPr>
      <w:r w:rsidRPr="00240F2B">
        <w:rPr>
          <w:lang w:eastAsia="en-GB"/>
        </w:rPr>
        <w:t xml:space="preserve">This project has its background rooted </w:t>
      </w:r>
      <w:r w:rsidR="0019516E" w:rsidRPr="00240F2B">
        <w:rPr>
          <w:lang w:eastAsia="en-GB"/>
        </w:rPr>
        <w:t>in the fundamentals of the Graph Neural Network (GNN). This network architecture, as described in [</w:t>
      </w:r>
      <w:r w:rsidR="006A6448">
        <w:rPr>
          <w:lang w:eastAsia="en-GB"/>
        </w:rPr>
        <w:t>14]</w:t>
      </w:r>
      <w:r w:rsidR="0019516E" w:rsidRPr="00240F2B">
        <w:rPr>
          <w:lang w:eastAsia="en-GB"/>
        </w:rPr>
        <w:t>, presents a metho</w:t>
      </w:r>
      <w:r w:rsidR="00414E3F" w:rsidRPr="00240F2B">
        <w:rPr>
          <w:lang w:eastAsia="en-GB"/>
        </w:rPr>
        <w:t>d</w:t>
      </w:r>
      <w:r w:rsidR="0019516E" w:rsidRPr="00240F2B">
        <w:rPr>
          <w:lang w:eastAsia="en-GB"/>
        </w:rPr>
        <w:t xml:space="preserve"> </w:t>
      </w:r>
      <w:r w:rsidR="00414E3F" w:rsidRPr="00240F2B">
        <w:rPr>
          <w:lang w:eastAsia="en-GB"/>
        </w:rPr>
        <w:t xml:space="preserve">for processing information stored in the form of a graph using a specially designed </w:t>
      </w:r>
      <w:r w:rsidR="00004C07" w:rsidRPr="00240F2B">
        <w:rPr>
          <w:lang w:eastAsia="en-GB"/>
        </w:rPr>
        <w:t>NN</w:t>
      </w:r>
      <w:r w:rsidR="00C34D8E" w:rsidRPr="00240F2B">
        <w:rPr>
          <w:lang w:eastAsia="en-GB"/>
        </w:rPr>
        <w:t xml:space="preserve">. There have been several developments </w:t>
      </w:r>
      <w:ins w:id="163" w:author="Olubusayo Akeredolu" w:date="2022-07-30T16:55:00Z">
        <w:r w:rsidR="00901BEB">
          <w:rPr>
            <w:lang w:eastAsia="en-GB"/>
          </w:rPr>
          <w:t>o</w:t>
        </w:r>
      </w:ins>
      <w:ins w:id="164" w:author="fikayo akeredolu" w:date="2022-07-21T20:02:00Z">
        <w:del w:id="165" w:author="Olubusayo Akeredolu" w:date="2022-07-30T16:55:00Z">
          <w:r w:rsidR="00914171" w:rsidDel="00901BEB">
            <w:rPr>
              <w:lang w:eastAsia="en-GB"/>
            </w:rPr>
            <w:delText>i</w:delText>
          </w:r>
        </w:del>
        <w:r w:rsidR="00914171">
          <w:rPr>
            <w:lang w:eastAsia="en-GB"/>
          </w:rPr>
          <w:t>n</w:t>
        </w:r>
      </w:ins>
      <w:del w:id="166" w:author="fikayo akeredolu" w:date="2022-07-21T20:02:00Z">
        <w:r w:rsidR="00C34D8E" w:rsidRPr="00240F2B" w:rsidDel="00914171">
          <w:rPr>
            <w:lang w:eastAsia="en-GB"/>
          </w:rPr>
          <w:delText>on</w:delText>
        </w:r>
      </w:del>
      <w:r w:rsidR="00C34D8E" w:rsidRPr="00240F2B">
        <w:rPr>
          <w:lang w:eastAsia="en-GB"/>
        </w:rPr>
        <w:t xml:space="preserve"> this model. These include the GGNN, the Gated Graph Sequence Neural Network (GGSNN) [</w:t>
      </w:r>
      <w:r w:rsidR="006A6448">
        <w:rPr>
          <w:lang w:eastAsia="en-GB"/>
        </w:rPr>
        <w:t>15</w:t>
      </w:r>
      <w:r w:rsidR="00C34D8E" w:rsidRPr="00240F2B">
        <w:rPr>
          <w:lang w:eastAsia="en-GB"/>
        </w:rPr>
        <w:t>], the Gated Graph Convolutional Neural Network (</w:t>
      </w:r>
      <w:r w:rsidR="00A927E4">
        <w:rPr>
          <w:lang w:eastAsia="en-GB"/>
        </w:rPr>
        <w:t>G</w:t>
      </w:r>
      <w:r w:rsidR="00C34D8E" w:rsidRPr="00240F2B">
        <w:rPr>
          <w:lang w:eastAsia="en-GB"/>
        </w:rPr>
        <w:t>GCNN) [</w:t>
      </w:r>
      <w:r w:rsidR="006A6448">
        <w:rPr>
          <w:lang w:eastAsia="en-GB"/>
        </w:rPr>
        <w:t>16</w:t>
      </w:r>
      <w:r w:rsidR="00C34D8E" w:rsidRPr="00240F2B">
        <w:rPr>
          <w:lang w:eastAsia="en-GB"/>
        </w:rPr>
        <w:t>]</w:t>
      </w:r>
      <w:r w:rsidR="00253D80" w:rsidRPr="00240F2B">
        <w:rPr>
          <w:lang w:eastAsia="en-GB"/>
        </w:rPr>
        <w:t xml:space="preserve">, the Gated Graph Recurrent Neural Network </w:t>
      </w:r>
      <w:r w:rsidR="00356EDD">
        <w:rPr>
          <w:lang w:eastAsia="en-GB"/>
        </w:rPr>
        <w:t xml:space="preserve">(GGRNN) </w:t>
      </w:r>
      <w:r w:rsidR="00253D80" w:rsidRPr="00240F2B">
        <w:rPr>
          <w:lang w:eastAsia="en-GB"/>
        </w:rPr>
        <w:t>[</w:t>
      </w:r>
      <w:r w:rsidR="006A6448">
        <w:rPr>
          <w:lang w:eastAsia="en-GB"/>
        </w:rPr>
        <w:t>17</w:t>
      </w:r>
      <w:r w:rsidR="00253D80" w:rsidRPr="00240F2B">
        <w:rPr>
          <w:lang w:eastAsia="en-GB"/>
        </w:rPr>
        <w:t xml:space="preserve">], etc. </w:t>
      </w:r>
    </w:p>
    <w:p w14:paraId="2BF8BD20" w14:textId="007C2D33" w:rsidR="00B816D0" w:rsidRPr="00240F2B" w:rsidRDefault="00B816D0" w:rsidP="00B76D98">
      <w:pPr>
        <w:rPr>
          <w:lang w:eastAsia="en-GB"/>
        </w:rPr>
      </w:pPr>
    </w:p>
    <w:p w14:paraId="5C753932" w14:textId="10AA2A1B" w:rsidR="00662382" w:rsidRPr="00240F2B" w:rsidRDefault="00B816D0" w:rsidP="00B76D98">
      <w:pPr>
        <w:rPr>
          <w:lang w:eastAsia="en-GB"/>
        </w:rPr>
      </w:pPr>
      <w:r w:rsidRPr="00240F2B">
        <w:rPr>
          <w:lang w:eastAsia="en-GB"/>
        </w:rPr>
        <w:t>Another f</w:t>
      </w:r>
      <w:r w:rsidR="00B132EB" w:rsidRPr="00240F2B">
        <w:rPr>
          <w:lang w:eastAsia="en-GB"/>
        </w:rPr>
        <w:t>ield</w:t>
      </w:r>
      <w:r w:rsidR="00A266A3">
        <w:rPr>
          <w:lang w:eastAsia="en-GB"/>
        </w:rPr>
        <w:t xml:space="preserve"> that</w:t>
      </w:r>
      <w:r w:rsidR="00B132EB" w:rsidRPr="00240F2B">
        <w:rPr>
          <w:lang w:eastAsia="en-GB"/>
        </w:rPr>
        <w:t xml:space="preserve"> serves as the background of this project is </w:t>
      </w:r>
      <w:r w:rsidR="007A71DC">
        <w:rPr>
          <w:lang w:eastAsia="en-GB"/>
        </w:rPr>
        <w:t>NLP (</w:t>
      </w:r>
      <w:r w:rsidR="00B132EB" w:rsidRPr="00240F2B">
        <w:rPr>
          <w:lang w:eastAsia="en-GB"/>
        </w:rPr>
        <w:t>N</w:t>
      </w:r>
      <w:r w:rsidR="0098017C">
        <w:rPr>
          <w:lang w:eastAsia="en-GB"/>
        </w:rPr>
        <w:t xml:space="preserve">atural </w:t>
      </w:r>
      <w:r w:rsidR="00B132EB" w:rsidRPr="00240F2B">
        <w:rPr>
          <w:lang w:eastAsia="en-GB"/>
        </w:rPr>
        <w:t>L</w:t>
      </w:r>
      <w:r w:rsidR="0098017C">
        <w:rPr>
          <w:lang w:eastAsia="en-GB"/>
        </w:rPr>
        <w:t>anguage Processing)</w:t>
      </w:r>
      <w:r w:rsidR="006A6448">
        <w:rPr>
          <w:lang w:eastAsia="en-GB"/>
        </w:rPr>
        <w:t xml:space="preserve"> [7]</w:t>
      </w:r>
      <w:r w:rsidR="00B132EB" w:rsidRPr="00240F2B">
        <w:rPr>
          <w:lang w:eastAsia="en-GB"/>
        </w:rPr>
        <w:t xml:space="preserve">. </w:t>
      </w:r>
      <w:r w:rsidR="007A71DC">
        <w:rPr>
          <w:lang w:eastAsia="en-GB"/>
        </w:rPr>
        <w:t>This</w:t>
      </w:r>
      <w:r w:rsidR="00B132EB" w:rsidRPr="00240F2B">
        <w:rPr>
          <w:lang w:eastAsia="en-GB"/>
        </w:rPr>
        <w:t xml:space="preserve"> is a </w:t>
      </w:r>
      <w:r w:rsidR="007A71DC">
        <w:rPr>
          <w:lang w:eastAsia="en-GB"/>
        </w:rPr>
        <w:t>branch</w:t>
      </w:r>
      <w:r w:rsidR="00B132EB" w:rsidRPr="00240F2B">
        <w:rPr>
          <w:lang w:eastAsia="en-GB"/>
        </w:rPr>
        <w:t xml:space="preserve"> of AI and ML </w:t>
      </w:r>
      <w:r w:rsidR="007A153F" w:rsidRPr="00240F2B">
        <w:rPr>
          <w:lang w:eastAsia="en-GB"/>
        </w:rPr>
        <w:t xml:space="preserve">with a lot of pre-existing work done to understand how NLP models process HLT. </w:t>
      </w:r>
      <w:r w:rsidR="00842C20" w:rsidRPr="00240F2B">
        <w:rPr>
          <w:lang w:eastAsia="en-GB"/>
        </w:rPr>
        <w:t>The shortcoming of NLP models</w:t>
      </w:r>
      <w:ins w:id="167" w:author="fikayo akeredolu" w:date="2022-07-21T20:02:00Z">
        <w:r w:rsidR="00914171">
          <w:rPr>
            <w:lang w:eastAsia="en-GB"/>
          </w:rPr>
          <w:t>,</w:t>
        </w:r>
      </w:ins>
      <w:r w:rsidR="00842C20" w:rsidRPr="00240F2B">
        <w:rPr>
          <w:lang w:eastAsia="en-GB"/>
        </w:rPr>
        <w:t xml:space="preserve"> as described in </w:t>
      </w:r>
      <w:r w:rsidR="00264F46" w:rsidRPr="00240F2B">
        <w:rPr>
          <w:lang w:eastAsia="en-GB"/>
        </w:rPr>
        <w:t>section 1.2</w:t>
      </w:r>
      <w:ins w:id="168" w:author="fikayo akeredolu" w:date="2022-07-21T20:03:00Z">
        <w:r w:rsidR="00914171">
          <w:rPr>
            <w:lang w:eastAsia="en-GB"/>
          </w:rPr>
          <w:t>,</w:t>
        </w:r>
      </w:ins>
      <w:r w:rsidR="00264F46" w:rsidRPr="00240F2B">
        <w:rPr>
          <w:lang w:eastAsia="en-GB"/>
        </w:rPr>
        <w:t xml:space="preserve"> is their use of tokens based on individual words or a series of words. This vector representation is unsuitable for source code tasks because of the lack of limits on the grammar of source code. </w:t>
      </w:r>
      <w:commentRangeStart w:id="169"/>
      <w:r w:rsidR="00071216" w:rsidRPr="00240F2B">
        <w:rPr>
          <w:lang w:eastAsia="en-GB"/>
        </w:rPr>
        <w:t xml:space="preserve">This means that if </w:t>
      </w:r>
      <w:ins w:id="170" w:author="fikayo akeredolu" w:date="2022-07-21T20:03:00Z">
        <w:r w:rsidR="00914171">
          <w:rPr>
            <w:lang w:eastAsia="en-GB"/>
          </w:rPr>
          <w:t>different people wrote all the files in a training dataset</w:t>
        </w:r>
      </w:ins>
      <w:del w:id="171" w:author="fikayo akeredolu" w:date="2022-07-21T20:03:00Z">
        <w:r w:rsidR="00071216" w:rsidRPr="00240F2B" w:rsidDel="00914171">
          <w:rPr>
            <w:lang w:eastAsia="en-GB"/>
          </w:rPr>
          <w:delText>all the files in a training dataset were written by different people</w:delText>
        </w:r>
      </w:del>
      <w:r w:rsidR="00071216" w:rsidRPr="00240F2B">
        <w:rPr>
          <w:lang w:eastAsia="en-GB"/>
        </w:rPr>
        <w:t xml:space="preserve"> to solve the same problem, </w:t>
      </w:r>
      <w:r w:rsidR="005C612C" w:rsidRPr="00240F2B">
        <w:rPr>
          <w:lang w:eastAsia="en-GB"/>
        </w:rPr>
        <w:t>the dataset could end up having very few words, or tokens, in common, leading to underfitting in the model</w:t>
      </w:r>
      <w:ins w:id="172" w:author="Olubusayo Akeredolu" w:date="2022-07-22T06:15:00Z">
        <w:r w:rsidR="00200539">
          <w:rPr>
            <w:lang w:eastAsia="en-GB"/>
          </w:rPr>
          <w:t xml:space="preserve">. Underfitting is </w:t>
        </w:r>
      </w:ins>
      <w:del w:id="173" w:author="Olubusayo Akeredolu" w:date="2022-07-22T06:15:00Z">
        <w:r w:rsidR="005C612C" w:rsidRPr="00240F2B" w:rsidDel="00200539">
          <w:rPr>
            <w:lang w:eastAsia="en-GB"/>
          </w:rPr>
          <w:delText xml:space="preserve"> </w:delText>
        </w:r>
        <w:r w:rsidR="000B4483" w:rsidRPr="00240F2B" w:rsidDel="00200539">
          <w:rPr>
            <w:lang w:eastAsia="en-GB"/>
          </w:rPr>
          <w:delText xml:space="preserve">– </w:delText>
        </w:r>
      </w:del>
      <w:r w:rsidR="005C612C" w:rsidRPr="00240F2B">
        <w:rPr>
          <w:lang w:eastAsia="en-GB"/>
        </w:rPr>
        <w:t xml:space="preserve">where </w:t>
      </w:r>
      <w:r w:rsidR="000B4483" w:rsidRPr="00240F2B">
        <w:rPr>
          <w:lang w:eastAsia="en-GB"/>
        </w:rPr>
        <w:t>the model does not accurately learn the training data and cannot be applied to generalize unseen data</w:t>
      </w:r>
      <w:ins w:id="174" w:author="Olubusayo Akeredolu" w:date="2022-07-22T06:16:00Z">
        <w:r w:rsidR="00D12365">
          <w:rPr>
            <w:lang w:eastAsia="en-GB"/>
          </w:rPr>
          <w:t xml:space="preserve">. It </w:t>
        </w:r>
      </w:ins>
      <w:del w:id="175" w:author="Olubusayo Akeredolu" w:date="2022-07-22T06:15:00Z">
        <w:r w:rsidR="00FF3020" w:rsidRPr="00240F2B" w:rsidDel="00200539">
          <w:rPr>
            <w:lang w:eastAsia="en-GB"/>
          </w:rPr>
          <w:delText xml:space="preserve"> – </w:delText>
        </w:r>
        <w:r w:rsidR="002D5AAD" w:rsidDel="00200539">
          <w:rPr>
            <w:lang w:eastAsia="en-GB"/>
          </w:rPr>
          <w:delText xml:space="preserve">and </w:delText>
        </w:r>
      </w:del>
      <w:r w:rsidR="00FF3020" w:rsidRPr="00240F2B">
        <w:rPr>
          <w:lang w:eastAsia="en-GB"/>
        </w:rPr>
        <w:t>result</w:t>
      </w:r>
      <w:ins w:id="176" w:author="Olubusayo Akeredolu" w:date="2022-07-22T06:16:00Z">
        <w:r w:rsidR="00D12365">
          <w:rPr>
            <w:lang w:eastAsia="en-GB"/>
          </w:rPr>
          <w:t>s</w:t>
        </w:r>
      </w:ins>
      <w:del w:id="177" w:author="Olubusayo Akeredolu" w:date="2022-07-22T06:16:00Z">
        <w:r w:rsidR="00FF3020" w:rsidRPr="00240F2B" w:rsidDel="00D12365">
          <w:rPr>
            <w:lang w:eastAsia="en-GB"/>
          </w:rPr>
          <w:delText>ing</w:delText>
        </w:r>
      </w:del>
      <w:r w:rsidR="00FF3020" w:rsidRPr="00240F2B">
        <w:rPr>
          <w:lang w:eastAsia="en-GB"/>
        </w:rPr>
        <w:t xml:space="preserve"> in poor performance of the model</w:t>
      </w:r>
      <w:r w:rsidR="005C612C" w:rsidRPr="00240F2B">
        <w:rPr>
          <w:lang w:eastAsia="en-GB"/>
        </w:rPr>
        <w:t>.</w:t>
      </w:r>
      <w:r w:rsidR="00497A14">
        <w:rPr>
          <w:lang w:eastAsia="en-GB"/>
        </w:rPr>
        <w:t xml:space="preserve"> </w:t>
      </w:r>
      <w:commentRangeEnd w:id="169"/>
      <w:r w:rsidR="00914171">
        <w:rPr>
          <w:rStyle w:val="Marquedecommentaire"/>
        </w:rPr>
        <w:commentReference w:id="169"/>
      </w:r>
      <w:r w:rsidR="00370B5B">
        <w:rPr>
          <w:lang w:eastAsia="en-GB"/>
        </w:rPr>
        <w:t>NLP tokens are also unsuitable</w:t>
      </w:r>
      <w:r w:rsidR="00BF7812" w:rsidRPr="00240F2B">
        <w:rPr>
          <w:lang w:eastAsia="en-GB"/>
        </w:rPr>
        <w:t xml:space="preserve"> for PLU </w:t>
      </w:r>
      <w:r w:rsidR="00370B5B">
        <w:rPr>
          <w:lang w:eastAsia="en-GB"/>
        </w:rPr>
        <w:t xml:space="preserve">due to </w:t>
      </w:r>
      <w:r w:rsidR="00BF7812" w:rsidRPr="00240F2B">
        <w:rPr>
          <w:lang w:eastAsia="en-GB"/>
        </w:rPr>
        <w:t>the existence of programming concepts such as loops. In HLT, a loop is the equivalent of saying the same thing repeatedly</w:t>
      </w:r>
      <w:r w:rsidR="00497A14">
        <w:rPr>
          <w:lang w:eastAsia="en-GB"/>
        </w:rPr>
        <w:t>,</w:t>
      </w:r>
      <w:r w:rsidR="00BF7812" w:rsidRPr="00240F2B">
        <w:rPr>
          <w:lang w:eastAsia="en-GB"/>
        </w:rPr>
        <w:t xml:space="preserve"> leading to an increase in the number of tokens corresponding to that word</w:t>
      </w:r>
      <w:r w:rsidR="00551402" w:rsidRPr="00240F2B">
        <w:rPr>
          <w:lang w:eastAsia="en-GB"/>
        </w:rPr>
        <w:t>. In source code</w:t>
      </w:r>
      <w:ins w:id="178" w:author="fikayo akeredolu" w:date="2022-07-21T20:03:00Z">
        <w:r w:rsidR="00914171">
          <w:rPr>
            <w:lang w:eastAsia="en-GB"/>
          </w:rPr>
          <w:t>,</w:t>
        </w:r>
      </w:ins>
      <w:r w:rsidR="00551402" w:rsidRPr="00240F2B">
        <w:rPr>
          <w:lang w:eastAsia="en-GB"/>
        </w:rPr>
        <w:t xml:space="preserve"> however, a conditional loop is used, eliminating the need to repeat the statement. This results in the structural information the loop communicates being lost.</w:t>
      </w:r>
    </w:p>
    <w:p w14:paraId="1844BD4E" w14:textId="4D334181" w:rsidR="00C031E7" w:rsidRDefault="00C031E7" w:rsidP="00B76D98">
      <w:pPr>
        <w:rPr>
          <w:lang w:eastAsia="en-GB"/>
        </w:rPr>
      </w:pPr>
    </w:p>
    <w:p w14:paraId="4264C7E2" w14:textId="2F54F0A9" w:rsidR="00200D4E" w:rsidRDefault="00200D4E" w:rsidP="00B76D98">
      <w:pPr>
        <w:rPr>
          <w:lang w:eastAsia="en-GB"/>
        </w:rPr>
      </w:pPr>
    </w:p>
    <w:p w14:paraId="68A148C7" w14:textId="2B2F62BC" w:rsidR="00200D4E" w:rsidRDefault="00200D4E" w:rsidP="00B76D98">
      <w:pPr>
        <w:rPr>
          <w:lang w:eastAsia="en-GB"/>
        </w:rPr>
      </w:pPr>
    </w:p>
    <w:p w14:paraId="53EB7E91" w14:textId="77777777" w:rsidR="00200D4E" w:rsidRPr="00240F2B" w:rsidRDefault="00200D4E" w:rsidP="00B76D98">
      <w:pPr>
        <w:rPr>
          <w:lang w:eastAsia="en-GB"/>
        </w:rPr>
      </w:pPr>
    </w:p>
    <w:p w14:paraId="0C4ABD49" w14:textId="205DA170" w:rsidR="0055693D" w:rsidRDefault="00370B5B" w:rsidP="00B76D98">
      <w:pPr>
        <w:rPr>
          <w:lang w:eastAsia="en-GB"/>
        </w:rPr>
      </w:pPr>
      <w:r>
        <w:rPr>
          <w:lang w:eastAsia="en-GB"/>
        </w:rPr>
        <w:lastRenderedPageBreak/>
        <w:t>Finally</w:t>
      </w:r>
      <w:r w:rsidR="00C031E7" w:rsidRPr="00240F2B">
        <w:rPr>
          <w:lang w:eastAsia="en-GB"/>
        </w:rPr>
        <w:t>, this project has its background in the study of the tree data structure</w:t>
      </w:r>
      <w:r w:rsidR="00F8093F" w:rsidRPr="00240F2B">
        <w:rPr>
          <w:lang w:eastAsia="en-GB"/>
        </w:rPr>
        <w:t xml:space="preserve">. </w:t>
      </w:r>
      <w:ins w:id="179" w:author="fikayo akeredolu" w:date="2022-07-21T20:03:00Z">
        <w:r w:rsidR="00914171">
          <w:rPr>
            <w:lang w:eastAsia="en-GB"/>
          </w:rPr>
          <w:t>I believe</w:t>
        </w:r>
      </w:ins>
      <w:del w:id="180" w:author="fikayo akeredolu" w:date="2022-07-21T20:03:00Z">
        <w:r w:rsidR="00F8093F" w:rsidRPr="00240F2B" w:rsidDel="00914171">
          <w:rPr>
            <w:lang w:eastAsia="en-GB"/>
          </w:rPr>
          <w:delText>It is my belief</w:delText>
        </w:r>
      </w:del>
      <w:r w:rsidR="00F8093F" w:rsidRPr="00240F2B">
        <w:rPr>
          <w:lang w:eastAsia="en-GB"/>
        </w:rPr>
        <w:t xml:space="preserve"> that there has not been enough work to examine how </w:t>
      </w:r>
      <w:r w:rsidR="0057509A">
        <w:rPr>
          <w:lang w:eastAsia="en-GB"/>
        </w:rPr>
        <w:t>trees and graphs</w:t>
      </w:r>
      <w:r w:rsidR="00F8093F" w:rsidRPr="00240F2B">
        <w:rPr>
          <w:lang w:eastAsia="en-GB"/>
        </w:rPr>
        <w:t xml:space="preserve"> can be used to represent the </w:t>
      </w:r>
      <w:r w:rsidR="0057509A">
        <w:rPr>
          <w:lang w:eastAsia="en-GB"/>
        </w:rPr>
        <w:t>programs</w:t>
      </w:r>
      <w:r w:rsidR="00F8093F" w:rsidRPr="00240F2B">
        <w:rPr>
          <w:lang w:eastAsia="en-GB"/>
        </w:rPr>
        <w:t xml:space="preserve">. This project will </w:t>
      </w:r>
      <w:r w:rsidR="009771B2" w:rsidRPr="00240F2B">
        <w:rPr>
          <w:lang w:eastAsia="en-GB"/>
        </w:rPr>
        <w:t>demonstrate the suitability of graph and t</w:t>
      </w:r>
      <w:r w:rsidR="00264521">
        <w:rPr>
          <w:lang w:eastAsia="en-GB"/>
        </w:rPr>
        <w:t>r</w:t>
      </w:r>
      <w:r w:rsidR="009771B2" w:rsidRPr="00240F2B">
        <w:rPr>
          <w:lang w:eastAsia="en-GB"/>
        </w:rPr>
        <w:t xml:space="preserve">ee-based models for understanding and processing the complex information contained in source code. </w:t>
      </w:r>
    </w:p>
    <w:p w14:paraId="1C7553FB" w14:textId="5C238811" w:rsidR="00BE175F" w:rsidRDefault="00BE175F" w:rsidP="00B76D98">
      <w:pPr>
        <w:rPr>
          <w:lang w:eastAsia="en-GB"/>
        </w:rPr>
      </w:pPr>
    </w:p>
    <w:p w14:paraId="0B38CB57" w14:textId="331897FD" w:rsidR="00BE175F" w:rsidRPr="00240F2B" w:rsidRDefault="00BE175F">
      <w:pPr>
        <w:pStyle w:val="Titre2"/>
        <w:rPr>
          <w:rFonts w:eastAsia="MS Mincho"/>
        </w:rPr>
      </w:pPr>
      <w:bookmarkStart w:id="181" w:name="_Toc109318829"/>
      <w:r w:rsidRPr="00240F2B">
        <w:rPr>
          <w:rFonts w:eastAsia="MS Mincho"/>
        </w:rPr>
        <w:t xml:space="preserve">Literature </w:t>
      </w:r>
      <w:bookmarkEnd w:id="181"/>
      <w:r>
        <w:rPr>
          <w:rFonts w:eastAsia="MS Mincho"/>
        </w:rPr>
        <w:t>Review</w:t>
      </w:r>
    </w:p>
    <w:p w14:paraId="1CDD7424" w14:textId="0385A28E" w:rsidR="00BE175F" w:rsidRPr="00240F2B" w:rsidRDefault="00BE175F" w:rsidP="00B76D98">
      <w:pPr>
        <w:rPr>
          <w:rFonts w:eastAsia="MS Mincho"/>
          <w:lang w:eastAsia="ja-JP"/>
        </w:rPr>
      </w:pPr>
      <w:r w:rsidRPr="00240F2B">
        <w:rPr>
          <w:rFonts w:eastAsia="MS Mincho"/>
          <w:lang w:eastAsia="ja-JP"/>
        </w:rPr>
        <w:t xml:space="preserve">Although PLU as a branch of AI and ML is relatively new, there is some interesting pre-existing literature in this field. </w:t>
      </w:r>
      <w:ins w:id="182" w:author="fikayo akeredolu" w:date="2022-07-21T19:58:00Z">
        <w:r>
          <w:rPr>
            <w:rFonts w:eastAsia="MS Mincho"/>
            <w:lang w:eastAsia="ja-JP"/>
          </w:rPr>
          <w:t>Some exciting work has been</w:t>
        </w:r>
      </w:ins>
      <w:del w:id="183" w:author="fikayo akeredolu" w:date="2022-07-21T19:58:00Z">
        <w:r w:rsidRPr="00240F2B" w:rsidDel="00914171">
          <w:rPr>
            <w:rFonts w:eastAsia="MS Mincho"/>
            <w:lang w:eastAsia="ja-JP"/>
          </w:rPr>
          <w:delText>There has been some interesting work</w:delText>
        </w:r>
      </w:del>
      <w:r w:rsidRPr="00240F2B">
        <w:rPr>
          <w:rFonts w:eastAsia="MS Mincho"/>
          <w:lang w:eastAsia="ja-JP"/>
        </w:rPr>
        <w:t xml:space="preserve"> done in building </w:t>
      </w:r>
      <w:r w:rsidRPr="00240F2B">
        <w:rPr>
          <w:lang w:eastAsia="en-GB"/>
        </w:rPr>
        <w:t>NNs</w:t>
      </w:r>
      <w:r w:rsidRPr="00240F2B">
        <w:rPr>
          <w:rFonts w:eastAsia="MS Mincho"/>
          <w:lang w:eastAsia="ja-JP"/>
        </w:rPr>
        <w:t xml:space="preserve"> specifically for processing and classifying programs. One of such is [</w:t>
      </w:r>
      <w:r>
        <w:rPr>
          <w:rFonts w:eastAsia="MS Mincho"/>
          <w:lang w:eastAsia="ja-JP"/>
        </w:rPr>
        <w:t>5</w:t>
      </w:r>
      <w:r w:rsidRPr="00240F2B">
        <w:rPr>
          <w:rFonts w:eastAsia="MS Mincho"/>
          <w:lang w:eastAsia="ja-JP"/>
        </w:rPr>
        <w:t>]</w:t>
      </w:r>
      <w:ins w:id="184" w:author="fikayo akeredolu" w:date="2022-07-21T19:58:00Z">
        <w:r>
          <w:rPr>
            <w:rFonts w:eastAsia="MS Mincho"/>
            <w:lang w:eastAsia="ja-JP"/>
          </w:rPr>
          <w:t>,</w:t>
        </w:r>
      </w:ins>
      <w:r w:rsidRPr="00240F2B">
        <w:rPr>
          <w:rFonts w:eastAsia="MS Mincho"/>
          <w:lang w:eastAsia="ja-JP"/>
        </w:rPr>
        <w:t xml:space="preserve"> where the researchers define a method for converting source code to graph representations based on the program’s AST. To the best of my </w:t>
      </w:r>
      <w:r w:rsidR="00D62A4A">
        <w:rPr>
          <w:rFonts w:eastAsia="MS Mincho"/>
          <w:lang w:eastAsia="ja-JP"/>
        </w:rPr>
        <w:t>understanding</w:t>
      </w:r>
      <w:r w:rsidRPr="00240F2B">
        <w:rPr>
          <w:rFonts w:eastAsia="MS Mincho"/>
          <w:lang w:eastAsia="ja-JP"/>
        </w:rPr>
        <w:t xml:space="preserve">, this </w:t>
      </w:r>
      <w:r w:rsidR="00D31610">
        <w:rPr>
          <w:rFonts w:eastAsia="MS Mincho"/>
          <w:lang w:eastAsia="ja-JP"/>
        </w:rPr>
        <w:t>study</w:t>
      </w:r>
      <w:r w:rsidRPr="00240F2B">
        <w:rPr>
          <w:rFonts w:eastAsia="MS Mincho"/>
          <w:lang w:eastAsia="ja-JP"/>
        </w:rPr>
        <w:t xml:space="preserve"> is the first of its kind</w:t>
      </w:r>
      <w:ins w:id="185" w:author="fikayo akeredolu" w:date="2022-07-21T19:58:00Z">
        <w:r>
          <w:rPr>
            <w:rFonts w:eastAsia="MS Mincho"/>
            <w:lang w:eastAsia="ja-JP"/>
          </w:rPr>
          <w:t>,</w:t>
        </w:r>
      </w:ins>
      <w:r w:rsidRPr="00240F2B">
        <w:rPr>
          <w:rFonts w:eastAsia="MS Mincho"/>
          <w:lang w:eastAsia="ja-JP"/>
        </w:rPr>
        <w:t xml:space="preserve"> which makes it very relevant to the work done in this project. This paper </w:t>
      </w:r>
      <w:ins w:id="186" w:author="fikayo akeredolu" w:date="2022-07-21T19:58:00Z">
        <w:r>
          <w:rPr>
            <w:rFonts w:eastAsia="MS Mincho"/>
            <w:lang w:eastAsia="ja-JP"/>
          </w:rPr>
          <w:t>uses</w:t>
        </w:r>
      </w:ins>
      <w:del w:id="187" w:author="fikayo akeredolu" w:date="2022-07-21T19:58:00Z">
        <w:r w:rsidRPr="00240F2B" w:rsidDel="00914171">
          <w:rPr>
            <w:rFonts w:eastAsia="MS Mincho"/>
            <w:lang w:eastAsia="ja-JP"/>
          </w:rPr>
          <w:delText>makes use of</w:delText>
        </w:r>
      </w:del>
      <w:r w:rsidRPr="00240F2B">
        <w:rPr>
          <w:rFonts w:eastAsia="MS Mincho"/>
          <w:lang w:eastAsia="ja-JP"/>
        </w:rPr>
        <w:t xml:space="preserve"> the Gated Graph Neural Network (GGNN) [</w:t>
      </w:r>
      <w:r>
        <w:rPr>
          <w:rFonts w:eastAsia="MS Mincho"/>
          <w:lang w:eastAsia="ja-JP"/>
        </w:rPr>
        <w:t>8</w:t>
      </w:r>
      <w:r w:rsidRPr="00240F2B">
        <w:rPr>
          <w:rFonts w:eastAsia="MS Mincho"/>
          <w:lang w:eastAsia="ja-JP"/>
        </w:rPr>
        <w:t>] to carry out two learning tasks on source code. The first is the ‘VARNAMING’ task which is designed to predict what a variable should be called based on how it is used in a program. The second learning task is the ‘VARMISUSE’ task</w:t>
      </w:r>
      <w:ins w:id="188" w:author="fikayo akeredolu" w:date="2022-07-21T19:58:00Z">
        <w:r>
          <w:rPr>
            <w:rFonts w:eastAsia="MS Mincho"/>
            <w:lang w:eastAsia="ja-JP"/>
          </w:rPr>
          <w:t>,</w:t>
        </w:r>
      </w:ins>
      <w:r w:rsidRPr="00240F2B">
        <w:rPr>
          <w:rFonts w:eastAsia="MS Mincho"/>
          <w:lang w:eastAsia="ja-JP"/>
        </w:rPr>
        <w:t xml:space="preserve"> in which the model predicts whether a variable has been used correctly or not.</w:t>
      </w:r>
    </w:p>
    <w:p w14:paraId="76BD5102" w14:textId="77777777" w:rsidR="00BE175F" w:rsidRPr="00240F2B" w:rsidRDefault="00BE175F" w:rsidP="00B76D98">
      <w:pPr>
        <w:rPr>
          <w:rFonts w:eastAsia="MS Mincho"/>
          <w:lang w:eastAsia="ja-JP"/>
        </w:rPr>
      </w:pPr>
    </w:p>
    <w:p w14:paraId="57D9A1F3" w14:textId="77777777" w:rsidR="00BE175F" w:rsidRPr="00240F2B" w:rsidRDefault="00BE175F" w:rsidP="00B76D98">
      <w:pPr>
        <w:rPr>
          <w:rFonts w:eastAsia="MS Mincho"/>
          <w:lang w:eastAsia="ja-JP"/>
        </w:rPr>
      </w:pPr>
      <w:r w:rsidRPr="00240F2B">
        <w:rPr>
          <w:rFonts w:eastAsia="MS Mincho"/>
          <w:lang w:eastAsia="ja-JP"/>
        </w:rPr>
        <w:t>On the VARNAMING task, they receive an accuracy score of 53.6%</w:t>
      </w:r>
      <w:ins w:id="189" w:author="fikayo akeredolu" w:date="2022-07-21T19:58:00Z">
        <w:r>
          <w:rPr>
            <w:rFonts w:eastAsia="MS Mincho"/>
            <w:lang w:eastAsia="ja-JP"/>
          </w:rPr>
          <w:t>,</w:t>
        </w:r>
      </w:ins>
      <w:r w:rsidRPr="00240F2B">
        <w:rPr>
          <w:rFonts w:eastAsia="MS Mincho"/>
          <w:lang w:eastAsia="ja-JP"/>
        </w:rPr>
        <w:t xml:space="preserve"> while on the VARMISUSE task, they receive a score of 85.5%. The results of the VARNAMING task indicate that the model used in this study might need modifications to its design and parameters to produce </w:t>
      </w:r>
      <w:ins w:id="190" w:author="fikayo akeredolu" w:date="2022-07-21T19:59:00Z">
        <w:r>
          <w:rPr>
            <w:rFonts w:eastAsia="MS Mincho"/>
            <w:lang w:eastAsia="ja-JP"/>
          </w:rPr>
          <w:t>more robust</w:t>
        </w:r>
      </w:ins>
      <w:del w:id="191" w:author="fikayo akeredolu" w:date="2022-07-21T19:59:00Z">
        <w:r w:rsidRPr="00240F2B" w:rsidDel="00914171">
          <w:rPr>
            <w:rFonts w:eastAsia="MS Mincho"/>
            <w:lang w:eastAsia="ja-JP"/>
          </w:rPr>
          <w:delText>stronger</w:delText>
        </w:r>
      </w:del>
      <w:r w:rsidRPr="00240F2B">
        <w:rPr>
          <w:rFonts w:eastAsia="MS Mincho"/>
          <w:lang w:eastAsia="ja-JP"/>
        </w:rPr>
        <w:t xml:space="preserve"> results. </w:t>
      </w:r>
      <w:ins w:id="192" w:author="fikayo akeredolu" w:date="2022-07-21T19:59:00Z">
        <w:r>
          <w:rPr>
            <w:rFonts w:eastAsia="MS Mincho"/>
            <w:lang w:eastAsia="ja-JP"/>
          </w:rPr>
          <w:t>On the other hand, the</w:t>
        </w:r>
      </w:ins>
      <w:del w:id="193" w:author="fikayo akeredolu" w:date="2022-07-21T19:59:00Z">
        <w:r w:rsidRPr="00240F2B" w:rsidDel="00914171">
          <w:rPr>
            <w:rFonts w:eastAsia="MS Mincho"/>
            <w:lang w:eastAsia="ja-JP"/>
          </w:rPr>
          <w:delText>The</w:delText>
        </w:r>
      </w:del>
      <w:r w:rsidRPr="00240F2B">
        <w:rPr>
          <w:rFonts w:eastAsia="MS Mincho"/>
          <w:lang w:eastAsia="ja-JP"/>
        </w:rPr>
        <w:t xml:space="preserve"> results of the VARMISUSE task indicate that the GGNN</w:t>
      </w:r>
      <w:r>
        <w:rPr>
          <w:rFonts w:eastAsia="MS Mincho"/>
          <w:lang w:eastAsia="ja-JP"/>
        </w:rPr>
        <w:t xml:space="preserve"> </w:t>
      </w:r>
      <w:r w:rsidRPr="00240F2B">
        <w:rPr>
          <w:rFonts w:eastAsia="MS Mincho"/>
          <w:lang w:eastAsia="ja-JP"/>
        </w:rPr>
        <w:t xml:space="preserve">model </w:t>
      </w:r>
      <w:r>
        <w:rPr>
          <w:rFonts w:eastAsia="MS Mincho"/>
          <w:lang w:eastAsia="ja-JP"/>
        </w:rPr>
        <w:t xml:space="preserve">built in this study </w:t>
      </w:r>
      <w:r w:rsidRPr="00240F2B">
        <w:rPr>
          <w:rFonts w:eastAsia="MS Mincho"/>
          <w:lang w:eastAsia="ja-JP"/>
        </w:rPr>
        <w:t>can</w:t>
      </w:r>
      <w:ins w:id="194" w:author="fikayo akeredolu" w:date="2022-07-21T21:26:00Z">
        <w:r>
          <w:rPr>
            <w:rFonts w:eastAsia="MS Mincho"/>
            <w:lang w:eastAsia="ja-JP"/>
          </w:rPr>
          <w:t xml:space="preserve"> accurately</w:t>
        </w:r>
      </w:ins>
      <w:del w:id="195" w:author="fikayo akeredolu" w:date="2022-07-21T21:26:00Z">
        <w:r w:rsidRPr="00240F2B" w:rsidDel="00245B5D">
          <w:rPr>
            <w:rFonts w:eastAsia="MS Mincho"/>
            <w:lang w:eastAsia="ja-JP"/>
          </w:rPr>
          <w:delText>, to a high level of accuracy,</w:delText>
        </w:r>
      </w:del>
      <w:r w:rsidRPr="00240F2B">
        <w:rPr>
          <w:rFonts w:eastAsia="MS Mincho"/>
          <w:lang w:eastAsia="ja-JP"/>
        </w:rPr>
        <w:t xml:space="preserve"> tell when a variable has been misused. </w:t>
      </w:r>
    </w:p>
    <w:p w14:paraId="5326DA97" w14:textId="77777777" w:rsidR="00BE175F" w:rsidRPr="00240F2B" w:rsidRDefault="00BE175F" w:rsidP="00B76D98">
      <w:pPr>
        <w:rPr>
          <w:rFonts w:eastAsia="MS Mincho"/>
          <w:lang w:eastAsia="ja-JP"/>
        </w:rPr>
      </w:pPr>
    </w:p>
    <w:p w14:paraId="149CC19A" w14:textId="77777777" w:rsidR="00BE175F" w:rsidRPr="00240F2B" w:rsidRDefault="00BE175F" w:rsidP="00B76D98">
      <w:pPr>
        <w:rPr>
          <w:rFonts w:eastAsia="MS Mincho"/>
          <w:lang w:eastAsia="ja-JP"/>
        </w:rPr>
      </w:pPr>
      <w:r w:rsidRPr="00240F2B">
        <w:rPr>
          <w:rFonts w:eastAsia="MS Mincho"/>
          <w:lang w:eastAsia="ja-JP"/>
        </w:rPr>
        <w:t xml:space="preserve">These results are a motivation for this project. They indicate that </w:t>
      </w:r>
      <w:r w:rsidRPr="00240F2B">
        <w:rPr>
          <w:lang w:eastAsia="en-GB"/>
        </w:rPr>
        <w:t>NNs</w:t>
      </w:r>
      <w:r w:rsidRPr="00240F2B">
        <w:rPr>
          <w:rFonts w:eastAsia="MS Mincho"/>
          <w:lang w:eastAsia="ja-JP"/>
        </w:rPr>
        <w:t xml:space="preserve"> can be used to process and understand source code</w:t>
      </w:r>
      <w:ins w:id="196" w:author="fikayo akeredolu" w:date="2022-07-21T19:59:00Z">
        <w:r>
          <w:rPr>
            <w:rFonts w:eastAsia="MS Mincho"/>
            <w:lang w:eastAsia="ja-JP"/>
          </w:rPr>
          <w:t>. Still, the</w:t>
        </w:r>
      </w:ins>
      <w:del w:id="197" w:author="fikayo akeredolu" w:date="2022-07-21T19:59:00Z">
        <w:r w:rsidRPr="00240F2B" w:rsidDel="00914171">
          <w:rPr>
            <w:rFonts w:eastAsia="MS Mincho"/>
            <w:lang w:eastAsia="ja-JP"/>
          </w:rPr>
          <w:delText>, but the</w:delText>
        </w:r>
      </w:del>
      <w:r w:rsidRPr="00240F2B">
        <w:rPr>
          <w:rFonts w:eastAsia="MS Mincho"/>
          <w:lang w:eastAsia="ja-JP"/>
        </w:rPr>
        <w:t xml:space="preserve"> model must be specifically designed to handle data types, such as graphs, that accurately represent the complex information contained in </w:t>
      </w:r>
      <w:ins w:id="198" w:author="fikayo akeredolu" w:date="2022-07-21T19:59:00Z">
        <w:r>
          <w:rPr>
            <w:rFonts w:eastAsia="MS Mincho"/>
            <w:lang w:eastAsia="ja-JP"/>
          </w:rPr>
          <w:t xml:space="preserve">the </w:t>
        </w:r>
      </w:ins>
      <w:r w:rsidRPr="00240F2B">
        <w:rPr>
          <w:rFonts w:eastAsia="MS Mincho"/>
          <w:lang w:eastAsia="ja-JP"/>
        </w:rPr>
        <w:t xml:space="preserve">source code. </w:t>
      </w:r>
    </w:p>
    <w:p w14:paraId="5CBBF641" w14:textId="77777777" w:rsidR="00BE175F" w:rsidRDefault="00BE175F" w:rsidP="00B76D98">
      <w:pPr>
        <w:rPr>
          <w:rFonts w:eastAsia="MS Mincho"/>
          <w:lang w:eastAsia="ja-JP"/>
        </w:rPr>
      </w:pPr>
    </w:p>
    <w:p w14:paraId="31E2F621" w14:textId="3D9A78E0" w:rsidR="00BE175F" w:rsidRPr="00240F2B" w:rsidRDefault="00BE175F" w:rsidP="00B76D98">
      <w:pPr>
        <w:rPr>
          <w:rFonts w:eastAsia="MS Mincho"/>
          <w:lang w:eastAsia="ja-JP"/>
        </w:rPr>
      </w:pPr>
      <w:r w:rsidRPr="00240F2B">
        <w:rPr>
          <w:rFonts w:eastAsia="MS Mincho"/>
          <w:lang w:eastAsia="ja-JP"/>
        </w:rPr>
        <w:t>Another interesting study is [</w:t>
      </w:r>
      <w:r>
        <w:rPr>
          <w:rFonts w:eastAsia="MS Mincho"/>
          <w:lang w:eastAsia="ja-JP"/>
        </w:rPr>
        <w:t>9</w:t>
      </w:r>
      <w:r w:rsidRPr="00240F2B">
        <w:rPr>
          <w:rFonts w:eastAsia="MS Mincho"/>
          <w:lang w:eastAsia="ja-JP"/>
        </w:rPr>
        <w:t xml:space="preserve">]. This paper presents a model for processing source code by introducing the </w:t>
      </w:r>
      <w:r w:rsidR="00177832" w:rsidRPr="00240F2B">
        <w:rPr>
          <w:rFonts w:eastAsia="MS Mincho"/>
          <w:lang w:eastAsia="ja-JP"/>
        </w:rPr>
        <w:t>TBCNN</w:t>
      </w:r>
      <w:r w:rsidR="00177832">
        <w:rPr>
          <w:rFonts w:eastAsia="MS Mincho"/>
          <w:lang w:eastAsia="ja-JP"/>
        </w:rPr>
        <w:t xml:space="preserve"> (</w:t>
      </w:r>
      <w:r w:rsidRPr="00240F2B">
        <w:rPr>
          <w:rFonts w:eastAsia="MS Mincho"/>
          <w:lang w:eastAsia="ja-JP"/>
        </w:rPr>
        <w:t xml:space="preserve">Tree-Based Convolutional Neural Network). The method outlined </w:t>
      </w:r>
      <w:r w:rsidR="00177832">
        <w:rPr>
          <w:rFonts w:eastAsia="MS Mincho"/>
          <w:lang w:eastAsia="ja-JP"/>
        </w:rPr>
        <w:t>here</w:t>
      </w:r>
      <w:r w:rsidRPr="00240F2B">
        <w:rPr>
          <w:rFonts w:eastAsia="MS Mincho"/>
          <w:lang w:eastAsia="ja-JP"/>
        </w:rPr>
        <w:t xml:space="preserve"> </w:t>
      </w:r>
      <w:ins w:id="199" w:author="fikayo akeredolu" w:date="2022-07-21T19:59:00Z">
        <w:r>
          <w:rPr>
            <w:rFonts w:eastAsia="MS Mincho"/>
            <w:lang w:eastAsia="ja-JP"/>
          </w:rPr>
          <w:t>uses</w:t>
        </w:r>
      </w:ins>
      <w:del w:id="200" w:author="fikayo akeredolu" w:date="2022-07-21T19:59:00Z">
        <w:r w:rsidRPr="00240F2B" w:rsidDel="00914171">
          <w:rPr>
            <w:rFonts w:eastAsia="MS Mincho"/>
            <w:lang w:eastAsia="ja-JP"/>
          </w:rPr>
          <w:delText>makes use of</w:delText>
        </w:r>
      </w:del>
      <w:r w:rsidRPr="00240F2B">
        <w:rPr>
          <w:rFonts w:eastAsia="MS Mincho"/>
          <w:lang w:eastAsia="ja-JP"/>
        </w:rPr>
        <w:t xml:space="preserve"> a </w:t>
      </w:r>
      <w:r>
        <w:rPr>
          <w:rFonts w:eastAsia="MS Mincho"/>
          <w:lang w:eastAsia="ja-JP"/>
        </w:rPr>
        <w:t>process</w:t>
      </w:r>
      <w:r w:rsidRPr="00240F2B">
        <w:rPr>
          <w:rFonts w:eastAsia="MS Mincho"/>
          <w:lang w:eastAsia="ja-JP"/>
        </w:rPr>
        <w:t xml:space="preserve"> the researchers refer to as one-way pooling</w:t>
      </w:r>
      <w:del w:id="201" w:author="fikayo akeredolu" w:date="2022-07-21T19:59:00Z">
        <w:r w:rsidDel="00914171">
          <w:rPr>
            <w:rFonts w:eastAsia="MS Mincho"/>
            <w:lang w:eastAsia="ja-JP"/>
          </w:rPr>
          <w:delText>,</w:delText>
        </w:r>
      </w:del>
      <w:r w:rsidRPr="00240F2B">
        <w:rPr>
          <w:rFonts w:eastAsia="MS Mincho"/>
          <w:lang w:eastAsia="ja-JP"/>
        </w:rPr>
        <w:t xml:space="preserve"> and convolution to process a vector representation of a program’s AST. </w:t>
      </w:r>
      <w:ins w:id="202" w:author="fikayo akeredolu" w:date="2022-07-21T19:59:00Z">
        <w:r>
          <w:rPr>
            <w:rFonts w:eastAsia="MS Mincho"/>
            <w:lang w:eastAsia="ja-JP"/>
          </w:rPr>
          <w:t>To</w:t>
        </w:r>
      </w:ins>
      <w:del w:id="203" w:author="fikayo akeredolu" w:date="2022-07-21T19:59:00Z">
        <w:r w:rsidRPr="00240F2B" w:rsidDel="00914171">
          <w:rPr>
            <w:rFonts w:eastAsia="MS Mincho"/>
            <w:lang w:eastAsia="ja-JP"/>
          </w:rPr>
          <w:delText>It is also, to</w:delText>
        </w:r>
      </w:del>
      <w:r w:rsidRPr="00240F2B">
        <w:rPr>
          <w:rFonts w:eastAsia="MS Mincho"/>
          <w:lang w:eastAsia="ja-JP"/>
        </w:rPr>
        <w:t xml:space="preserve"> the best of my knowledge, </w:t>
      </w:r>
      <w:ins w:id="204" w:author="fikayo akeredolu" w:date="2022-07-21T19:59:00Z">
        <w:r>
          <w:rPr>
            <w:rFonts w:eastAsia="MS Mincho"/>
            <w:lang w:eastAsia="ja-JP"/>
          </w:rPr>
          <w:t xml:space="preserve">it is also </w:t>
        </w:r>
      </w:ins>
      <w:r w:rsidRPr="00240F2B">
        <w:rPr>
          <w:rFonts w:eastAsia="MS Mincho"/>
          <w:lang w:eastAsia="ja-JP"/>
        </w:rPr>
        <w:t>the first of its kind</w:t>
      </w:r>
      <w:ins w:id="205" w:author="fikayo akeredolu" w:date="2022-07-21T19:59:00Z">
        <w:r>
          <w:rPr>
            <w:rFonts w:eastAsia="MS Mincho"/>
            <w:lang w:eastAsia="ja-JP"/>
          </w:rPr>
          <w:t>,</w:t>
        </w:r>
      </w:ins>
      <w:r w:rsidRPr="00240F2B">
        <w:rPr>
          <w:rFonts w:eastAsia="MS Mincho"/>
          <w:lang w:eastAsia="ja-JP"/>
        </w:rPr>
        <w:t xml:space="preserve"> </w:t>
      </w:r>
      <w:ins w:id="206" w:author="fikayo akeredolu" w:date="2022-07-21T19:59:00Z">
        <w:r>
          <w:rPr>
            <w:rFonts w:eastAsia="MS Mincho"/>
            <w:lang w:eastAsia="ja-JP"/>
          </w:rPr>
          <w:t>making</w:t>
        </w:r>
      </w:ins>
      <w:del w:id="207" w:author="fikayo akeredolu" w:date="2022-07-21T19:59:00Z">
        <w:r w:rsidRPr="00240F2B" w:rsidDel="00914171">
          <w:rPr>
            <w:rFonts w:eastAsia="MS Mincho"/>
            <w:lang w:eastAsia="ja-JP"/>
          </w:rPr>
          <w:delText>which makes</w:delText>
        </w:r>
      </w:del>
      <w:r w:rsidRPr="00240F2B">
        <w:rPr>
          <w:rFonts w:eastAsia="MS Mincho"/>
          <w:lang w:eastAsia="ja-JP"/>
        </w:rPr>
        <w:t xml:space="preserve"> it a motivation for this project.</w:t>
      </w:r>
    </w:p>
    <w:p w14:paraId="6B0913A5" w14:textId="77777777" w:rsidR="00BE175F" w:rsidRPr="00240F2B" w:rsidRDefault="00BE175F" w:rsidP="00B76D98">
      <w:pPr>
        <w:rPr>
          <w:rFonts w:eastAsia="MS Mincho"/>
          <w:lang w:eastAsia="ja-JP"/>
        </w:rPr>
      </w:pPr>
    </w:p>
    <w:p w14:paraId="5643A1F8" w14:textId="77777777" w:rsidR="00BE175F" w:rsidRPr="00240F2B" w:rsidRDefault="00BE175F" w:rsidP="00B76D98">
      <w:pPr>
        <w:rPr>
          <w:rFonts w:eastAsia="MS Mincho"/>
          <w:lang w:eastAsia="ja-JP"/>
        </w:rPr>
      </w:pPr>
      <w:r w:rsidRPr="00240F2B">
        <w:rPr>
          <w:rFonts w:eastAsia="MS Mincho"/>
          <w:lang w:eastAsia="ja-JP"/>
        </w:rPr>
        <w:t>The most interesting aspect of this paper is its use of convolution. Convolution is commonly used when processing images [</w:t>
      </w:r>
      <w:r>
        <w:rPr>
          <w:rFonts w:eastAsia="MS Mincho"/>
          <w:lang w:eastAsia="ja-JP"/>
        </w:rPr>
        <w:t>10</w:t>
      </w:r>
      <w:r w:rsidRPr="00240F2B">
        <w:rPr>
          <w:rFonts w:eastAsia="MS Mincho"/>
          <w:lang w:eastAsia="ja-JP"/>
        </w:rPr>
        <w:t xml:space="preserve">, </w:t>
      </w:r>
      <w:r>
        <w:rPr>
          <w:rFonts w:eastAsia="MS Mincho"/>
          <w:lang w:eastAsia="ja-JP"/>
        </w:rPr>
        <w:t>11</w:t>
      </w:r>
      <w:r w:rsidRPr="00240F2B">
        <w:rPr>
          <w:rFonts w:eastAsia="MS Mincho"/>
          <w:lang w:eastAsia="ja-JP"/>
        </w:rPr>
        <w:t>] and the researchers admit that Convolutional Neural Networks (CNNs</w:t>
      </w:r>
      <w:ins w:id="208" w:author="Olubusayo Akeredolu" w:date="2022-07-30T16:53:00Z">
        <w:r>
          <w:rPr>
            <w:rFonts w:eastAsia="MS Mincho"/>
            <w:lang w:eastAsia="ja-JP"/>
          </w:rPr>
          <w:t xml:space="preserve">) </w:t>
        </w:r>
      </w:ins>
      <w:del w:id="209" w:author="Olubusayo Akeredolu" w:date="2022-07-30T16:53:00Z">
        <w:r w:rsidRPr="00240F2B" w:rsidDel="007D345D">
          <w:rPr>
            <w:rFonts w:eastAsia="MS Mincho"/>
            <w:lang w:eastAsia="ja-JP"/>
          </w:rPr>
          <w:delText xml:space="preserve">) [__, __] </w:delText>
        </w:r>
      </w:del>
      <w:r w:rsidRPr="00240F2B">
        <w:rPr>
          <w:rFonts w:eastAsia="MS Mincho"/>
          <w:lang w:eastAsia="ja-JP"/>
        </w:rPr>
        <w:t xml:space="preserve">do not accurately represent tree-based information. </w:t>
      </w:r>
      <w:commentRangeStart w:id="210"/>
      <w:r w:rsidRPr="00240F2B">
        <w:rPr>
          <w:rFonts w:eastAsia="MS Mincho"/>
          <w:lang w:eastAsia="ja-JP"/>
        </w:rPr>
        <w:t xml:space="preserve">The results from this study </w:t>
      </w:r>
      <w:ins w:id="211" w:author="Olubusayo Akeredolu" w:date="2022-07-22T06:14:00Z">
        <w:r>
          <w:rPr>
            <w:rFonts w:eastAsia="MS Mincho"/>
            <w:lang w:eastAsia="ja-JP"/>
          </w:rPr>
          <w:t>are</w:t>
        </w:r>
      </w:ins>
      <w:del w:id="212" w:author="Olubusayo Akeredolu" w:date="2022-07-22T06:14:00Z">
        <w:r w:rsidRPr="00240F2B" w:rsidDel="00EE234A">
          <w:rPr>
            <w:rFonts w:eastAsia="MS Mincho"/>
            <w:lang w:eastAsia="ja-JP"/>
          </w:rPr>
          <w:delText>–</w:delText>
        </w:r>
      </w:del>
      <w:r w:rsidRPr="00240F2B">
        <w:rPr>
          <w:rFonts w:eastAsia="MS Mincho"/>
          <w:lang w:eastAsia="ja-JP"/>
        </w:rPr>
        <w:t xml:space="preserve"> a classification accuracy score of 94% on a task to classify programs based on functionality</w:t>
      </w:r>
      <w:ins w:id="213" w:author="Olubusayo Akeredolu" w:date="2022-07-22T06:14:00Z">
        <w:r>
          <w:rPr>
            <w:rFonts w:eastAsia="MS Mincho"/>
            <w:lang w:eastAsia="ja-JP"/>
          </w:rPr>
          <w:t xml:space="preserve">. This </w:t>
        </w:r>
      </w:ins>
      <w:del w:id="214" w:author="Olubusayo Akeredolu" w:date="2022-07-22T06:14:00Z">
        <w:r w:rsidRPr="00240F2B" w:rsidDel="00EE234A">
          <w:rPr>
            <w:rFonts w:eastAsia="MS Mincho"/>
            <w:lang w:eastAsia="ja-JP"/>
          </w:rPr>
          <w:delText xml:space="preserve"> – further </w:delText>
        </w:r>
      </w:del>
      <w:r w:rsidRPr="00240F2B">
        <w:rPr>
          <w:rFonts w:eastAsia="MS Mincho"/>
          <w:lang w:eastAsia="ja-JP"/>
        </w:rPr>
        <w:t>reinforce</w:t>
      </w:r>
      <w:ins w:id="215" w:author="Olubusayo Akeredolu" w:date="2022-07-22T06:14:00Z">
        <w:r>
          <w:rPr>
            <w:rFonts w:eastAsia="MS Mincho"/>
            <w:lang w:eastAsia="ja-JP"/>
          </w:rPr>
          <w:t>s</w:t>
        </w:r>
      </w:ins>
      <w:r w:rsidRPr="00240F2B">
        <w:rPr>
          <w:rFonts w:eastAsia="MS Mincho"/>
          <w:lang w:eastAsia="ja-JP"/>
        </w:rPr>
        <w:t xml:space="preserve"> the notion that with the right techniques, conventional NN models that are usually unsuitable for working with source code can be utilised and structured in such a way that they produce good results when trained and tested on source code.</w:t>
      </w:r>
      <w:commentRangeEnd w:id="210"/>
      <w:r>
        <w:rPr>
          <w:rStyle w:val="Marquedecommentaire"/>
        </w:rPr>
        <w:commentReference w:id="210"/>
      </w:r>
    </w:p>
    <w:p w14:paraId="7BA978D6" w14:textId="77777777" w:rsidR="00BE175F" w:rsidRPr="00240F2B" w:rsidRDefault="00BE175F" w:rsidP="00B76D98">
      <w:pPr>
        <w:rPr>
          <w:rFonts w:eastAsia="MS Mincho"/>
          <w:lang w:eastAsia="ja-JP"/>
        </w:rPr>
      </w:pPr>
    </w:p>
    <w:p w14:paraId="2F8DB077" w14:textId="77777777" w:rsidR="00BE175F" w:rsidRPr="00240F2B" w:rsidRDefault="00BE175F" w:rsidP="00B76D98">
      <w:pPr>
        <w:rPr>
          <w:rFonts w:eastAsia="MS Mincho"/>
          <w:lang w:eastAsia="ja-JP"/>
        </w:rPr>
      </w:pPr>
      <w:r w:rsidRPr="00240F2B">
        <w:rPr>
          <w:rFonts w:eastAsia="MS Mincho"/>
          <w:lang w:eastAsia="ja-JP"/>
        </w:rPr>
        <w:t xml:space="preserve">Additionally, </w:t>
      </w:r>
      <w:ins w:id="216" w:author="fikayo akeredolu" w:date="2022-07-21T20:01:00Z">
        <w:r>
          <w:rPr>
            <w:rFonts w:eastAsia="MS Mincho"/>
            <w:lang w:eastAsia="ja-JP"/>
          </w:rPr>
          <w:t>some interesting work has been</w:t>
        </w:r>
      </w:ins>
      <w:del w:id="217" w:author="fikayo akeredolu" w:date="2022-07-21T20:01:00Z">
        <w:r w:rsidRPr="00240F2B" w:rsidDel="00914171">
          <w:rPr>
            <w:rFonts w:eastAsia="MS Mincho"/>
            <w:lang w:eastAsia="ja-JP"/>
          </w:rPr>
          <w:delText>there has been some interesting work</w:delText>
        </w:r>
      </w:del>
      <w:r w:rsidRPr="00240F2B">
        <w:rPr>
          <w:rFonts w:eastAsia="MS Mincho"/>
          <w:lang w:eastAsia="ja-JP"/>
        </w:rPr>
        <w:t xml:space="preserve"> done on training </w:t>
      </w:r>
      <w:r w:rsidRPr="00240F2B">
        <w:rPr>
          <w:lang w:eastAsia="en-GB"/>
        </w:rPr>
        <w:t>NNs</w:t>
      </w:r>
      <w:r w:rsidRPr="00240F2B">
        <w:rPr>
          <w:rFonts w:eastAsia="MS Mincho"/>
          <w:lang w:eastAsia="ja-JP"/>
        </w:rPr>
        <w:t xml:space="preserve"> to detect syntax errors in programs [</w:t>
      </w:r>
      <w:r>
        <w:rPr>
          <w:rFonts w:eastAsia="MS Mincho"/>
          <w:lang w:eastAsia="ja-JP"/>
        </w:rPr>
        <w:t>11</w:t>
      </w:r>
      <w:r w:rsidRPr="00240F2B">
        <w:rPr>
          <w:rFonts w:eastAsia="MS Mincho"/>
          <w:lang w:eastAsia="ja-JP"/>
        </w:rPr>
        <w:t>] and</w:t>
      </w:r>
      <w:del w:id="218" w:author="fikayo akeredolu" w:date="2022-07-21T20:01:00Z">
        <w:r w:rsidRPr="00240F2B" w:rsidDel="00914171">
          <w:rPr>
            <w:rFonts w:eastAsia="MS Mincho"/>
            <w:lang w:eastAsia="ja-JP"/>
          </w:rPr>
          <w:delText>,</w:delText>
        </w:r>
      </w:del>
      <w:r w:rsidRPr="00240F2B">
        <w:rPr>
          <w:rFonts w:eastAsia="MS Mincho"/>
          <w:lang w:eastAsia="ja-JP"/>
        </w:rPr>
        <w:t xml:space="preserve"> </w:t>
      </w:r>
      <w:ins w:id="219" w:author="fikayo akeredolu" w:date="2022-07-21T20:01:00Z">
        <w:r>
          <w:rPr>
            <w:rFonts w:eastAsia="MS Mincho"/>
            <w:lang w:eastAsia="ja-JP"/>
          </w:rPr>
          <w:t>on converting</w:t>
        </w:r>
      </w:ins>
      <w:del w:id="220" w:author="fikayo akeredolu" w:date="2022-07-21T20:01:00Z">
        <w:r w:rsidRPr="00240F2B" w:rsidDel="00914171">
          <w:rPr>
            <w:rFonts w:eastAsia="MS Mincho"/>
            <w:lang w:eastAsia="ja-JP"/>
          </w:rPr>
          <w:delText>work done on how to convert</w:delText>
        </w:r>
      </w:del>
      <w:r w:rsidRPr="00240F2B">
        <w:rPr>
          <w:rFonts w:eastAsia="MS Mincho"/>
          <w:lang w:eastAsia="ja-JP"/>
        </w:rPr>
        <w:t xml:space="preserve"> code to embeddings suitable for processing by a neural network model</w:t>
      </w:r>
      <w:r>
        <w:rPr>
          <w:rFonts w:eastAsia="MS Mincho"/>
          <w:lang w:eastAsia="ja-JP"/>
        </w:rPr>
        <w:t xml:space="preserve"> [12]</w:t>
      </w:r>
      <w:r w:rsidRPr="00240F2B">
        <w:rPr>
          <w:rFonts w:eastAsia="MS Mincho"/>
          <w:lang w:eastAsia="ja-JP"/>
        </w:rPr>
        <w:t xml:space="preserve">. </w:t>
      </w:r>
    </w:p>
    <w:p w14:paraId="69B78F7B" w14:textId="32F9EE03" w:rsidR="00BE175F" w:rsidRDefault="00BE175F" w:rsidP="00B76D98">
      <w:pPr>
        <w:rPr>
          <w:rFonts w:eastAsia="MS Mincho"/>
          <w:lang w:eastAsia="ja-JP"/>
        </w:rPr>
      </w:pPr>
    </w:p>
    <w:p w14:paraId="392CA6AF" w14:textId="77777777" w:rsidR="00200D4E" w:rsidRPr="00240F2B" w:rsidRDefault="00200D4E" w:rsidP="00B76D98">
      <w:pPr>
        <w:rPr>
          <w:rFonts w:eastAsia="MS Mincho"/>
          <w:lang w:eastAsia="ja-JP"/>
        </w:rPr>
      </w:pPr>
    </w:p>
    <w:p w14:paraId="4208621C" w14:textId="77777777" w:rsidR="00BE175F" w:rsidRDefault="00BE175F" w:rsidP="00B76D98">
      <w:pPr>
        <w:rPr>
          <w:rFonts w:eastAsia="MS Mincho"/>
          <w:lang w:eastAsia="ja-JP"/>
        </w:rPr>
      </w:pPr>
      <w:r w:rsidRPr="00240F2B">
        <w:rPr>
          <w:rFonts w:eastAsia="MS Mincho"/>
          <w:lang w:eastAsia="ja-JP"/>
        </w:rPr>
        <w:t xml:space="preserve">The main point that sets this project apart from the studies described above is that this project defines a new way of </w:t>
      </w:r>
      <w:ins w:id="221" w:author="fikayo akeredolu" w:date="2022-07-21T20:01:00Z">
        <w:r>
          <w:rPr>
            <w:rFonts w:eastAsia="MS Mincho"/>
            <w:lang w:eastAsia="ja-JP"/>
          </w:rPr>
          <w:t xml:space="preserve">accurately </w:t>
        </w:r>
      </w:ins>
      <w:r w:rsidRPr="00240F2B">
        <w:rPr>
          <w:rFonts w:eastAsia="MS Mincho"/>
          <w:lang w:eastAsia="ja-JP"/>
        </w:rPr>
        <w:t>creating embeddings for processing source code</w:t>
      </w:r>
      <w:del w:id="222" w:author="fikayo akeredolu" w:date="2022-07-21T20:01:00Z">
        <w:r w:rsidRPr="00240F2B" w:rsidDel="00914171">
          <w:rPr>
            <w:rFonts w:eastAsia="MS Mincho"/>
            <w:lang w:eastAsia="ja-JP"/>
          </w:rPr>
          <w:delText xml:space="preserve"> accurately</w:delText>
        </w:r>
      </w:del>
      <w:r w:rsidRPr="00240F2B">
        <w:rPr>
          <w:rFonts w:eastAsia="MS Mincho"/>
          <w:lang w:eastAsia="ja-JP"/>
        </w:rPr>
        <w:t xml:space="preserve">. </w:t>
      </w:r>
      <w:ins w:id="223" w:author="fikayo akeredolu" w:date="2022-07-21T20:01:00Z">
        <w:r>
          <w:rPr>
            <w:rFonts w:eastAsia="MS Mincho"/>
            <w:lang w:eastAsia="ja-JP"/>
          </w:rPr>
          <w:t>To</w:t>
        </w:r>
      </w:ins>
      <w:del w:id="224" w:author="fikayo akeredolu" w:date="2022-07-21T20:01:00Z">
        <w:r w:rsidRPr="00240F2B" w:rsidDel="00914171">
          <w:rPr>
            <w:rFonts w:eastAsia="MS Mincho"/>
            <w:lang w:eastAsia="ja-JP"/>
          </w:rPr>
          <w:delText>This project is also the first, to</w:delText>
        </w:r>
      </w:del>
      <w:r w:rsidRPr="00240F2B">
        <w:rPr>
          <w:rFonts w:eastAsia="MS Mincho"/>
          <w:lang w:eastAsia="ja-JP"/>
        </w:rPr>
        <w:t xml:space="preserve"> the best </w:t>
      </w:r>
      <w:r w:rsidRPr="00240F2B">
        <w:rPr>
          <w:rFonts w:eastAsia="MS Mincho"/>
          <w:lang w:eastAsia="ja-JP"/>
        </w:rPr>
        <w:lastRenderedPageBreak/>
        <w:t xml:space="preserve">of my knowledge, </w:t>
      </w:r>
      <w:ins w:id="225" w:author="fikayo akeredolu" w:date="2022-07-21T20:01:00Z">
        <w:r>
          <w:rPr>
            <w:rFonts w:eastAsia="MS Mincho"/>
            <w:lang w:eastAsia="ja-JP"/>
          </w:rPr>
          <w:t>this project is also the first</w:t>
        </w:r>
      </w:ins>
      <w:del w:id="226" w:author="fikayo akeredolu" w:date="2022-07-21T20:01:00Z">
        <w:r w:rsidRPr="00240F2B" w:rsidDel="00914171">
          <w:rPr>
            <w:rFonts w:eastAsia="MS Mincho"/>
            <w:lang w:eastAsia="ja-JP"/>
          </w:rPr>
          <w:delText>that seeks</w:delText>
        </w:r>
      </w:del>
      <w:r w:rsidRPr="00240F2B">
        <w:rPr>
          <w:rFonts w:eastAsia="MS Mincho"/>
          <w:lang w:eastAsia="ja-JP"/>
        </w:rPr>
        <w:t xml:space="preserve"> to compare the performances of graph-based </w:t>
      </w:r>
      <w:del w:id="227" w:author="fikayo akeredolu" w:date="2022-07-21T20:01:00Z">
        <w:r w:rsidRPr="00240F2B" w:rsidDel="00914171">
          <w:rPr>
            <w:rFonts w:eastAsia="MS Mincho"/>
            <w:lang w:eastAsia="ja-JP"/>
          </w:rPr>
          <w:delText xml:space="preserve">models </w:delText>
        </w:r>
      </w:del>
      <w:r w:rsidRPr="00240F2B">
        <w:rPr>
          <w:rFonts w:eastAsia="MS Mincho"/>
          <w:lang w:eastAsia="ja-JP"/>
        </w:rPr>
        <w:t xml:space="preserve">and tree-based models on the same tasks to determine which method is most suitable for programming language processing. </w:t>
      </w:r>
    </w:p>
    <w:p w14:paraId="56A8B2BF" w14:textId="77777777" w:rsidR="00BE175F" w:rsidRDefault="00BE175F" w:rsidP="00B76D98">
      <w:pPr>
        <w:rPr>
          <w:rFonts w:eastAsia="MS Mincho"/>
          <w:lang w:eastAsia="ja-JP"/>
        </w:rPr>
      </w:pPr>
    </w:p>
    <w:p w14:paraId="20DE3CC7" w14:textId="77777777" w:rsidR="00BE175F" w:rsidRPr="00240F2B" w:rsidDel="00F64A73" w:rsidRDefault="00BE175F">
      <w:pPr>
        <w:rPr>
          <w:del w:id="228" w:author="Olubusayo Akeredolu" w:date="2022-07-30T16:54:00Z"/>
        </w:rPr>
        <w:pPrChange w:id="229" w:author="Olubusayo Akeredolu" w:date="2022-07-30T16:55:00Z">
          <w:pPr>
            <w:pStyle w:val="Titre2"/>
          </w:pPr>
        </w:pPrChange>
      </w:pPr>
      <w:bookmarkStart w:id="230" w:name="_Toc109318830"/>
      <w:del w:id="231" w:author="Olubusayo Akeredolu" w:date="2022-07-30T16:54:00Z">
        <w:r w:rsidRPr="00240F2B" w:rsidDel="00F64A73">
          <w:delText>Motivations</w:delText>
        </w:r>
        <w:bookmarkEnd w:id="230"/>
      </w:del>
    </w:p>
    <w:p w14:paraId="08CE6DA5" w14:textId="77777777" w:rsidR="00BE175F" w:rsidRPr="00240F2B" w:rsidRDefault="00BE175F" w:rsidP="00B76D98">
      <w:pPr>
        <w:rPr>
          <w:lang w:eastAsia="en-GB"/>
        </w:rPr>
      </w:pPr>
      <w:r w:rsidRPr="00240F2B">
        <w:rPr>
          <w:lang w:eastAsia="en-GB"/>
        </w:rPr>
        <w:t xml:space="preserve">The </w:t>
      </w:r>
      <w:ins w:id="232" w:author="fikayo akeredolu" w:date="2022-07-21T20:01:00Z">
        <w:r>
          <w:rPr>
            <w:lang w:eastAsia="en-GB"/>
          </w:rPr>
          <w:t>primary</w:t>
        </w:r>
      </w:ins>
      <w:del w:id="233" w:author="fikayo akeredolu" w:date="2022-07-21T20:01:00Z">
        <w:r w:rsidRPr="00240F2B" w:rsidDel="00914171">
          <w:rPr>
            <w:lang w:eastAsia="en-GB"/>
          </w:rPr>
          <w:delText>main</w:delText>
        </w:r>
      </w:del>
      <w:r w:rsidRPr="00240F2B">
        <w:rPr>
          <w:lang w:eastAsia="en-GB"/>
        </w:rPr>
        <w:t xml:space="preserve"> motivation for this project is the shortage of pre-existing literature in the field </w:t>
      </w:r>
      <w:ins w:id="234" w:author="fikayo akeredolu" w:date="2022-07-21T20:02:00Z">
        <w:r>
          <w:rPr>
            <w:lang w:eastAsia="en-GB"/>
          </w:rPr>
          <w:t xml:space="preserve">of </w:t>
        </w:r>
      </w:ins>
      <w:r w:rsidRPr="00240F2B">
        <w:rPr>
          <w:lang w:eastAsia="en-GB"/>
        </w:rPr>
        <w:t xml:space="preserve">PLU. </w:t>
      </w:r>
      <w:ins w:id="235" w:author="fikayo akeredolu" w:date="2022-07-21T20:02:00Z">
        <w:r>
          <w:rPr>
            <w:lang w:eastAsia="en-GB"/>
          </w:rPr>
          <w:t xml:space="preserve">In addition, </w:t>
        </w:r>
      </w:ins>
      <w:r w:rsidRPr="00240F2B">
        <w:rPr>
          <w:lang w:eastAsia="en-GB"/>
        </w:rPr>
        <w:t xml:space="preserve">I am interested in exploring </w:t>
      </w:r>
      <w:ins w:id="236" w:author="fikayo akeredolu" w:date="2022-07-21T20:02:00Z">
        <w:r>
          <w:rPr>
            <w:lang w:eastAsia="en-GB"/>
          </w:rPr>
          <w:t>how</w:t>
        </w:r>
      </w:ins>
      <w:del w:id="237" w:author="fikayo akeredolu" w:date="2022-07-21T20:02:00Z">
        <w:r w:rsidRPr="00240F2B" w:rsidDel="00914171">
          <w:rPr>
            <w:lang w:eastAsia="en-GB"/>
          </w:rPr>
          <w:delText>the ways</w:delText>
        </w:r>
      </w:del>
      <w:r w:rsidRPr="00240F2B">
        <w:rPr>
          <w:lang w:eastAsia="en-GB"/>
        </w:rPr>
        <w:t xml:space="preserve"> graphs and trees work when processed by standard NLP models </w:t>
      </w:r>
      <w:ins w:id="238" w:author="fikayo akeredolu" w:date="2022-07-21T20:02:00Z">
        <w:r>
          <w:rPr>
            <w:lang w:eastAsia="en-GB"/>
          </w:rPr>
          <w:t>compared</w:t>
        </w:r>
      </w:ins>
      <w:del w:id="239" w:author="fikayo akeredolu" w:date="2022-07-21T20:02:00Z">
        <w:r w:rsidRPr="00240F2B" w:rsidDel="00914171">
          <w:rPr>
            <w:lang w:eastAsia="en-GB"/>
          </w:rPr>
          <w:delText>in comparison</w:delText>
        </w:r>
      </w:del>
      <w:r w:rsidRPr="00240F2B">
        <w:rPr>
          <w:lang w:eastAsia="en-GB"/>
        </w:rPr>
        <w:t xml:space="preserve"> to how they work when </w:t>
      </w:r>
      <w:r>
        <w:rPr>
          <w:lang w:eastAsia="en-GB"/>
        </w:rPr>
        <w:t xml:space="preserve">the data is stored as text. </w:t>
      </w:r>
      <w:ins w:id="240" w:author="fikayo akeredolu" w:date="2022-07-21T20:02:00Z">
        <w:r>
          <w:rPr>
            <w:lang w:eastAsia="en-GB"/>
          </w:rPr>
          <w:t xml:space="preserve">Finally, </w:t>
        </w:r>
      </w:ins>
      <w:r>
        <w:rPr>
          <w:lang w:eastAsia="en-GB"/>
        </w:rPr>
        <w:t xml:space="preserve">I am also interested in observing the differences in </w:t>
      </w:r>
      <w:ins w:id="241" w:author="fikayo akeredolu" w:date="2022-07-21T20:02:00Z">
        <w:r>
          <w:rPr>
            <w:lang w:eastAsia="en-GB"/>
          </w:rPr>
          <w:t xml:space="preserve">the </w:t>
        </w:r>
      </w:ins>
      <w:r>
        <w:rPr>
          <w:lang w:eastAsia="en-GB"/>
        </w:rPr>
        <w:t>behaviour of DL and NDL models when they are trained and tested on source code.</w:t>
      </w:r>
    </w:p>
    <w:p w14:paraId="5A27E3BE" w14:textId="77777777" w:rsidR="00BE175F" w:rsidRPr="00240F2B" w:rsidRDefault="00BE175F" w:rsidP="00B76D98">
      <w:pPr>
        <w:rPr>
          <w:lang w:eastAsia="en-GB"/>
        </w:rPr>
      </w:pPr>
    </w:p>
    <w:p w14:paraId="5B92C237" w14:textId="074BBFE8" w:rsidR="00D4311C" w:rsidRPr="00240F2B" w:rsidRDefault="00E14106" w:rsidP="0084164B">
      <w:pPr>
        <w:pStyle w:val="Titre1"/>
      </w:pPr>
      <w:bookmarkStart w:id="242" w:name="_Toc109318834"/>
      <w:bookmarkStart w:id="243" w:name="_Toc20500407"/>
      <w:r w:rsidRPr="00240F2B">
        <w:lastRenderedPageBreak/>
        <w:t>Objectives, Specifications and Desig</w:t>
      </w:r>
      <w:r w:rsidR="00D4311C" w:rsidRPr="00240F2B">
        <w:t>n</w:t>
      </w:r>
      <w:bookmarkEnd w:id="242"/>
    </w:p>
    <w:p w14:paraId="157908B1" w14:textId="180F303D" w:rsidR="007446AF" w:rsidRPr="00240F2B" w:rsidRDefault="007446AF">
      <w:pPr>
        <w:pStyle w:val="Titre2"/>
      </w:pPr>
      <w:bookmarkStart w:id="244" w:name="_Toc109318835"/>
      <w:bookmarkEnd w:id="243"/>
      <w:r w:rsidRPr="00240F2B">
        <w:t>Specific Project Objective</w:t>
      </w:r>
      <w:r w:rsidR="003766AF" w:rsidRPr="00240F2B">
        <w:t>s</w:t>
      </w:r>
      <w:bookmarkEnd w:id="244"/>
    </w:p>
    <w:p w14:paraId="3C8A3761" w14:textId="39315CF6" w:rsidR="007446AF" w:rsidRPr="00240F2B" w:rsidRDefault="007446AF" w:rsidP="00B76D98">
      <w:pPr>
        <w:rPr>
          <w:lang w:eastAsia="en-GB"/>
        </w:rPr>
      </w:pPr>
      <w:r w:rsidRPr="00240F2B">
        <w:rPr>
          <w:lang w:eastAsia="en-GB"/>
        </w:rPr>
        <w:t xml:space="preserve">The main objective of this project has been outlined in section 1.2 (comparing the accuracy scores of tree-based models, graph-based models, and text-based models to </w:t>
      </w:r>
      <w:r w:rsidR="009E03C0">
        <w:rPr>
          <w:lang w:eastAsia="en-GB"/>
        </w:rPr>
        <w:t>determine</w:t>
      </w:r>
      <w:r w:rsidRPr="00240F2B">
        <w:rPr>
          <w:lang w:eastAsia="en-GB"/>
        </w:rPr>
        <w:t xml:space="preserve"> </w:t>
      </w:r>
      <w:proofErr w:type="gramStart"/>
      <w:r w:rsidRPr="00240F2B">
        <w:rPr>
          <w:lang w:eastAsia="en-GB"/>
        </w:rPr>
        <w:t xml:space="preserve">which </w:t>
      </w:r>
      <w:r w:rsidR="009E03C0">
        <w:rPr>
          <w:lang w:eastAsia="en-GB"/>
        </w:rPr>
        <w:t xml:space="preserve"> model</w:t>
      </w:r>
      <w:proofErr w:type="gramEnd"/>
      <w:r w:rsidR="009E03C0">
        <w:rPr>
          <w:lang w:eastAsia="en-GB"/>
        </w:rPr>
        <w:t xml:space="preserve"> </w:t>
      </w:r>
      <w:r w:rsidRPr="00240F2B">
        <w:rPr>
          <w:lang w:eastAsia="en-GB"/>
        </w:rPr>
        <w:t xml:space="preserve">is </w:t>
      </w:r>
      <w:r w:rsidR="009E03C0">
        <w:rPr>
          <w:lang w:eastAsia="en-GB"/>
        </w:rPr>
        <w:t>best</w:t>
      </w:r>
      <w:r w:rsidRPr="00240F2B">
        <w:rPr>
          <w:lang w:eastAsia="en-GB"/>
        </w:rPr>
        <w:t xml:space="preserve"> </w:t>
      </w:r>
      <w:r w:rsidR="009E03C0">
        <w:rPr>
          <w:lang w:eastAsia="en-GB"/>
        </w:rPr>
        <w:t>suited</w:t>
      </w:r>
      <w:r w:rsidRPr="00240F2B">
        <w:rPr>
          <w:lang w:eastAsia="en-GB"/>
        </w:rPr>
        <w:t xml:space="preserve"> for classif</w:t>
      </w:r>
      <w:r w:rsidR="009E03C0">
        <w:rPr>
          <w:lang w:eastAsia="en-GB"/>
        </w:rPr>
        <w:t>ying</w:t>
      </w:r>
      <w:r w:rsidRPr="00240F2B">
        <w:rPr>
          <w:lang w:eastAsia="en-GB"/>
        </w:rPr>
        <w:t xml:space="preserve"> </w:t>
      </w:r>
      <w:r w:rsidR="009E03C0">
        <w:rPr>
          <w:lang w:eastAsia="en-GB"/>
        </w:rPr>
        <w:t>source code</w:t>
      </w:r>
      <w:r w:rsidRPr="00240F2B">
        <w:rPr>
          <w:lang w:eastAsia="en-GB"/>
        </w:rPr>
        <w:t xml:space="preserve">). This objective has been broken down into </w:t>
      </w:r>
      <w:ins w:id="245" w:author="fikayo akeredolu" w:date="2022-07-21T20:04:00Z">
        <w:r w:rsidR="00914171">
          <w:rPr>
            <w:lang w:eastAsia="en-GB"/>
          </w:rPr>
          <w:t>eight</w:t>
        </w:r>
      </w:ins>
      <w:del w:id="246" w:author="fikayo akeredolu" w:date="2022-07-21T20:04:00Z">
        <w:r w:rsidRPr="00240F2B" w:rsidDel="00914171">
          <w:rPr>
            <w:lang w:eastAsia="en-GB"/>
          </w:rPr>
          <w:delText>8</w:delText>
        </w:r>
      </w:del>
      <w:r w:rsidRPr="00240F2B">
        <w:rPr>
          <w:lang w:eastAsia="en-GB"/>
        </w:rPr>
        <w:t xml:space="preserve"> specific parts, each outlining a </w:t>
      </w:r>
      <w:r w:rsidR="00C265A2" w:rsidRPr="00240F2B">
        <w:rPr>
          <w:lang w:eastAsia="en-GB"/>
        </w:rPr>
        <w:t>core objective of the project</w:t>
      </w:r>
      <w:r w:rsidRPr="00240F2B">
        <w:rPr>
          <w:lang w:eastAsia="en-GB"/>
        </w:rPr>
        <w:t>.</w:t>
      </w:r>
    </w:p>
    <w:p w14:paraId="056987C5" w14:textId="77777777" w:rsidR="007446AF" w:rsidRPr="00240F2B" w:rsidRDefault="007446AF" w:rsidP="00B76D98">
      <w:pPr>
        <w:rPr>
          <w:lang w:eastAsia="en-GB"/>
        </w:rPr>
      </w:pPr>
    </w:p>
    <w:p w14:paraId="1FB90F6A" w14:textId="205232C0" w:rsidR="005A2330" w:rsidRPr="00240F2B" w:rsidRDefault="005A2330" w:rsidP="0084164B">
      <w:pPr>
        <w:pStyle w:val="Titre3"/>
      </w:pPr>
      <w:bookmarkStart w:id="247" w:name="_Toc108386260"/>
      <w:bookmarkStart w:id="248" w:name="_Toc109065983"/>
      <w:bookmarkStart w:id="249" w:name="_Toc109318836"/>
      <w:r w:rsidRPr="00240F2B">
        <w:t>Text-Based Objectives</w:t>
      </w:r>
      <w:bookmarkEnd w:id="247"/>
      <w:bookmarkEnd w:id="248"/>
      <w:bookmarkEnd w:id="249"/>
      <w:r w:rsidRPr="00240F2B">
        <w:t xml:space="preserve"> </w:t>
      </w:r>
    </w:p>
    <w:p w14:paraId="4FCA50D9" w14:textId="28016A8C" w:rsidR="005A2330" w:rsidRPr="00240F2B" w:rsidRDefault="005A2330" w:rsidP="00B76D98">
      <w:pPr>
        <w:rPr>
          <w:lang w:eastAsia="en-US"/>
        </w:rPr>
      </w:pPr>
      <w:r w:rsidRPr="00240F2B">
        <w:rPr>
          <w:lang w:eastAsia="en-GB"/>
        </w:rPr>
        <w:t>Objective 1: To implement a series of text-based</w:t>
      </w:r>
      <w:r w:rsidR="00453826">
        <w:rPr>
          <w:lang w:eastAsia="en-GB"/>
        </w:rPr>
        <w:t xml:space="preserve"> DL and NDL</w:t>
      </w:r>
      <w:r w:rsidRPr="00240F2B">
        <w:rPr>
          <w:lang w:eastAsia="en-GB"/>
        </w:rPr>
        <w:t xml:space="preserve"> models</w:t>
      </w:r>
      <w:r w:rsidR="00B125D7">
        <w:rPr>
          <w:lang w:eastAsia="en-GB"/>
        </w:rPr>
        <w:t xml:space="preserve"> (section 1.2.1)</w:t>
      </w:r>
      <w:r w:rsidRPr="00240F2B">
        <w:rPr>
          <w:lang w:eastAsia="en-GB"/>
        </w:rPr>
        <w:t xml:space="preserve"> to compare their results when trained and tested on source code.</w:t>
      </w:r>
    </w:p>
    <w:p w14:paraId="70178EEB" w14:textId="127A40C7" w:rsidR="005A2330" w:rsidRPr="00240F2B" w:rsidRDefault="005A2330" w:rsidP="0084164B">
      <w:pPr>
        <w:pStyle w:val="Titre3"/>
      </w:pPr>
      <w:bookmarkStart w:id="250" w:name="_Toc108386261"/>
      <w:bookmarkStart w:id="251" w:name="_Toc109065984"/>
      <w:bookmarkStart w:id="252" w:name="_Toc109318837"/>
      <w:r w:rsidRPr="00240F2B">
        <w:t>Graph-Based Objectives</w:t>
      </w:r>
      <w:bookmarkEnd w:id="250"/>
      <w:bookmarkEnd w:id="251"/>
      <w:bookmarkEnd w:id="252"/>
      <w:r w:rsidRPr="00240F2B">
        <w:t xml:space="preserve"> </w:t>
      </w:r>
    </w:p>
    <w:p w14:paraId="4FCA5A7E" w14:textId="2E2573DA" w:rsidR="005A2330" w:rsidRPr="00240F2B" w:rsidRDefault="005A2330" w:rsidP="00B76D98">
      <w:pPr>
        <w:rPr>
          <w:lang w:eastAsia="en-GB"/>
        </w:rPr>
      </w:pPr>
      <w:r w:rsidRPr="00240F2B">
        <w:rPr>
          <w:lang w:eastAsia="en-GB"/>
        </w:rPr>
        <w:t xml:space="preserve">Objective 2: To </w:t>
      </w:r>
      <w:r w:rsidR="0004682F">
        <w:rPr>
          <w:lang w:eastAsia="en-GB"/>
        </w:rPr>
        <w:t>convert the contents of programs into directed graphs</w:t>
      </w:r>
      <w:r w:rsidRPr="00240F2B">
        <w:rPr>
          <w:lang w:eastAsia="en-GB"/>
        </w:rPr>
        <w:t xml:space="preserve">. </w:t>
      </w:r>
    </w:p>
    <w:p w14:paraId="20FE8358" w14:textId="77777777" w:rsidR="005A2330" w:rsidRPr="00240F2B" w:rsidRDefault="005A2330" w:rsidP="00B76D98">
      <w:pPr>
        <w:rPr>
          <w:lang w:eastAsia="en-GB"/>
        </w:rPr>
      </w:pPr>
    </w:p>
    <w:p w14:paraId="5F018C33" w14:textId="639470C7" w:rsidR="005A2330" w:rsidRPr="00240F2B" w:rsidRDefault="005A2330" w:rsidP="00B76D98">
      <w:pPr>
        <w:rPr>
          <w:lang w:eastAsia="en-GB"/>
        </w:rPr>
      </w:pPr>
      <w:r w:rsidRPr="00240F2B">
        <w:rPr>
          <w:lang w:eastAsia="en-GB"/>
        </w:rPr>
        <w:t xml:space="preserve">Objective 3: To </w:t>
      </w:r>
      <w:r w:rsidR="0004682F">
        <w:rPr>
          <w:lang w:eastAsia="en-GB"/>
        </w:rPr>
        <w:t>convert</w:t>
      </w:r>
      <w:r w:rsidRPr="00240F2B">
        <w:rPr>
          <w:lang w:eastAsia="en-GB"/>
        </w:rPr>
        <w:t xml:space="preserve"> the results of Objective 2 into vector embeddings that </w:t>
      </w:r>
      <w:ins w:id="253" w:author="fikayo akeredolu" w:date="2022-07-21T20:38:00Z">
        <w:r w:rsidR="00987E14">
          <w:rPr>
            <w:lang w:eastAsia="en-GB"/>
          </w:rPr>
          <w:t>a neural network can process</w:t>
        </w:r>
      </w:ins>
      <w:del w:id="254" w:author="fikayo akeredolu" w:date="2022-07-21T20:38:00Z">
        <w:r w:rsidRPr="00240F2B" w:rsidDel="00987E14">
          <w:rPr>
            <w:lang w:eastAsia="en-GB"/>
          </w:rPr>
          <w:delText>can be processed by a neural network</w:delText>
        </w:r>
      </w:del>
      <w:r w:rsidRPr="00240F2B">
        <w:rPr>
          <w:lang w:eastAsia="en-GB"/>
        </w:rPr>
        <w:t>.</w:t>
      </w:r>
    </w:p>
    <w:p w14:paraId="596C7A6F" w14:textId="77777777" w:rsidR="005A2330" w:rsidRPr="00240F2B" w:rsidRDefault="005A2330" w:rsidP="00B76D98">
      <w:pPr>
        <w:rPr>
          <w:lang w:eastAsia="en-GB"/>
        </w:rPr>
      </w:pPr>
    </w:p>
    <w:p w14:paraId="31A1E278" w14:textId="61184741" w:rsidR="005A2330" w:rsidRPr="00240F2B" w:rsidRDefault="005A2330" w:rsidP="00B76D98">
      <w:pPr>
        <w:rPr>
          <w:lang w:eastAsia="en-GB"/>
        </w:rPr>
      </w:pPr>
      <w:r w:rsidRPr="00240F2B">
        <w:rPr>
          <w:lang w:eastAsia="en-GB"/>
        </w:rPr>
        <w:t xml:space="preserve">Objective 4: To </w:t>
      </w:r>
      <w:r w:rsidR="00125A5B">
        <w:rPr>
          <w:lang w:eastAsia="en-GB"/>
        </w:rPr>
        <w:t xml:space="preserve">train and test the models built in Objective 1 </w:t>
      </w:r>
      <w:r w:rsidRPr="00240F2B">
        <w:rPr>
          <w:lang w:eastAsia="en-GB"/>
        </w:rPr>
        <w:t xml:space="preserve">(section 1.2.1) for carrying out classification and learning tasks on the results of Objective 3. </w:t>
      </w:r>
    </w:p>
    <w:p w14:paraId="7467DE5C" w14:textId="77777777" w:rsidR="005A2330" w:rsidRPr="00240F2B" w:rsidRDefault="005A2330" w:rsidP="00B76D98">
      <w:pPr>
        <w:rPr>
          <w:lang w:eastAsia="en-US"/>
        </w:rPr>
      </w:pPr>
    </w:p>
    <w:p w14:paraId="7348234B" w14:textId="20849A70" w:rsidR="005A2330" w:rsidRPr="00240F2B" w:rsidRDefault="005A2330" w:rsidP="0084164B">
      <w:pPr>
        <w:pStyle w:val="Titre3"/>
      </w:pPr>
      <w:bookmarkStart w:id="255" w:name="_Toc108386262"/>
      <w:bookmarkStart w:id="256" w:name="_Toc109065985"/>
      <w:bookmarkStart w:id="257" w:name="_Toc109318838"/>
      <w:r w:rsidRPr="00240F2B">
        <w:t>Tree-Based Objectives</w:t>
      </w:r>
      <w:bookmarkEnd w:id="255"/>
      <w:bookmarkEnd w:id="256"/>
      <w:bookmarkEnd w:id="257"/>
    </w:p>
    <w:p w14:paraId="3D4C4A3A" w14:textId="77777777" w:rsidR="005A2330" w:rsidRPr="00240F2B" w:rsidRDefault="005A2330" w:rsidP="00B76D98">
      <w:pPr>
        <w:rPr>
          <w:lang w:eastAsia="en-GB"/>
        </w:rPr>
      </w:pPr>
      <w:r w:rsidRPr="00240F2B">
        <w:rPr>
          <w:lang w:eastAsia="en-GB"/>
        </w:rPr>
        <w:t xml:space="preserve">Objective 5: This is to design a method for converting a program into an AST and extracting the important information from the AST to create a tree data structure to represent the program.  </w:t>
      </w:r>
    </w:p>
    <w:p w14:paraId="32C861F9" w14:textId="77777777" w:rsidR="005A2330" w:rsidRPr="00240F2B" w:rsidRDefault="005A2330" w:rsidP="00B76D98">
      <w:pPr>
        <w:rPr>
          <w:lang w:eastAsia="en-GB"/>
        </w:rPr>
      </w:pPr>
    </w:p>
    <w:p w14:paraId="4C634B33" w14:textId="1530C805" w:rsidR="005A2330" w:rsidRPr="00240F2B" w:rsidRDefault="005A2330" w:rsidP="00B76D98">
      <w:pPr>
        <w:rPr>
          <w:lang w:eastAsia="en-GB"/>
        </w:rPr>
      </w:pPr>
      <w:r w:rsidRPr="00240F2B">
        <w:rPr>
          <w:lang w:eastAsia="en-GB"/>
        </w:rPr>
        <w:t xml:space="preserve">Objective 6: Following on from Objective 5, this is to design a method for converting the results of Objective 5 into </w:t>
      </w:r>
      <w:r w:rsidR="00570EDD" w:rsidRPr="00240F2B">
        <w:rPr>
          <w:lang w:eastAsia="en-GB"/>
        </w:rPr>
        <w:t>vector</w:t>
      </w:r>
      <w:r w:rsidRPr="00240F2B">
        <w:rPr>
          <w:lang w:eastAsia="en-GB"/>
        </w:rPr>
        <w:t xml:space="preserve"> embeddings </w:t>
      </w:r>
      <w:r w:rsidR="00570EDD" w:rsidRPr="00240F2B">
        <w:rPr>
          <w:lang w:eastAsia="en-GB"/>
        </w:rPr>
        <w:t xml:space="preserve">that </w:t>
      </w:r>
      <w:ins w:id="258" w:author="fikayo akeredolu" w:date="2022-07-21T20:39:00Z">
        <w:r w:rsidR="00987E14">
          <w:rPr>
            <w:lang w:eastAsia="en-GB"/>
          </w:rPr>
          <w:t>a neural network can process</w:t>
        </w:r>
      </w:ins>
      <w:del w:id="259" w:author="fikayo akeredolu" w:date="2022-07-21T20:39:00Z">
        <w:r w:rsidR="00570EDD" w:rsidRPr="00240F2B" w:rsidDel="00987E14">
          <w:rPr>
            <w:lang w:eastAsia="en-GB"/>
          </w:rPr>
          <w:delText>can be processed by a neural network</w:delText>
        </w:r>
      </w:del>
      <w:r w:rsidR="00570EDD" w:rsidRPr="00240F2B">
        <w:rPr>
          <w:lang w:eastAsia="en-GB"/>
        </w:rPr>
        <w:t>.</w:t>
      </w:r>
    </w:p>
    <w:p w14:paraId="73A4D010" w14:textId="14CEF951" w:rsidR="00570EDD" w:rsidRPr="00240F2B" w:rsidRDefault="00570EDD" w:rsidP="00B76D98">
      <w:pPr>
        <w:rPr>
          <w:lang w:eastAsia="en-GB"/>
        </w:rPr>
      </w:pPr>
    </w:p>
    <w:p w14:paraId="633F4382" w14:textId="529CC141" w:rsidR="00570EDD" w:rsidRPr="00240F2B" w:rsidRDefault="00570EDD" w:rsidP="00B76D98">
      <w:pPr>
        <w:rPr>
          <w:lang w:eastAsia="en-GB"/>
        </w:rPr>
      </w:pPr>
      <w:r w:rsidRPr="00240F2B">
        <w:rPr>
          <w:lang w:eastAsia="en-GB"/>
        </w:rPr>
        <w:t xml:space="preserve">Objective 7: </w:t>
      </w:r>
      <w:r w:rsidR="00B400E1" w:rsidRPr="00240F2B">
        <w:rPr>
          <w:lang w:eastAsia="en-GB"/>
        </w:rPr>
        <w:t xml:space="preserve">This objective seeks to </w:t>
      </w:r>
      <w:r w:rsidR="00125A5B">
        <w:rPr>
          <w:lang w:eastAsia="en-GB"/>
        </w:rPr>
        <w:t>train and test the</w:t>
      </w:r>
      <w:r w:rsidR="00B657E1" w:rsidRPr="00240F2B">
        <w:rPr>
          <w:lang w:eastAsia="en-GB"/>
        </w:rPr>
        <w:t xml:space="preserve"> </w:t>
      </w:r>
      <w:r w:rsidR="00453826">
        <w:rPr>
          <w:lang w:eastAsia="en-GB"/>
        </w:rPr>
        <w:t xml:space="preserve">NDL </w:t>
      </w:r>
      <w:r w:rsidR="00B657E1" w:rsidRPr="00240F2B">
        <w:rPr>
          <w:lang w:eastAsia="en-GB"/>
        </w:rPr>
        <w:t>classifiers and</w:t>
      </w:r>
      <w:r w:rsidR="00453826">
        <w:rPr>
          <w:lang w:eastAsia="en-GB"/>
        </w:rPr>
        <w:t xml:space="preserve"> DL</w:t>
      </w:r>
      <w:r w:rsidR="00B657E1" w:rsidRPr="00240F2B">
        <w:rPr>
          <w:lang w:eastAsia="en-GB"/>
        </w:rPr>
        <w:t xml:space="preserve"> models </w:t>
      </w:r>
      <w:r w:rsidR="00177283">
        <w:rPr>
          <w:lang w:eastAsia="en-GB"/>
        </w:rPr>
        <w:t>from</w:t>
      </w:r>
      <w:r w:rsidR="00125A5B">
        <w:rPr>
          <w:lang w:eastAsia="en-GB"/>
        </w:rPr>
        <w:t xml:space="preserve"> Objective 1 (section 1.2.1)</w:t>
      </w:r>
      <w:r w:rsidR="00530132" w:rsidRPr="00240F2B">
        <w:rPr>
          <w:lang w:eastAsia="en-GB"/>
        </w:rPr>
        <w:t xml:space="preserve"> </w:t>
      </w:r>
      <w:r w:rsidR="00B657E1" w:rsidRPr="00240F2B">
        <w:rPr>
          <w:lang w:eastAsia="en-GB"/>
        </w:rPr>
        <w:t>to</w:t>
      </w:r>
      <w:r w:rsidR="00530132" w:rsidRPr="00240F2B">
        <w:rPr>
          <w:lang w:eastAsia="en-GB"/>
        </w:rPr>
        <w:t xml:space="preserve"> carry out classification tasks on the results derived from Objective </w:t>
      </w:r>
      <w:r w:rsidR="001518FA" w:rsidRPr="00240F2B">
        <w:rPr>
          <w:lang w:eastAsia="en-GB"/>
        </w:rPr>
        <w:t>6</w:t>
      </w:r>
      <w:r w:rsidR="00125A5B">
        <w:rPr>
          <w:lang w:eastAsia="en-GB"/>
        </w:rPr>
        <w:t>.</w:t>
      </w:r>
    </w:p>
    <w:p w14:paraId="55AF3335" w14:textId="77777777" w:rsidR="005A2330" w:rsidRPr="00240F2B" w:rsidRDefault="005A2330" w:rsidP="00B76D98">
      <w:pPr>
        <w:rPr>
          <w:lang w:eastAsia="en-US"/>
        </w:rPr>
      </w:pPr>
    </w:p>
    <w:p w14:paraId="3254276B" w14:textId="23555E95" w:rsidR="007446AF" w:rsidRPr="00240F2B" w:rsidRDefault="005A2330" w:rsidP="0084164B">
      <w:pPr>
        <w:pStyle w:val="Titre3"/>
      </w:pPr>
      <w:bookmarkStart w:id="260" w:name="_Toc108386263"/>
      <w:bookmarkStart w:id="261" w:name="_Toc109065986"/>
      <w:bookmarkStart w:id="262" w:name="_Toc109318839"/>
      <w:r w:rsidRPr="00240F2B">
        <w:lastRenderedPageBreak/>
        <w:t>Final Objective</w:t>
      </w:r>
      <w:bookmarkEnd w:id="260"/>
      <w:bookmarkEnd w:id="261"/>
      <w:bookmarkEnd w:id="262"/>
    </w:p>
    <w:p w14:paraId="6178F189" w14:textId="219D307F" w:rsidR="007446AF" w:rsidRPr="00240F2B" w:rsidRDefault="007446AF" w:rsidP="00B76D98">
      <w:pPr>
        <w:rPr>
          <w:lang w:eastAsia="en-GB"/>
        </w:rPr>
      </w:pPr>
      <w:r w:rsidRPr="00240F2B">
        <w:rPr>
          <w:lang w:eastAsia="en-GB"/>
        </w:rPr>
        <w:t xml:space="preserve">Objective </w:t>
      </w:r>
      <w:r w:rsidR="00390CC5" w:rsidRPr="00240F2B">
        <w:rPr>
          <w:lang w:eastAsia="en-GB"/>
        </w:rPr>
        <w:t>8</w:t>
      </w:r>
      <w:r w:rsidRPr="00240F2B">
        <w:rPr>
          <w:lang w:eastAsia="en-GB"/>
        </w:rPr>
        <w:t>:</w:t>
      </w:r>
      <w:r w:rsidR="001518FA" w:rsidRPr="00240F2B">
        <w:rPr>
          <w:lang w:eastAsia="en-GB"/>
        </w:rPr>
        <w:t xml:space="preserve"> The final objective </w:t>
      </w:r>
      <w:r w:rsidR="00390CC5" w:rsidRPr="00240F2B">
        <w:rPr>
          <w:lang w:eastAsia="en-GB"/>
        </w:rPr>
        <w:t xml:space="preserve">is to compare the results received from Objectives 1, 4 and 7 to assess which </w:t>
      </w:r>
      <w:ins w:id="263" w:author="fikayo akeredolu" w:date="2022-07-21T20:39:00Z">
        <w:r w:rsidR="00987E14">
          <w:rPr>
            <w:lang w:eastAsia="en-GB"/>
          </w:rPr>
          <w:t>data structure</w:t>
        </w:r>
        <w:del w:id="264" w:author="Olubusayo Akeredolu" w:date="2022-07-30T16:58:00Z">
          <w:r w:rsidR="00987E14" w:rsidDel="00EC488D">
            <w:rPr>
              <w:lang w:eastAsia="en-GB"/>
            </w:rPr>
            <w:delText>s</w:delText>
          </w:r>
        </w:del>
        <w:r w:rsidR="00987E14">
          <w:rPr>
            <w:lang w:eastAsia="en-GB"/>
          </w:rPr>
          <w:t xml:space="preserve"> </w:t>
        </w:r>
      </w:ins>
      <w:ins w:id="265" w:author="Olubusayo Akeredolu" w:date="2022-07-30T16:58:00Z">
        <w:r w:rsidR="00EC488D">
          <w:rPr>
            <w:lang w:eastAsia="en-GB"/>
          </w:rPr>
          <w:t>is the</w:t>
        </w:r>
      </w:ins>
      <w:ins w:id="266" w:author="fikayo akeredolu" w:date="2022-07-21T20:39:00Z">
        <w:del w:id="267" w:author="Olubusayo Akeredolu" w:date="2022-07-30T16:58:00Z">
          <w:r w:rsidR="00987E14" w:rsidDel="00EC488D">
            <w:rPr>
              <w:lang w:eastAsia="en-GB"/>
            </w:rPr>
            <w:delText>are</w:delText>
          </w:r>
        </w:del>
      </w:ins>
      <w:del w:id="268" w:author="fikayo akeredolu" w:date="2022-07-21T20:39:00Z">
        <w:r w:rsidR="00971293" w:rsidRPr="00240F2B" w:rsidDel="00987E14">
          <w:rPr>
            <w:lang w:eastAsia="en-GB"/>
          </w:rPr>
          <w:delText xml:space="preserve">of these </w:delText>
        </w:r>
        <w:r w:rsidR="00177283" w:rsidDel="00987E14">
          <w:rPr>
            <w:lang w:eastAsia="en-GB"/>
          </w:rPr>
          <w:delText>data structures</w:delText>
        </w:r>
        <w:r w:rsidR="00971293" w:rsidRPr="00240F2B" w:rsidDel="00987E14">
          <w:rPr>
            <w:lang w:eastAsia="en-GB"/>
          </w:rPr>
          <w:delText xml:space="preserve"> is</w:delText>
        </w:r>
      </w:del>
      <w:r w:rsidR="00971293" w:rsidRPr="00240F2B">
        <w:rPr>
          <w:lang w:eastAsia="en-GB"/>
        </w:rPr>
        <w:t xml:space="preserve"> most suitable for the classification task (section 1.2.2)</w:t>
      </w:r>
      <w:r w:rsidR="00CC280C" w:rsidRPr="00240F2B">
        <w:rPr>
          <w:lang w:eastAsia="en-GB"/>
        </w:rPr>
        <w:t>.</w:t>
      </w:r>
    </w:p>
    <w:p w14:paraId="08A6DD08" w14:textId="77777777" w:rsidR="007446AF" w:rsidRPr="00240F2B" w:rsidRDefault="007446AF" w:rsidP="00B76D98">
      <w:pPr>
        <w:rPr>
          <w:lang w:eastAsia="en-GB"/>
        </w:rPr>
      </w:pPr>
    </w:p>
    <w:p w14:paraId="1BA31119" w14:textId="27BB53ED" w:rsidR="00323DC6" w:rsidRPr="00240F2B" w:rsidRDefault="00971293">
      <w:pPr>
        <w:pStyle w:val="Titre2"/>
      </w:pPr>
      <w:bookmarkStart w:id="269" w:name="_Toc109318840"/>
      <w:r w:rsidRPr="00240F2B">
        <w:t>Technical Specifications</w:t>
      </w:r>
      <w:bookmarkEnd w:id="269"/>
      <w:r w:rsidR="00323DC6" w:rsidRPr="00240F2B">
        <w:t xml:space="preserve"> </w:t>
      </w:r>
    </w:p>
    <w:p w14:paraId="2C0AE9F0" w14:textId="61904E0E" w:rsidR="00E2702F" w:rsidRPr="00240F2B" w:rsidRDefault="00E2702F" w:rsidP="00B76D98">
      <w:pPr>
        <w:rPr>
          <w:lang w:eastAsia="en-US"/>
        </w:rPr>
      </w:pPr>
      <w:r w:rsidRPr="00240F2B">
        <w:rPr>
          <w:lang w:eastAsia="en-US"/>
        </w:rPr>
        <w:t xml:space="preserve">The models for this project have been built using the Python programming language and a range of Python-specific </w:t>
      </w:r>
      <w:r w:rsidR="00D67926">
        <w:rPr>
          <w:lang w:eastAsia="en-US"/>
        </w:rPr>
        <w:t>DL</w:t>
      </w:r>
      <w:r w:rsidRPr="00240F2B">
        <w:rPr>
          <w:lang w:eastAsia="en-US"/>
        </w:rPr>
        <w:t xml:space="preserve"> </w:t>
      </w:r>
      <w:r w:rsidR="00F56C0C">
        <w:rPr>
          <w:lang w:eastAsia="en-US"/>
        </w:rPr>
        <w:t xml:space="preserve">and </w:t>
      </w:r>
      <w:r w:rsidR="00D67926">
        <w:rPr>
          <w:lang w:eastAsia="en-US"/>
        </w:rPr>
        <w:t>ML</w:t>
      </w:r>
      <w:r w:rsidR="00F56C0C">
        <w:rPr>
          <w:lang w:eastAsia="en-US"/>
        </w:rPr>
        <w:t xml:space="preserve"> </w:t>
      </w:r>
      <w:ins w:id="270" w:author="fikayo akeredolu" w:date="2022-07-21T20:40:00Z">
        <w:r w:rsidR="00987E14">
          <w:rPr>
            <w:lang w:eastAsia="en-US"/>
          </w:rPr>
          <w:t>libraries</w:t>
        </w:r>
      </w:ins>
      <w:del w:id="271" w:author="fikayo akeredolu" w:date="2022-07-21T20:40:00Z">
        <w:r w:rsidRPr="00240F2B" w:rsidDel="00987E14">
          <w:rPr>
            <w:lang w:eastAsia="en-US"/>
          </w:rPr>
          <w:delText>libraires</w:delText>
        </w:r>
      </w:del>
      <w:r w:rsidRPr="00240F2B">
        <w:rPr>
          <w:lang w:eastAsia="en-US"/>
        </w:rPr>
        <w:t xml:space="preserve">; Keras, TensorFlow, NumPy, Scikit Learn, Matplotlib and NetworkX. </w:t>
      </w:r>
      <w:r w:rsidR="00FC080C" w:rsidRPr="00240F2B">
        <w:rPr>
          <w:lang w:eastAsia="en-US"/>
        </w:rPr>
        <w:t>In addition to Python</w:t>
      </w:r>
      <w:r w:rsidR="00AC0FD2">
        <w:rPr>
          <w:lang w:eastAsia="en-US"/>
        </w:rPr>
        <w:t xml:space="preserve"> 3.10</w:t>
      </w:r>
      <w:r w:rsidR="00FC080C" w:rsidRPr="00240F2B">
        <w:rPr>
          <w:lang w:eastAsia="en-US"/>
        </w:rPr>
        <w:t>, these</w:t>
      </w:r>
      <w:r w:rsidR="000039F2" w:rsidRPr="00240F2B">
        <w:rPr>
          <w:lang w:eastAsia="en-US"/>
        </w:rPr>
        <w:t xml:space="preserve"> libraries must be installed on any device </w:t>
      </w:r>
      <w:ins w:id="272" w:author="fikayo akeredolu" w:date="2022-07-21T20:40:00Z">
        <w:r w:rsidR="00987E14">
          <w:rPr>
            <w:lang w:eastAsia="en-US"/>
          </w:rPr>
          <w:t>this project will</w:t>
        </w:r>
      </w:ins>
      <w:ins w:id="273" w:author="Olubusayo Akeredolu" w:date="2022-07-30T16:59:00Z">
        <w:r w:rsidR="00634E0B">
          <w:rPr>
            <w:lang w:eastAsia="en-US"/>
          </w:rPr>
          <w:t xml:space="preserve"> be</w:t>
        </w:r>
      </w:ins>
      <w:ins w:id="274" w:author="fikayo akeredolu" w:date="2022-07-21T20:40:00Z">
        <w:r w:rsidR="00987E14">
          <w:rPr>
            <w:lang w:eastAsia="en-US"/>
          </w:rPr>
          <w:t xml:space="preserve"> execute</w:t>
        </w:r>
      </w:ins>
      <w:ins w:id="275" w:author="Olubusayo Akeredolu" w:date="2022-07-30T16:59:00Z">
        <w:r w:rsidR="00634E0B">
          <w:rPr>
            <w:lang w:eastAsia="en-US"/>
          </w:rPr>
          <w:t>d on</w:t>
        </w:r>
      </w:ins>
      <w:del w:id="276" w:author="fikayo akeredolu" w:date="2022-07-21T20:40:00Z">
        <w:r w:rsidR="000039F2" w:rsidRPr="00240F2B" w:rsidDel="00987E14">
          <w:rPr>
            <w:lang w:eastAsia="en-US"/>
          </w:rPr>
          <w:delText>that this project is to be executed on</w:delText>
        </w:r>
      </w:del>
      <w:r w:rsidR="000039F2" w:rsidRPr="00240F2B">
        <w:rPr>
          <w:lang w:eastAsia="en-US"/>
        </w:rPr>
        <w:t>.</w:t>
      </w:r>
      <w:r w:rsidR="00EE41F9">
        <w:rPr>
          <w:lang w:eastAsia="en-US"/>
        </w:rPr>
        <w:t xml:space="preserve"> </w:t>
      </w:r>
      <w:r w:rsidRPr="00240F2B">
        <w:rPr>
          <w:lang w:eastAsia="en-US"/>
        </w:rPr>
        <w:t>Keras, TensorFlow and Python</w:t>
      </w:r>
      <w:r w:rsidR="00F56C0C">
        <w:rPr>
          <w:lang w:eastAsia="en-US"/>
        </w:rPr>
        <w:t xml:space="preserve"> 3.10</w:t>
      </w:r>
      <w:r w:rsidRPr="00240F2B">
        <w:rPr>
          <w:lang w:eastAsia="en-US"/>
        </w:rPr>
        <w:t xml:space="preserve"> have been used for </w:t>
      </w:r>
      <w:r w:rsidR="00622FE6">
        <w:rPr>
          <w:lang w:eastAsia="en-US"/>
        </w:rPr>
        <w:t>most of</w:t>
      </w:r>
      <w:r w:rsidRPr="00240F2B">
        <w:rPr>
          <w:lang w:eastAsia="en-US"/>
        </w:rPr>
        <w:t xml:space="preserve"> the implementation of this project. </w:t>
      </w:r>
    </w:p>
    <w:p w14:paraId="39BD6CE3" w14:textId="77777777" w:rsidR="00E2702F" w:rsidRPr="00240F2B" w:rsidRDefault="00E2702F" w:rsidP="00B76D98">
      <w:pPr>
        <w:rPr>
          <w:lang w:eastAsia="en-US"/>
        </w:rPr>
      </w:pPr>
    </w:p>
    <w:p w14:paraId="1F38ED3D" w14:textId="77F9550D" w:rsidR="00E2702F" w:rsidRPr="00240F2B" w:rsidRDefault="00E2702F" w:rsidP="00B76D98">
      <w:pPr>
        <w:rPr>
          <w:lang w:eastAsia="en-US"/>
        </w:rPr>
      </w:pPr>
      <w:r w:rsidRPr="00240F2B">
        <w:rPr>
          <w:lang w:eastAsia="en-US"/>
        </w:rPr>
        <w:t>The</w:t>
      </w:r>
      <w:r w:rsidR="009B0000" w:rsidRPr="00240F2B">
        <w:rPr>
          <w:lang w:eastAsia="en-US"/>
        </w:rPr>
        <w:t xml:space="preserve"> Dense (section 3.3.2) and</w:t>
      </w:r>
      <w:r w:rsidRPr="00240F2B">
        <w:rPr>
          <w:lang w:eastAsia="en-US"/>
        </w:rPr>
        <w:t xml:space="preserve"> RNN </w:t>
      </w:r>
      <w:r w:rsidR="00443E6F">
        <w:rPr>
          <w:lang w:eastAsia="en-US"/>
        </w:rPr>
        <w:t xml:space="preserve">(LSTM, GRU &amp; SRNN) </w:t>
      </w:r>
      <w:r w:rsidRPr="00240F2B">
        <w:rPr>
          <w:lang w:eastAsia="en-US"/>
        </w:rPr>
        <w:t xml:space="preserve">models </w:t>
      </w:r>
      <w:r w:rsidR="009B0000" w:rsidRPr="00240F2B">
        <w:rPr>
          <w:lang w:eastAsia="en-US"/>
        </w:rPr>
        <w:t xml:space="preserve">(section 3.3.3) </w:t>
      </w:r>
      <w:r w:rsidRPr="00240F2B">
        <w:rPr>
          <w:lang w:eastAsia="en-US"/>
        </w:rPr>
        <w:t xml:space="preserve">have been built using a combination of Keras and TensorFlow. The SGD, RF and SVM </w:t>
      </w:r>
      <w:r w:rsidR="009B0000" w:rsidRPr="00240F2B">
        <w:rPr>
          <w:lang w:eastAsia="en-US"/>
        </w:rPr>
        <w:t xml:space="preserve">models (section 3.3.5) </w:t>
      </w:r>
      <w:r w:rsidRPr="00240F2B">
        <w:rPr>
          <w:lang w:eastAsia="en-US"/>
        </w:rPr>
        <w:t>have all been built using built-in functions from the Scikit Learn library.</w:t>
      </w:r>
      <w:r w:rsidR="00415754" w:rsidRPr="00240F2B">
        <w:rPr>
          <w:lang w:eastAsia="en-US"/>
        </w:rPr>
        <w:t xml:space="preserve"> The Gaussian Naïve Bayes Classifier has been built </w:t>
      </w:r>
      <w:r w:rsidR="00F4348F">
        <w:rPr>
          <w:lang w:eastAsia="en-US"/>
        </w:rPr>
        <w:t xml:space="preserve">solely </w:t>
      </w:r>
      <w:r w:rsidR="00F4348F" w:rsidRPr="00240F2B">
        <w:rPr>
          <w:lang w:eastAsia="en-US"/>
        </w:rPr>
        <w:t>using</w:t>
      </w:r>
      <w:r w:rsidR="00F4348F">
        <w:rPr>
          <w:lang w:eastAsia="en-US"/>
        </w:rPr>
        <w:t xml:space="preserve"> </w:t>
      </w:r>
      <w:r w:rsidR="00415754" w:rsidRPr="00240F2B">
        <w:rPr>
          <w:lang w:eastAsia="en-US"/>
        </w:rPr>
        <w:t>Python</w:t>
      </w:r>
      <w:r w:rsidR="00F4348F">
        <w:rPr>
          <w:lang w:eastAsia="en-US"/>
        </w:rPr>
        <w:t xml:space="preserve"> 3.10</w:t>
      </w:r>
      <w:r w:rsidR="00DD12E0" w:rsidRPr="00240F2B">
        <w:rPr>
          <w:lang w:eastAsia="en-US"/>
        </w:rPr>
        <w:t>, while the MLP model has been built using a combination of TensorFlow and Python</w:t>
      </w:r>
      <w:r w:rsidR="00F4348F">
        <w:rPr>
          <w:lang w:eastAsia="en-US"/>
        </w:rPr>
        <w:t xml:space="preserve"> 3.10</w:t>
      </w:r>
      <w:r w:rsidR="00DD12E0" w:rsidRPr="00240F2B">
        <w:rPr>
          <w:lang w:eastAsia="en-US"/>
        </w:rPr>
        <w:t>.</w:t>
      </w:r>
      <w:r w:rsidRPr="00240F2B">
        <w:rPr>
          <w:lang w:eastAsia="en-US"/>
        </w:rPr>
        <w:t xml:space="preserve"> Matplotlib </w:t>
      </w:r>
      <w:ins w:id="277" w:author="fikayo akeredolu" w:date="2022-07-21T20:40:00Z">
        <w:r w:rsidR="00987E14">
          <w:rPr>
            <w:lang w:eastAsia="en-US"/>
          </w:rPr>
          <w:t>displays</w:t>
        </w:r>
      </w:ins>
      <w:del w:id="278" w:author="fikayo akeredolu" w:date="2022-07-21T20:40:00Z">
        <w:r w:rsidRPr="00240F2B" w:rsidDel="00987E14">
          <w:rPr>
            <w:lang w:eastAsia="en-US"/>
          </w:rPr>
          <w:delText>is used to display</w:delText>
        </w:r>
      </w:del>
      <w:r w:rsidRPr="00240F2B">
        <w:rPr>
          <w:lang w:eastAsia="en-US"/>
        </w:rPr>
        <w:t xml:space="preserve"> graphs where necessary, NumPy is used for minor conversions and classifications, </w:t>
      </w:r>
      <w:r w:rsidR="009718C8">
        <w:rPr>
          <w:lang w:eastAsia="en-US"/>
        </w:rPr>
        <w:t>and</w:t>
      </w:r>
      <w:r w:rsidRPr="00240F2B">
        <w:rPr>
          <w:lang w:eastAsia="en-US"/>
        </w:rPr>
        <w:t xml:space="preserve"> the NetworkX library </w:t>
      </w:r>
      <w:ins w:id="279" w:author="fikayo akeredolu" w:date="2022-07-21T20:40:00Z">
        <w:r w:rsidR="00987E14">
          <w:rPr>
            <w:lang w:eastAsia="en-US"/>
          </w:rPr>
          <w:t>stores</w:t>
        </w:r>
      </w:ins>
      <w:del w:id="280" w:author="fikayo akeredolu" w:date="2022-07-21T20:40:00Z">
        <w:r w:rsidRPr="00240F2B" w:rsidDel="00987E14">
          <w:rPr>
            <w:lang w:eastAsia="en-US"/>
          </w:rPr>
          <w:delText>is used to store</w:delText>
        </w:r>
      </w:del>
      <w:r w:rsidRPr="00240F2B">
        <w:rPr>
          <w:lang w:eastAsia="en-US"/>
        </w:rPr>
        <w:t xml:space="preserve"> graph data structures.</w:t>
      </w:r>
      <w:r w:rsidR="009B0000" w:rsidRPr="00240F2B">
        <w:rPr>
          <w:lang w:eastAsia="en-US"/>
        </w:rPr>
        <w:t xml:space="preserve"> </w:t>
      </w:r>
    </w:p>
    <w:p w14:paraId="654C5E6B" w14:textId="3DC178C8" w:rsidR="00273423" w:rsidRPr="00240F2B" w:rsidRDefault="0049537E" w:rsidP="0084164B">
      <w:pPr>
        <w:pStyle w:val="Titre3"/>
      </w:pPr>
      <w:bookmarkStart w:id="281" w:name="_Toc108386265"/>
      <w:bookmarkStart w:id="282" w:name="_Toc109065988"/>
      <w:bookmarkStart w:id="283" w:name="_Toc109318841"/>
      <w:r w:rsidRPr="00240F2B">
        <w:t>Dataset</w:t>
      </w:r>
      <w:bookmarkEnd w:id="281"/>
      <w:bookmarkEnd w:id="282"/>
      <w:bookmarkEnd w:id="283"/>
    </w:p>
    <w:p w14:paraId="59751FA2" w14:textId="4BD5EE8A" w:rsidR="00E9331B" w:rsidRPr="00240F2B" w:rsidRDefault="00273423" w:rsidP="00B76D98">
      <w:pPr>
        <w:rPr>
          <w:lang w:eastAsia="en-US"/>
        </w:rPr>
      </w:pPr>
      <w:r w:rsidRPr="00240F2B">
        <w:rPr>
          <w:lang w:eastAsia="en-US"/>
        </w:rPr>
        <w:t>All the datasets used in this project have been collected from GitHub</w:t>
      </w:r>
      <w:r w:rsidR="008D1B82">
        <w:rPr>
          <w:lang w:eastAsia="en-US"/>
        </w:rPr>
        <w:t xml:space="preserve"> [</w:t>
      </w:r>
      <w:r w:rsidR="00197D9B">
        <w:rPr>
          <w:lang w:eastAsia="en-US"/>
        </w:rPr>
        <w:t>18</w:t>
      </w:r>
      <w:r w:rsidR="00682E10">
        <w:rPr>
          <w:lang w:eastAsia="en-US"/>
        </w:rPr>
        <w:t xml:space="preserve">, </w:t>
      </w:r>
      <w:r w:rsidR="00197D9B">
        <w:rPr>
          <w:lang w:eastAsia="en-US"/>
        </w:rPr>
        <w:t>19</w:t>
      </w:r>
      <w:r w:rsidR="008D1B82">
        <w:rPr>
          <w:lang w:eastAsia="en-US"/>
        </w:rPr>
        <w:t>]</w:t>
      </w:r>
      <w:r w:rsidRPr="00240F2B">
        <w:rPr>
          <w:lang w:eastAsia="en-US"/>
        </w:rPr>
        <w:t>. The dataset consist</w:t>
      </w:r>
      <w:r w:rsidR="00CE16FC">
        <w:rPr>
          <w:lang w:eastAsia="en-US"/>
        </w:rPr>
        <w:t>s</w:t>
      </w:r>
      <w:r w:rsidRPr="00240F2B">
        <w:rPr>
          <w:lang w:eastAsia="en-US"/>
        </w:rPr>
        <w:t xml:space="preserve"> entirely of Python</w:t>
      </w:r>
      <w:r w:rsidR="00CE16FC">
        <w:rPr>
          <w:lang w:eastAsia="en-US"/>
        </w:rPr>
        <w:t xml:space="preserve"> source</w:t>
      </w:r>
      <w:r w:rsidRPr="00240F2B">
        <w:rPr>
          <w:lang w:eastAsia="en-US"/>
        </w:rPr>
        <w:t xml:space="preserve"> code files. The dataset</w:t>
      </w:r>
      <w:r w:rsidR="009718C8">
        <w:rPr>
          <w:lang w:eastAsia="en-US"/>
        </w:rPr>
        <w:t xml:space="preserve"> is </w:t>
      </w:r>
      <w:r w:rsidR="008F0AAD">
        <w:rPr>
          <w:lang w:eastAsia="en-US"/>
        </w:rPr>
        <w:t>split</w:t>
      </w:r>
      <w:r w:rsidRPr="00240F2B">
        <w:rPr>
          <w:lang w:eastAsia="en-US"/>
        </w:rPr>
        <w:t xml:space="preserve"> into two </w:t>
      </w:r>
      <w:r w:rsidR="00940462" w:rsidRPr="00240F2B">
        <w:rPr>
          <w:lang w:eastAsia="en-US"/>
        </w:rPr>
        <w:t>groups</w:t>
      </w:r>
      <w:r w:rsidRPr="00240F2B">
        <w:rPr>
          <w:lang w:eastAsia="en-US"/>
        </w:rPr>
        <w:t xml:space="preserve"> </w:t>
      </w:r>
      <w:r w:rsidR="00940462" w:rsidRPr="00240F2B">
        <w:rPr>
          <w:lang w:eastAsia="en-US"/>
        </w:rPr>
        <w:t xml:space="preserve">based on </w:t>
      </w:r>
      <w:r w:rsidR="008F0AAD">
        <w:rPr>
          <w:lang w:eastAsia="en-US"/>
        </w:rPr>
        <w:t>which</w:t>
      </w:r>
      <w:ins w:id="284" w:author="Olubusayo Akeredolu" w:date="2022-07-30T16:59:00Z">
        <w:r w:rsidR="00F07927">
          <w:rPr>
            <w:lang w:eastAsia="en-US"/>
          </w:rPr>
          <w:t xml:space="preserve"> </w:t>
        </w:r>
      </w:ins>
      <w:ins w:id="285" w:author="fikayo akeredolu" w:date="2022-07-21T20:40:00Z">
        <w:del w:id="286" w:author="Olubusayo Akeredolu" w:date="2022-07-30T16:59:00Z">
          <w:r w:rsidR="00987E14" w:rsidDel="00F07927">
            <w:rPr>
              <w:lang w:eastAsia="en-US"/>
            </w:rPr>
            <w:delText xml:space="preserve">ir implementing </w:delText>
          </w:r>
        </w:del>
        <w:r w:rsidR="00987E14">
          <w:rPr>
            <w:lang w:eastAsia="en-US"/>
          </w:rPr>
          <w:t>sorting algorithm</w:t>
        </w:r>
      </w:ins>
      <w:ins w:id="287" w:author="Olubusayo Akeredolu" w:date="2022-07-30T16:59:00Z">
        <w:r w:rsidR="00F07927">
          <w:rPr>
            <w:lang w:eastAsia="en-US"/>
          </w:rPr>
          <w:t xml:space="preserve"> they </w:t>
        </w:r>
      </w:ins>
      <w:ins w:id="288" w:author="Olubusayo Akeredolu" w:date="2022-07-30T17:00:00Z">
        <w:r w:rsidR="00F07927">
          <w:rPr>
            <w:lang w:eastAsia="en-US"/>
          </w:rPr>
          <w:t>implement</w:t>
        </w:r>
      </w:ins>
      <w:del w:id="289" w:author="fikayo akeredolu" w:date="2022-07-21T20:40:00Z">
        <w:r w:rsidR="00940462" w:rsidRPr="00240F2B" w:rsidDel="00987E14">
          <w:rPr>
            <w:lang w:eastAsia="en-US"/>
          </w:rPr>
          <w:delText>the sorting algorithm they implement</w:delText>
        </w:r>
      </w:del>
      <w:r w:rsidR="00940462" w:rsidRPr="00240F2B">
        <w:rPr>
          <w:lang w:eastAsia="en-US"/>
        </w:rPr>
        <w:t xml:space="preserve">. These groups </w:t>
      </w:r>
      <w:r w:rsidR="00E9331B" w:rsidRPr="00240F2B">
        <w:rPr>
          <w:lang w:eastAsia="en-US"/>
        </w:rPr>
        <w:t>are</w:t>
      </w:r>
      <w:r w:rsidR="00940462" w:rsidRPr="00240F2B">
        <w:rPr>
          <w:lang w:eastAsia="en-US"/>
        </w:rPr>
        <w:t xml:space="preserve"> Merge Sort and Quick Sort.</w:t>
      </w:r>
    </w:p>
    <w:p w14:paraId="51B4DE08" w14:textId="7931886D" w:rsidR="00E9331B" w:rsidRPr="00240F2B" w:rsidRDefault="00E9331B" w:rsidP="00B76D98">
      <w:pPr>
        <w:rPr>
          <w:lang w:eastAsia="en-US"/>
        </w:rPr>
      </w:pPr>
    </w:p>
    <w:p w14:paraId="7C4BC8D0" w14:textId="0D37BE57" w:rsidR="00E9331B" w:rsidRPr="00240F2B" w:rsidRDefault="00E9331B" w:rsidP="00B76D98">
      <w:pPr>
        <w:rPr>
          <w:lang w:eastAsia="en-US"/>
        </w:rPr>
      </w:pPr>
      <w:r w:rsidRPr="00240F2B">
        <w:rPr>
          <w:lang w:eastAsia="en-US"/>
        </w:rPr>
        <w:t xml:space="preserve">The Merge Sort dataset </w:t>
      </w:r>
      <w:ins w:id="290" w:author="fikayo akeredolu" w:date="2022-07-21T20:40:00Z">
        <w:r w:rsidR="00987E14">
          <w:rPr>
            <w:lang w:eastAsia="en-US"/>
          </w:rPr>
          <w:t>comprises</w:t>
        </w:r>
      </w:ins>
      <w:del w:id="291" w:author="fikayo akeredolu" w:date="2022-07-21T20:40:00Z">
        <w:r w:rsidRPr="00240F2B" w:rsidDel="00987E14">
          <w:rPr>
            <w:lang w:eastAsia="en-US"/>
          </w:rPr>
          <w:delText xml:space="preserve">is made up </w:delText>
        </w:r>
      </w:del>
      <w:ins w:id="292" w:author="fikayo akeredolu" w:date="2022-07-21T20:40:00Z">
        <w:r w:rsidR="00987E14">
          <w:rPr>
            <w:lang w:eastAsia="en-US"/>
          </w:rPr>
          <w:t xml:space="preserve"> </w:t>
        </w:r>
      </w:ins>
      <w:r w:rsidRPr="00240F2B">
        <w:rPr>
          <w:lang w:eastAsia="en-US"/>
        </w:rPr>
        <w:t>84 different implementations</w:t>
      </w:r>
      <w:r w:rsidR="00B77B46">
        <w:rPr>
          <w:lang w:eastAsia="en-US"/>
        </w:rPr>
        <w:t xml:space="preserve"> </w:t>
      </w:r>
      <w:r w:rsidRPr="00240F2B">
        <w:rPr>
          <w:lang w:eastAsia="en-US"/>
        </w:rPr>
        <w:t xml:space="preserve">of the </w:t>
      </w:r>
      <w:r w:rsidR="00B77B46">
        <w:rPr>
          <w:lang w:eastAsia="en-US"/>
        </w:rPr>
        <w:t>M</w:t>
      </w:r>
      <w:r w:rsidRPr="00240F2B">
        <w:rPr>
          <w:lang w:eastAsia="en-US"/>
        </w:rPr>
        <w:t xml:space="preserve">erge </w:t>
      </w:r>
      <w:r w:rsidR="00B77B46">
        <w:rPr>
          <w:lang w:eastAsia="en-US"/>
        </w:rPr>
        <w:t>S</w:t>
      </w:r>
      <w:r w:rsidRPr="00240F2B">
        <w:rPr>
          <w:lang w:eastAsia="en-US"/>
        </w:rPr>
        <w:t xml:space="preserve">ort algorithm. The Quick Sort group contains 77 implementations of the </w:t>
      </w:r>
      <w:r w:rsidR="00B77B46">
        <w:rPr>
          <w:lang w:eastAsia="en-US"/>
        </w:rPr>
        <w:t>Q</w:t>
      </w:r>
      <w:r w:rsidRPr="00240F2B">
        <w:rPr>
          <w:lang w:eastAsia="en-US"/>
        </w:rPr>
        <w:t xml:space="preserve">uick </w:t>
      </w:r>
      <w:r w:rsidR="00B77B46">
        <w:rPr>
          <w:lang w:eastAsia="en-US"/>
        </w:rPr>
        <w:t>S</w:t>
      </w:r>
      <w:r w:rsidRPr="00240F2B">
        <w:rPr>
          <w:lang w:eastAsia="en-US"/>
        </w:rPr>
        <w:t xml:space="preserve">ort </w:t>
      </w:r>
      <w:r w:rsidR="00764573" w:rsidRPr="00240F2B">
        <w:rPr>
          <w:lang w:eastAsia="en-US"/>
        </w:rPr>
        <w:t xml:space="preserve">algorithm. These </w:t>
      </w:r>
      <w:ins w:id="293" w:author="fikayo akeredolu" w:date="2022-07-21T20:42:00Z">
        <w:r w:rsidR="00987E14">
          <w:rPr>
            <w:lang w:eastAsia="en-US"/>
          </w:rPr>
          <w:t>data groups</w:t>
        </w:r>
      </w:ins>
      <w:del w:id="294" w:author="fikayo akeredolu" w:date="2022-07-21T20:42:00Z">
        <w:r w:rsidR="00764573" w:rsidRPr="00240F2B" w:rsidDel="00987E14">
          <w:rPr>
            <w:lang w:eastAsia="en-US"/>
          </w:rPr>
          <w:delText>groups of data</w:delText>
        </w:r>
      </w:del>
      <w:r w:rsidR="00764573" w:rsidRPr="00240F2B">
        <w:rPr>
          <w:lang w:eastAsia="en-US"/>
        </w:rPr>
        <w:t xml:space="preserve"> </w:t>
      </w:r>
      <w:r w:rsidR="00E81E34">
        <w:rPr>
          <w:lang w:eastAsia="en-US"/>
        </w:rPr>
        <w:t>are used for the training and testing of</w:t>
      </w:r>
      <w:r w:rsidR="00764573" w:rsidRPr="00240F2B">
        <w:rPr>
          <w:lang w:eastAsia="en-US"/>
        </w:rPr>
        <w:t xml:space="preserve"> each model </w:t>
      </w:r>
      <w:del w:id="295" w:author="fikayo akeredolu" w:date="2022-07-21T20:42:00Z">
        <w:r w:rsidR="00764573" w:rsidRPr="00240F2B" w:rsidDel="00987E14">
          <w:rPr>
            <w:lang w:eastAsia="en-US"/>
          </w:rPr>
          <w:delText xml:space="preserve">that is </w:delText>
        </w:r>
      </w:del>
      <w:r w:rsidR="00764573" w:rsidRPr="00240F2B">
        <w:rPr>
          <w:lang w:eastAsia="en-US"/>
        </w:rPr>
        <w:t>built as part of this project.</w:t>
      </w:r>
    </w:p>
    <w:p w14:paraId="1826430D" w14:textId="7A741A4A" w:rsidR="006131B6" w:rsidRPr="00240F2B" w:rsidRDefault="00940462" w:rsidP="00B76D98">
      <w:pPr>
        <w:rPr>
          <w:lang w:eastAsia="en-US"/>
        </w:rPr>
      </w:pPr>
      <w:r w:rsidRPr="00240F2B">
        <w:rPr>
          <w:lang w:eastAsia="en-US"/>
        </w:rPr>
        <w:t xml:space="preserve"> </w:t>
      </w:r>
    </w:p>
    <w:p w14:paraId="0DC673CC" w14:textId="3253CC55" w:rsidR="00323DC6" w:rsidRPr="00240F2B" w:rsidRDefault="00323DC6">
      <w:pPr>
        <w:pStyle w:val="Titre2"/>
      </w:pPr>
      <w:bookmarkStart w:id="296" w:name="_Toc109318842"/>
      <w:r w:rsidRPr="00240F2B">
        <w:t>Desig</w:t>
      </w:r>
      <w:r w:rsidR="000B1D99" w:rsidRPr="00240F2B">
        <w:t>n</w:t>
      </w:r>
      <w:bookmarkEnd w:id="296"/>
    </w:p>
    <w:p w14:paraId="7F99B8D8" w14:textId="13D02885" w:rsidR="000D0520" w:rsidRDefault="000D0520" w:rsidP="00B76D98">
      <w:pPr>
        <w:rPr>
          <w:lang w:eastAsia="en-GB"/>
        </w:rPr>
      </w:pPr>
      <w:r w:rsidRPr="00240F2B">
        <w:rPr>
          <w:lang w:eastAsia="en-GB"/>
        </w:rPr>
        <w:t xml:space="preserve">In total, I have built </w:t>
      </w:r>
      <w:ins w:id="297" w:author="fikayo akeredolu" w:date="2022-07-21T20:41:00Z">
        <w:r w:rsidR="00987E14">
          <w:rPr>
            <w:lang w:eastAsia="en-GB"/>
          </w:rPr>
          <w:t>nine</w:t>
        </w:r>
      </w:ins>
      <w:del w:id="298" w:author="fikayo akeredolu" w:date="2022-07-21T20:41:00Z">
        <w:r w:rsidR="007A5953" w:rsidDel="00987E14">
          <w:rPr>
            <w:lang w:eastAsia="en-GB"/>
          </w:rPr>
          <w:delText>9</w:delText>
        </w:r>
      </w:del>
      <w:r w:rsidRPr="00240F2B">
        <w:rPr>
          <w:lang w:eastAsia="en-GB"/>
        </w:rPr>
        <w:t xml:space="preserve"> different </w:t>
      </w:r>
      <w:del w:id="299" w:author="fikayo akeredolu" w:date="2022-07-21T20:41:00Z">
        <w:r w:rsidRPr="00240F2B" w:rsidDel="00987E14">
          <w:rPr>
            <w:lang w:eastAsia="en-GB"/>
          </w:rPr>
          <w:delText xml:space="preserve">types of </w:delText>
        </w:r>
      </w:del>
      <w:r w:rsidRPr="00240F2B">
        <w:rPr>
          <w:lang w:eastAsia="en-GB"/>
        </w:rPr>
        <w:t xml:space="preserve">models to be as thorough as possible in my research. This project seeks to find the most suitable </w:t>
      </w:r>
      <w:r w:rsidR="00682E10">
        <w:rPr>
          <w:lang w:eastAsia="en-GB"/>
        </w:rPr>
        <w:t xml:space="preserve">data structure </w:t>
      </w:r>
      <w:r w:rsidR="00307222" w:rsidRPr="00240F2B">
        <w:rPr>
          <w:lang w:eastAsia="en-GB"/>
        </w:rPr>
        <w:t xml:space="preserve">for classifying </w:t>
      </w:r>
      <w:r w:rsidR="00AC0FD2">
        <w:rPr>
          <w:lang w:eastAsia="en-GB"/>
        </w:rPr>
        <w:t>source code</w:t>
      </w:r>
      <w:r w:rsidR="00307222" w:rsidRPr="00240F2B">
        <w:rPr>
          <w:lang w:eastAsia="en-GB"/>
        </w:rPr>
        <w:t xml:space="preserve"> based on t</w:t>
      </w:r>
      <w:r w:rsidR="00003B55" w:rsidRPr="00240F2B">
        <w:rPr>
          <w:lang w:eastAsia="en-GB"/>
        </w:rPr>
        <w:t>he type of</w:t>
      </w:r>
      <w:r w:rsidR="00AC0FD2">
        <w:rPr>
          <w:lang w:eastAsia="en-GB"/>
        </w:rPr>
        <w:t xml:space="preserve"> sorting</w:t>
      </w:r>
      <w:r w:rsidR="00003B55" w:rsidRPr="00240F2B">
        <w:rPr>
          <w:lang w:eastAsia="en-GB"/>
        </w:rPr>
        <w:t xml:space="preserve"> algorithm</w:t>
      </w:r>
      <w:r w:rsidR="00AC0FD2">
        <w:rPr>
          <w:lang w:eastAsia="en-GB"/>
        </w:rPr>
        <w:t xml:space="preserve"> implemented in the program</w:t>
      </w:r>
      <w:r w:rsidR="00307222" w:rsidRPr="00240F2B">
        <w:rPr>
          <w:lang w:eastAsia="en-GB"/>
        </w:rPr>
        <w:t xml:space="preserve">. </w:t>
      </w:r>
      <w:r w:rsidR="00003B55" w:rsidRPr="00240F2B">
        <w:rPr>
          <w:lang w:eastAsia="en-GB"/>
        </w:rPr>
        <w:t xml:space="preserve">The models described below are all designed to work on binary classification </w:t>
      </w:r>
      <w:r w:rsidR="003766AF" w:rsidRPr="00240F2B">
        <w:rPr>
          <w:lang w:eastAsia="en-GB"/>
        </w:rPr>
        <w:t>problems,</w:t>
      </w:r>
      <w:r w:rsidR="00003B55" w:rsidRPr="00240F2B">
        <w:rPr>
          <w:lang w:eastAsia="en-GB"/>
        </w:rPr>
        <w:t xml:space="preserve"> but they can be easily modified to become multiclass classification problems.</w:t>
      </w:r>
    </w:p>
    <w:p w14:paraId="44BDCEF8" w14:textId="65C03852" w:rsidR="00B26E9C" w:rsidRDefault="00B26E9C" w:rsidP="00B76D98">
      <w:pPr>
        <w:rPr>
          <w:lang w:eastAsia="en-GB"/>
        </w:rPr>
      </w:pPr>
    </w:p>
    <w:p w14:paraId="1A3D9ED9" w14:textId="77777777" w:rsidR="00AC0FD2" w:rsidRPr="00240F2B" w:rsidRDefault="00AC0FD2" w:rsidP="00B76D98">
      <w:pPr>
        <w:rPr>
          <w:lang w:eastAsia="en-GB"/>
        </w:rPr>
      </w:pPr>
    </w:p>
    <w:p w14:paraId="2BC5E3E6" w14:textId="1D9B6BD9" w:rsidR="00AC0FD2" w:rsidRDefault="00AC0FD2" w:rsidP="0084164B">
      <w:pPr>
        <w:pStyle w:val="Titre3"/>
      </w:pPr>
      <w:bookmarkStart w:id="300" w:name="_Toc109065990"/>
      <w:bookmarkStart w:id="301" w:name="_Toc109318843"/>
      <w:bookmarkStart w:id="302" w:name="_Toc108386267"/>
      <w:r>
        <w:lastRenderedPageBreak/>
        <w:t>Deep Learning Models</w:t>
      </w:r>
      <w:bookmarkEnd w:id="300"/>
      <w:bookmarkEnd w:id="301"/>
    </w:p>
    <w:p w14:paraId="7A7B35CB" w14:textId="0909EB91" w:rsidR="00E14106" w:rsidRPr="00240F2B" w:rsidRDefault="00E2702F" w:rsidP="0084164B">
      <w:pPr>
        <w:pStyle w:val="Titre4"/>
      </w:pPr>
      <w:bookmarkStart w:id="303" w:name="_Toc109065991"/>
      <w:bookmarkStart w:id="304" w:name="_Toc109318844"/>
      <w:r w:rsidRPr="00240F2B">
        <w:t>Multi-Layer Perceptron</w:t>
      </w:r>
      <w:r w:rsidR="00103122" w:rsidRPr="00240F2B">
        <w:t xml:space="preserve"> (MLP)</w:t>
      </w:r>
      <w:r w:rsidRPr="00240F2B">
        <w:t xml:space="preserve"> </w:t>
      </w:r>
      <w:r w:rsidR="00252378" w:rsidRPr="00240F2B">
        <w:t>Network Model</w:t>
      </w:r>
      <w:bookmarkEnd w:id="302"/>
      <w:bookmarkEnd w:id="303"/>
      <w:bookmarkEnd w:id="304"/>
    </w:p>
    <w:p w14:paraId="4E0EAAD6" w14:textId="167E0F62" w:rsidR="001E6B9F" w:rsidRPr="00240F2B" w:rsidRDefault="00700910" w:rsidP="00B76D98">
      <w:pPr>
        <w:rPr>
          <w:lang w:eastAsia="en-US"/>
        </w:rPr>
      </w:pPr>
      <w:r>
        <w:rPr>
          <w:lang w:eastAsia="en-US"/>
        </w:rPr>
        <w:t>The MLP</w:t>
      </w:r>
      <w:r w:rsidR="00103122" w:rsidRPr="00240F2B">
        <w:rPr>
          <w:lang w:eastAsia="en-US"/>
        </w:rPr>
        <w:t xml:space="preserve"> [</w:t>
      </w:r>
      <w:r w:rsidR="00CC2E2E">
        <w:rPr>
          <w:lang w:eastAsia="en-US"/>
        </w:rPr>
        <w:t>20</w:t>
      </w:r>
      <w:r w:rsidR="00103122" w:rsidRPr="00240F2B">
        <w:rPr>
          <w:lang w:eastAsia="en-US"/>
        </w:rPr>
        <w:t xml:space="preserve">] is </w:t>
      </w:r>
      <w:r w:rsidR="00A2095E" w:rsidRPr="00240F2B">
        <w:rPr>
          <w:lang w:eastAsia="en-US"/>
        </w:rPr>
        <w:t xml:space="preserve">a type of </w:t>
      </w:r>
      <w:r w:rsidR="003639E2" w:rsidRPr="00240F2B">
        <w:rPr>
          <w:lang w:eastAsia="en-US"/>
        </w:rPr>
        <w:t>feed forward [</w:t>
      </w:r>
      <w:r w:rsidR="00CC2E2E">
        <w:rPr>
          <w:lang w:eastAsia="en-US"/>
        </w:rPr>
        <w:t>21</w:t>
      </w:r>
      <w:r w:rsidR="003639E2" w:rsidRPr="00240F2B">
        <w:rPr>
          <w:lang w:eastAsia="en-US"/>
        </w:rPr>
        <w:t xml:space="preserve">] </w:t>
      </w:r>
      <w:r w:rsidR="00A2095E" w:rsidRPr="00240F2B">
        <w:rPr>
          <w:lang w:eastAsia="en-US"/>
        </w:rPr>
        <w:t>artificial neural network (ANN)</w:t>
      </w:r>
      <w:r w:rsidR="00106E34">
        <w:rPr>
          <w:lang w:eastAsia="en-US"/>
        </w:rPr>
        <w:t xml:space="preserve"> [</w:t>
      </w:r>
      <w:r w:rsidR="00C52940">
        <w:rPr>
          <w:lang w:eastAsia="en-US"/>
        </w:rPr>
        <w:t>23</w:t>
      </w:r>
      <w:r w:rsidR="00106E34">
        <w:rPr>
          <w:lang w:eastAsia="en-US"/>
        </w:rPr>
        <w:t>]</w:t>
      </w:r>
      <w:r w:rsidR="00A2095E" w:rsidRPr="00240F2B">
        <w:rPr>
          <w:lang w:eastAsia="en-US"/>
        </w:rPr>
        <w:t xml:space="preserve"> </w:t>
      </w:r>
      <w:r w:rsidR="008669B1" w:rsidRPr="00240F2B">
        <w:rPr>
          <w:lang w:eastAsia="en-US"/>
        </w:rPr>
        <w:t>that consists of multiple layers of perceptrons</w:t>
      </w:r>
      <w:r w:rsidR="002C1D39">
        <w:rPr>
          <w:lang w:eastAsia="en-US"/>
        </w:rPr>
        <w:t xml:space="preserve"> [</w:t>
      </w:r>
      <w:r w:rsidR="00C52940">
        <w:rPr>
          <w:lang w:eastAsia="en-US"/>
        </w:rPr>
        <w:t>22</w:t>
      </w:r>
      <w:r w:rsidR="002C1D39">
        <w:rPr>
          <w:lang w:eastAsia="en-US"/>
        </w:rPr>
        <w:t>]</w:t>
      </w:r>
      <w:r w:rsidR="00106E34">
        <w:rPr>
          <w:lang w:eastAsia="en-US"/>
        </w:rPr>
        <w:t xml:space="preserve">, </w:t>
      </w:r>
      <w:r w:rsidR="008669B1" w:rsidRPr="00240F2B">
        <w:rPr>
          <w:lang w:eastAsia="en-US"/>
        </w:rPr>
        <w:t>hence the name.</w:t>
      </w:r>
      <w:r w:rsidR="00055CAF" w:rsidRPr="00240F2B">
        <w:rPr>
          <w:lang w:eastAsia="en-US"/>
        </w:rPr>
        <w:t xml:space="preserve"> A perceptron </w:t>
      </w:r>
      <w:r w:rsidR="00FD2F93" w:rsidRPr="00240F2B">
        <w:rPr>
          <w:lang w:eastAsia="en-US"/>
        </w:rPr>
        <w:t>is a type of classifier used for binary classification problems</w:t>
      </w:r>
      <w:r w:rsidR="001E6B9F" w:rsidRPr="00240F2B">
        <w:rPr>
          <w:lang w:eastAsia="en-US"/>
        </w:rPr>
        <w:t>.</w:t>
      </w:r>
      <w:r w:rsidR="0039275C">
        <w:rPr>
          <w:lang w:eastAsia="en-US"/>
        </w:rPr>
        <w:t xml:space="preserve"> An example of a </w:t>
      </w:r>
      <w:ins w:id="305" w:author="fikayo akeredolu" w:date="2022-07-21T20:42:00Z">
        <w:r w:rsidR="00987E14">
          <w:rPr>
            <w:lang w:eastAsia="en-US"/>
          </w:rPr>
          <w:t>cross-section</w:t>
        </w:r>
      </w:ins>
      <w:del w:id="306" w:author="fikayo akeredolu" w:date="2022-07-21T20:42:00Z">
        <w:r w:rsidR="0039275C" w:rsidDel="00987E14">
          <w:rPr>
            <w:lang w:eastAsia="en-US"/>
          </w:rPr>
          <w:delText>cross section</w:delText>
        </w:r>
      </w:del>
      <w:r w:rsidR="0039275C">
        <w:rPr>
          <w:lang w:eastAsia="en-US"/>
        </w:rPr>
        <w:t xml:space="preserve"> of an MLP is shown in </w:t>
      </w:r>
      <w:r w:rsidR="0039275C" w:rsidRPr="0039275C">
        <w:rPr>
          <w:i/>
          <w:iCs/>
          <w:lang w:eastAsia="en-US"/>
        </w:rPr>
        <w:t>fig 3.1</w:t>
      </w:r>
      <w:r w:rsidR="0039275C">
        <w:rPr>
          <w:i/>
          <w:iCs/>
          <w:lang w:eastAsia="en-US"/>
        </w:rPr>
        <w:t>.</w:t>
      </w:r>
      <w:r w:rsidR="001E6B9F" w:rsidRPr="00240F2B">
        <w:rPr>
          <w:lang w:eastAsia="en-US"/>
        </w:rPr>
        <w:t xml:space="preserve"> I have opted to use the MLP network model </w:t>
      </w:r>
      <w:ins w:id="307" w:author="fikayo akeredolu" w:date="2022-07-21T20:42:00Z">
        <w:r w:rsidR="00987E14">
          <w:rPr>
            <w:lang w:eastAsia="en-US"/>
          </w:rPr>
          <w:t>for</w:t>
        </w:r>
      </w:ins>
      <w:del w:id="308" w:author="fikayo akeredolu" w:date="2022-07-21T20:42:00Z">
        <w:r w:rsidR="001E6B9F" w:rsidRPr="00240F2B" w:rsidDel="00987E14">
          <w:rPr>
            <w:lang w:eastAsia="en-US"/>
          </w:rPr>
          <w:delText>due to</w:delText>
        </w:r>
      </w:del>
      <w:r w:rsidR="001E6B9F" w:rsidRPr="00240F2B">
        <w:rPr>
          <w:lang w:eastAsia="en-US"/>
        </w:rPr>
        <w:t xml:space="preserve"> its popularity and use </w:t>
      </w:r>
      <w:ins w:id="309" w:author="fikayo akeredolu" w:date="2022-07-21T20:42:00Z">
        <w:del w:id="310" w:author="Olubusayo Akeredolu" w:date="2022-07-30T17:00:00Z">
          <w:r w:rsidR="00987E14" w:rsidDel="00E43BEF">
            <w:rPr>
              <w:lang w:eastAsia="en-US"/>
            </w:rPr>
            <w:delText xml:space="preserve">it </w:delText>
          </w:r>
        </w:del>
      </w:ins>
      <w:del w:id="311" w:author="Olubusayo Akeredolu" w:date="2022-07-30T17:00:00Z">
        <w:r w:rsidR="001E6B9F" w:rsidRPr="00240F2B" w:rsidDel="00E43BEF">
          <w:rPr>
            <w:lang w:eastAsia="en-US"/>
          </w:rPr>
          <w:delText>for</w:delText>
        </w:r>
      </w:del>
      <w:ins w:id="312" w:author="Olubusayo Akeredolu" w:date="2022-07-30T17:01:00Z">
        <w:r w:rsidR="00E43BEF">
          <w:rPr>
            <w:lang w:eastAsia="en-US"/>
          </w:rPr>
          <w:t>on</w:t>
        </w:r>
      </w:ins>
      <w:r w:rsidR="001E6B9F" w:rsidRPr="00240F2B">
        <w:rPr>
          <w:lang w:eastAsia="en-US"/>
        </w:rPr>
        <w:t xml:space="preserve"> binary classification tasks.</w:t>
      </w:r>
    </w:p>
    <w:p w14:paraId="28B2D275" w14:textId="77777777" w:rsidR="001E6B9F" w:rsidRPr="00240F2B" w:rsidRDefault="001E6B9F" w:rsidP="00B76D98">
      <w:pPr>
        <w:rPr>
          <w:lang w:eastAsia="en-US"/>
        </w:rPr>
      </w:pPr>
    </w:p>
    <w:p w14:paraId="4661DB8C" w14:textId="59FA4255" w:rsidR="007A5953" w:rsidRDefault="00E2702F" w:rsidP="00B76D98">
      <w:pPr>
        <w:rPr>
          <w:lang w:eastAsia="en-US"/>
        </w:rPr>
      </w:pPr>
      <w:r w:rsidRPr="00240F2B">
        <w:rPr>
          <w:lang w:eastAsia="en-US"/>
        </w:rPr>
        <w:t>This model has been</w:t>
      </w:r>
      <w:r w:rsidR="001C39B6" w:rsidRPr="00240F2B">
        <w:rPr>
          <w:lang w:eastAsia="en-US"/>
        </w:rPr>
        <w:t xml:space="preserve"> constructed using a combination of Python</w:t>
      </w:r>
      <w:r w:rsidR="002C1D39">
        <w:rPr>
          <w:lang w:eastAsia="en-US"/>
        </w:rPr>
        <w:t xml:space="preserve"> 3.10</w:t>
      </w:r>
      <w:r w:rsidR="001C39B6" w:rsidRPr="00240F2B">
        <w:rPr>
          <w:lang w:eastAsia="en-US"/>
        </w:rPr>
        <w:t xml:space="preserve"> and TensorFlow. All the variables in this model, including the model weights and biases, are declared as </w:t>
      </w:r>
      <w:r w:rsidR="00706E00">
        <w:rPr>
          <w:lang w:eastAsia="en-US"/>
        </w:rPr>
        <w:t>t</w:t>
      </w:r>
      <w:r w:rsidR="001C39B6" w:rsidRPr="00240F2B">
        <w:rPr>
          <w:lang w:eastAsia="en-US"/>
        </w:rPr>
        <w:t>ensors (TensorFlow variables)</w:t>
      </w:r>
      <w:ins w:id="313" w:author="fikayo akeredolu" w:date="2022-07-21T20:42:00Z">
        <w:r w:rsidR="00987E14">
          <w:rPr>
            <w:lang w:eastAsia="en-US"/>
          </w:rPr>
          <w:t>,</w:t>
        </w:r>
      </w:ins>
      <w:r w:rsidR="001C39B6" w:rsidRPr="00240F2B">
        <w:rPr>
          <w:lang w:eastAsia="en-US"/>
        </w:rPr>
        <w:t xml:space="preserve"> and the calculations are all carried out using TensorFlow functions.</w:t>
      </w:r>
      <w:r w:rsidR="000B1D99" w:rsidRPr="00240F2B">
        <w:rPr>
          <w:lang w:eastAsia="en-US"/>
        </w:rPr>
        <w:t xml:space="preserve"> </w:t>
      </w:r>
      <w:ins w:id="314" w:author="fikayo akeredolu" w:date="2022-07-21T20:42:00Z">
        <w:r w:rsidR="00987E14">
          <w:rPr>
            <w:lang w:eastAsia="en-US"/>
          </w:rPr>
          <w:t>In addition, this</w:t>
        </w:r>
      </w:ins>
      <w:del w:id="315" w:author="fikayo akeredolu" w:date="2022-07-21T20:42:00Z">
        <w:r w:rsidR="00A50D58" w:rsidRPr="00240F2B" w:rsidDel="00987E14">
          <w:rPr>
            <w:lang w:eastAsia="en-US"/>
          </w:rPr>
          <w:delText>This</w:delText>
        </w:r>
      </w:del>
      <w:r w:rsidR="00A50D58" w:rsidRPr="00240F2B">
        <w:rPr>
          <w:lang w:eastAsia="en-US"/>
        </w:rPr>
        <w:t xml:space="preserve"> model </w:t>
      </w:r>
      <w:ins w:id="316" w:author="fikayo akeredolu" w:date="2022-07-21T20:42:00Z">
        <w:r w:rsidR="00987E14">
          <w:rPr>
            <w:lang w:eastAsia="en-US"/>
          </w:rPr>
          <w:t>uses</w:t>
        </w:r>
      </w:ins>
      <w:del w:id="317" w:author="fikayo akeredolu" w:date="2022-07-21T20:42:00Z">
        <w:r w:rsidR="00A50D58" w:rsidRPr="00240F2B" w:rsidDel="00987E14">
          <w:rPr>
            <w:lang w:eastAsia="en-US"/>
          </w:rPr>
          <w:delText>makes use of</w:delText>
        </w:r>
      </w:del>
      <w:r w:rsidR="00A50D58" w:rsidRPr="00240F2B">
        <w:rPr>
          <w:lang w:eastAsia="en-US"/>
        </w:rPr>
        <w:t xml:space="preserve"> </w:t>
      </w:r>
      <w:ins w:id="318" w:author="fikayo akeredolu" w:date="2022-07-21T20:41:00Z">
        <w:r w:rsidR="00987E14">
          <w:rPr>
            <w:lang w:eastAsia="en-US"/>
          </w:rPr>
          <w:t>back-propagation</w:t>
        </w:r>
      </w:ins>
      <w:del w:id="319" w:author="fikayo akeredolu" w:date="2022-07-21T20:41:00Z">
        <w:r w:rsidR="00A50D58" w:rsidRPr="00240F2B" w:rsidDel="00987E14">
          <w:rPr>
            <w:lang w:eastAsia="en-US"/>
          </w:rPr>
          <w:delText>back-propagation</w:delText>
        </w:r>
      </w:del>
      <w:r w:rsidR="00157EFC">
        <w:rPr>
          <w:lang w:eastAsia="en-US"/>
        </w:rPr>
        <w:t xml:space="preserve"> [</w:t>
      </w:r>
      <w:r w:rsidR="008A76FA">
        <w:rPr>
          <w:lang w:eastAsia="en-US"/>
        </w:rPr>
        <w:t>24</w:t>
      </w:r>
      <w:r w:rsidR="00157EFC">
        <w:rPr>
          <w:lang w:eastAsia="en-US"/>
        </w:rPr>
        <w:t>]</w:t>
      </w:r>
      <w:del w:id="320" w:author="fikayo akeredolu" w:date="2022-07-21T20:45:00Z">
        <w:r w:rsidR="00157EFC" w:rsidDel="00DC6A6B">
          <w:rPr>
            <w:lang w:eastAsia="en-US"/>
          </w:rPr>
          <w:delText>,</w:delText>
        </w:r>
      </w:del>
      <w:r w:rsidR="00157EFC">
        <w:rPr>
          <w:lang w:eastAsia="en-US"/>
        </w:rPr>
        <w:t xml:space="preserve"> (section </w:t>
      </w:r>
      <w:r w:rsidR="00FD6ABE">
        <w:rPr>
          <w:lang w:eastAsia="en-US"/>
        </w:rPr>
        <w:t>4.2.4.1.2</w:t>
      </w:r>
      <w:r w:rsidR="00157EFC">
        <w:rPr>
          <w:lang w:eastAsia="en-US"/>
        </w:rPr>
        <w:t>)</w:t>
      </w:r>
      <w:r w:rsidR="00A50D58" w:rsidRPr="00240F2B">
        <w:rPr>
          <w:lang w:eastAsia="en-US"/>
        </w:rPr>
        <w:t xml:space="preserve">, </w:t>
      </w:r>
      <w:del w:id="321" w:author="fikayo akeredolu" w:date="2022-07-21T20:42:00Z">
        <w:r w:rsidR="00A50D58" w:rsidRPr="00240F2B" w:rsidDel="00987E14">
          <w:rPr>
            <w:lang w:eastAsia="en-US"/>
          </w:rPr>
          <w:delText xml:space="preserve">which is </w:delText>
        </w:r>
      </w:del>
      <w:r w:rsidR="00A50D58" w:rsidRPr="00240F2B">
        <w:rPr>
          <w:lang w:eastAsia="en-US"/>
        </w:rPr>
        <w:t xml:space="preserve">a method </w:t>
      </w:r>
      <w:r w:rsidR="003639E2" w:rsidRPr="00240F2B">
        <w:rPr>
          <w:lang w:eastAsia="en-US"/>
        </w:rPr>
        <w:t xml:space="preserve">used in ANNs to </w:t>
      </w:r>
      <w:ins w:id="322" w:author="fikayo akeredolu" w:date="2022-07-21T20:46:00Z">
        <w:r w:rsidR="00DC6A6B">
          <w:rPr>
            <w:lang w:eastAsia="en-US"/>
          </w:rPr>
          <w:t>fine-tune</w:t>
        </w:r>
      </w:ins>
      <w:del w:id="323" w:author="fikayo akeredolu" w:date="2022-07-21T20:46:00Z">
        <w:r w:rsidR="003639E2" w:rsidRPr="00240F2B" w:rsidDel="00DC6A6B">
          <w:rPr>
            <w:lang w:eastAsia="en-US"/>
          </w:rPr>
          <w:delText>fine tune</w:delText>
        </w:r>
      </w:del>
      <w:r w:rsidR="003639E2" w:rsidRPr="00240F2B">
        <w:rPr>
          <w:lang w:eastAsia="en-US"/>
        </w:rPr>
        <w:t xml:space="preserve"> the outputs of a neural network model and make them as accurate as possible. </w:t>
      </w:r>
    </w:p>
    <w:p w14:paraId="17BC9DCE" w14:textId="6721D59E" w:rsidR="00191D86" w:rsidRDefault="00191D86" w:rsidP="00B76D98">
      <w:pPr>
        <w:rPr>
          <w:lang w:eastAsia="en-US"/>
        </w:rPr>
      </w:pPr>
    </w:p>
    <w:p w14:paraId="180CEF49" w14:textId="61CB0458" w:rsidR="00465A37" w:rsidRPr="0039275C" w:rsidRDefault="0039275C" w:rsidP="00B76D98">
      <w:pPr>
        <w:pStyle w:val="Dedication"/>
        <w:rPr>
          <w:lang w:eastAsia="en-US"/>
        </w:rPr>
      </w:pPr>
      <w:r>
        <w:rPr>
          <w:lang w:eastAsia="en-US"/>
        </w:rPr>
        <w:t>fig 3.1: Simple MLP architecture</w:t>
      </w:r>
    </w:p>
    <w:p w14:paraId="401DCA81" w14:textId="5D1CCEF8" w:rsidR="0039275C" w:rsidRPr="00617698" w:rsidRDefault="00465A37" w:rsidP="00B76D98">
      <w:pPr>
        <w:rPr>
          <w:lang w:eastAsia="en-US"/>
        </w:rPr>
      </w:pPr>
      <w:r w:rsidRPr="00465A37">
        <w:rPr>
          <w:noProof/>
          <w:lang w:eastAsia="en-US"/>
        </w:rPr>
        <w:drawing>
          <wp:inline distT="0" distB="0" distL="0" distR="0" wp14:anchorId="1834CB8F" wp14:editId="1E98CDF4">
            <wp:extent cx="5731510" cy="28168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6860"/>
                    </a:xfrm>
                    <a:prstGeom prst="rect">
                      <a:avLst/>
                    </a:prstGeom>
                  </pic:spPr>
                </pic:pic>
              </a:graphicData>
            </a:graphic>
          </wp:inline>
        </w:drawing>
      </w:r>
    </w:p>
    <w:p w14:paraId="1B632FB0" w14:textId="77777777" w:rsidR="00617698" w:rsidRDefault="00617698" w:rsidP="0084164B">
      <w:pPr>
        <w:pStyle w:val="Titre4"/>
        <w:numPr>
          <w:ilvl w:val="0"/>
          <w:numId w:val="0"/>
        </w:numPr>
      </w:pPr>
      <w:bookmarkStart w:id="324" w:name="_Toc108386268"/>
    </w:p>
    <w:p w14:paraId="5510315A" w14:textId="4E4E8CFD" w:rsidR="00A8326F" w:rsidRPr="00240F2B" w:rsidRDefault="00A8326F" w:rsidP="0084164B">
      <w:pPr>
        <w:pStyle w:val="Titre4"/>
      </w:pPr>
      <w:bookmarkStart w:id="325" w:name="_Toc109065992"/>
      <w:bookmarkStart w:id="326" w:name="_Toc109318845"/>
      <w:r w:rsidRPr="00240F2B">
        <w:t xml:space="preserve">Simple </w:t>
      </w:r>
      <w:r w:rsidR="002A3A09" w:rsidRPr="00240F2B">
        <w:t xml:space="preserve">Dense </w:t>
      </w:r>
      <w:r w:rsidRPr="00240F2B">
        <w:t>Network Model</w:t>
      </w:r>
      <w:bookmarkEnd w:id="324"/>
      <w:bookmarkEnd w:id="325"/>
      <w:bookmarkEnd w:id="326"/>
    </w:p>
    <w:p w14:paraId="59F9892C" w14:textId="73B79ABB" w:rsidR="00A8326F" w:rsidRPr="00240F2B" w:rsidRDefault="004C22F7" w:rsidP="00B76D98">
      <w:pPr>
        <w:rPr>
          <w:lang w:eastAsia="en-US"/>
        </w:rPr>
      </w:pPr>
      <w:r w:rsidRPr="00240F2B">
        <w:rPr>
          <w:lang w:eastAsia="en-US"/>
        </w:rPr>
        <w:t xml:space="preserve">This model </w:t>
      </w:r>
      <w:r w:rsidR="00761EF9" w:rsidRPr="00240F2B">
        <w:rPr>
          <w:lang w:eastAsia="en-US"/>
        </w:rPr>
        <w:t xml:space="preserve">has been added to verify the results of the MLP model. It </w:t>
      </w:r>
      <w:ins w:id="327" w:author="fikayo akeredolu" w:date="2022-07-21T20:46:00Z">
        <w:r w:rsidR="00DC6A6B">
          <w:rPr>
            <w:lang w:eastAsia="en-US"/>
          </w:rPr>
          <w:t>comprises</w:t>
        </w:r>
      </w:ins>
      <w:del w:id="328" w:author="fikayo akeredolu" w:date="2022-07-21T20:46:00Z">
        <w:r w:rsidR="00761EF9" w:rsidRPr="00240F2B" w:rsidDel="00DC6A6B">
          <w:rPr>
            <w:lang w:eastAsia="en-US"/>
          </w:rPr>
          <w:delText>is made up of</w:delText>
        </w:r>
      </w:del>
      <w:r w:rsidR="00761EF9" w:rsidRPr="00240F2B">
        <w:rPr>
          <w:lang w:eastAsia="en-US"/>
        </w:rPr>
        <w:t xml:space="preserve"> </w:t>
      </w:r>
      <w:r w:rsidR="00A95ECB" w:rsidRPr="00240F2B">
        <w:rPr>
          <w:lang w:eastAsia="en-US"/>
        </w:rPr>
        <w:t>one input layer and three densely connected layers [</w:t>
      </w:r>
      <w:r w:rsidR="000F6190">
        <w:rPr>
          <w:lang w:eastAsia="en-US"/>
        </w:rPr>
        <w:t>25</w:t>
      </w:r>
      <w:r w:rsidR="00A95ECB" w:rsidRPr="00240F2B">
        <w:rPr>
          <w:lang w:eastAsia="en-US"/>
        </w:rPr>
        <w:t xml:space="preserve">]. </w:t>
      </w:r>
      <w:r w:rsidR="005664B7" w:rsidRPr="00240F2B">
        <w:rPr>
          <w:lang w:eastAsia="en-US"/>
        </w:rPr>
        <w:t xml:space="preserve">Densely connected in this context means that all the nodes </w:t>
      </w:r>
      <w:r w:rsidR="002053F1" w:rsidRPr="00240F2B">
        <w:rPr>
          <w:lang w:eastAsia="en-US"/>
        </w:rPr>
        <w:t>in the hidden layers connect to every single node in the following layer.</w:t>
      </w:r>
      <w:r w:rsidR="006636FA">
        <w:rPr>
          <w:lang w:eastAsia="en-US"/>
        </w:rPr>
        <w:t xml:space="preserve"> An example of this dense structure can be seen in </w:t>
      </w:r>
      <w:r w:rsidR="006636FA" w:rsidRPr="006636FA">
        <w:rPr>
          <w:i/>
          <w:iCs/>
          <w:lang w:eastAsia="en-US"/>
        </w:rPr>
        <w:t>fig 3.2</w:t>
      </w:r>
      <w:r w:rsidR="006636FA">
        <w:rPr>
          <w:lang w:eastAsia="en-US"/>
        </w:rPr>
        <w:t>.</w:t>
      </w:r>
      <w:r w:rsidR="002053F1" w:rsidRPr="00240F2B">
        <w:rPr>
          <w:lang w:eastAsia="en-US"/>
        </w:rPr>
        <w:t xml:space="preserve"> I have chosen </w:t>
      </w:r>
      <w:del w:id="329" w:author="fikayo akeredolu" w:date="2022-07-21T20:46:00Z">
        <w:r w:rsidR="002053F1" w:rsidRPr="00240F2B" w:rsidDel="00DC6A6B">
          <w:rPr>
            <w:lang w:eastAsia="en-US"/>
          </w:rPr>
          <w:delText xml:space="preserve">to make use of </w:delText>
        </w:r>
      </w:del>
      <w:r w:rsidR="002053F1" w:rsidRPr="00240F2B">
        <w:rPr>
          <w:lang w:eastAsia="en-US"/>
        </w:rPr>
        <w:t xml:space="preserve">this model </w:t>
      </w:r>
      <w:r w:rsidR="00B24CEB" w:rsidRPr="00240F2B">
        <w:rPr>
          <w:lang w:eastAsia="en-US"/>
        </w:rPr>
        <w:t xml:space="preserve">because densely connected layers are conventionally used in </w:t>
      </w:r>
      <w:r w:rsidR="00957F4D">
        <w:rPr>
          <w:lang w:eastAsia="en-GB"/>
        </w:rPr>
        <w:t>deep learning</w:t>
      </w:r>
      <w:r w:rsidR="00B24CEB" w:rsidRPr="00240F2B">
        <w:rPr>
          <w:lang w:eastAsia="en-US"/>
        </w:rPr>
        <w:t>.</w:t>
      </w:r>
    </w:p>
    <w:p w14:paraId="729064FF" w14:textId="5FF7A79B" w:rsidR="0039275C" w:rsidRDefault="0039275C" w:rsidP="00B76D98">
      <w:pPr>
        <w:rPr>
          <w:lang w:eastAsia="en-US"/>
        </w:rPr>
      </w:pPr>
    </w:p>
    <w:p w14:paraId="38549AFE" w14:textId="77777777" w:rsidR="00AF6D82" w:rsidRDefault="00AF6D82" w:rsidP="00B76D98">
      <w:pPr>
        <w:rPr>
          <w:lang w:eastAsia="en-US"/>
        </w:rPr>
      </w:pPr>
    </w:p>
    <w:p w14:paraId="7E6A215A" w14:textId="1E33CDDD" w:rsidR="00617698" w:rsidRDefault="00617698" w:rsidP="00B76D98">
      <w:pPr>
        <w:rPr>
          <w:ins w:id="330" w:author="Olubusayo Akeredolu" w:date="2022-07-30T17:01:00Z"/>
          <w:lang w:eastAsia="en-US"/>
        </w:rPr>
      </w:pPr>
    </w:p>
    <w:p w14:paraId="446D6057" w14:textId="77777777" w:rsidR="00B72B02" w:rsidRDefault="00B72B02" w:rsidP="00B76D98">
      <w:pPr>
        <w:rPr>
          <w:lang w:eastAsia="en-US"/>
        </w:rPr>
      </w:pPr>
    </w:p>
    <w:p w14:paraId="2E440E5D" w14:textId="14A236A9" w:rsidR="006636FA" w:rsidRPr="006636FA" w:rsidRDefault="006636FA" w:rsidP="00B76D98">
      <w:pPr>
        <w:pStyle w:val="Dedication"/>
        <w:rPr>
          <w:lang w:eastAsia="en-US"/>
        </w:rPr>
      </w:pPr>
      <w:r>
        <w:rPr>
          <w:lang w:eastAsia="en-US"/>
        </w:rPr>
        <w:lastRenderedPageBreak/>
        <w:t>fig 3.2: Cross section of a densely connected neural network</w:t>
      </w:r>
    </w:p>
    <w:p w14:paraId="1126456B" w14:textId="47293938" w:rsidR="006636FA" w:rsidRDefault="006636FA">
      <w:pPr>
        <w:rPr>
          <w:lang w:eastAsia="en-US"/>
        </w:rPr>
        <w:pPrChange w:id="331" w:author="Olubusayo Akeredolu" w:date="2022-07-30T16:55:00Z">
          <w:pPr>
            <w:ind w:left="720"/>
          </w:pPr>
        </w:pPrChange>
      </w:pPr>
      <w:r w:rsidRPr="006636FA">
        <w:rPr>
          <w:noProof/>
          <w:lang w:eastAsia="en-US"/>
        </w:rPr>
        <w:drawing>
          <wp:inline distT="0" distB="0" distL="0" distR="0" wp14:anchorId="2D73E106" wp14:editId="518C7D51">
            <wp:extent cx="4660900" cy="1854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0900" cy="1854200"/>
                    </a:xfrm>
                    <a:prstGeom prst="rect">
                      <a:avLst/>
                    </a:prstGeom>
                  </pic:spPr>
                </pic:pic>
              </a:graphicData>
            </a:graphic>
          </wp:inline>
        </w:drawing>
      </w:r>
    </w:p>
    <w:p w14:paraId="138501B9" w14:textId="77777777" w:rsidR="00617698" w:rsidRPr="00240F2B" w:rsidRDefault="00617698" w:rsidP="00B76D98">
      <w:pPr>
        <w:rPr>
          <w:lang w:eastAsia="en-US"/>
        </w:rPr>
      </w:pPr>
    </w:p>
    <w:p w14:paraId="1C071ADF" w14:textId="2C180830" w:rsidR="003F7D17" w:rsidRPr="00240F2B" w:rsidRDefault="003F7D17" w:rsidP="0084164B">
      <w:pPr>
        <w:pStyle w:val="Titre4"/>
      </w:pPr>
      <w:bookmarkStart w:id="332" w:name="_Toc108386269"/>
      <w:bookmarkStart w:id="333" w:name="_Toc109065993"/>
      <w:bookmarkStart w:id="334" w:name="_Toc109318846"/>
      <w:r w:rsidRPr="00240F2B">
        <w:t>Recurrent Neural Network</w:t>
      </w:r>
      <w:r w:rsidR="00B9179A" w:rsidRPr="00240F2B">
        <w:t xml:space="preserve"> (RNN)</w:t>
      </w:r>
      <w:r w:rsidRPr="00240F2B">
        <w:t xml:space="preserve"> Model</w:t>
      </w:r>
      <w:r w:rsidR="0017058F">
        <w:t>s</w:t>
      </w:r>
      <w:bookmarkEnd w:id="332"/>
      <w:bookmarkEnd w:id="333"/>
      <w:bookmarkEnd w:id="334"/>
    </w:p>
    <w:p w14:paraId="54D3A08F" w14:textId="0F58584F" w:rsidR="003F7D17" w:rsidRPr="00240F2B" w:rsidRDefault="003F7D17" w:rsidP="0084164B">
      <w:pPr>
        <w:pStyle w:val="Titre5"/>
      </w:pPr>
      <w:bookmarkStart w:id="335" w:name="_Toc108386270"/>
      <w:bookmarkStart w:id="336" w:name="_Toc109065994"/>
      <w:bookmarkStart w:id="337" w:name="_Toc109318847"/>
      <w:r w:rsidRPr="00240F2B">
        <w:t xml:space="preserve">Long Short-Term Memory (LSTM) </w:t>
      </w:r>
      <w:r w:rsidR="00367B30" w:rsidRPr="00240F2B">
        <w:t xml:space="preserve">Network </w:t>
      </w:r>
      <w:r w:rsidRPr="00240F2B">
        <w:t>Model</w:t>
      </w:r>
      <w:bookmarkEnd w:id="335"/>
      <w:bookmarkEnd w:id="336"/>
      <w:bookmarkEnd w:id="337"/>
      <w:r w:rsidRPr="00240F2B">
        <w:t xml:space="preserve"> </w:t>
      </w:r>
    </w:p>
    <w:p w14:paraId="4780EB62" w14:textId="34DD6294" w:rsidR="00B063BD" w:rsidRPr="00240F2B" w:rsidRDefault="00B9179A" w:rsidP="00B76D98">
      <w:pPr>
        <w:rPr>
          <w:lang w:eastAsia="en-US"/>
        </w:rPr>
      </w:pPr>
      <w:r w:rsidRPr="00240F2B">
        <w:rPr>
          <w:lang w:eastAsia="en-US"/>
        </w:rPr>
        <w:t xml:space="preserve">An LSTM </w:t>
      </w:r>
      <w:r w:rsidR="002121DE">
        <w:rPr>
          <w:lang w:eastAsia="en-US"/>
        </w:rPr>
        <w:t>is an RNN</w:t>
      </w:r>
      <w:r w:rsidRPr="00240F2B">
        <w:rPr>
          <w:lang w:eastAsia="en-US"/>
        </w:rPr>
        <w:t xml:space="preserve"> </w:t>
      </w:r>
      <w:del w:id="338" w:author="fikayo akeredolu" w:date="2022-07-21T20:46:00Z">
        <w:r w:rsidRPr="00240F2B" w:rsidDel="00DC6A6B">
          <w:rPr>
            <w:lang w:eastAsia="en-US"/>
          </w:rPr>
          <w:delText xml:space="preserve">that was </w:delText>
        </w:r>
      </w:del>
      <w:r w:rsidRPr="00240F2B">
        <w:rPr>
          <w:lang w:eastAsia="en-US"/>
        </w:rPr>
        <w:t xml:space="preserve">developed </w:t>
      </w:r>
      <w:r w:rsidR="002121DE">
        <w:rPr>
          <w:lang w:eastAsia="en-US"/>
        </w:rPr>
        <w:t>to</w:t>
      </w:r>
      <w:r w:rsidRPr="00240F2B">
        <w:rPr>
          <w:lang w:eastAsia="en-US"/>
        </w:rPr>
        <w:t xml:space="preserve"> solve the vanishing gradient problem [</w:t>
      </w:r>
      <w:r w:rsidR="00B13CB1">
        <w:rPr>
          <w:lang w:eastAsia="en-US"/>
        </w:rPr>
        <w:t>26</w:t>
      </w:r>
      <w:r w:rsidRPr="00240F2B">
        <w:rPr>
          <w:lang w:eastAsia="en-US"/>
        </w:rPr>
        <w:t>]</w:t>
      </w:r>
      <w:r w:rsidR="0089330E">
        <w:rPr>
          <w:lang w:eastAsia="en-US"/>
        </w:rPr>
        <w:t xml:space="preserve">, </w:t>
      </w:r>
      <w:r w:rsidRPr="00240F2B">
        <w:rPr>
          <w:lang w:eastAsia="en-US"/>
        </w:rPr>
        <w:t xml:space="preserve">an issue that arises in </w:t>
      </w:r>
      <w:ins w:id="339" w:author="fikayo akeredolu" w:date="2022-07-21T20:41:00Z">
        <w:r w:rsidR="00987E14">
          <w:rPr>
            <w:lang w:eastAsia="en-US"/>
          </w:rPr>
          <w:t>back-propagation</w:t>
        </w:r>
      </w:ins>
      <w:del w:id="340" w:author="fikayo akeredolu" w:date="2022-07-21T20:41:00Z">
        <w:r w:rsidRPr="00240F2B" w:rsidDel="00987E14">
          <w:rPr>
            <w:lang w:eastAsia="en-US"/>
          </w:rPr>
          <w:delText>back-propagation</w:delText>
        </w:r>
      </w:del>
      <w:r w:rsidRPr="00240F2B">
        <w:rPr>
          <w:lang w:eastAsia="en-US"/>
        </w:rPr>
        <w:t xml:space="preserve"> models</w:t>
      </w:r>
      <w:r w:rsidR="0089330E">
        <w:rPr>
          <w:lang w:eastAsia="en-US"/>
        </w:rPr>
        <w:t xml:space="preserve"> such as the MLP</w:t>
      </w:r>
      <w:r w:rsidRPr="00240F2B">
        <w:rPr>
          <w:lang w:eastAsia="en-US"/>
        </w:rPr>
        <w:t xml:space="preserve">. </w:t>
      </w:r>
      <w:r w:rsidR="005769C6" w:rsidRPr="00240F2B">
        <w:rPr>
          <w:lang w:eastAsia="en-US"/>
        </w:rPr>
        <w:t xml:space="preserve">LSTMs are comprised of </w:t>
      </w:r>
      <w:r w:rsidR="00003B55" w:rsidRPr="00240F2B">
        <w:rPr>
          <w:lang w:eastAsia="en-US"/>
        </w:rPr>
        <w:t>four components</w:t>
      </w:r>
      <w:r w:rsidR="0055084C" w:rsidRPr="00240F2B">
        <w:rPr>
          <w:lang w:eastAsia="en-US"/>
        </w:rPr>
        <w:t>:</w:t>
      </w:r>
    </w:p>
    <w:p w14:paraId="10B2D161" w14:textId="77777777" w:rsidR="00B063BD" w:rsidRPr="00240F2B" w:rsidRDefault="00B063BD" w:rsidP="00B76D98">
      <w:pPr>
        <w:pStyle w:val="Paragraphedeliste"/>
        <w:numPr>
          <w:ilvl w:val="0"/>
          <w:numId w:val="15"/>
        </w:numPr>
        <w:rPr>
          <w:lang w:eastAsia="en-US"/>
        </w:rPr>
      </w:pPr>
      <w:r w:rsidRPr="00240F2B">
        <w:rPr>
          <w:lang w:eastAsia="en-US"/>
        </w:rPr>
        <w:t>C</w:t>
      </w:r>
      <w:r w:rsidR="005769C6" w:rsidRPr="00240F2B">
        <w:rPr>
          <w:lang w:eastAsia="en-US"/>
        </w:rPr>
        <w:t>ell</w:t>
      </w:r>
    </w:p>
    <w:p w14:paraId="074859AA" w14:textId="77777777" w:rsidR="00B063BD" w:rsidRPr="00240F2B" w:rsidRDefault="00B063BD" w:rsidP="00B76D98">
      <w:pPr>
        <w:pStyle w:val="Paragraphedeliste"/>
        <w:numPr>
          <w:ilvl w:val="0"/>
          <w:numId w:val="15"/>
        </w:numPr>
        <w:rPr>
          <w:lang w:eastAsia="en-US"/>
        </w:rPr>
      </w:pPr>
      <w:r w:rsidRPr="00240F2B">
        <w:rPr>
          <w:lang w:eastAsia="en-US"/>
        </w:rPr>
        <w:t>I</w:t>
      </w:r>
      <w:r w:rsidR="005769C6" w:rsidRPr="00240F2B">
        <w:rPr>
          <w:lang w:eastAsia="en-US"/>
        </w:rPr>
        <w:t>nput gate</w:t>
      </w:r>
    </w:p>
    <w:p w14:paraId="150952DA" w14:textId="77777777" w:rsidR="00B063BD" w:rsidRPr="00240F2B" w:rsidRDefault="00B063BD" w:rsidP="00B76D98">
      <w:pPr>
        <w:pStyle w:val="Paragraphedeliste"/>
        <w:numPr>
          <w:ilvl w:val="0"/>
          <w:numId w:val="15"/>
        </w:numPr>
        <w:rPr>
          <w:lang w:eastAsia="en-US"/>
        </w:rPr>
      </w:pPr>
      <w:r w:rsidRPr="00240F2B">
        <w:rPr>
          <w:lang w:eastAsia="en-US"/>
        </w:rPr>
        <w:t>O</w:t>
      </w:r>
      <w:r w:rsidR="005769C6" w:rsidRPr="00240F2B">
        <w:rPr>
          <w:lang w:eastAsia="en-US"/>
        </w:rPr>
        <w:t xml:space="preserve">utput gate </w:t>
      </w:r>
    </w:p>
    <w:p w14:paraId="191D4F35" w14:textId="46F12296" w:rsidR="00E55F9D" w:rsidRDefault="00B063BD" w:rsidP="00B76D98">
      <w:pPr>
        <w:pStyle w:val="Paragraphedeliste"/>
        <w:numPr>
          <w:ilvl w:val="0"/>
          <w:numId w:val="15"/>
        </w:numPr>
        <w:rPr>
          <w:lang w:eastAsia="en-US"/>
        </w:rPr>
      </w:pPr>
      <w:r w:rsidRPr="00240F2B">
        <w:rPr>
          <w:lang w:eastAsia="en-US"/>
        </w:rPr>
        <w:t>F</w:t>
      </w:r>
      <w:r w:rsidR="005769C6" w:rsidRPr="00240F2B">
        <w:rPr>
          <w:lang w:eastAsia="en-US"/>
        </w:rPr>
        <w:t xml:space="preserve">orget </w:t>
      </w:r>
      <w:r w:rsidRPr="00240F2B">
        <w:rPr>
          <w:lang w:eastAsia="en-US"/>
        </w:rPr>
        <w:t>gate</w:t>
      </w:r>
    </w:p>
    <w:p w14:paraId="2BC8AC16" w14:textId="77777777" w:rsidR="009D4B16" w:rsidRPr="009D4B16" w:rsidRDefault="009D4B16" w:rsidP="00B76D98">
      <w:pPr>
        <w:rPr>
          <w:lang w:eastAsia="en-US"/>
        </w:rPr>
      </w:pPr>
    </w:p>
    <w:p w14:paraId="527A81D4" w14:textId="67117AA9" w:rsidR="00B9179A" w:rsidRPr="00240F2B" w:rsidRDefault="00E55F9D" w:rsidP="00B76D98">
      <w:pPr>
        <w:rPr>
          <w:lang w:eastAsia="en-US"/>
        </w:rPr>
      </w:pPr>
      <w:r w:rsidRPr="00240F2B">
        <w:rPr>
          <w:lang w:eastAsia="en-US"/>
        </w:rPr>
        <w:t>LSTMs</w:t>
      </w:r>
      <w:r w:rsidR="00B9179A" w:rsidRPr="00240F2B">
        <w:rPr>
          <w:lang w:eastAsia="en-US"/>
        </w:rPr>
        <w:t xml:space="preserve"> can ‘remember’ data across various time steps</w:t>
      </w:r>
      <w:r w:rsidR="003766AF" w:rsidRPr="00240F2B">
        <w:rPr>
          <w:lang w:eastAsia="en-US"/>
        </w:rPr>
        <w:t xml:space="preserve"> using the cell component</w:t>
      </w:r>
      <w:r w:rsidR="001B54D1" w:rsidRPr="00240F2B">
        <w:rPr>
          <w:lang w:eastAsia="en-US"/>
        </w:rPr>
        <w:t>. T</w:t>
      </w:r>
      <w:r w:rsidRPr="00240F2B">
        <w:rPr>
          <w:lang w:eastAsia="en-US"/>
        </w:rPr>
        <w:t xml:space="preserve">his feature is </w:t>
      </w:r>
      <w:ins w:id="341" w:author="fikayo akeredolu" w:date="2022-07-21T20:46:00Z">
        <w:r w:rsidR="00DC6A6B">
          <w:rPr>
            <w:lang w:eastAsia="en-US"/>
          </w:rPr>
          <w:t>why</w:t>
        </w:r>
      </w:ins>
      <w:del w:id="342" w:author="fikayo akeredolu" w:date="2022-07-21T20:46:00Z">
        <w:r w:rsidRPr="00240F2B" w:rsidDel="00DC6A6B">
          <w:rPr>
            <w:lang w:eastAsia="en-US"/>
          </w:rPr>
          <w:delText>the reason</w:delText>
        </w:r>
      </w:del>
      <w:r w:rsidRPr="00240F2B">
        <w:rPr>
          <w:lang w:eastAsia="en-US"/>
        </w:rPr>
        <w:t xml:space="preserve"> </w:t>
      </w:r>
      <w:r w:rsidR="00B9179A" w:rsidRPr="00240F2B">
        <w:rPr>
          <w:lang w:eastAsia="en-US"/>
        </w:rPr>
        <w:t>I have chosen to build this model</w:t>
      </w:r>
      <w:r w:rsidR="001B54D1" w:rsidRPr="00240F2B">
        <w:rPr>
          <w:lang w:eastAsia="en-US"/>
        </w:rPr>
        <w:t xml:space="preserve"> because it means the model </w:t>
      </w:r>
      <w:ins w:id="343" w:author="fikayo akeredolu" w:date="2022-07-21T20:46:00Z">
        <w:r w:rsidR="00DC6A6B">
          <w:rPr>
            <w:lang w:eastAsia="en-US"/>
          </w:rPr>
          <w:t>can</w:t>
        </w:r>
      </w:ins>
      <w:del w:id="344" w:author="fikayo akeredolu" w:date="2022-07-21T20:46:00Z">
        <w:r w:rsidR="001B54D1" w:rsidRPr="00240F2B" w:rsidDel="00DC6A6B">
          <w:rPr>
            <w:lang w:eastAsia="en-US"/>
          </w:rPr>
          <w:delText>is able to</w:delText>
        </w:r>
      </w:del>
      <w:r w:rsidR="001B54D1" w:rsidRPr="00240F2B">
        <w:rPr>
          <w:lang w:eastAsia="en-US"/>
        </w:rPr>
        <w:t xml:space="preserve"> remember a sequence of data</w:t>
      </w:r>
      <w:r w:rsidR="008C3283">
        <w:rPr>
          <w:lang w:eastAsia="en-US"/>
        </w:rPr>
        <w:t xml:space="preserve">, </w:t>
      </w:r>
      <w:r w:rsidR="001B54D1" w:rsidRPr="00240F2B">
        <w:rPr>
          <w:lang w:eastAsia="en-US"/>
        </w:rPr>
        <w:t xml:space="preserve">which is </w:t>
      </w:r>
      <w:ins w:id="345" w:author="fikayo akeredolu" w:date="2022-07-21T20:47:00Z">
        <w:r w:rsidR="00DC6A6B">
          <w:rPr>
            <w:lang w:eastAsia="en-US"/>
          </w:rPr>
          <w:t>vital</w:t>
        </w:r>
      </w:ins>
      <w:del w:id="346" w:author="fikayo akeredolu" w:date="2022-07-21T20:47:00Z">
        <w:r w:rsidR="001B54D1" w:rsidRPr="00240F2B" w:rsidDel="00DC6A6B">
          <w:rPr>
            <w:lang w:eastAsia="en-US"/>
          </w:rPr>
          <w:delText>important</w:delText>
        </w:r>
      </w:del>
      <w:r w:rsidR="001B54D1" w:rsidRPr="00240F2B">
        <w:rPr>
          <w:lang w:eastAsia="en-US"/>
        </w:rPr>
        <w:t xml:space="preserve"> in the context of this project</w:t>
      </w:r>
      <w:r w:rsidR="00B9179A" w:rsidRPr="00240F2B">
        <w:rPr>
          <w:lang w:eastAsia="en-US"/>
        </w:rPr>
        <w:t>. I have built this model entirely in Keras and TensorFlow.</w:t>
      </w:r>
    </w:p>
    <w:p w14:paraId="04718F90" w14:textId="139D2968" w:rsidR="00453F83" w:rsidRPr="00240F2B" w:rsidRDefault="00453F83" w:rsidP="00B76D98">
      <w:pPr>
        <w:rPr>
          <w:lang w:eastAsia="en-US"/>
        </w:rPr>
      </w:pPr>
    </w:p>
    <w:p w14:paraId="63584471" w14:textId="2D01FBE1" w:rsidR="00B73863" w:rsidRPr="00240F2B" w:rsidRDefault="00453F83" w:rsidP="00B76D98">
      <w:pPr>
        <w:rPr>
          <w:lang w:eastAsia="en-US"/>
        </w:rPr>
      </w:pPr>
      <w:r w:rsidRPr="00240F2B">
        <w:rPr>
          <w:lang w:eastAsia="en-US"/>
        </w:rPr>
        <w:t>The LSTM model is comprised of an input layer (input_1), two hidden LSTM layers (lstm_1</w:t>
      </w:r>
      <w:r w:rsidR="00E144A6" w:rsidRPr="00240F2B">
        <w:rPr>
          <w:lang w:eastAsia="en-US"/>
        </w:rPr>
        <w:t xml:space="preserve">, which is bidirectional, </w:t>
      </w:r>
      <w:r w:rsidRPr="00240F2B">
        <w:rPr>
          <w:lang w:eastAsia="en-US"/>
        </w:rPr>
        <w:t>and lstm_2)</w:t>
      </w:r>
      <w:r w:rsidR="00E144A6" w:rsidRPr="00240F2B">
        <w:rPr>
          <w:lang w:eastAsia="en-US"/>
        </w:rPr>
        <w:t xml:space="preserve">, </w:t>
      </w:r>
      <w:r w:rsidR="005E2442" w:rsidRPr="00240F2B">
        <w:rPr>
          <w:lang w:eastAsia="en-US"/>
        </w:rPr>
        <w:t>and a densely connected</w:t>
      </w:r>
      <w:r w:rsidR="0047485A" w:rsidRPr="00240F2B">
        <w:rPr>
          <w:lang w:eastAsia="en-US"/>
        </w:rPr>
        <w:t xml:space="preserve"> </w:t>
      </w:r>
      <w:r w:rsidR="005E2442" w:rsidRPr="00240F2B">
        <w:rPr>
          <w:lang w:eastAsia="en-US"/>
        </w:rPr>
        <w:t>output layer (dense_1).</w:t>
      </w:r>
      <w:r w:rsidR="00B73863" w:rsidRPr="00240F2B">
        <w:rPr>
          <w:lang w:eastAsia="en-US"/>
        </w:rPr>
        <w:t xml:space="preserve"> I have chosen to use a bidirectional layer [</w:t>
      </w:r>
      <w:r w:rsidR="000C1203">
        <w:rPr>
          <w:lang w:eastAsia="en-US"/>
        </w:rPr>
        <w:t>27</w:t>
      </w:r>
      <w:r w:rsidR="00B73863" w:rsidRPr="00240F2B">
        <w:rPr>
          <w:lang w:eastAsia="en-US"/>
        </w:rPr>
        <w:t xml:space="preserve">] in lstm_1 because of </w:t>
      </w:r>
      <w:ins w:id="347" w:author="fikayo akeredolu" w:date="2022-07-21T20:47:00Z">
        <w:r w:rsidR="00DC6A6B">
          <w:rPr>
            <w:lang w:eastAsia="en-US"/>
          </w:rPr>
          <w:t>how</w:t>
        </w:r>
      </w:ins>
      <w:del w:id="348" w:author="fikayo akeredolu" w:date="2022-07-21T20:47:00Z">
        <w:r w:rsidR="00B73863" w:rsidRPr="00240F2B" w:rsidDel="00DC6A6B">
          <w:rPr>
            <w:lang w:eastAsia="en-US"/>
          </w:rPr>
          <w:delText>the way</w:delText>
        </w:r>
      </w:del>
      <w:r w:rsidR="00B73863" w:rsidRPr="00240F2B">
        <w:rPr>
          <w:lang w:eastAsia="en-US"/>
        </w:rPr>
        <w:t xml:space="preserve"> </w:t>
      </w:r>
      <w:r w:rsidR="00EF1A61" w:rsidRPr="00240F2B">
        <w:rPr>
          <w:lang w:eastAsia="en-US"/>
        </w:rPr>
        <w:t>B</w:t>
      </w:r>
      <w:r w:rsidR="00B73863" w:rsidRPr="00240F2B">
        <w:rPr>
          <w:lang w:eastAsia="en-US"/>
        </w:rPr>
        <w:t>idirectional LSTMs</w:t>
      </w:r>
      <w:r w:rsidR="0047485A" w:rsidRPr="00240F2B">
        <w:rPr>
          <w:lang w:eastAsia="en-US"/>
        </w:rPr>
        <w:t xml:space="preserve"> </w:t>
      </w:r>
      <w:r w:rsidR="00B73863" w:rsidRPr="00240F2B">
        <w:rPr>
          <w:lang w:eastAsia="en-US"/>
        </w:rPr>
        <w:t xml:space="preserve">work. With this </w:t>
      </w:r>
      <w:del w:id="349" w:author="fikayo akeredolu" w:date="2022-07-21T20:47:00Z">
        <w:r w:rsidR="00B73863" w:rsidRPr="00240F2B" w:rsidDel="00DC6A6B">
          <w:rPr>
            <w:lang w:eastAsia="en-US"/>
          </w:rPr>
          <w:delText xml:space="preserve">type of </w:delText>
        </w:r>
      </w:del>
      <w:r w:rsidR="00B73863" w:rsidRPr="00240F2B">
        <w:rPr>
          <w:lang w:eastAsia="en-US"/>
        </w:rPr>
        <w:t>layer, the input moves in two directions; input-to-lstm_1 and lstm_1</w:t>
      </w:r>
      <w:r w:rsidR="00EF1A61" w:rsidRPr="00240F2B">
        <w:rPr>
          <w:lang w:eastAsia="en-US"/>
        </w:rPr>
        <w:t>-</w:t>
      </w:r>
      <w:r w:rsidR="00B73863" w:rsidRPr="00240F2B">
        <w:rPr>
          <w:lang w:eastAsia="en-US"/>
        </w:rPr>
        <w:t>to</w:t>
      </w:r>
      <w:r w:rsidR="00EF1A61" w:rsidRPr="00240F2B">
        <w:rPr>
          <w:lang w:eastAsia="en-US"/>
        </w:rPr>
        <w:t>-</w:t>
      </w:r>
      <w:r w:rsidR="00B73863" w:rsidRPr="00240F2B">
        <w:rPr>
          <w:lang w:eastAsia="en-US"/>
        </w:rPr>
        <w:t xml:space="preserve">input. This means that the information from both layers is </w:t>
      </w:r>
      <w:r w:rsidR="00EF1A61" w:rsidRPr="00240F2B">
        <w:rPr>
          <w:lang w:eastAsia="en-US"/>
        </w:rPr>
        <w:t>preserved,</w:t>
      </w:r>
      <w:r w:rsidR="00B73863" w:rsidRPr="00240F2B">
        <w:rPr>
          <w:lang w:eastAsia="en-US"/>
        </w:rPr>
        <w:t xml:space="preserve"> and the results being passed to lstm_2 are likely to be more accurate. </w:t>
      </w:r>
    </w:p>
    <w:p w14:paraId="4C469803" w14:textId="77777777" w:rsidR="00B73863" w:rsidRPr="00240F2B" w:rsidRDefault="00B73863" w:rsidP="00B76D98">
      <w:pPr>
        <w:rPr>
          <w:lang w:eastAsia="en-US"/>
        </w:rPr>
      </w:pPr>
    </w:p>
    <w:p w14:paraId="798E4E21" w14:textId="17A165DC" w:rsidR="00B73863" w:rsidRPr="00240F2B" w:rsidRDefault="00B73863" w:rsidP="00B76D98">
      <w:pPr>
        <w:rPr>
          <w:lang w:eastAsia="en-US"/>
        </w:rPr>
      </w:pPr>
      <w:r w:rsidRPr="00240F2B">
        <w:rPr>
          <w:lang w:eastAsia="en-US"/>
        </w:rPr>
        <w:t xml:space="preserve">I have </w:t>
      </w:r>
      <w:r w:rsidR="00327035" w:rsidRPr="00240F2B">
        <w:rPr>
          <w:lang w:eastAsia="en-US"/>
        </w:rPr>
        <w:t xml:space="preserve">opted not to make </w:t>
      </w:r>
      <w:r w:rsidRPr="00240F2B">
        <w:rPr>
          <w:lang w:eastAsia="en-US"/>
        </w:rPr>
        <w:t xml:space="preserve">lstm_2 </w:t>
      </w:r>
      <w:r w:rsidR="00E341D3" w:rsidRPr="00240F2B">
        <w:rPr>
          <w:lang w:eastAsia="en-US"/>
        </w:rPr>
        <w:t>bidirecti</w:t>
      </w:r>
      <w:r w:rsidR="00946025" w:rsidRPr="00240F2B">
        <w:rPr>
          <w:lang w:eastAsia="en-US"/>
        </w:rPr>
        <w:t xml:space="preserve">onal </w:t>
      </w:r>
      <w:proofErr w:type="gramStart"/>
      <w:r w:rsidR="00E81E34">
        <w:rPr>
          <w:lang w:eastAsia="en-US"/>
        </w:rPr>
        <w:t>in order to</w:t>
      </w:r>
      <w:proofErr w:type="gramEnd"/>
      <w:r w:rsidR="00E81E34">
        <w:rPr>
          <w:lang w:eastAsia="en-US"/>
        </w:rPr>
        <w:t xml:space="preserve"> avoid </w:t>
      </w:r>
      <w:r w:rsidRPr="00240F2B">
        <w:rPr>
          <w:lang w:eastAsia="en-US"/>
        </w:rPr>
        <w:t xml:space="preserve">overfitting – a situation </w:t>
      </w:r>
      <w:r w:rsidR="00E81E34">
        <w:rPr>
          <w:lang w:eastAsia="en-US"/>
        </w:rPr>
        <w:t>in which</w:t>
      </w:r>
      <w:r w:rsidRPr="00240F2B">
        <w:rPr>
          <w:lang w:eastAsia="en-US"/>
        </w:rPr>
        <w:t xml:space="preserve"> </w:t>
      </w:r>
      <w:r w:rsidR="0043349A">
        <w:rPr>
          <w:lang w:eastAsia="en-US"/>
        </w:rPr>
        <w:t>the NN</w:t>
      </w:r>
      <w:r w:rsidRPr="00240F2B">
        <w:rPr>
          <w:lang w:eastAsia="en-US"/>
        </w:rPr>
        <w:t xml:space="preserve"> learns the training data too well </w:t>
      </w:r>
      <w:r w:rsidR="0043349A">
        <w:rPr>
          <w:lang w:eastAsia="en-US"/>
        </w:rPr>
        <w:t xml:space="preserve">while not </w:t>
      </w:r>
      <w:r w:rsidRPr="00240F2B">
        <w:rPr>
          <w:lang w:eastAsia="en-US"/>
        </w:rPr>
        <w:t>perform</w:t>
      </w:r>
      <w:r w:rsidR="0043349A">
        <w:rPr>
          <w:lang w:eastAsia="en-US"/>
        </w:rPr>
        <w:t>ing</w:t>
      </w:r>
      <w:r w:rsidRPr="00240F2B">
        <w:rPr>
          <w:lang w:eastAsia="en-US"/>
        </w:rPr>
        <w:t xml:space="preserve"> well on unseen tasks. This layer passes information in one direction (lstm_2-to-</w:t>
      </w:r>
      <w:r w:rsidR="005B1E5C">
        <w:rPr>
          <w:lang w:eastAsia="en-US"/>
        </w:rPr>
        <w:t>dense_1</w:t>
      </w:r>
      <w:r w:rsidRPr="00240F2B">
        <w:rPr>
          <w:lang w:eastAsia="en-US"/>
        </w:rPr>
        <w:t xml:space="preserve">). </w:t>
      </w:r>
    </w:p>
    <w:p w14:paraId="1E86D5F7" w14:textId="35CB2997" w:rsidR="00A44E13" w:rsidRPr="00240F2B" w:rsidRDefault="00A44E13" w:rsidP="00B76D98">
      <w:pPr>
        <w:rPr>
          <w:lang w:eastAsia="en-US"/>
        </w:rPr>
      </w:pPr>
    </w:p>
    <w:p w14:paraId="0B84A620" w14:textId="30E284B6" w:rsidR="00A44E13" w:rsidRDefault="00A44E13" w:rsidP="00B76D98">
      <w:pPr>
        <w:rPr>
          <w:lang w:eastAsia="en-US"/>
        </w:rPr>
      </w:pPr>
      <w:r w:rsidRPr="00240F2B">
        <w:rPr>
          <w:lang w:eastAsia="en-US"/>
        </w:rPr>
        <w:t xml:space="preserve">Before deciding on this selection of layers, I experimented with different combinations of layers and layer types. </w:t>
      </w:r>
      <w:ins w:id="350" w:author="fikayo akeredolu" w:date="2022-07-21T20:50:00Z">
        <w:r w:rsidR="00846C86">
          <w:rPr>
            <w:lang w:eastAsia="en-US"/>
          </w:rPr>
          <w:t xml:space="preserve">Finally, </w:t>
        </w:r>
      </w:ins>
      <w:r w:rsidRPr="00240F2B">
        <w:rPr>
          <w:lang w:eastAsia="en-US"/>
        </w:rPr>
        <w:t xml:space="preserve">I chose the above because it is the combination that produced the </w:t>
      </w:r>
      <w:r w:rsidR="009B1088">
        <w:rPr>
          <w:lang w:eastAsia="en-US"/>
        </w:rPr>
        <w:t>best</w:t>
      </w:r>
      <w:r w:rsidRPr="00240F2B">
        <w:rPr>
          <w:lang w:eastAsia="en-US"/>
        </w:rPr>
        <w:t xml:space="preserve"> accurac</w:t>
      </w:r>
      <w:r w:rsidR="009B1088">
        <w:rPr>
          <w:lang w:eastAsia="en-US"/>
        </w:rPr>
        <w:t>ies</w:t>
      </w:r>
      <w:r w:rsidRPr="00240F2B">
        <w:rPr>
          <w:lang w:eastAsia="en-US"/>
        </w:rPr>
        <w:t xml:space="preserve"> of all my experiments. </w:t>
      </w:r>
      <w:r w:rsidR="00BB5DE7">
        <w:rPr>
          <w:lang w:eastAsia="en-US"/>
        </w:rPr>
        <w:t xml:space="preserve">The design of </w:t>
      </w:r>
      <w:r w:rsidR="003E4437">
        <w:rPr>
          <w:lang w:eastAsia="en-US"/>
        </w:rPr>
        <w:t>a standard</w:t>
      </w:r>
      <w:r w:rsidR="00BB5DE7">
        <w:rPr>
          <w:lang w:eastAsia="en-US"/>
        </w:rPr>
        <w:t xml:space="preserve"> LSTM model </w:t>
      </w:r>
      <w:r w:rsidR="003A234E">
        <w:rPr>
          <w:lang w:eastAsia="en-US"/>
        </w:rPr>
        <w:t>is shown</w:t>
      </w:r>
      <w:r w:rsidR="00BB5DE7">
        <w:rPr>
          <w:lang w:eastAsia="en-US"/>
        </w:rPr>
        <w:t xml:space="preserve"> </w:t>
      </w:r>
      <w:r w:rsidR="003A234E">
        <w:rPr>
          <w:lang w:eastAsia="en-US"/>
        </w:rPr>
        <w:t>in</w:t>
      </w:r>
      <w:r w:rsidR="00BB5DE7">
        <w:rPr>
          <w:lang w:eastAsia="en-US"/>
        </w:rPr>
        <w:t xml:space="preserve"> </w:t>
      </w:r>
      <w:r w:rsidR="00BB5DE7" w:rsidRPr="00BB5DE7">
        <w:rPr>
          <w:i/>
          <w:iCs/>
          <w:lang w:eastAsia="en-US"/>
        </w:rPr>
        <w:t>fig 3.3</w:t>
      </w:r>
      <w:r w:rsidR="00BB5DE7">
        <w:rPr>
          <w:lang w:eastAsia="en-US"/>
        </w:rPr>
        <w:t>.</w:t>
      </w:r>
    </w:p>
    <w:p w14:paraId="1653AF12" w14:textId="61343A8A" w:rsidR="000A5BA6" w:rsidRDefault="000A5BA6" w:rsidP="00B76D98">
      <w:pPr>
        <w:rPr>
          <w:lang w:eastAsia="en-US"/>
        </w:rPr>
      </w:pPr>
    </w:p>
    <w:p w14:paraId="2BB6A6C9" w14:textId="19294104" w:rsidR="005B1E5C" w:rsidRDefault="005B1E5C" w:rsidP="00B76D98">
      <w:pPr>
        <w:rPr>
          <w:lang w:eastAsia="en-US"/>
        </w:rPr>
      </w:pPr>
    </w:p>
    <w:p w14:paraId="5EB001AE" w14:textId="213D5824" w:rsidR="005B1E5C" w:rsidRDefault="005B1E5C" w:rsidP="00B76D98">
      <w:pPr>
        <w:rPr>
          <w:lang w:eastAsia="en-US"/>
        </w:rPr>
      </w:pPr>
    </w:p>
    <w:p w14:paraId="496B0E15" w14:textId="2B080D87" w:rsidR="005B1E5C" w:rsidRDefault="005B1E5C" w:rsidP="00B76D98">
      <w:pPr>
        <w:rPr>
          <w:lang w:eastAsia="en-US"/>
        </w:rPr>
      </w:pPr>
    </w:p>
    <w:p w14:paraId="6EFBBBF9" w14:textId="77777777" w:rsidR="005B1E5C" w:rsidRDefault="005B1E5C" w:rsidP="00B76D98">
      <w:pPr>
        <w:rPr>
          <w:lang w:eastAsia="en-US"/>
        </w:rPr>
      </w:pPr>
    </w:p>
    <w:p w14:paraId="0AA1FAAC" w14:textId="59C90C0A" w:rsidR="00BB5DE7" w:rsidRPr="000A5BA6" w:rsidRDefault="000A5BA6" w:rsidP="00B76D98">
      <w:pPr>
        <w:pStyle w:val="Dedication"/>
        <w:rPr>
          <w:lang w:eastAsia="en-US"/>
        </w:rPr>
      </w:pPr>
      <w:r>
        <w:rPr>
          <w:lang w:eastAsia="en-US"/>
        </w:rPr>
        <w:t xml:space="preserve">fig 3.3: The design of </w:t>
      </w:r>
      <w:r w:rsidR="003E4437">
        <w:rPr>
          <w:lang w:eastAsia="en-US"/>
        </w:rPr>
        <w:t>a</w:t>
      </w:r>
      <w:r>
        <w:rPr>
          <w:lang w:eastAsia="en-US"/>
        </w:rPr>
        <w:t xml:space="preserve"> standard LSTM model</w:t>
      </w:r>
      <w:r w:rsidR="006F2BD8">
        <w:rPr>
          <w:lang w:eastAsia="en-US"/>
        </w:rPr>
        <w:t xml:space="preserve"> [</w:t>
      </w:r>
      <w:r w:rsidR="00895BCF">
        <w:rPr>
          <w:lang w:eastAsia="en-US"/>
        </w:rPr>
        <w:t>28</w:t>
      </w:r>
      <w:r w:rsidR="006F2BD8">
        <w:rPr>
          <w:lang w:eastAsia="en-US"/>
        </w:rPr>
        <w:t>]</w:t>
      </w:r>
    </w:p>
    <w:p w14:paraId="25EBEAFE" w14:textId="7843AB15" w:rsidR="00BB5DE7" w:rsidRDefault="000A5BA6" w:rsidP="00B76D98">
      <w:pPr>
        <w:rPr>
          <w:lang w:eastAsia="en-US"/>
        </w:rPr>
      </w:pPr>
      <w:r>
        <w:rPr>
          <w:noProof/>
          <w:lang w:eastAsia="en-US"/>
        </w:rPr>
        <w:drawing>
          <wp:inline distT="0" distB="0" distL="0" distR="0" wp14:anchorId="57072E34" wp14:editId="48A3726F">
            <wp:extent cx="5731510" cy="21558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55825"/>
                    </a:xfrm>
                    <a:prstGeom prst="rect">
                      <a:avLst/>
                    </a:prstGeom>
                  </pic:spPr>
                </pic:pic>
              </a:graphicData>
            </a:graphic>
          </wp:inline>
        </w:drawing>
      </w:r>
    </w:p>
    <w:p w14:paraId="1A902A86" w14:textId="0D7F3F38" w:rsidR="004D6267" w:rsidRPr="00240F2B" w:rsidRDefault="004D6267" w:rsidP="00B76D98">
      <w:pPr>
        <w:rPr>
          <w:lang w:eastAsia="en-US"/>
        </w:rPr>
      </w:pPr>
    </w:p>
    <w:p w14:paraId="4C9CF90E" w14:textId="46AD13EF" w:rsidR="003F7D17" w:rsidRPr="00240F2B" w:rsidRDefault="003F7D17" w:rsidP="0084164B">
      <w:pPr>
        <w:pStyle w:val="Titre5"/>
      </w:pPr>
      <w:bookmarkStart w:id="351" w:name="_Toc108386271"/>
      <w:bookmarkStart w:id="352" w:name="_Toc109065995"/>
      <w:bookmarkStart w:id="353" w:name="_Toc109318848"/>
      <w:r w:rsidRPr="00240F2B">
        <w:t>Gated Recurrent Unit (GRU) Model</w:t>
      </w:r>
      <w:bookmarkEnd w:id="351"/>
      <w:bookmarkEnd w:id="352"/>
      <w:bookmarkEnd w:id="353"/>
      <w:r w:rsidRPr="00240F2B">
        <w:t xml:space="preserve"> </w:t>
      </w:r>
    </w:p>
    <w:p w14:paraId="0C415EEC" w14:textId="3589B79C" w:rsidR="00587E3E" w:rsidRPr="00240F2B" w:rsidRDefault="00587E3E" w:rsidP="00B76D98">
      <w:pPr>
        <w:rPr>
          <w:lang w:eastAsia="en-US"/>
        </w:rPr>
      </w:pPr>
      <w:r w:rsidRPr="00240F2B">
        <w:rPr>
          <w:lang w:eastAsia="en-US"/>
        </w:rPr>
        <w:t xml:space="preserve">A GRU </w:t>
      </w:r>
      <w:r w:rsidR="006F5389">
        <w:rPr>
          <w:lang w:eastAsia="en-US"/>
        </w:rPr>
        <w:t xml:space="preserve">[30] </w:t>
      </w:r>
      <w:r w:rsidRPr="00240F2B">
        <w:rPr>
          <w:lang w:eastAsia="en-US"/>
        </w:rPr>
        <w:t xml:space="preserve">is </w:t>
      </w:r>
      <w:r w:rsidR="00E74922">
        <w:rPr>
          <w:lang w:eastAsia="en-US"/>
        </w:rPr>
        <w:t>shares many similarities with an</w:t>
      </w:r>
      <w:r w:rsidRPr="00240F2B">
        <w:rPr>
          <w:lang w:eastAsia="en-US"/>
        </w:rPr>
        <w:t xml:space="preserve"> LSTM. The </w:t>
      </w:r>
      <w:r w:rsidR="00E74922">
        <w:rPr>
          <w:lang w:eastAsia="en-US"/>
        </w:rPr>
        <w:t>contrast</w:t>
      </w:r>
      <w:r w:rsidRPr="00240F2B">
        <w:rPr>
          <w:lang w:eastAsia="en-US"/>
        </w:rPr>
        <w:t xml:space="preserve"> between both models </w:t>
      </w:r>
      <w:r w:rsidR="00BE71C4" w:rsidRPr="00240F2B">
        <w:rPr>
          <w:lang w:eastAsia="en-US"/>
        </w:rPr>
        <w:t xml:space="preserve">is </w:t>
      </w:r>
      <w:r w:rsidR="00E74922">
        <w:rPr>
          <w:lang w:eastAsia="en-US"/>
        </w:rPr>
        <w:t>this;</w:t>
      </w:r>
      <w:r w:rsidR="00BE71C4" w:rsidRPr="00240F2B">
        <w:rPr>
          <w:lang w:eastAsia="en-US"/>
        </w:rPr>
        <w:t xml:space="preserve"> GRUs tend to have fewer parameters</w:t>
      </w:r>
      <w:r w:rsidR="005769C6" w:rsidRPr="00240F2B">
        <w:rPr>
          <w:lang w:eastAsia="en-US"/>
        </w:rPr>
        <w:t xml:space="preserve"> and </w:t>
      </w:r>
      <w:r w:rsidR="00C3372D" w:rsidRPr="00240F2B">
        <w:rPr>
          <w:lang w:eastAsia="en-US"/>
        </w:rPr>
        <w:t>no</w:t>
      </w:r>
      <w:r w:rsidR="005769C6" w:rsidRPr="00240F2B">
        <w:rPr>
          <w:lang w:eastAsia="en-US"/>
        </w:rPr>
        <w:t xml:space="preserve"> output gate</w:t>
      </w:r>
      <w:r w:rsidR="00BE71C4" w:rsidRPr="00240F2B">
        <w:rPr>
          <w:lang w:eastAsia="en-US"/>
        </w:rPr>
        <w:t xml:space="preserve">. GRUs </w:t>
      </w:r>
      <w:r w:rsidR="00176D8A">
        <w:rPr>
          <w:lang w:eastAsia="en-US"/>
        </w:rPr>
        <w:t xml:space="preserve">also </w:t>
      </w:r>
      <w:r w:rsidR="00BE71C4" w:rsidRPr="00240F2B">
        <w:rPr>
          <w:lang w:eastAsia="en-US"/>
        </w:rPr>
        <w:t>generalise better to smaller datasets, and it is for this reason</w:t>
      </w:r>
      <w:r w:rsidR="00176D8A">
        <w:rPr>
          <w:lang w:eastAsia="en-US"/>
        </w:rPr>
        <w:t xml:space="preserve"> that</w:t>
      </w:r>
      <w:r w:rsidR="00BE71C4" w:rsidRPr="00240F2B">
        <w:rPr>
          <w:lang w:eastAsia="en-US"/>
        </w:rPr>
        <w:t xml:space="preserve"> I have opted to use this model.</w:t>
      </w:r>
    </w:p>
    <w:p w14:paraId="5083BB4C" w14:textId="68B52ED8" w:rsidR="00A44E13" w:rsidRPr="00240F2B" w:rsidRDefault="00A44E13" w:rsidP="00B76D98">
      <w:pPr>
        <w:rPr>
          <w:lang w:eastAsia="en-US"/>
        </w:rPr>
      </w:pPr>
    </w:p>
    <w:p w14:paraId="6F3D1990" w14:textId="46B3A4CA" w:rsidR="00A44E13" w:rsidRDefault="00A44E13" w:rsidP="00B76D98">
      <w:pPr>
        <w:rPr>
          <w:lang w:eastAsia="en-US"/>
        </w:rPr>
      </w:pPr>
      <w:r w:rsidRPr="00240F2B">
        <w:rPr>
          <w:lang w:eastAsia="en-US"/>
        </w:rPr>
        <w:t xml:space="preserve">The setup of the GRU model is identical in layers to the LSTM. </w:t>
      </w:r>
      <w:r w:rsidR="00E74922">
        <w:rPr>
          <w:lang w:eastAsia="en-US"/>
        </w:rPr>
        <w:t>An</w:t>
      </w:r>
      <w:r w:rsidRPr="00240F2B">
        <w:rPr>
          <w:lang w:eastAsia="en-US"/>
        </w:rPr>
        <w:t xml:space="preserve"> input layer (input_1), two hidden GRU layers (gru_1, which is bidirectional, and </w:t>
      </w:r>
      <w:r w:rsidR="00327035" w:rsidRPr="00240F2B">
        <w:rPr>
          <w:lang w:eastAsia="en-US"/>
        </w:rPr>
        <w:t>gru</w:t>
      </w:r>
      <w:r w:rsidRPr="00240F2B">
        <w:rPr>
          <w:lang w:eastAsia="en-US"/>
        </w:rPr>
        <w:t>_2) and a densely connected output layer (dense_1).</w:t>
      </w:r>
      <w:r w:rsidR="006F2BD8">
        <w:rPr>
          <w:lang w:eastAsia="en-US"/>
        </w:rPr>
        <w:t xml:space="preserve"> An example design of </w:t>
      </w:r>
      <w:r w:rsidR="006B6B3A">
        <w:rPr>
          <w:lang w:eastAsia="en-US"/>
        </w:rPr>
        <w:t>the</w:t>
      </w:r>
      <w:r w:rsidR="006F2BD8">
        <w:rPr>
          <w:lang w:eastAsia="en-US"/>
        </w:rPr>
        <w:t xml:space="preserve"> GRU model is</w:t>
      </w:r>
      <w:r w:rsidR="00DC6698">
        <w:rPr>
          <w:lang w:eastAsia="en-US"/>
        </w:rPr>
        <w:t xml:space="preserve"> in </w:t>
      </w:r>
      <w:r w:rsidR="00DC6698" w:rsidRPr="00DC6698">
        <w:rPr>
          <w:i/>
          <w:iCs/>
          <w:lang w:eastAsia="en-US"/>
        </w:rPr>
        <w:t>fig 3.4</w:t>
      </w:r>
      <w:r w:rsidR="00DC6698">
        <w:rPr>
          <w:lang w:eastAsia="en-US"/>
        </w:rPr>
        <w:t>.</w:t>
      </w:r>
    </w:p>
    <w:p w14:paraId="2F01E81E" w14:textId="1790701F" w:rsidR="00DC6698" w:rsidRDefault="00DC6698" w:rsidP="00B76D98">
      <w:pPr>
        <w:rPr>
          <w:lang w:eastAsia="en-US"/>
        </w:rPr>
      </w:pPr>
    </w:p>
    <w:p w14:paraId="1B2A00DF" w14:textId="77777777" w:rsidR="00AD657A" w:rsidRPr="00240F2B" w:rsidRDefault="00AD657A" w:rsidP="00B76D98">
      <w:pPr>
        <w:rPr>
          <w:lang w:eastAsia="en-US"/>
        </w:rPr>
      </w:pPr>
    </w:p>
    <w:p w14:paraId="1E2D0734" w14:textId="586B8FA3" w:rsidR="00327035" w:rsidRPr="00DC6698" w:rsidRDefault="00DC6698" w:rsidP="00B76D98">
      <w:pPr>
        <w:pStyle w:val="Dedication"/>
        <w:rPr>
          <w:lang w:eastAsia="en-US"/>
        </w:rPr>
      </w:pPr>
      <w:r>
        <w:rPr>
          <w:lang w:eastAsia="en-US"/>
        </w:rPr>
        <w:t xml:space="preserve">fig 3.4: </w:t>
      </w:r>
      <w:r w:rsidR="0032369C">
        <w:rPr>
          <w:lang w:eastAsia="en-US"/>
        </w:rPr>
        <w:t>S</w:t>
      </w:r>
      <w:r>
        <w:rPr>
          <w:lang w:eastAsia="en-US"/>
        </w:rPr>
        <w:t>imple GRU model</w:t>
      </w:r>
      <w:r w:rsidR="0032369C">
        <w:rPr>
          <w:lang w:eastAsia="en-US"/>
        </w:rPr>
        <w:t xml:space="preserve"> design</w:t>
      </w:r>
      <w:r w:rsidR="00FD3900">
        <w:rPr>
          <w:lang w:eastAsia="en-US"/>
        </w:rPr>
        <w:t xml:space="preserve"> [</w:t>
      </w:r>
      <w:r w:rsidR="006F5389">
        <w:rPr>
          <w:lang w:eastAsia="en-US"/>
        </w:rPr>
        <w:t>29</w:t>
      </w:r>
      <w:r w:rsidR="00FD3900">
        <w:rPr>
          <w:lang w:eastAsia="en-US"/>
        </w:rPr>
        <w:t>]</w:t>
      </w:r>
    </w:p>
    <w:p w14:paraId="09925081" w14:textId="5F3088F6" w:rsidR="00DC6698" w:rsidRDefault="00DC6698">
      <w:pPr>
        <w:rPr>
          <w:lang w:eastAsia="en-US"/>
        </w:rPr>
        <w:pPrChange w:id="354" w:author="Olubusayo Akeredolu" w:date="2022-07-30T16:55:00Z">
          <w:pPr>
            <w:ind w:left="720"/>
          </w:pPr>
        </w:pPrChange>
      </w:pPr>
      <w:r>
        <w:rPr>
          <w:noProof/>
          <w:lang w:eastAsia="en-US"/>
        </w:rPr>
        <w:drawing>
          <wp:inline distT="0" distB="0" distL="0" distR="0" wp14:anchorId="64032247" wp14:editId="4EE74E3F">
            <wp:extent cx="4373217" cy="218660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7412" cy="2198707"/>
                    </a:xfrm>
                    <a:prstGeom prst="rect">
                      <a:avLst/>
                    </a:prstGeom>
                  </pic:spPr>
                </pic:pic>
              </a:graphicData>
            </a:graphic>
          </wp:inline>
        </w:drawing>
      </w:r>
    </w:p>
    <w:p w14:paraId="67274AFB" w14:textId="1E54C5B7" w:rsidR="00AD657A" w:rsidRDefault="00AD657A" w:rsidP="00B76D98">
      <w:pPr>
        <w:rPr>
          <w:lang w:val="en-US" w:eastAsia="en-US"/>
        </w:rPr>
      </w:pPr>
      <w:bookmarkStart w:id="355" w:name="_Toc108386272"/>
    </w:p>
    <w:p w14:paraId="3531B35B" w14:textId="59C73B61" w:rsidR="00AD657A" w:rsidRDefault="00AD657A" w:rsidP="00B76D98">
      <w:pPr>
        <w:rPr>
          <w:lang w:val="en-US" w:eastAsia="en-US"/>
        </w:rPr>
      </w:pPr>
    </w:p>
    <w:p w14:paraId="4B3DEEA0" w14:textId="1991533F" w:rsidR="004712FB" w:rsidRDefault="004712FB" w:rsidP="00B76D98">
      <w:pPr>
        <w:rPr>
          <w:lang w:val="en-US" w:eastAsia="en-US"/>
        </w:rPr>
      </w:pPr>
    </w:p>
    <w:p w14:paraId="7733649C" w14:textId="0E2DD09F" w:rsidR="004712FB" w:rsidRDefault="004712FB" w:rsidP="00B76D98">
      <w:pPr>
        <w:rPr>
          <w:lang w:val="en-US" w:eastAsia="en-US"/>
        </w:rPr>
      </w:pPr>
    </w:p>
    <w:p w14:paraId="0EA92DDF" w14:textId="5F60F176" w:rsidR="004712FB" w:rsidRDefault="004712FB" w:rsidP="00B76D98">
      <w:pPr>
        <w:rPr>
          <w:lang w:val="en-US" w:eastAsia="en-US"/>
        </w:rPr>
      </w:pPr>
    </w:p>
    <w:p w14:paraId="251C1230" w14:textId="77777777" w:rsidR="004712FB" w:rsidRPr="00AD657A" w:rsidRDefault="004712FB" w:rsidP="00B76D98">
      <w:pPr>
        <w:rPr>
          <w:lang w:val="en-US" w:eastAsia="en-US"/>
        </w:rPr>
      </w:pPr>
    </w:p>
    <w:p w14:paraId="30918DB1" w14:textId="311A2E06" w:rsidR="00327035" w:rsidRPr="00240F2B" w:rsidRDefault="00327035" w:rsidP="0084164B">
      <w:pPr>
        <w:pStyle w:val="Titre5"/>
      </w:pPr>
      <w:bookmarkStart w:id="356" w:name="_Toc109065996"/>
      <w:bookmarkStart w:id="357" w:name="_Toc109318849"/>
      <w:r w:rsidRPr="00240F2B">
        <w:lastRenderedPageBreak/>
        <w:t>Simple Recurrent Neural Network (SRNN) Model</w:t>
      </w:r>
      <w:bookmarkEnd w:id="355"/>
      <w:bookmarkEnd w:id="356"/>
      <w:bookmarkEnd w:id="357"/>
    </w:p>
    <w:p w14:paraId="5AF59F48" w14:textId="311BECFB" w:rsidR="00327035" w:rsidRDefault="00327035" w:rsidP="00B76D98">
      <w:pPr>
        <w:rPr>
          <w:lang w:eastAsia="en-US"/>
        </w:rPr>
      </w:pPr>
      <w:r w:rsidRPr="00240F2B">
        <w:rPr>
          <w:lang w:eastAsia="en-US"/>
        </w:rPr>
        <w:t>I have built the SRNN model because it is the original iteration of the RNN and the simplest of the available RNN model architectures. This model is also identical in structure to the GRU and the LSTM. The input layer (input_1), two hidden SimpleRNN [</w:t>
      </w:r>
      <w:r w:rsidR="00433B02">
        <w:rPr>
          <w:lang w:eastAsia="en-US"/>
        </w:rPr>
        <w:t>31</w:t>
      </w:r>
      <w:r w:rsidRPr="00240F2B">
        <w:rPr>
          <w:lang w:eastAsia="en-US"/>
        </w:rPr>
        <w:t>] layers (simplernn_1, which is bidirectional, and simplernn_2) and a densely connected output layer (dense_1).</w:t>
      </w:r>
      <w:r w:rsidR="00517BB7">
        <w:rPr>
          <w:lang w:eastAsia="en-US"/>
        </w:rPr>
        <w:t xml:space="preserve"> A simple RNN architecture is demonstrated in </w:t>
      </w:r>
      <w:r w:rsidR="00517BB7" w:rsidRPr="00517BB7">
        <w:rPr>
          <w:i/>
          <w:iCs/>
          <w:lang w:eastAsia="en-US"/>
        </w:rPr>
        <w:t>fig 3.5</w:t>
      </w:r>
      <w:r w:rsidR="00517BB7">
        <w:rPr>
          <w:lang w:eastAsia="en-US"/>
        </w:rPr>
        <w:t xml:space="preserve">. </w:t>
      </w:r>
    </w:p>
    <w:p w14:paraId="66B16A75" w14:textId="1B145913" w:rsidR="00DC6698" w:rsidRDefault="00DC6698" w:rsidP="00B76D98">
      <w:pPr>
        <w:rPr>
          <w:lang w:eastAsia="en-US"/>
        </w:rPr>
      </w:pPr>
    </w:p>
    <w:p w14:paraId="76A9EA4B" w14:textId="0F499B59" w:rsidR="00FD3900" w:rsidRPr="007A644A" w:rsidRDefault="007A644A" w:rsidP="00B76D98">
      <w:pPr>
        <w:pStyle w:val="Dedication"/>
        <w:rPr>
          <w:lang w:eastAsia="en-US"/>
        </w:rPr>
      </w:pPr>
      <w:r>
        <w:rPr>
          <w:lang w:eastAsia="en-US"/>
        </w:rPr>
        <w:t>fig 3.5: Simple RNN architecture [</w:t>
      </w:r>
      <w:r w:rsidR="00433B02">
        <w:rPr>
          <w:lang w:eastAsia="en-US"/>
        </w:rPr>
        <w:t>32</w:t>
      </w:r>
      <w:r>
        <w:rPr>
          <w:lang w:eastAsia="en-US"/>
        </w:rPr>
        <w:t>]</w:t>
      </w:r>
    </w:p>
    <w:p w14:paraId="6447258F" w14:textId="2A918C2E" w:rsidR="004712FB" w:rsidRDefault="00517BB7">
      <w:pPr>
        <w:rPr>
          <w:lang w:eastAsia="en-US"/>
        </w:rPr>
        <w:pPrChange w:id="358" w:author="Olubusayo Akeredolu" w:date="2022-07-30T16:55:00Z">
          <w:pPr>
            <w:ind w:left="1440"/>
          </w:pPr>
        </w:pPrChange>
      </w:pPr>
      <w:r>
        <w:rPr>
          <w:noProof/>
          <w:lang w:eastAsia="en-US"/>
        </w:rPr>
        <w:drawing>
          <wp:inline distT="0" distB="0" distL="0" distR="0" wp14:anchorId="23A2CF6C" wp14:editId="313F9B08">
            <wp:extent cx="3490623" cy="2867297"/>
            <wp:effectExtent l="0" t="0" r="1905"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a:extLst>
                        <a:ext uri="{28A0092B-C50C-407E-A947-70E740481C1C}">
                          <a14:useLocalDpi xmlns:a14="http://schemas.microsoft.com/office/drawing/2010/main" val="0"/>
                        </a:ext>
                      </a:extLst>
                    </a:blip>
                    <a:stretch>
                      <a:fillRect/>
                    </a:stretch>
                  </pic:blipFill>
                  <pic:spPr>
                    <a:xfrm>
                      <a:off x="0" y="0"/>
                      <a:ext cx="3503838" cy="2878152"/>
                    </a:xfrm>
                    <a:prstGeom prst="rect">
                      <a:avLst/>
                    </a:prstGeom>
                  </pic:spPr>
                </pic:pic>
              </a:graphicData>
            </a:graphic>
          </wp:inline>
        </w:drawing>
      </w:r>
      <w:bookmarkStart w:id="359" w:name="_Toc109065997"/>
      <w:bookmarkStart w:id="360" w:name="_Toc108386273"/>
    </w:p>
    <w:p w14:paraId="2CBB99E1" w14:textId="340B060F" w:rsidR="004712FB" w:rsidRDefault="004712FB">
      <w:pPr>
        <w:rPr>
          <w:lang w:eastAsia="en-US"/>
        </w:rPr>
        <w:pPrChange w:id="361" w:author="Olubusayo Akeredolu" w:date="2022-07-30T16:55:00Z">
          <w:pPr>
            <w:ind w:left="1440"/>
          </w:pPr>
        </w:pPrChange>
      </w:pPr>
    </w:p>
    <w:p w14:paraId="25F44591" w14:textId="1F9010DF" w:rsidR="004712FB" w:rsidRDefault="004712FB">
      <w:pPr>
        <w:rPr>
          <w:lang w:eastAsia="en-US"/>
        </w:rPr>
        <w:pPrChange w:id="362" w:author="Olubusayo Akeredolu" w:date="2022-07-30T16:55:00Z">
          <w:pPr>
            <w:ind w:left="1440"/>
          </w:pPr>
        </w:pPrChange>
      </w:pPr>
    </w:p>
    <w:p w14:paraId="74E3F2C1" w14:textId="77777777" w:rsidR="004712FB" w:rsidRPr="004712FB" w:rsidRDefault="004712FB">
      <w:pPr>
        <w:rPr>
          <w:lang w:eastAsia="en-US"/>
        </w:rPr>
        <w:pPrChange w:id="363" w:author="Olubusayo Akeredolu" w:date="2022-07-30T16:55:00Z">
          <w:pPr>
            <w:ind w:left="1440"/>
          </w:pPr>
        </w:pPrChange>
      </w:pPr>
    </w:p>
    <w:p w14:paraId="09F2755D" w14:textId="10D5ACA8" w:rsidR="00AC0FD2" w:rsidRDefault="00AC0FD2" w:rsidP="0084164B">
      <w:pPr>
        <w:pStyle w:val="Titre3"/>
      </w:pPr>
      <w:bookmarkStart w:id="364" w:name="_Toc109318850"/>
      <w:r>
        <w:t>Non</w:t>
      </w:r>
      <w:r w:rsidR="00B87B04">
        <w:t>-</w:t>
      </w:r>
      <w:r>
        <w:t>Deep learning Models</w:t>
      </w:r>
      <w:bookmarkEnd w:id="359"/>
      <w:bookmarkEnd w:id="364"/>
    </w:p>
    <w:p w14:paraId="79618A3A" w14:textId="1960473E" w:rsidR="00B24CEB" w:rsidRPr="00240F2B" w:rsidRDefault="00566654" w:rsidP="0084164B">
      <w:pPr>
        <w:pStyle w:val="Titre4"/>
      </w:pPr>
      <w:bookmarkStart w:id="365" w:name="_Toc109065998"/>
      <w:bookmarkStart w:id="366" w:name="_Toc109318851"/>
      <w:r w:rsidRPr="00240F2B">
        <w:t xml:space="preserve">Naïve </w:t>
      </w:r>
      <w:r w:rsidR="003227E2" w:rsidRPr="00240F2B">
        <w:t>Bayes</w:t>
      </w:r>
      <w:r w:rsidR="00CA2D1E" w:rsidRPr="00240F2B">
        <w:t xml:space="preserve"> Classifier</w:t>
      </w:r>
      <w:r w:rsidR="00B24CEB" w:rsidRPr="00240F2B">
        <w:t>s</w:t>
      </w:r>
      <w:bookmarkEnd w:id="360"/>
      <w:bookmarkEnd w:id="365"/>
      <w:bookmarkEnd w:id="366"/>
    </w:p>
    <w:p w14:paraId="4C43417E" w14:textId="6D57BACD" w:rsidR="00924226" w:rsidRDefault="00B24CEB" w:rsidP="00B76D98">
      <w:pPr>
        <w:rPr>
          <w:lang w:eastAsia="en-US"/>
        </w:rPr>
      </w:pPr>
      <w:r w:rsidRPr="00240F2B">
        <w:rPr>
          <w:lang w:eastAsia="en-US"/>
        </w:rPr>
        <w:t xml:space="preserve">The </w:t>
      </w:r>
      <w:r w:rsidR="00173F22">
        <w:rPr>
          <w:lang w:eastAsia="en-US"/>
        </w:rPr>
        <w:t>NB model</w:t>
      </w:r>
      <w:r w:rsidRPr="00240F2B">
        <w:rPr>
          <w:lang w:eastAsia="en-US"/>
        </w:rPr>
        <w:t xml:space="preserve"> is simple classifier that carries out classification based on Bayes’ theorem [</w:t>
      </w:r>
      <w:r w:rsidR="004712FB">
        <w:rPr>
          <w:lang w:eastAsia="en-US"/>
        </w:rPr>
        <w:t>33</w:t>
      </w:r>
      <w:r w:rsidRPr="00240F2B">
        <w:rPr>
          <w:lang w:eastAsia="en-US"/>
        </w:rPr>
        <w:t xml:space="preserve">]. It is based on probabilities. </w:t>
      </w:r>
    </w:p>
    <w:p w14:paraId="34DEB230" w14:textId="77777777" w:rsidR="00924226" w:rsidRDefault="00924226" w:rsidP="00B76D98">
      <w:pPr>
        <w:rPr>
          <w:lang w:eastAsia="en-US"/>
        </w:rPr>
      </w:pPr>
    </w:p>
    <w:p w14:paraId="69CCCF1D" w14:textId="197D194B" w:rsidR="00160986" w:rsidRDefault="00B24CEB" w:rsidP="00B76D98">
      <w:r w:rsidRPr="00240F2B">
        <w:rPr>
          <w:lang w:eastAsia="en-US"/>
        </w:rPr>
        <w:t>NB classifiers assume independence of variables</w:t>
      </w:r>
      <w:ins w:id="367" w:author="fikayo akeredolu" w:date="2022-07-21T20:50:00Z">
        <w:r w:rsidR="00846C86">
          <w:rPr>
            <w:lang w:eastAsia="en-US"/>
          </w:rPr>
          <w:t>,</w:t>
        </w:r>
      </w:ins>
      <w:r w:rsidRPr="00240F2B">
        <w:rPr>
          <w:lang w:eastAsia="en-US"/>
        </w:rPr>
        <w:t xml:space="preserve"> i.e., each value is independent of all the others. </w:t>
      </w:r>
      <w:r w:rsidR="00924226">
        <w:rPr>
          <w:lang w:eastAsia="en-US"/>
        </w:rPr>
        <w:t xml:space="preserve">They </w:t>
      </w:r>
      <w:r w:rsidRPr="00240F2B">
        <w:rPr>
          <w:lang w:eastAsia="en-US"/>
        </w:rPr>
        <w:t>tend to be outperformed by most other models, but I have included this classifier because NB classifiers scale well to real-world problems [</w:t>
      </w:r>
      <w:r w:rsidR="00F0507A">
        <w:rPr>
          <w:lang w:eastAsia="en-US"/>
        </w:rPr>
        <w:t>33</w:t>
      </w:r>
      <w:r w:rsidRPr="00240F2B">
        <w:rPr>
          <w:lang w:eastAsia="en-US"/>
        </w:rPr>
        <w:t>]</w:t>
      </w:r>
      <w:r w:rsidR="00114EBF" w:rsidRPr="00240F2B">
        <w:rPr>
          <w:lang w:eastAsia="en-US"/>
        </w:rPr>
        <w:t xml:space="preserve"> and are commonly used in NLP for spa</w:t>
      </w:r>
      <w:r w:rsidR="00E50562">
        <w:rPr>
          <w:lang w:eastAsia="en-US"/>
        </w:rPr>
        <w:t>m</w:t>
      </w:r>
      <w:r w:rsidR="00114EBF" w:rsidRPr="00240F2B">
        <w:rPr>
          <w:lang w:eastAsia="en-US"/>
        </w:rPr>
        <w:t xml:space="preserve"> detection [</w:t>
      </w:r>
      <w:r w:rsidR="009027F2">
        <w:rPr>
          <w:lang w:eastAsia="en-US"/>
        </w:rPr>
        <w:t>33</w:t>
      </w:r>
      <w:r w:rsidR="00114EBF" w:rsidRPr="00240F2B">
        <w:rPr>
          <w:lang w:eastAsia="en-US"/>
        </w:rPr>
        <w:t>]</w:t>
      </w:r>
      <w:r w:rsidRPr="00240F2B">
        <w:rPr>
          <w:lang w:eastAsia="en-US"/>
        </w:rPr>
        <w:t xml:space="preserve">. </w:t>
      </w:r>
      <w:r w:rsidR="00114EBF" w:rsidRPr="00240F2B">
        <w:rPr>
          <w:lang w:eastAsia="en-US"/>
        </w:rPr>
        <w:t xml:space="preserve">I have built </w:t>
      </w:r>
      <w:r w:rsidR="00677BC2">
        <w:rPr>
          <w:lang w:eastAsia="en-US"/>
        </w:rPr>
        <w:t xml:space="preserve">a </w:t>
      </w:r>
      <w:r w:rsidR="00114EBF" w:rsidRPr="00677BC2">
        <w:rPr>
          <w:lang w:eastAsia="en-US"/>
        </w:rPr>
        <w:t>Gaussian NB Classifier</w:t>
      </w:r>
      <w:r w:rsidR="006F1A6F">
        <w:rPr>
          <w:lang w:eastAsia="en-US"/>
        </w:rPr>
        <w:t xml:space="preserve"> (</w:t>
      </w:r>
      <w:r w:rsidR="00A34EEB">
        <w:rPr>
          <w:lang w:eastAsia="en-US"/>
        </w:rPr>
        <w:t>one that</w:t>
      </w:r>
      <w:r w:rsidR="006F1A6F">
        <w:rPr>
          <w:lang w:eastAsia="en-US"/>
        </w:rPr>
        <w:t xml:space="preserve"> assumes the data is normally distributed)</w:t>
      </w:r>
      <w:r w:rsidR="00A35CFA">
        <w:rPr>
          <w:lang w:eastAsia="en-US"/>
        </w:rPr>
        <w:t>.</w:t>
      </w:r>
      <w:r w:rsidR="00677BC2">
        <w:rPr>
          <w:lang w:eastAsia="en-US"/>
        </w:rPr>
        <w:t xml:space="preserve"> </w:t>
      </w:r>
      <w:r w:rsidRPr="00240F2B">
        <w:t>Th</w:t>
      </w:r>
      <w:r w:rsidR="00DE6C4F">
        <w:t>is</w:t>
      </w:r>
      <w:r w:rsidRPr="00240F2B">
        <w:t xml:space="preserve"> classifier</w:t>
      </w:r>
      <w:r w:rsidR="00DE6C4F">
        <w:t xml:space="preserve"> has</w:t>
      </w:r>
      <w:r w:rsidRPr="00240F2B">
        <w:t xml:space="preserve"> been built using </w:t>
      </w:r>
      <w:r w:rsidR="00114EBF" w:rsidRPr="00240F2B">
        <w:t xml:space="preserve">only </w:t>
      </w:r>
      <w:r w:rsidRPr="00240F2B">
        <w:t>Python</w:t>
      </w:r>
      <w:r w:rsidR="00080266">
        <w:t xml:space="preserve"> 3.10</w:t>
      </w:r>
      <w:r w:rsidRPr="00240F2B">
        <w:t xml:space="preserve"> and </w:t>
      </w:r>
      <w:r w:rsidR="00DE6C4F">
        <w:t>is</w:t>
      </w:r>
      <w:r w:rsidR="00114EBF" w:rsidRPr="00240F2B">
        <w:t xml:space="preserve"> </w:t>
      </w:r>
      <w:r w:rsidRPr="00240F2B">
        <w:t xml:space="preserve">tested using </w:t>
      </w:r>
      <w:ins w:id="368" w:author="fikayo akeredolu" w:date="2022-07-21T20:50:00Z">
        <w:r w:rsidR="00846C86">
          <w:t>cross-validation</w:t>
        </w:r>
      </w:ins>
      <w:del w:id="369" w:author="fikayo akeredolu" w:date="2022-07-21T20:50:00Z">
        <w:r w:rsidRPr="00240F2B" w:rsidDel="00846C86">
          <w:delText>cross validation</w:delText>
        </w:r>
      </w:del>
      <w:r w:rsidRPr="00240F2B">
        <w:t xml:space="preserve"> [</w:t>
      </w:r>
      <w:r w:rsidR="000537EA">
        <w:t>34</w:t>
      </w:r>
      <w:r w:rsidRPr="00240F2B">
        <w:t xml:space="preserve">]. </w:t>
      </w:r>
      <w:r w:rsidR="00866828">
        <w:t xml:space="preserve">The Naïve Bayes </w:t>
      </w:r>
      <w:r w:rsidR="000A3A10">
        <w:t>probability calculation is shown in fig 3.</w:t>
      </w:r>
      <w:r w:rsidR="00C67675">
        <w:t>6</w:t>
      </w:r>
      <w:r w:rsidR="000A3A10">
        <w:t>.</w:t>
      </w:r>
    </w:p>
    <w:p w14:paraId="3E4519BA" w14:textId="44252F33" w:rsidR="00C67675" w:rsidRDefault="00C67675" w:rsidP="00B76D98"/>
    <w:p w14:paraId="61909663" w14:textId="02E62C29" w:rsidR="00AD657A" w:rsidRDefault="00AD657A" w:rsidP="00B76D98"/>
    <w:p w14:paraId="5338CC5A" w14:textId="45048006" w:rsidR="00AD657A" w:rsidRDefault="00AD657A" w:rsidP="00B76D98"/>
    <w:p w14:paraId="58B0432A" w14:textId="7D0D8C0E" w:rsidR="00AD657A" w:rsidRDefault="00AD657A" w:rsidP="00B76D98"/>
    <w:p w14:paraId="0BC2E136" w14:textId="45DB569B" w:rsidR="00AD657A" w:rsidRDefault="00AD657A" w:rsidP="00B76D98"/>
    <w:p w14:paraId="0A965021" w14:textId="77777777" w:rsidR="004712FB" w:rsidRDefault="004712FB" w:rsidP="00B76D98"/>
    <w:p w14:paraId="0380CB27" w14:textId="77777777" w:rsidR="00AD657A" w:rsidRDefault="00AD657A" w:rsidP="00B76D98"/>
    <w:p w14:paraId="1910000A" w14:textId="2B4C6B81" w:rsidR="00BE4D69" w:rsidRDefault="00F67A71" w:rsidP="00B76D98">
      <w:pPr>
        <w:pStyle w:val="Dedication"/>
      </w:pPr>
      <w:r>
        <w:t>f</w:t>
      </w:r>
      <w:r w:rsidR="00BE4D69">
        <w:t>ig 3.</w:t>
      </w:r>
      <w:r w:rsidR="00C67675">
        <w:t>6</w:t>
      </w:r>
      <w:r w:rsidR="00BE4D69">
        <w:t>: Naïve Bayes probability model</w:t>
      </w:r>
    </w:p>
    <w:p w14:paraId="4F35F889" w14:textId="77777777" w:rsidR="007A7DA3" w:rsidRPr="002E4285" w:rsidRDefault="007A7DA3" w:rsidP="00B76D98"/>
    <w:p w14:paraId="6E3256A0" w14:textId="30AEFC7A" w:rsidR="002E4285" w:rsidRPr="002E4285" w:rsidRDefault="008B55F7">
      <w:pPr>
        <w:pPrChange w:id="370" w:author="Olubusayo Akeredolu" w:date="2022-07-30T16:55:00Z">
          <w:pPr>
            <w:ind w:left="1440"/>
          </w:pPr>
        </w:pPrChange>
      </w:pPr>
      <w:r w:rsidRPr="008B55F7">
        <w:rPr>
          <w:noProof/>
        </w:rPr>
        <w:drawing>
          <wp:inline distT="0" distB="0" distL="0" distR="0" wp14:anchorId="4418A6BE" wp14:editId="22912296">
            <wp:extent cx="3454400" cy="970059"/>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8"/>
                    <a:stretch>
                      <a:fillRect/>
                    </a:stretch>
                  </pic:blipFill>
                  <pic:spPr>
                    <a:xfrm>
                      <a:off x="0" y="0"/>
                      <a:ext cx="3464307" cy="972841"/>
                    </a:xfrm>
                    <a:prstGeom prst="rect">
                      <a:avLst/>
                    </a:prstGeom>
                  </pic:spPr>
                </pic:pic>
              </a:graphicData>
            </a:graphic>
          </wp:inline>
        </w:drawing>
      </w:r>
    </w:p>
    <w:p w14:paraId="7C5B85E2" w14:textId="34E89AB3" w:rsidR="00866828" w:rsidRDefault="00866828" w:rsidP="00B76D98"/>
    <w:p w14:paraId="2FB18136" w14:textId="77777777" w:rsidR="00866828" w:rsidRPr="00240F2B" w:rsidRDefault="00866828" w:rsidP="00B76D98">
      <w:pPr>
        <w:rPr>
          <w:lang w:eastAsia="en-US"/>
        </w:rPr>
      </w:pPr>
    </w:p>
    <w:p w14:paraId="33516F28" w14:textId="4EF4822B" w:rsidR="00CF2751" w:rsidRPr="00240F2B" w:rsidRDefault="00CA2D1E" w:rsidP="0084164B">
      <w:pPr>
        <w:pStyle w:val="Titre4"/>
      </w:pPr>
      <w:bookmarkStart w:id="371" w:name="_Toc108386274"/>
      <w:bookmarkStart w:id="372" w:name="_Toc109065999"/>
      <w:bookmarkStart w:id="373" w:name="_Toc109318852"/>
      <w:r w:rsidRPr="00240F2B">
        <w:t xml:space="preserve">Random Forest, </w:t>
      </w:r>
      <w:r w:rsidR="00D670A0" w:rsidRPr="00240F2B">
        <w:t xml:space="preserve">Stochastic Gradient Descent, and </w:t>
      </w:r>
      <w:r w:rsidR="009971A7" w:rsidRPr="00240F2B">
        <w:t>Support Vector Machine Classifiers</w:t>
      </w:r>
      <w:bookmarkEnd w:id="371"/>
      <w:bookmarkEnd w:id="372"/>
      <w:bookmarkEnd w:id="373"/>
    </w:p>
    <w:p w14:paraId="46B06B57" w14:textId="5A333741" w:rsidR="009971A7" w:rsidRDefault="002A3A09" w:rsidP="00B76D98">
      <w:pPr>
        <w:rPr>
          <w:lang w:eastAsia="en-US"/>
        </w:rPr>
      </w:pPr>
      <w:r w:rsidRPr="00240F2B">
        <w:rPr>
          <w:lang w:eastAsia="en-US"/>
        </w:rPr>
        <w:t>These</w:t>
      </w:r>
      <w:r w:rsidR="00E800B1" w:rsidRPr="00240F2B">
        <w:rPr>
          <w:lang w:eastAsia="en-US"/>
        </w:rPr>
        <w:t xml:space="preserve"> three models have been built using </w:t>
      </w:r>
      <w:r w:rsidRPr="00240F2B">
        <w:rPr>
          <w:lang w:eastAsia="en-US"/>
        </w:rPr>
        <w:t xml:space="preserve">Python </w:t>
      </w:r>
      <w:r w:rsidR="00F447A6">
        <w:rPr>
          <w:lang w:eastAsia="en-US"/>
        </w:rPr>
        <w:t xml:space="preserve">3.10 </w:t>
      </w:r>
      <w:r w:rsidRPr="00240F2B">
        <w:rPr>
          <w:lang w:eastAsia="en-US"/>
        </w:rPr>
        <w:t xml:space="preserve">and </w:t>
      </w:r>
      <w:r w:rsidR="00E800B1" w:rsidRPr="00240F2B">
        <w:rPr>
          <w:lang w:eastAsia="en-US"/>
        </w:rPr>
        <w:t xml:space="preserve">Scikit Learn code. I have chosen to add these models because </w:t>
      </w:r>
      <w:r w:rsidR="006131B6" w:rsidRPr="00240F2B">
        <w:rPr>
          <w:lang w:eastAsia="en-US"/>
        </w:rPr>
        <w:t xml:space="preserve">I </w:t>
      </w:r>
      <w:ins w:id="374" w:author="fikayo akeredolu" w:date="2022-07-21T20:50:00Z">
        <w:r w:rsidR="00846C86">
          <w:rPr>
            <w:lang w:eastAsia="en-US"/>
          </w:rPr>
          <w:t>want</w:t>
        </w:r>
      </w:ins>
      <w:del w:id="375" w:author="fikayo akeredolu" w:date="2022-07-21T20:50:00Z">
        <w:r w:rsidR="006131B6" w:rsidRPr="00240F2B" w:rsidDel="00846C86">
          <w:rPr>
            <w:lang w:eastAsia="en-US"/>
          </w:rPr>
          <w:delText>am looking</w:delText>
        </w:r>
      </w:del>
      <w:r w:rsidR="006131B6" w:rsidRPr="00240F2B">
        <w:rPr>
          <w:lang w:eastAsia="en-US"/>
        </w:rPr>
        <w:t xml:space="preserve"> to explore as many </w:t>
      </w:r>
      <w:ins w:id="376" w:author="fikayo akeredolu" w:date="2022-07-21T20:50:00Z">
        <w:r w:rsidR="00846C86">
          <w:rPr>
            <w:lang w:eastAsia="en-US"/>
          </w:rPr>
          <w:t xml:space="preserve">possible </w:t>
        </w:r>
        <w:proofErr w:type="gramStart"/>
        <w:r w:rsidR="00846C86">
          <w:rPr>
            <w:lang w:eastAsia="en-US"/>
          </w:rPr>
          <w:t>options</w:t>
        </w:r>
        <w:proofErr w:type="gramEnd"/>
        <w:r w:rsidR="00846C86">
          <w:rPr>
            <w:lang w:eastAsia="en-US"/>
          </w:rPr>
          <w:t xml:space="preserve"> for carrying out source code classification tasks</w:t>
        </w:r>
      </w:ins>
      <w:del w:id="377" w:author="fikayo akeredolu" w:date="2022-07-21T20:50:00Z">
        <w:r w:rsidR="006131B6" w:rsidRPr="00240F2B" w:rsidDel="00846C86">
          <w:rPr>
            <w:lang w:eastAsia="en-US"/>
          </w:rPr>
          <w:delText>options as possible for carrying out classification</w:delText>
        </w:r>
        <w:r w:rsidR="007A0C22" w:rsidDel="00846C86">
          <w:rPr>
            <w:lang w:eastAsia="en-US"/>
          </w:rPr>
          <w:delText xml:space="preserve"> tasks on source code</w:delText>
        </w:r>
      </w:del>
      <w:r w:rsidR="006131B6" w:rsidRPr="00240F2B">
        <w:rPr>
          <w:lang w:eastAsia="en-US"/>
        </w:rPr>
        <w:t>.</w:t>
      </w:r>
      <w:r w:rsidRPr="00240F2B">
        <w:rPr>
          <w:lang w:eastAsia="en-US"/>
        </w:rPr>
        <w:t xml:space="preserve"> </w:t>
      </w:r>
      <w:r w:rsidR="0050399C">
        <w:rPr>
          <w:lang w:eastAsia="en-US"/>
        </w:rPr>
        <w:t xml:space="preserve">The architectures of these models are pictured in </w:t>
      </w:r>
      <w:r w:rsidR="00E5446D">
        <w:rPr>
          <w:lang w:eastAsia="en-US"/>
        </w:rPr>
        <w:t xml:space="preserve">figures </w:t>
      </w:r>
      <w:r w:rsidR="00E5446D" w:rsidRPr="00E5446D">
        <w:rPr>
          <w:i/>
          <w:iCs/>
          <w:lang w:eastAsia="en-US"/>
        </w:rPr>
        <w:t>3.7</w:t>
      </w:r>
      <w:r w:rsidR="00E5446D">
        <w:rPr>
          <w:lang w:eastAsia="en-US"/>
        </w:rPr>
        <w:t xml:space="preserve">, </w:t>
      </w:r>
      <w:r w:rsidR="00E5446D" w:rsidRPr="00E5446D">
        <w:rPr>
          <w:i/>
          <w:iCs/>
          <w:lang w:eastAsia="en-US"/>
        </w:rPr>
        <w:t>3.8</w:t>
      </w:r>
      <w:r w:rsidR="00E5446D">
        <w:rPr>
          <w:lang w:eastAsia="en-US"/>
        </w:rPr>
        <w:t xml:space="preserve"> and </w:t>
      </w:r>
      <w:r w:rsidR="00E5446D" w:rsidRPr="00E5446D">
        <w:rPr>
          <w:i/>
          <w:iCs/>
          <w:lang w:eastAsia="en-US"/>
        </w:rPr>
        <w:t>3.9</w:t>
      </w:r>
      <w:ins w:id="378" w:author="Olubusayo Akeredolu" w:date="2022-07-30T17:03:00Z">
        <w:r w:rsidR="00CC0069">
          <w:rPr>
            <w:i/>
            <w:iCs/>
            <w:lang w:eastAsia="en-US"/>
          </w:rPr>
          <w:t xml:space="preserve"> </w:t>
        </w:r>
      </w:ins>
      <w:del w:id="379" w:author="Olubusayo Akeredolu" w:date="2022-07-30T17:03:00Z">
        <w:r w:rsidR="00E5446D" w:rsidDel="00CC0069">
          <w:rPr>
            <w:lang w:eastAsia="en-US"/>
          </w:rPr>
          <w:delText>.</w:delText>
        </w:r>
      </w:del>
      <w:ins w:id="380" w:author="Olubusayo Akeredolu" w:date="2022-07-30T17:03:00Z">
        <w:r w:rsidR="00CC0069">
          <w:rPr>
            <w:lang w:eastAsia="en-US"/>
          </w:rPr>
          <w:t>respectively.</w:t>
        </w:r>
      </w:ins>
      <w:r w:rsidR="00E5446D">
        <w:rPr>
          <w:lang w:eastAsia="en-US"/>
        </w:rPr>
        <w:t xml:space="preserve"> </w:t>
      </w:r>
    </w:p>
    <w:p w14:paraId="76F82862" w14:textId="29323AE1" w:rsidR="0050399C" w:rsidRDefault="0050399C" w:rsidP="00B76D98">
      <w:pPr>
        <w:rPr>
          <w:lang w:eastAsia="en-US"/>
        </w:rPr>
      </w:pPr>
    </w:p>
    <w:p w14:paraId="07098636" w14:textId="1DB933D9" w:rsidR="0050399C" w:rsidRPr="0050399C" w:rsidRDefault="00846C86" w:rsidP="00B76D98">
      <w:pPr>
        <w:pStyle w:val="Dedication"/>
        <w:rPr>
          <w:lang w:eastAsia="en-US"/>
        </w:rPr>
      </w:pPr>
      <w:ins w:id="381" w:author="fikayo akeredolu" w:date="2022-07-21T20:50:00Z">
        <w:r>
          <w:rPr>
            <w:lang w:eastAsia="en-US"/>
          </w:rPr>
          <w:t>Fig</w:t>
        </w:r>
      </w:ins>
      <w:del w:id="382" w:author="fikayo akeredolu" w:date="2022-07-21T20:50:00Z">
        <w:r w:rsidR="0050399C" w:rsidDel="00846C86">
          <w:rPr>
            <w:lang w:eastAsia="en-US"/>
          </w:rPr>
          <w:delText>fig</w:delText>
        </w:r>
      </w:del>
      <w:r w:rsidR="0050399C">
        <w:rPr>
          <w:lang w:eastAsia="en-US"/>
        </w:rPr>
        <w:t xml:space="preserve"> 3.7: Random Forest classifier architecture</w:t>
      </w:r>
      <w:r w:rsidR="00F447A6">
        <w:rPr>
          <w:lang w:eastAsia="en-US"/>
        </w:rPr>
        <w:t xml:space="preserve"> [</w:t>
      </w:r>
      <w:r w:rsidR="00BE4FDB">
        <w:rPr>
          <w:lang w:eastAsia="en-US"/>
        </w:rPr>
        <w:t>35</w:t>
      </w:r>
      <w:r w:rsidR="00F447A6">
        <w:rPr>
          <w:lang w:eastAsia="en-US"/>
        </w:rPr>
        <w:t>]</w:t>
      </w:r>
      <w:r w:rsidR="0050399C">
        <w:rPr>
          <w:lang w:eastAsia="en-US"/>
        </w:rPr>
        <w:t>.</w:t>
      </w:r>
    </w:p>
    <w:p w14:paraId="28810758" w14:textId="4EBC07B8" w:rsidR="0050399C" w:rsidRDefault="0050399C">
      <w:pPr>
        <w:rPr>
          <w:lang w:eastAsia="en-US"/>
        </w:rPr>
        <w:pPrChange w:id="383" w:author="Olubusayo Akeredolu" w:date="2022-07-30T16:55:00Z">
          <w:pPr>
            <w:ind w:left="1440"/>
          </w:pPr>
        </w:pPrChange>
      </w:pPr>
      <w:r>
        <w:rPr>
          <w:noProof/>
          <w:lang w:eastAsia="en-US"/>
        </w:rPr>
        <w:drawing>
          <wp:inline distT="0" distB="0" distL="0" distR="0" wp14:anchorId="08AD9E6E" wp14:editId="6073B8FC">
            <wp:extent cx="3503691" cy="2627770"/>
            <wp:effectExtent l="0" t="0" r="1905"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a:extLst>
                        <a:ext uri="{28A0092B-C50C-407E-A947-70E740481C1C}">
                          <a14:useLocalDpi xmlns:a14="http://schemas.microsoft.com/office/drawing/2010/main" val="0"/>
                        </a:ext>
                      </a:extLst>
                    </a:blip>
                    <a:stretch>
                      <a:fillRect/>
                    </a:stretch>
                  </pic:blipFill>
                  <pic:spPr>
                    <a:xfrm>
                      <a:off x="0" y="0"/>
                      <a:ext cx="3542684" cy="2657015"/>
                    </a:xfrm>
                    <a:prstGeom prst="rect">
                      <a:avLst/>
                    </a:prstGeom>
                  </pic:spPr>
                </pic:pic>
              </a:graphicData>
            </a:graphic>
          </wp:inline>
        </w:drawing>
      </w:r>
    </w:p>
    <w:p w14:paraId="68B86C64" w14:textId="77777777" w:rsidR="00AD657A" w:rsidRDefault="00AD657A" w:rsidP="00B76D98">
      <w:pPr>
        <w:rPr>
          <w:lang w:eastAsia="en-US"/>
        </w:rPr>
      </w:pPr>
    </w:p>
    <w:p w14:paraId="0B33551F" w14:textId="77777777" w:rsidR="00AD657A" w:rsidRDefault="00AD657A" w:rsidP="00B76D98">
      <w:pPr>
        <w:rPr>
          <w:lang w:eastAsia="en-US"/>
        </w:rPr>
      </w:pPr>
    </w:p>
    <w:p w14:paraId="1B7556F6" w14:textId="79E8290E" w:rsidR="00E77E6A" w:rsidRDefault="00E77E6A" w:rsidP="00B76D98">
      <w:pPr>
        <w:pStyle w:val="Dedication"/>
        <w:rPr>
          <w:lang w:eastAsia="en-US"/>
        </w:rPr>
      </w:pPr>
      <w:r>
        <w:rPr>
          <w:lang w:eastAsia="en-US"/>
        </w:rPr>
        <w:t>fig 3.8: Gradient Descent Algorithm pictured as a graph</w:t>
      </w:r>
      <w:r w:rsidR="009117F0">
        <w:rPr>
          <w:lang w:eastAsia="en-US"/>
        </w:rPr>
        <w:t xml:space="preserve"> [</w:t>
      </w:r>
      <w:r w:rsidR="00BE4FDB">
        <w:rPr>
          <w:lang w:eastAsia="en-US"/>
        </w:rPr>
        <w:t>36</w:t>
      </w:r>
      <w:r w:rsidR="009117F0">
        <w:rPr>
          <w:lang w:eastAsia="en-US"/>
        </w:rPr>
        <w:t>]</w:t>
      </w:r>
    </w:p>
    <w:p w14:paraId="7348CA19" w14:textId="25D4C036" w:rsidR="00617698" w:rsidRPr="00617698" w:rsidRDefault="002572CD">
      <w:pPr>
        <w:rPr>
          <w:lang w:eastAsia="en-US"/>
        </w:rPr>
        <w:pPrChange w:id="384" w:author="Olubusayo Akeredolu" w:date="2022-07-30T16:55:00Z">
          <w:pPr>
            <w:ind w:left="1440"/>
          </w:pPr>
        </w:pPrChange>
      </w:pPr>
      <w:r>
        <w:rPr>
          <w:noProof/>
          <w:lang w:eastAsia="en-US"/>
        </w:rPr>
        <w:drawing>
          <wp:inline distT="0" distB="0" distL="0" distR="0" wp14:anchorId="2B05854B" wp14:editId="4983A266">
            <wp:extent cx="3212327" cy="1996583"/>
            <wp:effectExtent l="0" t="0" r="1270" b="0"/>
            <wp:docPr id="23" name="Image 23" descr="Une image contenant text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montr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9583" cy="2013524"/>
                    </a:xfrm>
                    <a:prstGeom prst="rect">
                      <a:avLst/>
                    </a:prstGeom>
                  </pic:spPr>
                </pic:pic>
              </a:graphicData>
            </a:graphic>
          </wp:inline>
        </w:drawing>
      </w:r>
    </w:p>
    <w:p w14:paraId="601849FF" w14:textId="3F1C9CAB" w:rsidR="00617698" w:rsidRDefault="00617698" w:rsidP="00B76D98">
      <w:pPr>
        <w:rPr>
          <w:lang w:eastAsia="en-US"/>
        </w:rPr>
      </w:pPr>
    </w:p>
    <w:p w14:paraId="47B32D4E" w14:textId="474DDD47" w:rsidR="00AD657A" w:rsidRDefault="00AD657A" w:rsidP="00B76D98">
      <w:pPr>
        <w:rPr>
          <w:lang w:eastAsia="en-US"/>
        </w:rPr>
      </w:pPr>
    </w:p>
    <w:p w14:paraId="112EB8B3" w14:textId="48705E94" w:rsidR="00AD657A" w:rsidRDefault="00AD657A" w:rsidP="00B76D98">
      <w:pPr>
        <w:rPr>
          <w:lang w:eastAsia="en-US"/>
        </w:rPr>
      </w:pPr>
    </w:p>
    <w:p w14:paraId="19E92C69" w14:textId="2159670D" w:rsidR="00AD657A" w:rsidRDefault="00AD657A" w:rsidP="00B76D98">
      <w:pPr>
        <w:rPr>
          <w:lang w:eastAsia="en-US"/>
        </w:rPr>
      </w:pPr>
    </w:p>
    <w:p w14:paraId="7DD32C52" w14:textId="77777777" w:rsidR="00AD657A" w:rsidRDefault="00AD657A" w:rsidP="00B76D98">
      <w:pPr>
        <w:rPr>
          <w:lang w:eastAsia="en-US"/>
        </w:rPr>
      </w:pPr>
    </w:p>
    <w:p w14:paraId="08106E34" w14:textId="17ADC7A1" w:rsidR="00AF6D82" w:rsidRDefault="00E77E6A" w:rsidP="00B76D98">
      <w:pPr>
        <w:pStyle w:val="Dedication"/>
        <w:rPr>
          <w:lang w:eastAsia="en-US"/>
        </w:rPr>
      </w:pPr>
      <w:r>
        <w:rPr>
          <w:lang w:eastAsia="en-US"/>
        </w:rPr>
        <w:t>fig 3.9: Support Vector Machine classifier design</w:t>
      </w:r>
      <w:r w:rsidR="009117F0">
        <w:rPr>
          <w:lang w:eastAsia="en-US"/>
        </w:rPr>
        <w:t xml:space="preserve"> [</w:t>
      </w:r>
      <w:r w:rsidR="00BE4FDB">
        <w:rPr>
          <w:lang w:eastAsia="en-US"/>
        </w:rPr>
        <w:t>37</w:t>
      </w:r>
      <w:r w:rsidR="009117F0">
        <w:rPr>
          <w:lang w:eastAsia="en-US"/>
        </w:rPr>
        <w:t>]</w:t>
      </w:r>
    </w:p>
    <w:p w14:paraId="68D583D5" w14:textId="464FE021" w:rsidR="00E5446D" w:rsidRDefault="00A03213">
      <w:pPr>
        <w:rPr>
          <w:lang w:eastAsia="en-US"/>
        </w:rPr>
        <w:pPrChange w:id="385" w:author="Olubusayo Akeredolu" w:date="2022-07-30T16:55:00Z">
          <w:pPr>
            <w:ind w:left="720"/>
          </w:pPr>
        </w:pPrChange>
      </w:pPr>
      <w:r>
        <w:rPr>
          <w:noProof/>
          <w:lang w:eastAsia="en-US"/>
        </w:rPr>
        <w:drawing>
          <wp:inline distT="0" distB="0" distL="0" distR="0" wp14:anchorId="04B4FDE9" wp14:editId="438B2E58">
            <wp:extent cx="4339502" cy="3051018"/>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1679" cy="3101764"/>
                    </a:xfrm>
                    <a:prstGeom prst="rect">
                      <a:avLst/>
                    </a:prstGeom>
                  </pic:spPr>
                </pic:pic>
              </a:graphicData>
            </a:graphic>
          </wp:inline>
        </w:drawing>
      </w:r>
    </w:p>
    <w:p w14:paraId="01561D12" w14:textId="77777777" w:rsidR="007A0C22" w:rsidRDefault="007A0C22" w:rsidP="00B76D98">
      <w:pPr>
        <w:rPr>
          <w:lang w:eastAsia="en-US"/>
        </w:rPr>
      </w:pPr>
    </w:p>
    <w:p w14:paraId="17BF57B7" w14:textId="1CB3B752" w:rsidR="00E14106" w:rsidRPr="00240F2B" w:rsidRDefault="00E14106" w:rsidP="0084164B">
      <w:pPr>
        <w:pStyle w:val="Titre1"/>
      </w:pPr>
      <w:bookmarkStart w:id="386" w:name="_Toc20500408"/>
      <w:bookmarkStart w:id="387" w:name="_Toc109318853"/>
      <w:r w:rsidRPr="00240F2B">
        <w:lastRenderedPageBreak/>
        <w:t>Methodology and Implementation</w:t>
      </w:r>
      <w:bookmarkEnd w:id="386"/>
      <w:bookmarkEnd w:id="387"/>
    </w:p>
    <w:p w14:paraId="70355DED" w14:textId="576D34A8" w:rsidR="00494F5E" w:rsidRPr="00240F2B" w:rsidRDefault="004F5C61">
      <w:pPr>
        <w:pStyle w:val="Titre2"/>
      </w:pPr>
      <w:bookmarkStart w:id="388" w:name="_Toc109318854"/>
      <w:r w:rsidRPr="00240F2B">
        <w:t>Methodology</w:t>
      </w:r>
      <w:bookmarkEnd w:id="388"/>
    </w:p>
    <w:p w14:paraId="07F229CE" w14:textId="59E37C98" w:rsidR="0048671D" w:rsidRPr="00240F2B" w:rsidRDefault="0048671D" w:rsidP="00B76D98">
      <w:pPr>
        <w:rPr>
          <w:lang w:eastAsia="en-GB"/>
        </w:rPr>
      </w:pPr>
      <w:r w:rsidRPr="00240F2B">
        <w:rPr>
          <w:lang w:eastAsia="en-GB"/>
        </w:rPr>
        <w:t xml:space="preserve">The chosen methodology for achieving the project aims is to build multiple classifiers and </w:t>
      </w:r>
      <w:r w:rsidR="00004C07" w:rsidRPr="00240F2B">
        <w:rPr>
          <w:lang w:eastAsia="en-GB"/>
        </w:rPr>
        <w:t xml:space="preserve">NN </w:t>
      </w:r>
      <w:r w:rsidRPr="00240F2B">
        <w:rPr>
          <w:lang w:eastAsia="en-GB"/>
        </w:rPr>
        <w:t>models</w:t>
      </w:r>
      <w:r w:rsidR="003978CC" w:rsidRPr="00240F2B">
        <w:rPr>
          <w:lang w:eastAsia="en-GB"/>
        </w:rPr>
        <w:t xml:space="preserve">, train them using a section of the dataset and test them on unseen data from the dataset. I have </w:t>
      </w:r>
      <w:r w:rsidR="00F706AE">
        <w:rPr>
          <w:lang w:eastAsia="en-GB"/>
        </w:rPr>
        <w:t>made</w:t>
      </w:r>
      <w:r w:rsidR="003978CC" w:rsidRPr="00240F2B">
        <w:rPr>
          <w:lang w:eastAsia="en-GB"/>
        </w:rPr>
        <w:t xml:space="preserve"> us</w:t>
      </w:r>
      <w:r w:rsidR="00B66363" w:rsidRPr="00240F2B">
        <w:rPr>
          <w:lang w:eastAsia="en-GB"/>
        </w:rPr>
        <w:t>e</w:t>
      </w:r>
      <w:r w:rsidR="003978CC" w:rsidRPr="00240F2B">
        <w:rPr>
          <w:lang w:eastAsia="en-GB"/>
        </w:rPr>
        <w:t xml:space="preserve"> of Python </w:t>
      </w:r>
      <w:r w:rsidR="00F12C2A">
        <w:rPr>
          <w:lang w:eastAsia="en-GB"/>
        </w:rPr>
        <w:t xml:space="preserve">3.10 </w:t>
      </w:r>
      <w:r w:rsidR="003978CC" w:rsidRPr="00240F2B">
        <w:rPr>
          <w:lang w:eastAsia="en-GB"/>
        </w:rPr>
        <w:t xml:space="preserve">for the implementation </w:t>
      </w:r>
      <w:r w:rsidR="00991502">
        <w:rPr>
          <w:lang w:eastAsia="en-GB"/>
        </w:rPr>
        <w:t>of the</w:t>
      </w:r>
      <w:r w:rsidR="003B2903" w:rsidRPr="00240F2B">
        <w:rPr>
          <w:lang w:eastAsia="en-GB"/>
        </w:rPr>
        <w:t xml:space="preserve"> entirety of this project. I made this decision because</w:t>
      </w:r>
      <w:r w:rsidR="00517D61" w:rsidRPr="00240F2B">
        <w:rPr>
          <w:lang w:eastAsia="en-GB"/>
        </w:rPr>
        <w:t xml:space="preserve"> </w:t>
      </w:r>
      <w:del w:id="389" w:author="fikayo akeredolu" w:date="2022-07-21T20:50:00Z">
        <w:r w:rsidR="00517D61" w:rsidRPr="00240F2B" w:rsidDel="00846C86">
          <w:rPr>
            <w:lang w:eastAsia="en-GB"/>
          </w:rPr>
          <w:delText xml:space="preserve">there is </w:delText>
        </w:r>
      </w:del>
      <w:r w:rsidR="00517D61" w:rsidRPr="00240F2B">
        <w:rPr>
          <w:lang w:eastAsia="en-GB"/>
        </w:rPr>
        <w:t xml:space="preserve">a wide range of DL libraries </w:t>
      </w:r>
      <w:ins w:id="390" w:author="fikayo akeredolu" w:date="2022-07-21T20:50:00Z">
        <w:r w:rsidR="00846C86">
          <w:rPr>
            <w:lang w:eastAsia="en-GB"/>
          </w:rPr>
          <w:t>can</w:t>
        </w:r>
      </w:ins>
      <w:del w:id="391" w:author="fikayo akeredolu" w:date="2022-07-21T20:50:00Z">
        <w:r w:rsidR="00517D61" w:rsidRPr="00240F2B" w:rsidDel="00846C86">
          <w:rPr>
            <w:lang w:eastAsia="en-GB"/>
          </w:rPr>
          <w:delText>available to</w:delText>
        </w:r>
      </w:del>
      <w:r w:rsidR="00517D61" w:rsidRPr="00240F2B">
        <w:rPr>
          <w:lang w:eastAsia="en-GB"/>
        </w:rPr>
        <w:t xml:space="preserve"> be used with Python. </w:t>
      </w:r>
      <w:ins w:id="392" w:author="fikayo akeredolu" w:date="2022-07-21T20:51:00Z">
        <w:r w:rsidR="00846C86">
          <w:rPr>
            <w:lang w:eastAsia="en-GB"/>
          </w:rPr>
          <w:t>Furthermore, this</w:t>
        </w:r>
      </w:ins>
      <w:del w:id="393" w:author="fikayo akeredolu" w:date="2022-07-21T20:51:00Z">
        <w:r w:rsidR="006C6F34" w:rsidRPr="00240F2B" w:rsidDel="00846C86">
          <w:rPr>
            <w:lang w:eastAsia="en-GB"/>
          </w:rPr>
          <w:delText>This</w:delText>
        </w:r>
      </w:del>
      <w:r w:rsidR="006C6F34" w:rsidRPr="00240F2B">
        <w:rPr>
          <w:lang w:eastAsia="en-GB"/>
        </w:rPr>
        <w:t xml:space="preserve"> decision was reinforced by Keras </w:t>
      </w:r>
      <w:r w:rsidR="00CD43A6" w:rsidRPr="00240F2B">
        <w:rPr>
          <w:lang w:eastAsia="en-GB"/>
        </w:rPr>
        <w:t xml:space="preserve">and </w:t>
      </w:r>
      <w:r w:rsidR="006C6F34" w:rsidRPr="00240F2B">
        <w:rPr>
          <w:lang w:eastAsia="en-GB"/>
        </w:rPr>
        <w:t xml:space="preserve">TensorFlow being built for Python programming. These libraries provide </w:t>
      </w:r>
      <w:ins w:id="394" w:author="fikayo akeredolu" w:date="2022-07-21T20:51:00Z">
        <w:r w:rsidR="00846C86">
          <w:rPr>
            <w:lang w:eastAsia="en-GB"/>
          </w:rPr>
          <w:t>potent</w:t>
        </w:r>
      </w:ins>
      <w:del w:id="395" w:author="fikayo akeredolu" w:date="2022-07-21T20:51:00Z">
        <w:r w:rsidR="006C6F34" w:rsidRPr="00240F2B" w:rsidDel="00846C86">
          <w:rPr>
            <w:lang w:eastAsia="en-GB"/>
          </w:rPr>
          <w:delText>powerful</w:delText>
        </w:r>
      </w:del>
      <w:r w:rsidR="006C6F34" w:rsidRPr="00240F2B">
        <w:rPr>
          <w:lang w:eastAsia="en-GB"/>
        </w:rPr>
        <w:t xml:space="preserve"> tools for building </w:t>
      </w:r>
      <w:r w:rsidR="00004C07" w:rsidRPr="00240F2B">
        <w:rPr>
          <w:lang w:eastAsia="en-GB"/>
        </w:rPr>
        <w:t>NN</w:t>
      </w:r>
      <w:r w:rsidR="006C6F34" w:rsidRPr="00240F2B">
        <w:rPr>
          <w:lang w:eastAsia="en-GB"/>
        </w:rPr>
        <w:t xml:space="preserve"> models, which is essential to this project. </w:t>
      </w:r>
      <w:r w:rsidR="000B4E2F" w:rsidRPr="00240F2B">
        <w:rPr>
          <w:lang w:eastAsia="en-GB"/>
        </w:rPr>
        <w:t xml:space="preserve">Additionally, all the previous work referenced in the literature review (section 1.3) </w:t>
      </w:r>
      <w:ins w:id="396" w:author="fikayo akeredolu" w:date="2022-07-21T20:51:00Z">
        <w:r w:rsidR="00846C86">
          <w:rPr>
            <w:lang w:eastAsia="en-GB"/>
          </w:rPr>
          <w:t>uses</w:t>
        </w:r>
      </w:ins>
      <w:del w:id="397" w:author="fikayo akeredolu" w:date="2022-07-21T20:51:00Z">
        <w:r w:rsidR="008818D1" w:rsidRPr="00240F2B" w:rsidDel="00846C86">
          <w:rPr>
            <w:lang w:eastAsia="en-GB"/>
          </w:rPr>
          <w:delText>makes use of</w:delText>
        </w:r>
      </w:del>
      <w:r w:rsidR="008818D1" w:rsidRPr="00240F2B">
        <w:rPr>
          <w:lang w:eastAsia="en-GB"/>
        </w:rPr>
        <w:t xml:space="preserve"> Python for implementation</w:t>
      </w:r>
      <w:r w:rsidR="00E04756" w:rsidRPr="00240F2B">
        <w:rPr>
          <w:lang w:eastAsia="en-GB"/>
        </w:rPr>
        <w:t xml:space="preserve">, </w:t>
      </w:r>
      <w:ins w:id="398" w:author="fikayo akeredolu" w:date="2022-07-21T20:51:00Z">
        <w:r w:rsidR="00846C86">
          <w:rPr>
            <w:lang w:eastAsia="en-GB"/>
          </w:rPr>
          <w:t>reinforcing</w:t>
        </w:r>
      </w:ins>
      <w:del w:id="399" w:author="fikayo akeredolu" w:date="2022-07-21T20:51:00Z">
        <w:r w:rsidR="00E04756" w:rsidRPr="00240F2B" w:rsidDel="00846C86">
          <w:rPr>
            <w:lang w:eastAsia="en-GB"/>
          </w:rPr>
          <w:delText>which reinforces</w:delText>
        </w:r>
      </w:del>
      <w:r w:rsidR="00E04756" w:rsidRPr="00240F2B">
        <w:rPr>
          <w:lang w:eastAsia="en-GB"/>
        </w:rPr>
        <w:t xml:space="preserve"> my decision</w:t>
      </w:r>
      <w:r w:rsidR="008818D1" w:rsidRPr="00240F2B">
        <w:rPr>
          <w:lang w:eastAsia="en-GB"/>
        </w:rPr>
        <w:t>.</w:t>
      </w:r>
    </w:p>
    <w:p w14:paraId="21A78C49" w14:textId="77777777" w:rsidR="004F5C61" w:rsidRPr="00240F2B" w:rsidRDefault="004F5C61" w:rsidP="00B76D98">
      <w:pPr>
        <w:rPr>
          <w:lang w:eastAsia="en-GB"/>
        </w:rPr>
      </w:pPr>
    </w:p>
    <w:p w14:paraId="3BAC6EE4" w14:textId="40511584" w:rsidR="00974D80" w:rsidRPr="00240F2B" w:rsidRDefault="00494F5E">
      <w:pPr>
        <w:pStyle w:val="Titre2"/>
      </w:pPr>
      <w:bookmarkStart w:id="400" w:name="_Toc109318855"/>
      <w:r w:rsidRPr="00240F2B">
        <w:t>Implementation</w:t>
      </w:r>
      <w:bookmarkEnd w:id="400"/>
    </w:p>
    <w:p w14:paraId="0BCCFA6D" w14:textId="1065613F" w:rsidR="004C3A58" w:rsidRPr="00240F2B" w:rsidRDefault="004C3A58" w:rsidP="00B76D98">
      <w:pPr>
        <w:rPr>
          <w:lang w:eastAsia="en-GB"/>
        </w:rPr>
      </w:pPr>
      <w:r w:rsidRPr="00240F2B">
        <w:rPr>
          <w:lang w:eastAsia="en-GB"/>
        </w:rPr>
        <w:t>This project has been implemented using the Object-Oriented Programming paradigm [</w:t>
      </w:r>
      <w:r w:rsidR="00BE4FDB">
        <w:rPr>
          <w:lang w:eastAsia="en-GB"/>
        </w:rPr>
        <w:t>38</w:t>
      </w:r>
      <w:r w:rsidRPr="00240F2B">
        <w:rPr>
          <w:lang w:eastAsia="en-GB"/>
        </w:rPr>
        <w:t xml:space="preserve">]. Each file in the entire program </w:t>
      </w:r>
      <w:r w:rsidR="0023261C" w:rsidRPr="00240F2B">
        <w:rPr>
          <w:lang w:eastAsia="en-GB"/>
        </w:rPr>
        <w:t xml:space="preserve">– except the experiment files – </w:t>
      </w:r>
      <w:r w:rsidRPr="00240F2B">
        <w:rPr>
          <w:lang w:eastAsia="en-GB"/>
        </w:rPr>
        <w:t xml:space="preserve">contains </w:t>
      </w:r>
      <w:r w:rsidR="0023261C" w:rsidRPr="00240F2B">
        <w:rPr>
          <w:lang w:eastAsia="en-GB"/>
        </w:rPr>
        <w:t>a class that defines all the properties needed from that file. Files</w:t>
      </w:r>
      <w:r w:rsidR="007C60F6">
        <w:rPr>
          <w:lang w:eastAsia="en-GB"/>
        </w:rPr>
        <w:t>, or objects,</w:t>
      </w:r>
      <w:r w:rsidR="0023261C" w:rsidRPr="00240F2B">
        <w:rPr>
          <w:lang w:eastAsia="en-GB"/>
        </w:rPr>
        <w:t xml:space="preserve"> are called by creating instances of the </w:t>
      </w:r>
      <w:r w:rsidR="007C60F6">
        <w:rPr>
          <w:lang w:eastAsia="en-GB"/>
        </w:rPr>
        <w:t>class</w:t>
      </w:r>
      <w:r w:rsidR="0023261C" w:rsidRPr="00240F2B">
        <w:rPr>
          <w:lang w:eastAsia="en-GB"/>
        </w:rPr>
        <w:t xml:space="preserve"> declared in the respective file. </w:t>
      </w:r>
    </w:p>
    <w:p w14:paraId="1031A884" w14:textId="5C1A9902" w:rsidR="00DA234F" w:rsidRPr="00240F2B" w:rsidRDefault="00DA234F" w:rsidP="00B76D98">
      <w:pPr>
        <w:rPr>
          <w:lang w:eastAsia="en-GB"/>
        </w:rPr>
      </w:pPr>
    </w:p>
    <w:p w14:paraId="734D07BF" w14:textId="13916734" w:rsidR="00B77886" w:rsidRPr="00240F2B" w:rsidRDefault="00DA234F" w:rsidP="00B76D98">
      <w:pPr>
        <w:rPr>
          <w:lang w:eastAsia="en-GB"/>
        </w:rPr>
      </w:pPr>
      <w:r w:rsidRPr="00240F2B">
        <w:rPr>
          <w:lang w:eastAsia="en-GB"/>
        </w:rPr>
        <w:t xml:space="preserve">The implementation process has been broken down into </w:t>
      </w:r>
      <w:r w:rsidR="005E180F" w:rsidRPr="00240F2B">
        <w:rPr>
          <w:lang w:eastAsia="en-GB"/>
        </w:rPr>
        <w:t>five</w:t>
      </w:r>
      <w:r w:rsidRPr="00240F2B">
        <w:rPr>
          <w:lang w:eastAsia="en-GB"/>
        </w:rPr>
        <w:t xml:space="preserve"> stages</w:t>
      </w:r>
      <w:r w:rsidR="00B77886" w:rsidRPr="00240F2B">
        <w:rPr>
          <w:lang w:eastAsia="en-GB"/>
        </w:rPr>
        <w:t>:</w:t>
      </w:r>
      <w:r w:rsidRPr="00240F2B">
        <w:rPr>
          <w:lang w:eastAsia="en-GB"/>
        </w:rPr>
        <w:t xml:space="preserve"> </w:t>
      </w:r>
    </w:p>
    <w:p w14:paraId="033C5A84" w14:textId="4C30F295" w:rsidR="00B77886" w:rsidRPr="00240F2B" w:rsidRDefault="00DA234F" w:rsidP="00B76D98">
      <w:pPr>
        <w:pStyle w:val="Paragraphedeliste"/>
        <w:numPr>
          <w:ilvl w:val="0"/>
          <w:numId w:val="17"/>
        </w:numPr>
        <w:rPr>
          <w:lang w:eastAsia="en-GB"/>
        </w:rPr>
      </w:pPr>
      <w:r w:rsidRPr="00240F2B">
        <w:rPr>
          <w:lang w:eastAsia="en-GB"/>
        </w:rPr>
        <w:t>Pre-Processing</w:t>
      </w:r>
      <w:r w:rsidR="00B77886" w:rsidRPr="00240F2B">
        <w:rPr>
          <w:lang w:eastAsia="en-GB"/>
        </w:rPr>
        <w:t xml:space="preserve"> Stage</w:t>
      </w:r>
      <w:r w:rsidR="00F41CEB" w:rsidRPr="00240F2B">
        <w:rPr>
          <w:lang w:eastAsia="en-GB"/>
        </w:rPr>
        <w:t>.</w:t>
      </w:r>
    </w:p>
    <w:p w14:paraId="0CD71CEB" w14:textId="25196281" w:rsidR="005E180F" w:rsidRPr="00240F2B" w:rsidRDefault="005E180F" w:rsidP="00B76D98">
      <w:pPr>
        <w:pStyle w:val="Paragraphedeliste"/>
        <w:numPr>
          <w:ilvl w:val="0"/>
          <w:numId w:val="17"/>
        </w:numPr>
        <w:rPr>
          <w:lang w:eastAsia="en-GB"/>
        </w:rPr>
      </w:pPr>
      <w:r w:rsidRPr="00240F2B">
        <w:rPr>
          <w:lang w:eastAsia="en-GB"/>
        </w:rPr>
        <w:t>Embedding Stage.</w:t>
      </w:r>
    </w:p>
    <w:p w14:paraId="7D403D28" w14:textId="47122D10" w:rsidR="00B77886" w:rsidRPr="00240F2B" w:rsidRDefault="0060061F" w:rsidP="00B76D98">
      <w:pPr>
        <w:pStyle w:val="Paragraphedeliste"/>
        <w:numPr>
          <w:ilvl w:val="0"/>
          <w:numId w:val="17"/>
        </w:numPr>
        <w:rPr>
          <w:lang w:eastAsia="en-GB"/>
        </w:rPr>
      </w:pPr>
      <w:r>
        <w:rPr>
          <w:lang w:eastAsia="en-GB"/>
        </w:rPr>
        <w:t>Data Structuring Stage</w:t>
      </w:r>
      <w:r w:rsidR="00F41CEB" w:rsidRPr="00240F2B">
        <w:rPr>
          <w:lang w:eastAsia="en-GB"/>
        </w:rPr>
        <w:t>.</w:t>
      </w:r>
    </w:p>
    <w:p w14:paraId="296FAD74" w14:textId="332CF4D5" w:rsidR="00F41CEB" w:rsidRPr="00240F2B" w:rsidRDefault="00F41CEB" w:rsidP="00B76D98">
      <w:pPr>
        <w:pStyle w:val="Paragraphedeliste"/>
        <w:numPr>
          <w:ilvl w:val="0"/>
          <w:numId w:val="17"/>
        </w:numPr>
        <w:rPr>
          <w:lang w:eastAsia="en-GB"/>
        </w:rPr>
      </w:pPr>
      <w:r w:rsidRPr="00240F2B">
        <w:rPr>
          <w:lang w:eastAsia="en-GB"/>
        </w:rPr>
        <w:t>Model Implementation or Neural Network Construction Stage.</w:t>
      </w:r>
    </w:p>
    <w:p w14:paraId="6F373B73" w14:textId="52EBA691" w:rsidR="00657BF1" w:rsidRPr="00240F2B" w:rsidRDefault="00B77886" w:rsidP="00B76D98">
      <w:pPr>
        <w:pStyle w:val="Paragraphedeliste"/>
        <w:numPr>
          <w:ilvl w:val="0"/>
          <w:numId w:val="17"/>
        </w:numPr>
        <w:rPr>
          <w:lang w:eastAsia="en-GB"/>
        </w:rPr>
      </w:pPr>
      <w:r w:rsidRPr="00240F2B">
        <w:rPr>
          <w:lang w:eastAsia="en-GB"/>
        </w:rPr>
        <w:t xml:space="preserve">Model Execution or Neural Network Processing Stage. </w:t>
      </w:r>
    </w:p>
    <w:p w14:paraId="2D0971EE" w14:textId="121AE8C0" w:rsidR="00CF6FE2" w:rsidRPr="00E012E7" w:rsidRDefault="00A64A73" w:rsidP="0084164B">
      <w:pPr>
        <w:pStyle w:val="Titre3"/>
      </w:pPr>
      <w:bookmarkStart w:id="401" w:name="_Toc108386278"/>
      <w:bookmarkStart w:id="402" w:name="_Toc109066003"/>
      <w:bookmarkStart w:id="403" w:name="_Toc109318856"/>
      <w:r w:rsidRPr="00240F2B">
        <w:t>Pre-Processing</w:t>
      </w:r>
      <w:r w:rsidR="000375B6" w:rsidRPr="00240F2B">
        <w:t xml:space="preserve"> Stage</w:t>
      </w:r>
      <w:r w:rsidRPr="00240F2B">
        <w:t xml:space="preserve">: </w:t>
      </w:r>
      <w:r w:rsidR="0074162E" w:rsidRPr="00240F2B">
        <w:t xml:space="preserve">Classes for </w:t>
      </w:r>
      <w:r w:rsidR="008122F8" w:rsidRPr="00240F2B">
        <w:t>Reading and Parsing Program Files</w:t>
      </w:r>
      <w:bookmarkEnd w:id="401"/>
      <w:bookmarkEnd w:id="402"/>
      <w:bookmarkEnd w:id="403"/>
    </w:p>
    <w:p w14:paraId="125644AD" w14:textId="7232E3A8" w:rsidR="0058250B" w:rsidRPr="00240F2B" w:rsidRDefault="00DA76C2" w:rsidP="00B76D98">
      <w:pPr>
        <w:rPr>
          <w:lang w:eastAsia="en-US"/>
        </w:rPr>
      </w:pPr>
      <w:r w:rsidRPr="00240F2B">
        <w:rPr>
          <w:lang w:eastAsia="en-US"/>
        </w:rPr>
        <w:t>Parse</w:t>
      </w:r>
      <w:r w:rsidR="002D4E02" w:rsidRPr="00240F2B">
        <w:rPr>
          <w:lang w:eastAsia="en-US"/>
        </w:rPr>
        <w:t>rs</w:t>
      </w:r>
      <w:r w:rsidRPr="00240F2B">
        <w:rPr>
          <w:lang w:eastAsia="en-US"/>
        </w:rPr>
        <w:t xml:space="preserve">: </w:t>
      </w:r>
      <w:r w:rsidR="00895D81" w:rsidRPr="00240F2B">
        <w:rPr>
          <w:lang w:eastAsia="en-US"/>
        </w:rPr>
        <w:t>The parser class</w:t>
      </w:r>
      <w:r w:rsidR="000149DC" w:rsidRPr="00240F2B">
        <w:rPr>
          <w:lang w:eastAsia="en-US"/>
        </w:rPr>
        <w:t xml:space="preserve"> </w:t>
      </w:r>
      <w:r w:rsidR="008122F8" w:rsidRPr="00240F2B">
        <w:rPr>
          <w:lang w:eastAsia="en-US"/>
        </w:rPr>
        <w:t xml:space="preserve">is the first step in the </w:t>
      </w:r>
      <w:del w:id="404" w:author="fikayo akeredolu" w:date="2022-07-21T21:14:00Z">
        <w:r w:rsidR="008122F8" w:rsidRPr="00240F2B" w:rsidDel="00A66536">
          <w:rPr>
            <w:lang w:eastAsia="en-US"/>
          </w:rPr>
          <w:delText xml:space="preserve">entire </w:delText>
        </w:r>
      </w:del>
      <w:r w:rsidR="008122F8" w:rsidRPr="00240F2B">
        <w:rPr>
          <w:lang w:eastAsia="en-US"/>
        </w:rPr>
        <w:t xml:space="preserve">implementation process. </w:t>
      </w:r>
      <w:r w:rsidR="00085D0E" w:rsidRPr="00240F2B">
        <w:rPr>
          <w:lang w:eastAsia="en-US"/>
        </w:rPr>
        <w:t xml:space="preserve">For each data structure, I have implemented a </w:t>
      </w:r>
      <w:r w:rsidR="00235671" w:rsidRPr="00240F2B">
        <w:rPr>
          <w:lang w:eastAsia="en-US"/>
        </w:rPr>
        <w:t>parser</w:t>
      </w:r>
      <w:r w:rsidR="00085D0E" w:rsidRPr="00240F2B">
        <w:rPr>
          <w:lang w:eastAsia="en-US"/>
        </w:rPr>
        <w:t xml:space="preserve"> class</w:t>
      </w:r>
      <w:r w:rsidR="00235671" w:rsidRPr="00240F2B">
        <w:rPr>
          <w:lang w:eastAsia="en-US"/>
        </w:rPr>
        <w:t xml:space="preserve"> (</w:t>
      </w:r>
      <w:r w:rsidR="00CC310E" w:rsidRPr="00240F2B">
        <w:rPr>
          <w:lang w:eastAsia="en-US"/>
        </w:rPr>
        <w:t xml:space="preserve">TextParser for text, </w:t>
      </w:r>
      <w:r w:rsidR="00235671" w:rsidRPr="00240F2B">
        <w:rPr>
          <w:lang w:eastAsia="en-US"/>
        </w:rPr>
        <w:t>GraphParser</w:t>
      </w:r>
      <w:r w:rsidRPr="00240F2B">
        <w:rPr>
          <w:lang w:eastAsia="en-US"/>
        </w:rPr>
        <w:t xml:space="preserve"> for graphs,</w:t>
      </w:r>
      <w:r w:rsidR="00235671" w:rsidRPr="00240F2B">
        <w:rPr>
          <w:lang w:eastAsia="en-US"/>
        </w:rPr>
        <w:t xml:space="preserve"> and TreeParser</w:t>
      </w:r>
      <w:r w:rsidRPr="00240F2B">
        <w:rPr>
          <w:lang w:eastAsia="en-US"/>
        </w:rPr>
        <w:t xml:space="preserve"> for trees</w:t>
      </w:r>
      <w:r w:rsidR="00235671" w:rsidRPr="00240F2B">
        <w:rPr>
          <w:lang w:eastAsia="en-US"/>
        </w:rPr>
        <w:t>)</w:t>
      </w:r>
      <w:ins w:id="405" w:author="Olubusayo Akeredolu" w:date="2022-07-30T17:04:00Z">
        <w:r w:rsidR="003364AC">
          <w:rPr>
            <w:lang w:eastAsia="en-US"/>
          </w:rPr>
          <w:t>. Each of these</w:t>
        </w:r>
      </w:ins>
      <w:del w:id="406" w:author="Olubusayo Akeredolu" w:date="2022-07-30T17:04:00Z">
        <w:r w:rsidR="00085D0E" w:rsidRPr="00240F2B" w:rsidDel="003364AC">
          <w:rPr>
            <w:lang w:eastAsia="en-US"/>
          </w:rPr>
          <w:delText xml:space="preserve"> that</w:delText>
        </w:r>
      </w:del>
      <w:r w:rsidR="00085D0E" w:rsidRPr="00240F2B">
        <w:rPr>
          <w:lang w:eastAsia="en-US"/>
        </w:rPr>
        <w:t xml:space="preserve"> deals with reading the </w:t>
      </w:r>
      <w:ins w:id="407" w:author="fikayo akeredolu" w:date="2022-07-21T21:11:00Z">
        <w:r w:rsidR="00A66536">
          <w:rPr>
            <w:lang w:eastAsia="en-US"/>
          </w:rPr>
          <w:t>program files' data and converting</w:t>
        </w:r>
      </w:ins>
      <w:del w:id="408" w:author="fikayo akeredolu" w:date="2022-07-21T21:11:00Z">
        <w:r w:rsidR="00085D0E" w:rsidRPr="00240F2B" w:rsidDel="00A66536">
          <w:rPr>
            <w:lang w:eastAsia="en-US"/>
          </w:rPr>
          <w:delText>data from the program files and converts</w:delText>
        </w:r>
      </w:del>
      <w:r w:rsidR="00085D0E" w:rsidRPr="00240F2B">
        <w:rPr>
          <w:lang w:eastAsia="en-US"/>
        </w:rPr>
        <w:t xml:space="preserve"> it into either </w:t>
      </w:r>
      <w:r w:rsidR="003714EA">
        <w:rPr>
          <w:lang w:eastAsia="en-US"/>
        </w:rPr>
        <w:t>text, a</w:t>
      </w:r>
      <w:r w:rsidR="00085D0E" w:rsidRPr="00240F2B">
        <w:rPr>
          <w:lang w:eastAsia="en-US"/>
        </w:rPr>
        <w:t xml:space="preserve"> tree</w:t>
      </w:r>
      <w:r w:rsidR="003714EA">
        <w:rPr>
          <w:lang w:eastAsia="en-US"/>
        </w:rPr>
        <w:t>,</w:t>
      </w:r>
      <w:r w:rsidR="00085D0E" w:rsidRPr="00240F2B">
        <w:rPr>
          <w:lang w:eastAsia="en-US"/>
        </w:rPr>
        <w:t xml:space="preserve"> or a graph. </w:t>
      </w:r>
      <w:r w:rsidR="002D2647" w:rsidRPr="00240F2B">
        <w:rPr>
          <w:lang w:eastAsia="en-US"/>
        </w:rPr>
        <w:t xml:space="preserve">This class is also responsible for assigning the </w:t>
      </w:r>
      <w:r w:rsidR="00663591" w:rsidRPr="00240F2B">
        <w:rPr>
          <w:lang w:eastAsia="en-US"/>
        </w:rPr>
        <w:t xml:space="preserve">class </w:t>
      </w:r>
      <w:r w:rsidR="002D2647" w:rsidRPr="00240F2B">
        <w:rPr>
          <w:lang w:eastAsia="en-US"/>
        </w:rPr>
        <w:t xml:space="preserve">labels (0 for Merge Sort, 1 for Quick Sort) to the appropriate file. </w:t>
      </w:r>
    </w:p>
    <w:p w14:paraId="649B0212" w14:textId="0A0D8801" w:rsidR="0058250B" w:rsidRPr="00240F2B" w:rsidRDefault="0058250B" w:rsidP="00B76D98">
      <w:pPr>
        <w:rPr>
          <w:lang w:eastAsia="en-US"/>
        </w:rPr>
      </w:pPr>
    </w:p>
    <w:p w14:paraId="43AB0E8C" w14:textId="71FFA8BE" w:rsidR="002A49ED" w:rsidRPr="006C5145" w:rsidRDefault="00FB7521" w:rsidP="00B76D98">
      <w:pPr>
        <w:pStyle w:val="Paragraphedeliste"/>
        <w:numPr>
          <w:ilvl w:val="0"/>
          <w:numId w:val="23"/>
        </w:numPr>
        <w:rPr>
          <w:lang w:eastAsia="en-US"/>
        </w:rPr>
      </w:pPr>
      <w:r w:rsidRPr="006C5145">
        <w:rPr>
          <w:lang w:eastAsia="en-US"/>
        </w:rPr>
        <w:t>TextParser Class</w:t>
      </w:r>
      <w:r w:rsidR="002D4E02" w:rsidRPr="006C5145">
        <w:rPr>
          <w:lang w:eastAsia="en-US"/>
        </w:rPr>
        <w:t xml:space="preserve"> (Te</w:t>
      </w:r>
      <w:r w:rsidR="00895D81" w:rsidRPr="006C5145">
        <w:rPr>
          <w:lang w:eastAsia="en-US"/>
        </w:rPr>
        <w:t>xtParser.py)</w:t>
      </w:r>
      <w:r w:rsidRPr="006C5145">
        <w:rPr>
          <w:lang w:eastAsia="en-US"/>
        </w:rPr>
        <w:t xml:space="preserve">: </w:t>
      </w:r>
      <w:r w:rsidR="00CC310E" w:rsidRPr="006C5145">
        <w:rPr>
          <w:lang w:eastAsia="en-US"/>
        </w:rPr>
        <w:t xml:space="preserve">With the text data structure, the parsing process </w:t>
      </w:r>
      <w:r w:rsidR="001803E1">
        <w:rPr>
          <w:lang w:eastAsia="en-US"/>
        </w:rPr>
        <w:t xml:space="preserve">starts and </w:t>
      </w:r>
      <w:r w:rsidR="00CC310E" w:rsidRPr="006C5145">
        <w:rPr>
          <w:lang w:eastAsia="en-US"/>
        </w:rPr>
        <w:t xml:space="preserve">ends </w:t>
      </w:r>
      <w:r w:rsidR="00663591" w:rsidRPr="006C5145">
        <w:rPr>
          <w:lang w:eastAsia="en-US"/>
        </w:rPr>
        <w:t>in</w:t>
      </w:r>
      <w:r w:rsidR="00CC310E" w:rsidRPr="006C5145">
        <w:rPr>
          <w:lang w:eastAsia="en-US"/>
        </w:rPr>
        <w:t xml:space="preserve"> the parser class. </w:t>
      </w:r>
      <w:ins w:id="409" w:author="fikayo akeredolu" w:date="2022-07-21T21:12:00Z">
        <w:r w:rsidR="00A66536">
          <w:rPr>
            <w:lang w:eastAsia="en-US"/>
          </w:rPr>
          <w:t>Once</w:t>
        </w:r>
      </w:ins>
      <w:del w:id="410" w:author="fikayo akeredolu" w:date="2022-07-21T21:12:00Z">
        <w:r w:rsidR="00CC310E" w:rsidRPr="006C5145" w:rsidDel="00A66536">
          <w:rPr>
            <w:lang w:eastAsia="en-US"/>
          </w:rPr>
          <w:delText xml:space="preserve">In </w:delText>
        </w:r>
        <w:r w:rsidR="001803E1" w:rsidDel="00A66536">
          <w:rPr>
            <w:lang w:eastAsia="en-US"/>
          </w:rPr>
          <w:delText>this</w:delText>
        </w:r>
        <w:r w:rsidR="00102820" w:rsidRPr="006C5145" w:rsidDel="00A66536">
          <w:rPr>
            <w:lang w:eastAsia="en-US"/>
          </w:rPr>
          <w:delText xml:space="preserve"> class, once</w:delText>
        </w:r>
      </w:del>
      <w:r w:rsidR="00102820" w:rsidRPr="006C5145">
        <w:rPr>
          <w:lang w:eastAsia="en-US"/>
        </w:rPr>
        <w:t xml:space="preserve"> the files are read</w:t>
      </w:r>
      <w:ins w:id="411" w:author="fikayo akeredolu" w:date="2022-07-21T21:12:00Z">
        <w:r w:rsidR="00A66536">
          <w:rPr>
            <w:lang w:eastAsia="en-US"/>
          </w:rPr>
          <w:t xml:space="preserve"> in this class</w:t>
        </w:r>
      </w:ins>
      <w:r w:rsidR="00102820" w:rsidRPr="006C5145">
        <w:rPr>
          <w:lang w:eastAsia="en-US"/>
        </w:rPr>
        <w:t xml:space="preserve"> and class labels are assigned,</w:t>
      </w:r>
      <w:r w:rsidR="002A49ED" w:rsidRPr="006C5145">
        <w:rPr>
          <w:lang w:eastAsia="en-US"/>
        </w:rPr>
        <w:t xml:space="preserve"> the data is split (70% for training, 30% for testing). T</w:t>
      </w:r>
      <w:r w:rsidR="00102820" w:rsidRPr="006C5145">
        <w:rPr>
          <w:lang w:eastAsia="en-US"/>
        </w:rPr>
        <w:t>he next step is the vectorization of the programs as text. This vectorization process</w:t>
      </w:r>
      <w:r w:rsidR="00685940" w:rsidRPr="006C5145">
        <w:rPr>
          <w:lang w:eastAsia="en-US"/>
        </w:rPr>
        <w:t xml:space="preserve"> </w:t>
      </w:r>
      <w:r w:rsidR="00866D6C">
        <w:rPr>
          <w:lang w:eastAsia="en-US"/>
        </w:rPr>
        <w:t xml:space="preserve">is </w:t>
      </w:r>
      <w:r w:rsidR="00685940" w:rsidRPr="006C5145">
        <w:rPr>
          <w:lang w:eastAsia="en-US"/>
        </w:rPr>
        <w:t>straightforward and</w:t>
      </w:r>
      <w:r w:rsidR="00102820" w:rsidRPr="006C5145">
        <w:rPr>
          <w:lang w:eastAsia="en-US"/>
        </w:rPr>
        <w:t xml:space="preserve"> is carried out by the Scikit Learn Count Vectorizer</w:t>
      </w:r>
      <w:r w:rsidR="002A49ED" w:rsidRPr="006C5145">
        <w:rPr>
          <w:lang w:eastAsia="en-US"/>
        </w:rPr>
        <w:t xml:space="preserve"> [</w:t>
      </w:r>
      <w:r w:rsidR="009E112C">
        <w:rPr>
          <w:lang w:eastAsia="en-US"/>
        </w:rPr>
        <w:t>39</w:t>
      </w:r>
      <w:r w:rsidR="002A49ED" w:rsidRPr="006C5145">
        <w:rPr>
          <w:lang w:eastAsia="en-US"/>
        </w:rPr>
        <w:t>]</w:t>
      </w:r>
      <w:ins w:id="412" w:author="fikayo akeredolu" w:date="2022-07-21T21:12:00Z">
        <w:r w:rsidR="00A66536">
          <w:rPr>
            <w:lang w:eastAsia="en-US"/>
          </w:rPr>
          <w:t>,</w:t>
        </w:r>
      </w:ins>
      <w:r w:rsidR="002A49ED" w:rsidRPr="006C5145">
        <w:rPr>
          <w:lang w:eastAsia="en-US"/>
        </w:rPr>
        <w:t xml:space="preserve"> which </w:t>
      </w:r>
      <w:ins w:id="413" w:author="fikayo akeredolu" w:date="2022-07-21T21:12:00Z">
        <w:r w:rsidR="00A66536">
          <w:rPr>
            <w:lang w:eastAsia="en-US"/>
          </w:rPr>
          <w:lastRenderedPageBreak/>
          <w:t>converts the programs' contents</w:t>
        </w:r>
      </w:ins>
      <w:del w:id="414" w:author="fikayo akeredolu" w:date="2022-07-21T21:12:00Z">
        <w:r w:rsidR="002A49ED" w:rsidRPr="006C5145" w:rsidDel="00A66536">
          <w:rPr>
            <w:lang w:eastAsia="en-US"/>
          </w:rPr>
          <w:delText>works by converting the contents of the programs</w:delText>
        </w:r>
      </w:del>
      <w:r w:rsidR="002A49ED" w:rsidRPr="006C5145">
        <w:rPr>
          <w:lang w:eastAsia="en-US"/>
        </w:rPr>
        <w:t xml:space="preserve"> into vectorized tokens</w:t>
      </w:r>
      <w:ins w:id="415" w:author="fikayo akeredolu" w:date="2022-07-21T21:26:00Z">
        <w:r w:rsidR="00245B5D">
          <w:rPr>
            <w:lang w:eastAsia="en-US"/>
          </w:rPr>
          <w:t>, assuming</w:t>
        </w:r>
      </w:ins>
      <w:del w:id="416" w:author="fikayo akeredolu" w:date="2022-07-21T21:26:00Z">
        <w:r w:rsidR="002A49ED" w:rsidRPr="006C5145" w:rsidDel="00245B5D">
          <w:rPr>
            <w:lang w:eastAsia="en-US"/>
          </w:rPr>
          <w:delText xml:space="preserve"> with the assumption that</w:delText>
        </w:r>
      </w:del>
      <w:r w:rsidR="002A49ED" w:rsidRPr="006C5145">
        <w:rPr>
          <w:lang w:eastAsia="en-US"/>
        </w:rPr>
        <w:t xml:space="preserve"> </w:t>
      </w:r>
      <w:r w:rsidR="007C6694">
        <w:rPr>
          <w:lang w:eastAsia="en-US"/>
        </w:rPr>
        <w:t>they are</w:t>
      </w:r>
      <w:r w:rsidR="002A49ED" w:rsidRPr="006C5145">
        <w:rPr>
          <w:lang w:eastAsia="en-US"/>
        </w:rPr>
        <w:t xml:space="preserve"> no different from HLT. This is the end of the pre-processing process for text. </w:t>
      </w:r>
    </w:p>
    <w:p w14:paraId="6F21FEBA" w14:textId="4AB5F974" w:rsidR="00FF4033" w:rsidRPr="00240F2B" w:rsidRDefault="00FF4033" w:rsidP="00B76D98">
      <w:pPr>
        <w:rPr>
          <w:lang w:eastAsia="en-US"/>
        </w:rPr>
      </w:pPr>
    </w:p>
    <w:p w14:paraId="21E5FE5D" w14:textId="65D776BF" w:rsidR="00E74656" w:rsidRPr="006C5145" w:rsidRDefault="0074162E" w:rsidP="00B76D98">
      <w:pPr>
        <w:pStyle w:val="Paragraphedeliste"/>
        <w:numPr>
          <w:ilvl w:val="0"/>
          <w:numId w:val="23"/>
        </w:numPr>
        <w:rPr>
          <w:lang w:eastAsia="en-US"/>
        </w:rPr>
      </w:pPr>
      <w:r w:rsidRPr="006C5145">
        <w:rPr>
          <w:lang w:eastAsia="en-US"/>
        </w:rPr>
        <w:t>GraphParser</w:t>
      </w:r>
      <w:r w:rsidR="004A726A" w:rsidRPr="006C5145">
        <w:rPr>
          <w:lang w:eastAsia="en-US"/>
        </w:rPr>
        <w:t xml:space="preserve"> Class</w:t>
      </w:r>
      <w:r w:rsidR="005661C5" w:rsidRPr="006C5145">
        <w:rPr>
          <w:lang w:eastAsia="en-US"/>
        </w:rPr>
        <w:t xml:space="preserve"> (GraphParser.py)</w:t>
      </w:r>
      <w:r w:rsidRPr="006C5145">
        <w:rPr>
          <w:lang w:eastAsia="en-US"/>
        </w:rPr>
        <w:t>:</w:t>
      </w:r>
      <w:r w:rsidR="00FF7AF4" w:rsidRPr="006C5145">
        <w:rPr>
          <w:lang w:eastAsia="en-US"/>
        </w:rPr>
        <w:t xml:space="preserve"> This class is initialised with one parameter: ‘hashed</w:t>
      </w:r>
      <w:r w:rsidR="008F4834" w:rsidRPr="006C5145">
        <w:rPr>
          <w:lang w:eastAsia="en-US"/>
        </w:rPr>
        <w:t>: bool</w:t>
      </w:r>
      <w:r w:rsidR="00FF7AF4" w:rsidRPr="006C5145">
        <w:rPr>
          <w:lang w:eastAsia="en-US"/>
        </w:rPr>
        <w:t xml:space="preserve">’. </w:t>
      </w:r>
      <w:r w:rsidR="008F4834" w:rsidRPr="006C5145">
        <w:rPr>
          <w:lang w:eastAsia="en-US"/>
        </w:rPr>
        <w:t>This means that ‘hashed’ is a Boolean variable that</w:t>
      </w:r>
      <w:ins w:id="417" w:author="fikayo akeredolu" w:date="2022-07-21T21:13:00Z">
        <w:r w:rsidR="00A66536">
          <w:rPr>
            <w:lang w:eastAsia="en-US"/>
          </w:rPr>
          <w:t>,</w:t>
        </w:r>
      </w:ins>
      <w:r w:rsidR="008F4834" w:rsidRPr="006C5145">
        <w:rPr>
          <w:lang w:eastAsia="en-US"/>
        </w:rPr>
        <w:t xml:space="preserve"> if set </w:t>
      </w:r>
      <w:r w:rsidR="0082020A">
        <w:rPr>
          <w:lang w:eastAsia="en-US"/>
        </w:rPr>
        <w:t>as</w:t>
      </w:r>
      <w:r w:rsidR="008F4834" w:rsidRPr="006C5145">
        <w:rPr>
          <w:lang w:eastAsia="en-US"/>
        </w:rPr>
        <w:t xml:space="preserve"> ‘True’, denotes that the HashVisitor class</w:t>
      </w:r>
      <w:r w:rsidR="0082020A">
        <w:rPr>
          <w:lang w:eastAsia="en-US"/>
        </w:rPr>
        <w:t xml:space="preserve"> is to be run</w:t>
      </w:r>
      <w:r w:rsidR="008F4834" w:rsidRPr="006C5145">
        <w:rPr>
          <w:lang w:eastAsia="en-US"/>
        </w:rPr>
        <w:t xml:space="preserve">. If set to false, the parser is to run the Visitor class. </w:t>
      </w:r>
      <w:r w:rsidR="005E2161" w:rsidRPr="006C5145">
        <w:rPr>
          <w:lang w:eastAsia="en-US"/>
        </w:rPr>
        <w:t xml:space="preserve">The GraphParser class contains </w:t>
      </w:r>
      <w:ins w:id="418" w:author="fikayo akeredolu" w:date="2022-07-21T21:14:00Z">
        <w:r w:rsidR="00A66536">
          <w:rPr>
            <w:lang w:eastAsia="en-US"/>
          </w:rPr>
          <w:t>six</w:t>
        </w:r>
      </w:ins>
      <w:del w:id="419" w:author="fikayo akeredolu" w:date="2022-07-21T21:14:00Z">
        <w:r w:rsidR="00727986" w:rsidRPr="006C5145" w:rsidDel="00A66536">
          <w:rPr>
            <w:lang w:eastAsia="en-US"/>
          </w:rPr>
          <w:delText>6</w:delText>
        </w:r>
      </w:del>
      <w:r w:rsidR="00727986" w:rsidRPr="006C5145">
        <w:rPr>
          <w:lang w:eastAsia="en-US"/>
        </w:rPr>
        <w:t xml:space="preserve"> functions. The first of these is</w:t>
      </w:r>
      <w:r w:rsidR="00E74656" w:rsidRPr="006C5145">
        <w:rPr>
          <w:lang w:eastAsia="en-US"/>
        </w:rPr>
        <w:t xml:space="preserve"> ‘convertToGraph’. This function takes a single file path as its parameter </w:t>
      </w:r>
      <w:r w:rsidR="00BE05E1" w:rsidRPr="006C5145">
        <w:rPr>
          <w:lang w:eastAsia="en-US"/>
        </w:rPr>
        <w:t>and reads the file corresponding to the file path using the Python AST class ‘ast.</w:t>
      </w:r>
      <w:ins w:id="420" w:author="fikayo akeredolu" w:date="2022-07-21T21:14:00Z">
        <w:r w:rsidR="00A66536">
          <w:rPr>
            <w:lang w:eastAsia="en-US"/>
          </w:rPr>
          <w:t xml:space="preserve"> </w:t>
        </w:r>
      </w:ins>
      <w:r w:rsidR="00BE05E1" w:rsidRPr="006C5145">
        <w:rPr>
          <w:lang w:eastAsia="en-US"/>
        </w:rPr>
        <w:t>parse’</w:t>
      </w:r>
      <w:r w:rsidR="00E03E32">
        <w:rPr>
          <w:lang w:eastAsia="en-US"/>
        </w:rPr>
        <w:t xml:space="preserve"> [</w:t>
      </w:r>
      <w:r w:rsidR="009E112C">
        <w:rPr>
          <w:lang w:eastAsia="en-US"/>
        </w:rPr>
        <w:t>40</w:t>
      </w:r>
      <w:r w:rsidR="00E03E32">
        <w:rPr>
          <w:lang w:eastAsia="en-US"/>
        </w:rPr>
        <w:t>]</w:t>
      </w:r>
      <w:r w:rsidR="00BE05E1" w:rsidRPr="006C5145">
        <w:rPr>
          <w:lang w:eastAsia="en-US"/>
        </w:rPr>
        <w:t xml:space="preserve"> method. </w:t>
      </w:r>
      <w:r w:rsidR="0097497E" w:rsidRPr="006C5145">
        <w:rPr>
          <w:lang w:eastAsia="en-US"/>
        </w:rPr>
        <w:t>This method returns an AST</w:t>
      </w:r>
      <w:ins w:id="421" w:author="fikayo akeredolu" w:date="2022-07-21T21:14:00Z">
        <w:r w:rsidR="00A66536">
          <w:rPr>
            <w:lang w:eastAsia="en-US"/>
          </w:rPr>
          <w:t>,</w:t>
        </w:r>
      </w:ins>
      <w:r w:rsidR="0097497E" w:rsidRPr="006C5145">
        <w:rPr>
          <w:lang w:eastAsia="en-US"/>
        </w:rPr>
        <w:t xml:space="preserve"> which is then passed to a Visitor object</w:t>
      </w:r>
      <w:r w:rsidR="00A07BD5">
        <w:rPr>
          <w:lang w:eastAsia="en-US"/>
        </w:rPr>
        <w:t xml:space="preserve">, </w:t>
      </w:r>
      <w:del w:id="422" w:author="fikayo akeredolu" w:date="2022-07-21T21:14:00Z">
        <w:r w:rsidR="0097497E" w:rsidRPr="006C5145" w:rsidDel="00A66536">
          <w:rPr>
            <w:lang w:eastAsia="en-US"/>
          </w:rPr>
          <w:delText xml:space="preserve">which </w:delText>
        </w:r>
      </w:del>
      <w:r w:rsidR="0097497E" w:rsidRPr="006C5145">
        <w:rPr>
          <w:lang w:eastAsia="en-US"/>
        </w:rPr>
        <w:t xml:space="preserve">traverses the AST and returns the </w:t>
      </w:r>
      <w:r w:rsidR="00F8783F">
        <w:rPr>
          <w:lang w:eastAsia="en-US"/>
        </w:rPr>
        <w:t>list</w:t>
      </w:r>
      <w:r w:rsidR="0097497E" w:rsidRPr="006C5145">
        <w:rPr>
          <w:lang w:eastAsia="en-US"/>
        </w:rPr>
        <w:t xml:space="preserve"> of edges </w:t>
      </w:r>
      <w:del w:id="423" w:author="fikayo akeredolu" w:date="2022-07-21T21:14:00Z">
        <w:r w:rsidR="0097497E" w:rsidRPr="006C5145" w:rsidDel="00A66536">
          <w:rPr>
            <w:lang w:eastAsia="en-US"/>
          </w:rPr>
          <w:delText xml:space="preserve">that are </w:delText>
        </w:r>
      </w:del>
      <w:r w:rsidR="0097497E" w:rsidRPr="006C5145">
        <w:rPr>
          <w:lang w:eastAsia="en-US"/>
        </w:rPr>
        <w:t xml:space="preserve">present in the AST. </w:t>
      </w:r>
    </w:p>
    <w:p w14:paraId="6DD4929A" w14:textId="4A3D1567" w:rsidR="005661C5" w:rsidRPr="00240F2B" w:rsidRDefault="005661C5" w:rsidP="00B76D98">
      <w:pPr>
        <w:rPr>
          <w:lang w:eastAsia="en-US"/>
        </w:rPr>
      </w:pPr>
    </w:p>
    <w:p w14:paraId="246AEAC9" w14:textId="743D8132" w:rsidR="005661C5" w:rsidRPr="00240F2B" w:rsidRDefault="005661C5" w:rsidP="00B76D98">
      <w:pPr>
        <w:rPr>
          <w:lang w:eastAsia="en-US"/>
        </w:rPr>
      </w:pPr>
      <w:r w:rsidRPr="00240F2B">
        <w:rPr>
          <w:lang w:eastAsia="en-US"/>
        </w:rPr>
        <w:t>The next function</w:t>
      </w:r>
      <w:r w:rsidR="00766E3A" w:rsidRPr="00240F2B">
        <w:rPr>
          <w:lang w:eastAsia="en-US"/>
        </w:rPr>
        <w:t>s</w:t>
      </w:r>
      <w:r w:rsidRPr="00240F2B">
        <w:rPr>
          <w:lang w:eastAsia="en-US"/>
        </w:rPr>
        <w:t xml:space="preserve"> </w:t>
      </w:r>
      <w:r w:rsidR="00766E3A" w:rsidRPr="00240F2B">
        <w:rPr>
          <w:lang w:eastAsia="en-US"/>
        </w:rPr>
        <w:t>are</w:t>
      </w:r>
      <w:r w:rsidRPr="00240F2B">
        <w:rPr>
          <w:lang w:eastAsia="en-US"/>
        </w:rPr>
        <w:t xml:space="preserve"> ‘assignLabels’ </w:t>
      </w:r>
      <w:r w:rsidR="00766E3A" w:rsidRPr="00240F2B">
        <w:rPr>
          <w:lang w:eastAsia="en-US"/>
        </w:rPr>
        <w:t xml:space="preserve">and ‘assignLabelsToFiles’ </w:t>
      </w:r>
      <w:r w:rsidRPr="00240F2B">
        <w:rPr>
          <w:lang w:eastAsia="en-US"/>
        </w:rPr>
        <w:t xml:space="preserve">which assign class labels to program files and return the </w:t>
      </w:r>
      <w:r w:rsidR="00766E3A" w:rsidRPr="00240F2B">
        <w:rPr>
          <w:lang w:eastAsia="en-US"/>
        </w:rPr>
        <w:t xml:space="preserve">graph representations and class labels of all the files in the dataset. After these come the ‘convertToMatrix’ and ‘extractNodes’ methods. ‘convertToMatrix’ </w:t>
      </w:r>
      <w:r w:rsidR="00497DE9" w:rsidRPr="00240F2B">
        <w:rPr>
          <w:lang w:eastAsia="en-US"/>
        </w:rPr>
        <w:t>converts an individual graph to its matrix representation using the NetworkX API [</w:t>
      </w:r>
      <w:r w:rsidR="00E719FA">
        <w:rPr>
          <w:lang w:eastAsia="en-US"/>
        </w:rPr>
        <w:t>41</w:t>
      </w:r>
      <w:r w:rsidR="00497DE9" w:rsidRPr="00240F2B">
        <w:rPr>
          <w:lang w:eastAsia="en-US"/>
        </w:rPr>
        <w:t>]</w:t>
      </w:r>
      <w:ins w:id="424" w:author="fikayo akeredolu" w:date="2022-07-21T21:14:00Z">
        <w:r w:rsidR="00A66536">
          <w:rPr>
            <w:lang w:eastAsia="en-US"/>
          </w:rPr>
          <w:t>,</w:t>
        </w:r>
      </w:ins>
      <w:r w:rsidR="00497DE9" w:rsidRPr="00240F2B">
        <w:rPr>
          <w:lang w:eastAsia="en-US"/>
        </w:rPr>
        <w:t xml:space="preserve"> </w:t>
      </w:r>
      <w:r w:rsidR="0094552C" w:rsidRPr="00240F2B">
        <w:rPr>
          <w:lang w:eastAsia="en-US"/>
        </w:rPr>
        <w:t>while ‘extractNodes’ extracts a list of nodes from</w:t>
      </w:r>
      <w:r w:rsidR="00C127F2" w:rsidRPr="00240F2B">
        <w:rPr>
          <w:lang w:eastAsia="en-US"/>
        </w:rPr>
        <w:t xml:space="preserve"> the NetworkX </w:t>
      </w:r>
      <w:r w:rsidR="00701D13">
        <w:rPr>
          <w:lang w:eastAsia="en-US"/>
        </w:rPr>
        <w:t>di</w:t>
      </w:r>
      <w:r w:rsidR="00C127F2" w:rsidRPr="00240F2B">
        <w:rPr>
          <w:lang w:eastAsia="en-US"/>
        </w:rPr>
        <w:t>graph object</w:t>
      </w:r>
      <w:r w:rsidR="00937458" w:rsidRPr="00240F2B">
        <w:rPr>
          <w:lang w:eastAsia="en-US"/>
        </w:rPr>
        <w:t xml:space="preserve">. </w:t>
      </w:r>
    </w:p>
    <w:p w14:paraId="3BEB59DA" w14:textId="4EE2E3A0" w:rsidR="00937458" w:rsidRPr="00240F2B" w:rsidRDefault="00937458" w:rsidP="00B76D98">
      <w:pPr>
        <w:rPr>
          <w:lang w:eastAsia="en-US"/>
        </w:rPr>
      </w:pPr>
    </w:p>
    <w:p w14:paraId="71434C63" w14:textId="57C37CF8" w:rsidR="00937458" w:rsidRPr="00240F2B" w:rsidRDefault="00937458" w:rsidP="00B76D98">
      <w:pPr>
        <w:rPr>
          <w:lang w:eastAsia="en-US"/>
        </w:rPr>
      </w:pPr>
      <w:r w:rsidRPr="00240F2B">
        <w:rPr>
          <w:lang w:eastAsia="en-US"/>
        </w:rPr>
        <w:t>The final method is ‘readFiles’</w:t>
      </w:r>
      <w:ins w:id="425" w:author="fikayo akeredolu" w:date="2022-07-21T21:14:00Z">
        <w:r w:rsidR="00A66536">
          <w:rPr>
            <w:lang w:eastAsia="en-US"/>
          </w:rPr>
          <w:t>,</w:t>
        </w:r>
      </w:ins>
      <w:r w:rsidRPr="00240F2B">
        <w:rPr>
          <w:lang w:eastAsia="en-US"/>
        </w:rPr>
        <w:t xml:space="preserve"> which </w:t>
      </w:r>
      <w:ins w:id="426" w:author="fikayo akeredolu" w:date="2022-07-21T21:15:00Z">
        <w:r w:rsidR="00A66536">
          <w:rPr>
            <w:lang w:eastAsia="en-US"/>
          </w:rPr>
          <w:t>combines</w:t>
        </w:r>
      </w:ins>
      <w:del w:id="427" w:author="fikayo akeredolu" w:date="2022-07-21T21:15:00Z">
        <w:r w:rsidRPr="00240F2B" w:rsidDel="00A66536">
          <w:rPr>
            <w:lang w:eastAsia="en-US"/>
          </w:rPr>
          <w:delText>brings</w:delText>
        </w:r>
      </w:del>
      <w:r w:rsidRPr="00240F2B">
        <w:rPr>
          <w:lang w:eastAsia="en-US"/>
        </w:rPr>
        <w:t xml:space="preserve"> all th</w:t>
      </w:r>
      <w:r w:rsidR="005D7B79" w:rsidRPr="00240F2B">
        <w:rPr>
          <w:lang w:eastAsia="en-US"/>
        </w:rPr>
        <w:t xml:space="preserve">e </w:t>
      </w:r>
      <w:r w:rsidRPr="00240F2B">
        <w:rPr>
          <w:lang w:eastAsia="en-US"/>
        </w:rPr>
        <w:t xml:space="preserve">methods described above </w:t>
      </w:r>
      <w:del w:id="428" w:author="fikayo akeredolu" w:date="2022-07-21T21:15:00Z">
        <w:r w:rsidRPr="00240F2B" w:rsidDel="00A66536">
          <w:rPr>
            <w:lang w:eastAsia="en-US"/>
          </w:rPr>
          <w:delText xml:space="preserve">together </w:delText>
        </w:r>
      </w:del>
      <w:r w:rsidRPr="00240F2B">
        <w:rPr>
          <w:lang w:eastAsia="en-US"/>
        </w:rPr>
        <w:t xml:space="preserve">and executes the stream of reading all the files, converting them to graphs and </w:t>
      </w:r>
      <w:r w:rsidR="005D7B79" w:rsidRPr="00240F2B">
        <w:rPr>
          <w:lang w:eastAsia="en-US"/>
        </w:rPr>
        <w:t>assigning labels</w:t>
      </w:r>
      <w:del w:id="429" w:author="fikayo akeredolu" w:date="2022-07-21T21:15:00Z">
        <w:r w:rsidR="005D7B79" w:rsidRPr="00240F2B" w:rsidDel="00A66536">
          <w:rPr>
            <w:lang w:eastAsia="en-US"/>
          </w:rPr>
          <w:delText xml:space="preserve"> to them</w:delText>
        </w:r>
      </w:del>
      <w:r w:rsidR="005D7B79" w:rsidRPr="00240F2B">
        <w:rPr>
          <w:lang w:eastAsia="en-US"/>
        </w:rPr>
        <w:t>.</w:t>
      </w:r>
    </w:p>
    <w:p w14:paraId="6BD79D01" w14:textId="77777777" w:rsidR="00B27D8D" w:rsidRPr="00240F2B" w:rsidRDefault="00B27D8D" w:rsidP="00B76D98">
      <w:pPr>
        <w:rPr>
          <w:lang w:eastAsia="en-US"/>
        </w:rPr>
      </w:pPr>
    </w:p>
    <w:p w14:paraId="1FDF41AC" w14:textId="7CE23623" w:rsidR="004A010D" w:rsidRPr="006C5145" w:rsidRDefault="00B27D8D" w:rsidP="00B76D98">
      <w:pPr>
        <w:pStyle w:val="Paragraphedeliste"/>
        <w:numPr>
          <w:ilvl w:val="0"/>
          <w:numId w:val="23"/>
        </w:numPr>
        <w:rPr>
          <w:lang w:eastAsia="en-US"/>
        </w:rPr>
      </w:pPr>
      <w:r w:rsidRPr="006C5145">
        <w:rPr>
          <w:lang w:eastAsia="en-US"/>
        </w:rPr>
        <w:t>TreeParser</w:t>
      </w:r>
      <w:r w:rsidR="004A726A" w:rsidRPr="006C5145">
        <w:rPr>
          <w:lang w:eastAsia="en-US"/>
        </w:rPr>
        <w:t xml:space="preserve"> Class</w:t>
      </w:r>
      <w:r w:rsidRPr="006C5145">
        <w:rPr>
          <w:lang w:eastAsia="en-US"/>
        </w:rPr>
        <w:t xml:space="preserve"> (TreeParser.py): </w:t>
      </w:r>
      <w:r w:rsidR="004C7DC8" w:rsidRPr="006C5145">
        <w:rPr>
          <w:lang w:eastAsia="en-US"/>
        </w:rPr>
        <w:t xml:space="preserve">This class is also initialised with one parameter: ‘hashed: bool’. It </w:t>
      </w:r>
      <w:r w:rsidRPr="006C5145">
        <w:rPr>
          <w:lang w:eastAsia="en-US"/>
        </w:rPr>
        <w:t>has</w:t>
      </w:r>
      <w:r w:rsidR="00AE4ABE" w:rsidRPr="006C5145">
        <w:rPr>
          <w:lang w:eastAsia="en-US"/>
        </w:rPr>
        <w:t xml:space="preserve"> three functions. </w:t>
      </w:r>
      <w:r w:rsidR="00F631B7" w:rsidRPr="006C5145">
        <w:rPr>
          <w:lang w:eastAsia="en-US"/>
        </w:rPr>
        <w:t>The first</w:t>
      </w:r>
      <w:r w:rsidR="0074704F">
        <w:rPr>
          <w:lang w:eastAsia="en-US"/>
        </w:rPr>
        <w:t>,</w:t>
      </w:r>
      <w:r w:rsidR="00F631B7" w:rsidRPr="006C5145">
        <w:rPr>
          <w:lang w:eastAsia="en-US"/>
        </w:rPr>
        <w:t xml:space="preserve"> called ‘parse’</w:t>
      </w:r>
      <w:r w:rsidR="0074704F">
        <w:rPr>
          <w:lang w:eastAsia="en-US"/>
        </w:rPr>
        <w:t>,</w:t>
      </w:r>
      <w:r w:rsidR="00F631B7" w:rsidRPr="006C5145">
        <w:rPr>
          <w:lang w:eastAsia="en-US"/>
        </w:rPr>
        <w:t xml:space="preserve"> </w:t>
      </w:r>
      <w:r w:rsidR="004A010D" w:rsidRPr="006C5145">
        <w:rPr>
          <w:lang w:eastAsia="en-US"/>
        </w:rPr>
        <w:t xml:space="preserve">takes a file path as its input and </w:t>
      </w:r>
      <w:r w:rsidR="00FE12F0" w:rsidRPr="006C5145">
        <w:rPr>
          <w:lang w:eastAsia="en-US"/>
        </w:rPr>
        <w:t>executes the same function as the ‘assignLabels</w:t>
      </w:r>
      <w:r w:rsidR="004A010D" w:rsidRPr="006C5145">
        <w:rPr>
          <w:lang w:eastAsia="en-US"/>
        </w:rPr>
        <w:t xml:space="preserve">’ in the GraphParser class. The next is </w:t>
      </w:r>
      <w:r w:rsidRPr="006C5145">
        <w:rPr>
          <w:lang w:eastAsia="en-US"/>
        </w:rPr>
        <w:t>‘createTreeFromEdges’</w:t>
      </w:r>
      <w:ins w:id="430" w:author="fikayo akeredolu" w:date="2022-07-21T21:15:00Z">
        <w:r w:rsidR="00A66536">
          <w:rPr>
            <w:lang w:eastAsia="en-US"/>
          </w:rPr>
          <w:t>,</w:t>
        </w:r>
      </w:ins>
      <w:r w:rsidRPr="006C5145">
        <w:rPr>
          <w:lang w:eastAsia="en-US"/>
        </w:rPr>
        <w:t xml:space="preserve"> which</w:t>
      </w:r>
      <w:r w:rsidR="00AE4ABE" w:rsidRPr="006C5145">
        <w:rPr>
          <w:lang w:eastAsia="en-US"/>
        </w:rPr>
        <w:t xml:space="preserve">, </w:t>
      </w:r>
      <w:r w:rsidRPr="006C5145">
        <w:rPr>
          <w:lang w:eastAsia="en-US"/>
        </w:rPr>
        <w:t xml:space="preserve">given a list of edges present in a tree, creates a tree made up of </w:t>
      </w:r>
      <w:r w:rsidR="00AE4ABE" w:rsidRPr="006C5145">
        <w:rPr>
          <w:lang w:eastAsia="en-US"/>
        </w:rPr>
        <w:t>Tree</w:t>
      </w:r>
      <w:r w:rsidRPr="006C5145">
        <w:rPr>
          <w:lang w:eastAsia="en-US"/>
        </w:rPr>
        <w:t>Node objects.</w:t>
      </w:r>
      <w:r w:rsidR="004A010D" w:rsidRPr="006C5145">
        <w:rPr>
          <w:lang w:eastAsia="en-US"/>
        </w:rPr>
        <w:t xml:space="preserve"> The final is ‘convertToTree’ </w:t>
      </w:r>
      <w:r w:rsidR="00E23089" w:rsidRPr="006C5145">
        <w:rPr>
          <w:lang w:eastAsia="en-US"/>
        </w:rPr>
        <w:t xml:space="preserve">which reads a program file, applies either Visitor or HashVisitor to the file, and then runs ‘createTreeFromEdges’ on the </w:t>
      </w:r>
      <w:r w:rsidR="004A726A" w:rsidRPr="006C5145">
        <w:rPr>
          <w:lang w:eastAsia="en-US"/>
        </w:rPr>
        <w:t>list of edges returned by the Visitor or HashVisitor.</w:t>
      </w:r>
    </w:p>
    <w:p w14:paraId="33A98F34" w14:textId="77777777" w:rsidR="00185A3D" w:rsidRDefault="00185A3D" w:rsidP="00B76D98">
      <w:pPr>
        <w:rPr>
          <w:lang w:eastAsia="en-US"/>
        </w:rPr>
      </w:pPr>
    </w:p>
    <w:p w14:paraId="1C6848C0" w14:textId="25568E3D" w:rsidR="00E012E7" w:rsidRPr="00240F2B" w:rsidRDefault="00E012E7" w:rsidP="00B76D98">
      <w:pPr>
        <w:rPr>
          <w:lang w:eastAsia="en-US"/>
        </w:rPr>
      </w:pPr>
      <w:r w:rsidRPr="00240F2B">
        <w:rPr>
          <w:lang w:eastAsia="en-US"/>
        </w:rPr>
        <w:t>Visitor Class (Visitor.py): The process of conversion from code to graph or tree is carried out by the ‘Visitor’ class. This class inherits from the Python AST Nodevisitor class [</w:t>
      </w:r>
      <w:r w:rsidR="00CF4C6B">
        <w:rPr>
          <w:lang w:eastAsia="en-US"/>
        </w:rPr>
        <w:t>40</w:t>
      </w:r>
      <w:r w:rsidRPr="00240F2B">
        <w:rPr>
          <w:lang w:eastAsia="en-US"/>
        </w:rPr>
        <w:t xml:space="preserve">]. Its function is to traverse the AST of the program and add nodes to the tree or graph according to the relationships </w:t>
      </w:r>
      <w:r>
        <w:rPr>
          <w:lang w:eastAsia="en-US"/>
        </w:rPr>
        <w:t>observed</w:t>
      </w:r>
      <w:r w:rsidRPr="00240F2B">
        <w:rPr>
          <w:lang w:eastAsia="en-US"/>
        </w:rPr>
        <w:t xml:space="preserve"> in the program’s AST. This file </w:t>
      </w:r>
      <w:ins w:id="431" w:author="fikayo akeredolu" w:date="2022-07-21T21:15:00Z">
        <w:r w:rsidR="00A66536">
          <w:rPr>
            <w:lang w:eastAsia="en-US"/>
          </w:rPr>
          <w:t>comprises</w:t>
        </w:r>
      </w:ins>
      <w:del w:id="432" w:author="fikayo akeredolu" w:date="2022-07-21T21:15:00Z">
        <w:r w:rsidRPr="00240F2B" w:rsidDel="00A66536">
          <w:rPr>
            <w:lang w:eastAsia="en-US"/>
          </w:rPr>
          <w:delText>is made up of</w:delText>
        </w:r>
      </w:del>
      <w:r w:rsidRPr="00240F2B">
        <w:rPr>
          <w:lang w:eastAsia="en-US"/>
        </w:rPr>
        <w:t xml:space="preserve"> three classes; the AbstractVisitor super class</w:t>
      </w:r>
      <w:ins w:id="433" w:author="fikayo akeredolu" w:date="2022-07-21T21:15:00Z">
        <w:r w:rsidR="00A66536">
          <w:rPr>
            <w:lang w:eastAsia="en-US"/>
          </w:rPr>
          <w:t>,</w:t>
        </w:r>
      </w:ins>
      <w:r w:rsidRPr="00240F2B">
        <w:rPr>
          <w:lang w:eastAsia="en-US"/>
        </w:rPr>
        <w:t xml:space="preserve"> </w:t>
      </w:r>
      <w:ins w:id="434" w:author="fikayo akeredolu" w:date="2022-07-21T21:15:00Z">
        <w:r w:rsidR="00A66536">
          <w:rPr>
            <w:lang w:eastAsia="en-US"/>
          </w:rPr>
          <w:t>which</w:t>
        </w:r>
      </w:ins>
      <w:del w:id="435" w:author="fikayo akeredolu" w:date="2022-07-21T21:15:00Z">
        <w:r w:rsidRPr="00240F2B" w:rsidDel="00A66536">
          <w:rPr>
            <w:lang w:eastAsia="en-US"/>
          </w:rPr>
          <w:delText>that</w:delText>
        </w:r>
      </w:del>
      <w:r w:rsidRPr="00240F2B">
        <w:rPr>
          <w:lang w:eastAsia="en-US"/>
        </w:rPr>
        <w:t xml:space="preserve"> defines the </w:t>
      </w:r>
      <w:ins w:id="436" w:author="fikayo akeredolu" w:date="2022-07-21T21:15:00Z">
        <w:r w:rsidR="00A66536">
          <w:rPr>
            <w:lang w:eastAsia="en-US"/>
          </w:rPr>
          <w:t>essential</w:t>
        </w:r>
      </w:ins>
      <w:del w:id="437" w:author="fikayo akeredolu" w:date="2022-07-21T21:15:00Z">
        <w:r w:rsidRPr="00240F2B" w:rsidDel="00A66536">
          <w:rPr>
            <w:lang w:eastAsia="en-US"/>
          </w:rPr>
          <w:delText>basic</w:delText>
        </w:r>
      </w:del>
      <w:r w:rsidRPr="00240F2B">
        <w:rPr>
          <w:lang w:eastAsia="en-US"/>
        </w:rPr>
        <w:t xml:space="preserve"> functions required by its subclasses, and the Visitor and HashVisitor subclasses</w:t>
      </w:r>
      <w:ins w:id="438" w:author="fikayo akeredolu" w:date="2022-07-21T21:15:00Z">
        <w:r w:rsidR="00A66536">
          <w:rPr>
            <w:lang w:eastAsia="en-US"/>
          </w:rPr>
          <w:t>,</w:t>
        </w:r>
      </w:ins>
      <w:r w:rsidRPr="00240F2B">
        <w:rPr>
          <w:lang w:eastAsia="en-US"/>
        </w:rPr>
        <w:t xml:space="preserve"> which inherit from AbstractVisitor. The HashVisitor </w:t>
      </w:r>
      <w:ins w:id="439" w:author="fikayo akeredolu" w:date="2022-07-21T21:16:00Z">
        <w:r w:rsidR="00A66536">
          <w:rPr>
            <w:lang w:eastAsia="en-US"/>
          </w:rPr>
          <w:t>establishes</w:t>
        </w:r>
      </w:ins>
      <w:del w:id="440" w:author="fikayo akeredolu" w:date="2022-07-21T21:16:00Z">
        <w:r w:rsidRPr="00240F2B" w:rsidDel="00A66536">
          <w:rPr>
            <w:lang w:eastAsia="en-US"/>
          </w:rPr>
          <w:delText>defines</w:delText>
        </w:r>
      </w:del>
      <w:r w:rsidRPr="00240F2B">
        <w:rPr>
          <w:lang w:eastAsia="en-US"/>
        </w:rPr>
        <w:t xml:space="preserve"> the process of traversing a graph and embedding the nodes by implementing a hashing function. The Visitor class leaves the nodes to be embedded later by a vectorization function (unhashing). The difference between hashing and unhashing is </w:t>
      </w:r>
      <w:r w:rsidR="00E14B7E">
        <w:rPr>
          <w:lang w:eastAsia="en-US"/>
        </w:rPr>
        <w:t>described</w:t>
      </w:r>
      <w:r w:rsidRPr="00240F2B">
        <w:rPr>
          <w:lang w:eastAsia="en-US"/>
        </w:rPr>
        <w:t xml:space="preserve"> in section </w:t>
      </w:r>
      <w:r>
        <w:rPr>
          <w:lang w:eastAsia="en-US"/>
        </w:rPr>
        <w:t>4.2.2.</w:t>
      </w:r>
    </w:p>
    <w:p w14:paraId="67BBA771" w14:textId="77777777" w:rsidR="00E012E7" w:rsidRPr="00240F2B" w:rsidRDefault="00E012E7" w:rsidP="00B76D98">
      <w:pPr>
        <w:rPr>
          <w:lang w:eastAsia="en-US"/>
        </w:rPr>
      </w:pPr>
    </w:p>
    <w:p w14:paraId="25139503" w14:textId="59E1113A" w:rsidR="00E012E7" w:rsidRPr="003B76DB" w:rsidRDefault="00D652A9" w:rsidP="00B76D98">
      <w:pPr>
        <w:pStyle w:val="Paragraphedeliste"/>
        <w:numPr>
          <w:ilvl w:val="0"/>
          <w:numId w:val="24"/>
        </w:numPr>
        <w:rPr>
          <w:lang w:eastAsia="en-US"/>
        </w:rPr>
      </w:pPr>
      <w:r w:rsidRPr="003B76DB">
        <w:rPr>
          <w:lang w:eastAsia="en-US"/>
        </w:rPr>
        <w:t>AbstractVisitor</w:t>
      </w:r>
      <w:r>
        <w:rPr>
          <w:lang w:eastAsia="en-US"/>
        </w:rPr>
        <w:t xml:space="preserve">: </w:t>
      </w:r>
      <w:r w:rsidR="00E012E7" w:rsidRPr="003B76DB">
        <w:rPr>
          <w:lang w:eastAsia="en-US"/>
        </w:rPr>
        <w:t>Th</w:t>
      </w:r>
      <w:r>
        <w:rPr>
          <w:lang w:eastAsia="en-US"/>
        </w:rPr>
        <w:t xml:space="preserve">is </w:t>
      </w:r>
      <w:r w:rsidR="00E012E7" w:rsidRPr="003B76DB">
        <w:rPr>
          <w:lang w:eastAsia="en-US"/>
        </w:rPr>
        <w:t>Class defines multiple functions. The first of these i</w:t>
      </w:r>
      <w:r w:rsidR="00620EEE">
        <w:rPr>
          <w:lang w:eastAsia="en-US"/>
        </w:rPr>
        <w:t>s</w:t>
      </w:r>
      <w:r w:rsidR="00E012E7" w:rsidRPr="003B76DB">
        <w:rPr>
          <w:lang w:eastAsia="en-US"/>
        </w:rPr>
        <w:t xml:space="preserve"> the generic_visit method that is inherited from the Nodevisitor object. This method is an abstract method that is left to be implemented by each individual subclass.</w:t>
      </w:r>
      <w:r w:rsidR="00E012E7">
        <w:rPr>
          <w:lang w:eastAsia="en-US"/>
        </w:rPr>
        <w:t xml:space="preserve"> AbstractVisitor</w:t>
      </w:r>
      <w:r w:rsidR="00E012E7" w:rsidRPr="003B76DB">
        <w:rPr>
          <w:lang w:eastAsia="en-US"/>
        </w:rPr>
        <w:t xml:space="preserve"> also implements three methods (splitSnakeCase, splitCamelCase and splitIdentifier) for splitting the identifier of an object or AST node into separate words based on either snake case (e.g., snake_case) or camel case (e.g., camelCase). The next method implemented in this abstract class is the convertToGraph function. This method creates a NetworkX directed graph [</w:t>
      </w:r>
      <w:r w:rsidR="00CF4C6B">
        <w:rPr>
          <w:lang w:eastAsia="en-US"/>
        </w:rPr>
        <w:t>41</w:t>
      </w:r>
      <w:r w:rsidR="00E012E7" w:rsidRPr="003B76DB">
        <w:rPr>
          <w:lang w:eastAsia="en-US"/>
        </w:rPr>
        <w:t>] from a list of edges and returns a NetworkX Digraph</w:t>
      </w:r>
      <w:r w:rsidR="00C77F13">
        <w:rPr>
          <w:lang w:eastAsia="en-US"/>
        </w:rPr>
        <w:t xml:space="preserve"> </w:t>
      </w:r>
      <w:r w:rsidR="00E012E7" w:rsidRPr="003B76DB">
        <w:rPr>
          <w:lang w:eastAsia="en-US"/>
        </w:rPr>
        <w:t>object. The remaining methods (visitSpecial, visitDef, etc</w:t>
      </w:r>
      <w:ins w:id="441" w:author="fikayo akeredolu" w:date="2022-07-21T21:16:00Z">
        <w:r w:rsidR="00A66536">
          <w:rPr>
            <w:lang w:eastAsia="en-US"/>
          </w:rPr>
          <w:t>.</w:t>
        </w:r>
      </w:ins>
      <w:r w:rsidR="00E012E7" w:rsidRPr="003B76DB">
        <w:rPr>
          <w:lang w:eastAsia="en-US"/>
        </w:rPr>
        <w:t xml:space="preserve">) </w:t>
      </w:r>
      <w:r w:rsidR="00E012E7" w:rsidRPr="003B76DB">
        <w:rPr>
          <w:lang w:eastAsia="en-US"/>
        </w:rPr>
        <w:lastRenderedPageBreak/>
        <w:t>are concerned with traversing the AST</w:t>
      </w:r>
      <w:r w:rsidR="00E012E7">
        <w:rPr>
          <w:lang w:eastAsia="en-US"/>
        </w:rPr>
        <w:t xml:space="preserve">, </w:t>
      </w:r>
      <w:r w:rsidR="00E012E7" w:rsidRPr="003B76DB">
        <w:rPr>
          <w:lang w:eastAsia="en-US"/>
        </w:rPr>
        <w:t xml:space="preserve">getting the type of an AST node (each object in the AST) and returning a string representation of the AST node. </w:t>
      </w:r>
    </w:p>
    <w:p w14:paraId="7B484A56" w14:textId="77777777" w:rsidR="00E012E7" w:rsidRPr="00240F2B" w:rsidRDefault="00E012E7" w:rsidP="00B76D98">
      <w:pPr>
        <w:rPr>
          <w:lang w:eastAsia="en-US"/>
        </w:rPr>
      </w:pPr>
    </w:p>
    <w:p w14:paraId="1F58B291" w14:textId="3E6B7D45" w:rsidR="00E012E7" w:rsidRPr="006C5145" w:rsidRDefault="00E012E7" w:rsidP="00B76D98">
      <w:pPr>
        <w:pStyle w:val="Paragraphedeliste"/>
        <w:numPr>
          <w:ilvl w:val="0"/>
          <w:numId w:val="23"/>
        </w:numPr>
        <w:rPr>
          <w:lang w:eastAsia="en-US"/>
        </w:rPr>
      </w:pPr>
      <w:r w:rsidRPr="006C5145">
        <w:rPr>
          <w:lang w:eastAsia="en-US"/>
        </w:rPr>
        <w:t xml:space="preserve">Visitor: The Visitor subclass implements a generic_visit method that takes an AST root node and simply traverses the children of the node </w:t>
      </w:r>
      <w:r>
        <w:rPr>
          <w:lang w:eastAsia="en-US"/>
        </w:rPr>
        <w:t xml:space="preserve">recursively </w:t>
      </w:r>
      <w:r w:rsidRPr="006C5145">
        <w:rPr>
          <w:lang w:eastAsia="en-US"/>
        </w:rPr>
        <w:t>and creates the required list of edges from the node’s children. This means that the generic_visit method ‘calls’ itself repeatedly until all the nodes in the AST have been visited, preventing the need for implementing the method multiple times or using nested loops</w:t>
      </w:r>
      <w:r w:rsidR="008E23FA">
        <w:rPr>
          <w:lang w:eastAsia="en-US"/>
        </w:rPr>
        <w:t xml:space="preserve">, </w:t>
      </w:r>
      <w:r w:rsidRPr="006C5145">
        <w:rPr>
          <w:lang w:eastAsia="en-US"/>
        </w:rPr>
        <w:t xml:space="preserve">which take more time to run as the number of nested loops increases.  </w:t>
      </w:r>
    </w:p>
    <w:p w14:paraId="28C718C1" w14:textId="77777777" w:rsidR="00E012E7" w:rsidRPr="00240F2B" w:rsidRDefault="00E012E7" w:rsidP="00B76D98">
      <w:pPr>
        <w:rPr>
          <w:lang w:eastAsia="en-US"/>
        </w:rPr>
      </w:pPr>
    </w:p>
    <w:p w14:paraId="790D60CD" w14:textId="5550D8D5" w:rsidR="00E012E7" w:rsidRPr="006C5145" w:rsidRDefault="00E012E7" w:rsidP="00B76D98">
      <w:pPr>
        <w:pStyle w:val="Paragraphedeliste"/>
        <w:numPr>
          <w:ilvl w:val="0"/>
          <w:numId w:val="23"/>
        </w:numPr>
        <w:rPr>
          <w:lang w:eastAsia="en-US"/>
        </w:rPr>
      </w:pPr>
      <w:r w:rsidRPr="006C5145">
        <w:rPr>
          <w:lang w:eastAsia="en-US"/>
        </w:rPr>
        <w:t>HashVisitor: The HashVisitor subclass implements a generic_visit method that takes an AST root node as its input and gets the string representation of the node by calling the visitSpecial function inherited from the AbstractVisitor class. After this string representation is collected, it is hashed, and the result of this hash is divided by 1. Additionally, the node</w:t>
      </w:r>
      <w:r w:rsidR="00CA0EE6">
        <w:rPr>
          <w:lang w:eastAsia="en-US"/>
        </w:rPr>
        <w:t xml:space="preserve"> object</w:t>
      </w:r>
      <w:r w:rsidRPr="006C5145">
        <w:rPr>
          <w:lang w:eastAsia="en-US"/>
        </w:rPr>
        <w:t xml:space="preserve"> </w:t>
      </w:r>
      <w:del w:id="442" w:author="fikayo akeredolu" w:date="2022-07-21T21:16:00Z">
        <w:r w:rsidRPr="006C5145" w:rsidDel="00A66536">
          <w:rPr>
            <w:lang w:eastAsia="en-US"/>
          </w:rPr>
          <w:delText xml:space="preserve">itself </w:delText>
        </w:r>
      </w:del>
      <w:r w:rsidRPr="006C5145">
        <w:rPr>
          <w:lang w:eastAsia="en-US"/>
        </w:rPr>
        <w:t xml:space="preserve">is hashed and has its result </w:t>
      </w:r>
      <w:del w:id="443" w:author="fikayo akeredolu" w:date="2022-07-21T21:16:00Z">
        <w:r w:rsidRPr="006C5145" w:rsidDel="00A66536">
          <w:rPr>
            <w:lang w:eastAsia="en-US"/>
          </w:rPr>
          <w:delText xml:space="preserve">also </w:delText>
        </w:r>
      </w:del>
      <w:r w:rsidRPr="006C5145">
        <w:rPr>
          <w:lang w:eastAsia="en-US"/>
        </w:rPr>
        <w:t xml:space="preserve">divided by 1. </w:t>
      </w:r>
      <w:ins w:id="444" w:author="fikayo akeredolu" w:date="2022-07-21T21:16:00Z">
        <w:r w:rsidR="00A66536">
          <w:rPr>
            <w:lang w:eastAsia="en-US"/>
          </w:rPr>
          <w:t>Finally, these</w:t>
        </w:r>
      </w:ins>
      <w:del w:id="445" w:author="fikayo akeredolu" w:date="2022-07-21T21:16:00Z">
        <w:r w:rsidRPr="006C5145" w:rsidDel="00A66536">
          <w:rPr>
            <w:lang w:eastAsia="en-US"/>
          </w:rPr>
          <w:delText>These</w:delText>
        </w:r>
      </w:del>
      <w:r w:rsidRPr="006C5145">
        <w:rPr>
          <w:lang w:eastAsia="en-US"/>
        </w:rPr>
        <w:t xml:space="preserve"> two hash values are added together</w:t>
      </w:r>
      <w:r w:rsidR="009E59FD">
        <w:rPr>
          <w:lang w:eastAsia="en-US"/>
        </w:rPr>
        <w:t xml:space="preserve"> </w:t>
      </w:r>
      <w:r w:rsidRPr="006C5145">
        <w:rPr>
          <w:lang w:eastAsia="en-US"/>
        </w:rPr>
        <w:t xml:space="preserve">to get the vectorized embedding for that node. </w:t>
      </w:r>
      <w:r>
        <w:rPr>
          <w:lang w:eastAsia="en-US"/>
        </w:rPr>
        <w:t>This</w:t>
      </w:r>
      <w:r w:rsidRPr="006C5145">
        <w:rPr>
          <w:lang w:eastAsia="en-US"/>
        </w:rPr>
        <w:t xml:space="preserve"> generic_visit method</w:t>
      </w:r>
      <w:r>
        <w:rPr>
          <w:lang w:eastAsia="en-US"/>
        </w:rPr>
        <w:t xml:space="preserve"> also i</w:t>
      </w:r>
      <w:r w:rsidRPr="006C5145">
        <w:rPr>
          <w:lang w:eastAsia="en-US"/>
        </w:rPr>
        <w:t>mplement</w:t>
      </w:r>
      <w:r>
        <w:rPr>
          <w:lang w:eastAsia="en-US"/>
        </w:rPr>
        <w:t xml:space="preserve">s </w:t>
      </w:r>
      <w:r w:rsidRPr="006C5145">
        <w:rPr>
          <w:lang w:eastAsia="en-US"/>
        </w:rPr>
        <w:t>recursion</w:t>
      </w:r>
      <w:r>
        <w:rPr>
          <w:lang w:eastAsia="en-US"/>
        </w:rPr>
        <w:t>.</w:t>
      </w:r>
    </w:p>
    <w:p w14:paraId="4C9C1F44" w14:textId="77777777" w:rsidR="00E012E7" w:rsidRPr="00240F2B" w:rsidRDefault="00E012E7" w:rsidP="00B76D98">
      <w:pPr>
        <w:rPr>
          <w:lang w:eastAsia="en-US"/>
        </w:rPr>
      </w:pPr>
    </w:p>
    <w:p w14:paraId="12B76EA6" w14:textId="28A6E435" w:rsidR="00CB22A5" w:rsidRDefault="0074162E" w:rsidP="00B76D98">
      <w:pPr>
        <w:rPr>
          <w:lang w:eastAsia="en-US"/>
        </w:rPr>
      </w:pPr>
      <w:r w:rsidRPr="00240F2B">
        <w:rPr>
          <w:lang w:eastAsia="en-US"/>
        </w:rPr>
        <w:t>TreeNode</w:t>
      </w:r>
      <w:r w:rsidR="004A726A" w:rsidRPr="00240F2B">
        <w:rPr>
          <w:lang w:eastAsia="en-US"/>
        </w:rPr>
        <w:t xml:space="preserve"> Class</w:t>
      </w:r>
      <w:r w:rsidR="00AE4ABE" w:rsidRPr="00240F2B">
        <w:rPr>
          <w:lang w:eastAsia="en-US"/>
        </w:rPr>
        <w:t xml:space="preserve"> (TreeNode.py)</w:t>
      </w:r>
      <w:r w:rsidRPr="00240F2B">
        <w:rPr>
          <w:lang w:eastAsia="en-US"/>
        </w:rPr>
        <w:t>:</w:t>
      </w:r>
      <w:r w:rsidR="005D7B79" w:rsidRPr="00240F2B">
        <w:rPr>
          <w:lang w:eastAsia="en-US"/>
        </w:rPr>
        <w:t xml:space="preserve"> This</w:t>
      </w:r>
      <w:r w:rsidR="005C5D92" w:rsidRPr="00240F2B">
        <w:rPr>
          <w:lang w:eastAsia="en-US"/>
        </w:rPr>
        <w:t xml:space="preserve"> </w:t>
      </w:r>
      <w:r w:rsidR="004A726A" w:rsidRPr="00240F2B">
        <w:rPr>
          <w:lang w:eastAsia="en-US"/>
        </w:rPr>
        <w:t>class de</w:t>
      </w:r>
      <w:r w:rsidR="005C5D92" w:rsidRPr="00240F2B">
        <w:rPr>
          <w:lang w:eastAsia="en-US"/>
        </w:rPr>
        <w:t xml:space="preserve">fines a node object for </w:t>
      </w:r>
      <w:r w:rsidR="00930F9F">
        <w:rPr>
          <w:lang w:eastAsia="en-US"/>
        </w:rPr>
        <w:t>the</w:t>
      </w:r>
      <w:r w:rsidR="005C5D92" w:rsidRPr="00240F2B">
        <w:rPr>
          <w:lang w:eastAsia="en-US"/>
        </w:rPr>
        <w:t xml:space="preserve"> tree. </w:t>
      </w:r>
      <w:r w:rsidR="00E731E8" w:rsidRPr="00240F2B">
        <w:rPr>
          <w:lang w:eastAsia="en-US"/>
        </w:rPr>
        <w:t xml:space="preserve">On </w:t>
      </w:r>
      <w:r w:rsidR="00D33CF2" w:rsidRPr="00240F2B">
        <w:rPr>
          <w:lang w:eastAsia="en-US"/>
        </w:rPr>
        <w:t>initialisation</w:t>
      </w:r>
      <w:r w:rsidR="00E731E8" w:rsidRPr="00240F2B">
        <w:rPr>
          <w:lang w:eastAsia="en-US"/>
        </w:rPr>
        <w:t>, it takes a</w:t>
      </w:r>
      <w:r w:rsidR="008266A8" w:rsidRPr="00240F2B">
        <w:rPr>
          <w:lang w:eastAsia="en-US"/>
        </w:rPr>
        <w:t xml:space="preserve">n </w:t>
      </w:r>
      <w:r w:rsidR="00E731E8" w:rsidRPr="00240F2B">
        <w:rPr>
          <w:lang w:eastAsia="en-US"/>
        </w:rPr>
        <w:t>embedding as its parameter</w:t>
      </w:r>
      <w:r w:rsidR="008266A8" w:rsidRPr="00240F2B">
        <w:rPr>
          <w:lang w:eastAsia="en-US"/>
        </w:rPr>
        <w:t xml:space="preserve">, </w:t>
      </w:r>
      <w:ins w:id="446" w:author="fikayo akeredolu" w:date="2022-07-21T21:18:00Z">
        <w:r w:rsidR="006D54FB">
          <w:rPr>
            <w:lang w:eastAsia="en-US"/>
          </w:rPr>
          <w:t>representing that node's embedding</w:t>
        </w:r>
      </w:ins>
      <w:del w:id="447" w:author="fikayo akeredolu" w:date="2022-07-21T21:18:00Z">
        <w:r w:rsidR="008266A8" w:rsidRPr="00240F2B" w:rsidDel="006D54FB">
          <w:rPr>
            <w:lang w:eastAsia="en-US"/>
          </w:rPr>
          <w:delText>which represents the embedding for that node</w:delText>
        </w:r>
      </w:del>
      <w:r w:rsidR="00E731E8" w:rsidRPr="00240F2B">
        <w:rPr>
          <w:lang w:eastAsia="en-US"/>
        </w:rPr>
        <w:t xml:space="preserve">. </w:t>
      </w:r>
      <w:ins w:id="448" w:author="fikayo akeredolu" w:date="2022-07-21T21:16:00Z">
        <w:r w:rsidR="00A66536">
          <w:rPr>
            <w:lang w:eastAsia="en-US"/>
          </w:rPr>
          <w:t>In addition, it</w:t>
        </w:r>
      </w:ins>
      <w:del w:id="449" w:author="fikayo akeredolu" w:date="2022-07-21T21:16:00Z">
        <w:r w:rsidR="008266A8" w:rsidRPr="00240F2B" w:rsidDel="00A66536">
          <w:rPr>
            <w:lang w:eastAsia="en-US"/>
          </w:rPr>
          <w:delText>It</w:delText>
        </w:r>
      </w:del>
      <w:r w:rsidR="008266A8" w:rsidRPr="00240F2B">
        <w:rPr>
          <w:lang w:eastAsia="en-US"/>
        </w:rPr>
        <w:t xml:space="preserve"> implements a function called ‘preOrderTraversal’. This method </w:t>
      </w:r>
      <w:r w:rsidR="00FB3912" w:rsidRPr="00240F2B">
        <w:rPr>
          <w:lang w:eastAsia="en-US"/>
        </w:rPr>
        <w:t>traverses the tree using Pre-Order Traversal [</w:t>
      </w:r>
      <w:r w:rsidR="005353C1">
        <w:rPr>
          <w:lang w:eastAsia="en-US"/>
        </w:rPr>
        <w:t>42</w:t>
      </w:r>
      <w:r w:rsidR="00FB3912" w:rsidRPr="00240F2B">
        <w:rPr>
          <w:lang w:eastAsia="en-US"/>
        </w:rPr>
        <w:t>] and returns the list of all the nodes in the tree. It also use</w:t>
      </w:r>
      <w:r w:rsidR="00905E7B">
        <w:rPr>
          <w:lang w:eastAsia="en-US"/>
        </w:rPr>
        <w:t>s</w:t>
      </w:r>
      <w:r w:rsidR="00FB3912" w:rsidRPr="00240F2B">
        <w:rPr>
          <w:lang w:eastAsia="en-US"/>
        </w:rPr>
        <w:t xml:space="preserve"> recursion to avoid making use of </w:t>
      </w:r>
      <w:r w:rsidR="00BB32A2" w:rsidRPr="00240F2B">
        <w:rPr>
          <w:lang w:eastAsia="en-US"/>
        </w:rPr>
        <w:t>nested loops.</w:t>
      </w:r>
    </w:p>
    <w:p w14:paraId="7F19C8A9" w14:textId="1B33EE0A" w:rsidR="007F364A" w:rsidRDefault="007F364A" w:rsidP="00B76D98">
      <w:pPr>
        <w:rPr>
          <w:lang w:eastAsia="en-US"/>
        </w:rPr>
      </w:pPr>
    </w:p>
    <w:p w14:paraId="323FA5D0" w14:textId="4F34D90D" w:rsidR="007F364A" w:rsidRDefault="007F364A" w:rsidP="00B76D98">
      <w:pPr>
        <w:rPr>
          <w:lang w:eastAsia="en-US"/>
        </w:rPr>
      </w:pPr>
      <w:r>
        <w:rPr>
          <w:lang w:eastAsia="en-US"/>
        </w:rPr>
        <w:t xml:space="preserve">Overall, the </w:t>
      </w:r>
      <w:r w:rsidR="00692732">
        <w:rPr>
          <w:lang w:eastAsia="en-US"/>
        </w:rPr>
        <w:t xml:space="preserve">flow of data across these classes is demonstrated in </w:t>
      </w:r>
      <w:r w:rsidR="00692732" w:rsidRPr="007700E7">
        <w:rPr>
          <w:i/>
          <w:iCs/>
          <w:lang w:eastAsia="en-US"/>
        </w:rPr>
        <w:t>fig 4.1</w:t>
      </w:r>
      <w:r w:rsidR="00692732">
        <w:rPr>
          <w:lang w:eastAsia="en-US"/>
        </w:rPr>
        <w:t xml:space="preserve"> below.</w:t>
      </w:r>
    </w:p>
    <w:p w14:paraId="3977A0C7" w14:textId="26890777" w:rsidR="00692732" w:rsidRDefault="00692732" w:rsidP="00B76D98">
      <w:pPr>
        <w:rPr>
          <w:lang w:eastAsia="en-US"/>
        </w:rPr>
      </w:pPr>
    </w:p>
    <w:p w14:paraId="71F03725" w14:textId="27807B42" w:rsidR="00221C4D" w:rsidRDefault="00221C4D" w:rsidP="00B76D98">
      <w:pPr>
        <w:rPr>
          <w:lang w:eastAsia="en-US"/>
        </w:rPr>
      </w:pPr>
    </w:p>
    <w:p w14:paraId="07054D59" w14:textId="77777777" w:rsidR="00221C4D" w:rsidRDefault="00221C4D" w:rsidP="00B76D98">
      <w:pPr>
        <w:rPr>
          <w:lang w:eastAsia="en-US"/>
        </w:rPr>
      </w:pPr>
    </w:p>
    <w:p w14:paraId="0676C364" w14:textId="104B8FD0" w:rsidR="007700E7" w:rsidRDefault="007700E7" w:rsidP="00B76D98">
      <w:pPr>
        <w:pStyle w:val="Dedication"/>
        <w:rPr>
          <w:lang w:eastAsia="en-US"/>
        </w:rPr>
      </w:pPr>
      <w:r>
        <w:rPr>
          <w:lang w:eastAsia="en-US"/>
        </w:rPr>
        <w:t>fig 4.1: Dataflow diagram for pre-processing stage</w:t>
      </w:r>
    </w:p>
    <w:p w14:paraId="3DD8D4E3" w14:textId="131044E0" w:rsidR="007700E7" w:rsidRPr="007700E7" w:rsidRDefault="00DA4E06" w:rsidP="00B76D98">
      <w:pPr>
        <w:rPr>
          <w:lang w:eastAsia="en-US"/>
        </w:rPr>
      </w:pPr>
      <w:r>
        <w:rPr>
          <w:noProof/>
          <w:lang w:eastAsia="en-US"/>
        </w:rPr>
        <w:drawing>
          <wp:inline distT="0" distB="0" distL="0" distR="0" wp14:anchorId="722F140C" wp14:editId="25F45651">
            <wp:extent cx="5731510" cy="255856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73759" cy="2577422"/>
                    </a:xfrm>
                    <a:prstGeom prst="rect">
                      <a:avLst/>
                    </a:prstGeom>
                  </pic:spPr>
                </pic:pic>
              </a:graphicData>
            </a:graphic>
          </wp:inline>
        </w:drawing>
      </w:r>
    </w:p>
    <w:p w14:paraId="1B97CF06" w14:textId="26C2725F" w:rsidR="00692732" w:rsidRDefault="00692732" w:rsidP="00B76D98">
      <w:pPr>
        <w:rPr>
          <w:lang w:eastAsia="en-US"/>
        </w:rPr>
      </w:pPr>
    </w:p>
    <w:p w14:paraId="5720F545" w14:textId="66F8B918" w:rsidR="00926046" w:rsidRDefault="00926046" w:rsidP="00B76D98">
      <w:pPr>
        <w:rPr>
          <w:lang w:eastAsia="en-US"/>
        </w:rPr>
      </w:pPr>
    </w:p>
    <w:p w14:paraId="6EE1AA54" w14:textId="625045D6" w:rsidR="00362183" w:rsidRDefault="00362183" w:rsidP="00B76D98">
      <w:pPr>
        <w:rPr>
          <w:lang w:eastAsia="en-US"/>
        </w:rPr>
      </w:pPr>
    </w:p>
    <w:p w14:paraId="75DE2DFC" w14:textId="77777777" w:rsidR="00362183" w:rsidRPr="00240F2B" w:rsidRDefault="00362183" w:rsidP="00B76D98">
      <w:pPr>
        <w:rPr>
          <w:lang w:eastAsia="en-US"/>
        </w:rPr>
      </w:pPr>
    </w:p>
    <w:p w14:paraId="3F81E56D" w14:textId="0DF2DB98" w:rsidR="00CB22A5" w:rsidRPr="00240F2B" w:rsidRDefault="000C7006" w:rsidP="0084164B">
      <w:pPr>
        <w:pStyle w:val="Titre3"/>
      </w:pPr>
      <w:bookmarkStart w:id="450" w:name="_Toc108386279"/>
      <w:bookmarkStart w:id="451" w:name="_Toc109066004"/>
      <w:bookmarkStart w:id="452" w:name="_Toc109318857"/>
      <w:r w:rsidRPr="00240F2B">
        <w:lastRenderedPageBreak/>
        <w:t xml:space="preserve">Embedding Stage: </w:t>
      </w:r>
      <w:r w:rsidR="00CB22A5" w:rsidRPr="00240F2B">
        <w:t>Vector Embeddings</w:t>
      </w:r>
      <w:r w:rsidR="00954B08" w:rsidRPr="00240F2B">
        <w:t xml:space="preserve"> for Trees and Graphs</w:t>
      </w:r>
      <w:bookmarkEnd w:id="450"/>
      <w:bookmarkEnd w:id="451"/>
      <w:bookmarkEnd w:id="452"/>
    </w:p>
    <w:p w14:paraId="5B735F74" w14:textId="0D8C9FF7" w:rsidR="00CB6DDA" w:rsidRDefault="00CB22A5" w:rsidP="00B76D98">
      <w:pPr>
        <w:rPr>
          <w:lang w:eastAsia="en-GB"/>
        </w:rPr>
      </w:pPr>
      <w:r w:rsidRPr="00240F2B">
        <w:rPr>
          <w:lang w:eastAsia="en-US"/>
        </w:rPr>
        <w:t xml:space="preserve">Before a neural network can be trained on any type of data, that data </w:t>
      </w:r>
      <w:r w:rsidR="00004C07" w:rsidRPr="00240F2B">
        <w:rPr>
          <w:lang w:eastAsia="en-US"/>
        </w:rPr>
        <w:t>must</w:t>
      </w:r>
      <w:r w:rsidRPr="00240F2B">
        <w:rPr>
          <w:lang w:eastAsia="en-US"/>
        </w:rPr>
        <w:t xml:space="preserve"> </w:t>
      </w:r>
      <w:r w:rsidR="001E7853" w:rsidRPr="00240F2B">
        <w:rPr>
          <w:lang w:eastAsia="en-US"/>
        </w:rPr>
        <w:t xml:space="preserve">first </w:t>
      </w:r>
      <w:r w:rsidRPr="00240F2B">
        <w:rPr>
          <w:lang w:eastAsia="en-US"/>
        </w:rPr>
        <w:t xml:space="preserve">be converted into </w:t>
      </w:r>
      <w:r w:rsidR="006C71FA" w:rsidRPr="00240F2B">
        <w:rPr>
          <w:lang w:eastAsia="en-US"/>
        </w:rPr>
        <w:t>vector</w:t>
      </w:r>
      <w:r w:rsidRPr="00240F2B">
        <w:rPr>
          <w:lang w:eastAsia="en-US"/>
        </w:rPr>
        <w:t xml:space="preserve"> embeddings because this is the only data format that </w:t>
      </w:r>
      <w:r w:rsidR="00004C07" w:rsidRPr="00240F2B">
        <w:rPr>
          <w:lang w:eastAsia="en-GB"/>
        </w:rPr>
        <w:t>NNs</w:t>
      </w:r>
      <w:r w:rsidR="00004C07" w:rsidRPr="00240F2B">
        <w:rPr>
          <w:lang w:eastAsia="en-US"/>
        </w:rPr>
        <w:t xml:space="preserve"> </w:t>
      </w:r>
      <w:r w:rsidR="002C2774">
        <w:rPr>
          <w:lang w:eastAsia="en-US"/>
        </w:rPr>
        <w:t xml:space="preserve">and ML models </w:t>
      </w:r>
      <w:r w:rsidR="00954B08" w:rsidRPr="00240F2B">
        <w:rPr>
          <w:lang w:eastAsia="en-US"/>
        </w:rPr>
        <w:t>can process. This is the second step in the implementation process</w:t>
      </w:r>
      <w:r w:rsidR="00383BD6" w:rsidRPr="00240F2B">
        <w:rPr>
          <w:lang w:eastAsia="en-GB"/>
        </w:rPr>
        <w:t xml:space="preserve">. Each model </w:t>
      </w:r>
      <w:r w:rsidR="00864A1A">
        <w:rPr>
          <w:lang w:eastAsia="en-GB"/>
        </w:rPr>
        <w:t xml:space="preserve">I build </w:t>
      </w:r>
      <w:r w:rsidR="00383BD6" w:rsidRPr="00240F2B">
        <w:rPr>
          <w:lang w:eastAsia="en-GB"/>
        </w:rPr>
        <w:t xml:space="preserve">will be tested using two types of </w:t>
      </w:r>
      <w:r w:rsidR="004558B0" w:rsidRPr="00240F2B">
        <w:rPr>
          <w:lang w:eastAsia="en-GB"/>
        </w:rPr>
        <w:t>vector embeddings</w:t>
      </w:r>
      <w:r w:rsidR="00383BD6" w:rsidRPr="00240F2B">
        <w:rPr>
          <w:lang w:eastAsia="en-GB"/>
        </w:rPr>
        <w:t>: Hashed and Unhashed.</w:t>
      </w:r>
      <w:r w:rsidR="004558B0" w:rsidRPr="00240F2B">
        <w:rPr>
          <w:lang w:eastAsia="en-GB"/>
        </w:rPr>
        <w:t xml:space="preserve"> </w:t>
      </w:r>
      <w:r w:rsidR="004D432C" w:rsidRPr="00240F2B">
        <w:rPr>
          <w:lang w:eastAsia="en-GB"/>
        </w:rPr>
        <w:t xml:space="preserve">I have described the process of Hashing in the </w:t>
      </w:r>
      <w:r w:rsidR="002C103A" w:rsidRPr="00240F2B">
        <w:rPr>
          <w:lang w:eastAsia="en-GB"/>
        </w:rPr>
        <w:t xml:space="preserve">HashVisitor section of section 4.1.1. The alternative to this </w:t>
      </w:r>
      <w:r w:rsidR="00CB6DDA" w:rsidRPr="00240F2B">
        <w:rPr>
          <w:lang w:eastAsia="en-GB"/>
        </w:rPr>
        <w:t xml:space="preserve">will be referred to as ‘Unhashing’. </w:t>
      </w:r>
    </w:p>
    <w:p w14:paraId="44E92DAF" w14:textId="77777777" w:rsidR="00362183" w:rsidRPr="00240F2B" w:rsidRDefault="00362183" w:rsidP="00B76D98">
      <w:pPr>
        <w:rPr>
          <w:lang w:eastAsia="en-GB"/>
        </w:rPr>
      </w:pPr>
    </w:p>
    <w:p w14:paraId="79B21F1E" w14:textId="1E2C7180" w:rsidR="008A205D" w:rsidRDefault="008A205D" w:rsidP="00B76D98">
      <w:pPr>
        <w:rPr>
          <w:lang w:eastAsia="en-GB"/>
        </w:rPr>
      </w:pPr>
    </w:p>
    <w:p w14:paraId="3AE33145" w14:textId="03E2E11F" w:rsidR="001C3104" w:rsidRDefault="001C3104" w:rsidP="0084164B">
      <w:pPr>
        <w:pStyle w:val="Titre4"/>
      </w:pPr>
      <w:bookmarkStart w:id="453" w:name="_Toc109066005"/>
      <w:bookmarkStart w:id="454" w:name="_Toc109318858"/>
      <w:r>
        <w:t xml:space="preserve">Unhashing in Trees </w:t>
      </w:r>
      <w:r w:rsidR="00565A49" w:rsidRPr="00864A1A">
        <w:t>(TreeEmbeddingLayer.py)</w:t>
      </w:r>
      <w:bookmarkEnd w:id="453"/>
      <w:bookmarkEnd w:id="454"/>
    </w:p>
    <w:p w14:paraId="500139D3" w14:textId="383043CC" w:rsidR="00CB6DDA" w:rsidRDefault="003247D2" w:rsidP="0084164B">
      <w:pPr>
        <w:pStyle w:val="Titre4"/>
        <w:numPr>
          <w:ilvl w:val="0"/>
          <w:numId w:val="0"/>
        </w:numPr>
      </w:pPr>
      <w:bookmarkStart w:id="455" w:name="_Toc109066006"/>
      <w:bookmarkStart w:id="456" w:name="_Toc109318859"/>
      <w:r>
        <w:t xml:space="preserve">This class implements an </w:t>
      </w:r>
      <w:r w:rsidR="00336294">
        <w:t>embedding</w:t>
      </w:r>
      <w:r>
        <w:t xml:space="preserve"> </w:t>
      </w:r>
      <w:r w:rsidR="00FD1C87">
        <w:t>feature</w:t>
      </w:r>
      <w:r>
        <w:t xml:space="preserve"> that works like this:</w:t>
      </w:r>
      <w:bookmarkEnd w:id="455"/>
      <w:bookmarkEnd w:id="456"/>
    </w:p>
    <w:p w14:paraId="03FED2B4" w14:textId="7112B468" w:rsidR="003247D2" w:rsidRDefault="00336294" w:rsidP="00B76D98">
      <w:pPr>
        <w:pStyle w:val="Paragraphedeliste"/>
        <w:numPr>
          <w:ilvl w:val="0"/>
          <w:numId w:val="18"/>
        </w:numPr>
        <w:rPr>
          <w:lang w:eastAsia="en-GB"/>
        </w:rPr>
      </w:pPr>
      <w:r>
        <w:rPr>
          <w:lang w:eastAsia="en-GB"/>
        </w:rPr>
        <w:t xml:space="preserve">Run pre-order traversal </w:t>
      </w:r>
      <w:r w:rsidR="00175912">
        <w:rPr>
          <w:lang w:val="en-US" w:eastAsia="en-GB"/>
        </w:rPr>
        <w:t>[</w:t>
      </w:r>
      <w:r w:rsidR="005353C1">
        <w:rPr>
          <w:lang w:val="en-US" w:eastAsia="en-GB"/>
        </w:rPr>
        <w:t>42</w:t>
      </w:r>
      <w:r w:rsidR="00175912">
        <w:rPr>
          <w:lang w:val="en-US" w:eastAsia="en-GB"/>
        </w:rPr>
        <w:t xml:space="preserve">] </w:t>
      </w:r>
      <w:r>
        <w:rPr>
          <w:lang w:eastAsia="en-GB"/>
        </w:rPr>
        <w:t xml:space="preserve">on the root node of the tree to get all the nodes in the tree and their respective children. </w:t>
      </w:r>
    </w:p>
    <w:p w14:paraId="07B1DBAF" w14:textId="1303153C" w:rsidR="00BF5748" w:rsidRDefault="00BF5748" w:rsidP="00B76D98">
      <w:pPr>
        <w:pStyle w:val="Paragraphedeliste"/>
        <w:numPr>
          <w:ilvl w:val="0"/>
          <w:numId w:val="18"/>
        </w:numPr>
        <w:rPr>
          <w:lang w:eastAsia="en-GB"/>
        </w:rPr>
      </w:pPr>
      <w:r>
        <w:rPr>
          <w:lang w:eastAsia="en-GB"/>
        </w:rPr>
        <w:t>Get the depth of the tree</w:t>
      </w:r>
      <w:r w:rsidR="00C26033">
        <w:rPr>
          <w:lang w:eastAsia="en-GB"/>
        </w:rPr>
        <w:t xml:space="preserve"> </w:t>
      </w:r>
      <w:r>
        <w:rPr>
          <w:lang w:eastAsia="en-GB"/>
        </w:rPr>
        <w:t>(maximum number of nodes along a single branch).</w:t>
      </w:r>
    </w:p>
    <w:p w14:paraId="24E3ABC4" w14:textId="52AF41F8" w:rsidR="00581595" w:rsidRDefault="004D431B" w:rsidP="00B76D98">
      <w:pPr>
        <w:pStyle w:val="Paragraphedeliste"/>
        <w:numPr>
          <w:ilvl w:val="0"/>
          <w:numId w:val="18"/>
        </w:numPr>
        <w:rPr>
          <w:lang w:eastAsia="en-GB"/>
        </w:rPr>
      </w:pPr>
      <w:r>
        <w:rPr>
          <w:lang w:eastAsia="en-GB"/>
        </w:rPr>
        <w:t xml:space="preserve">Create </w:t>
      </w:r>
      <w:r w:rsidR="00581595">
        <w:rPr>
          <w:lang w:eastAsia="en-GB"/>
        </w:rPr>
        <w:t>a copy of the list of all nodes, call it ‘unvectorized’.</w:t>
      </w:r>
    </w:p>
    <w:p w14:paraId="26F6DBB2" w14:textId="5DFE4051" w:rsidR="00581595" w:rsidRDefault="00B053E4" w:rsidP="00B76D98">
      <w:pPr>
        <w:pStyle w:val="Paragraphedeliste"/>
        <w:numPr>
          <w:ilvl w:val="0"/>
          <w:numId w:val="18"/>
        </w:numPr>
        <w:rPr>
          <w:lang w:eastAsia="en-GB"/>
        </w:rPr>
      </w:pPr>
      <w:r>
        <w:rPr>
          <w:lang w:eastAsia="en-GB"/>
        </w:rPr>
        <w:t xml:space="preserve">Initialise random weights and biases for each node in the tree. </w:t>
      </w:r>
    </w:p>
    <w:p w14:paraId="7DF65803" w14:textId="1D9FD4AB" w:rsidR="00B053E4" w:rsidRDefault="001F15A5" w:rsidP="00B76D98">
      <w:pPr>
        <w:pStyle w:val="Paragraphedeliste"/>
        <w:numPr>
          <w:ilvl w:val="0"/>
          <w:numId w:val="18"/>
        </w:numPr>
        <w:rPr>
          <w:lang w:eastAsia="en-GB"/>
        </w:rPr>
      </w:pPr>
      <w:r>
        <w:rPr>
          <w:lang w:eastAsia="en-GB"/>
        </w:rPr>
        <w:t>Randomly create</w:t>
      </w:r>
      <w:r w:rsidR="00B053E4">
        <w:rPr>
          <w:lang w:eastAsia="en-GB"/>
        </w:rPr>
        <w:t xml:space="preserve"> a float, assign this value as the vector embedding of the root node</w:t>
      </w:r>
      <w:r w:rsidR="000E5F3B">
        <w:rPr>
          <w:lang w:eastAsia="en-GB"/>
        </w:rPr>
        <w:t xml:space="preserve"> and add it to a new list called ‘</w:t>
      </w:r>
      <w:proofErr w:type="gramStart"/>
      <w:r w:rsidR="00411418">
        <w:rPr>
          <w:lang w:eastAsia="en-GB"/>
        </w:rPr>
        <w:t>vectors’</w:t>
      </w:r>
      <w:proofErr w:type="gramEnd"/>
      <w:r w:rsidR="00B053E4">
        <w:rPr>
          <w:lang w:eastAsia="en-GB"/>
        </w:rPr>
        <w:t xml:space="preserve">. </w:t>
      </w:r>
    </w:p>
    <w:p w14:paraId="1BECF906" w14:textId="74841F8A" w:rsidR="00B053E4" w:rsidRDefault="00A85280" w:rsidP="00B76D98">
      <w:pPr>
        <w:pStyle w:val="Paragraphedeliste"/>
        <w:numPr>
          <w:ilvl w:val="0"/>
          <w:numId w:val="18"/>
        </w:numPr>
        <w:rPr>
          <w:lang w:eastAsia="en-GB"/>
        </w:rPr>
      </w:pPr>
      <w:r>
        <w:rPr>
          <w:lang w:eastAsia="en-GB"/>
        </w:rPr>
        <w:t xml:space="preserve">Remove the root node from the unvectorized list. </w:t>
      </w:r>
    </w:p>
    <w:p w14:paraId="15EB21AC" w14:textId="1659A8D3" w:rsidR="00C136B9" w:rsidRDefault="00411418" w:rsidP="00B76D98">
      <w:pPr>
        <w:pStyle w:val="Paragraphedeliste"/>
        <w:numPr>
          <w:ilvl w:val="0"/>
          <w:numId w:val="18"/>
        </w:numPr>
        <w:rPr>
          <w:lang w:eastAsia="en-GB"/>
        </w:rPr>
      </w:pPr>
      <w:r>
        <w:rPr>
          <w:lang w:eastAsia="en-GB"/>
        </w:rPr>
        <w:t xml:space="preserve">Check if the length of </w:t>
      </w:r>
      <w:r w:rsidR="00C136B9">
        <w:rPr>
          <w:lang w:eastAsia="en-GB"/>
        </w:rPr>
        <w:t>the unvectorized list i</w:t>
      </w:r>
      <w:r w:rsidR="00FD2263">
        <w:rPr>
          <w:lang w:val="en-US" w:eastAsia="en-GB"/>
        </w:rPr>
        <w:t>s n</w:t>
      </w:r>
      <w:r w:rsidR="00965C3D">
        <w:rPr>
          <w:lang w:val="en-US" w:eastAsia="en-GB"/>
        </w:rPr>
        <w:t>ot</w:t>
      </w:r>
      <w:r w:rsidR="00C136B9">
        <w:rPr>
          <w:lang w:eastAsia="en-GB"/>
        </w:rPr>
        <w:t xml:space="preserve"> equal to zero.</w:t>
      </w:r>
      <w:r w:rsidR="003E48EF">
        <w:rPr>
          <w:lang w:eastAsia="en-GB"/>
        </w:rPr>
        <w:t xml:space="preserve"> </w:t>
      </w:r>
      <w:r w:rsidR="00C136B9">
        <w:rPr>
          <w:lang w:eastAsia="en-GB"/>
        </w:rPr>
        <w:t>If yes:</w:t>
      </w:r>
    </w:p>
    <w:p w14:paraId="76041EDA" w14:textId="1D0999F6" w:rsidR="00A85280" w:rsidRDefault="004D431B" w:rsidP="00B76D98">
      <w:pPr>
        <w:pStyle w:val="Paragraphedeliste"/>
        <w:numPr>
          <w:ilvl w:val="1"/>
          <w:numId w:val="18"/>
        </w:numPr>
        <w:rPr>
          <w:lang w:eastAsia="en-GB"/>
        </w:rPr>
      </w:pPr>
      <w:r>
        <w:rPr>
          <w:lang w:eastAsia="en-GB"/>
        </w:rPr>
        <w:t>For each node in the list</w:t>
      </w:r>
      <w:r w:rsidR="009E3B2E">
        <w:rPr>
          <w:lang w:eastAsia="en-GB"/>
        </w:rPr>
        <w:t xml:space="preserve"> of nodes</w:t>
      </w:r>
      <w:r w:rsidR="00A96473">
        <w:rPr>
          <w:lang w:eastAsia="en-GB"/>
        </w:rPr>
        <w:t xml:space="preserve"> </w:t>
      </w:r>
      <w:r w:rsidR="009E3B2E">
        <w:rPr>
          <w:lang w:eastAsia="en-GB"/>
        </w:rPr>
        <w:t>(</w:t>
      </w:r>
      <w:r w:rsidR="00A96473">
        <w:rPr>
          <w:lang w:eastAsia="en-GB"/>
        </w:rPr>
        <w:t>that is not the root node</w:t>
      </w:r>
      <w:r w:rsidR="009E3B2E">
        <w:rPr>
          <w:lang w:eastAsia="en-GB"/>
        </w:rPr>
        <w:t>)</w:t>
      </w:r>
      <w:r>
        <w:rPr>
          <w:lang w:eastAsia="en-GB"/>
        </w:rPr>
        <w:t>:</w:t>
      </w:r>
    </w:p>
    <w:p w14:paraId="142EA723" w14:textId="6B745A08" w:rsidR="004D431B" w:rsidRDefault="004D431B" w:rsidP="00B76D98">
      <w:pPr>
        <w:pStyle w:val="Paragraphedeliste"/>
        <w:numPr>
          <w:ilvl w:val="2"/>
          <w:numId w:val="18"/>
        </w:numPr>
        <w:rPr>
          <w:lang w:eastAsia="en-GB"/>
        </w:rPr>
      </w:pPr>
      <w:r>
        <w:rPr>
          <w:lang w:eastAsia="en-GB"/>
        </w:rPr>
        <w:t>Check if it is in the unvectorized list.</w:t>
      </w:r>
    </w:p>
    <w:p w14:paraId="69AEC3B0" w14:textId="1DDF930F" w:rsidR="00A96473" w:rsidRDefault="00A96473" w:rsidP="00B76D98">
      <w:pPr>
        <w:pStyle w:val="Paragraphedeliste"/>
        <w:numPr>
          <w:ilvl w:val="2"/>
          <w:numId w:val="18"/>
        </w:numPr>
        <w:rPr>
          <w:lang w:eastAsia="en-GB"/>
        </w:rPr>
      </w:pPr>
      <w:r>
        <w:rPr>
          <w:lang w:eastAsia="en-GB"/>
        </w:rPr>
        <w:t>If yes:</w:t>
      </w:r>
    </w:p>
    <w:p w14:paraId="251971E7" w14:textId="1213849E" w:rsidR="00A96473" w:rsidRDefault="00A96473" w:rsidP="00B76D98">
      <w:pPr>
        <w:pStyle w:val="Paragraphedeliste"/>
        <w:numPr>
          <w:ilvl w:val="3"/>
          <w:numId w:val="18"/>
        </w:numPr>
        <w:rPr>
          <w:lang w:eastAsia="en-GB"/>
        </w:rPr>
      </w:pPr>
      <w:r>
        <w:rPr>
          <w:lang w:eastAsia="en-GB"/>
        </w:rPr>
        <w:t>Remove it from the unvectorized list.</w:t>
      </w:r>
    </w:p>
    <w:p w14:paraId="4EC44DE8" w14:textId="328F10A6" w:rsidR="00A96473" w:rsidRDefault="00A96473" w:rsidP="00B76D98">
      <w:pPr>
        <w:pStyle w:val="Paragraphedeliste"/>
        <w:numPr>
          <w:ilvl w:val="3"/>
          <w:numId w:val="18"/>
        </w:numPr>
        <w:rPr>
          <w:lang w:eastAsia="en-GB"/>
        </w:rPr>
      </w:pPr>
      <w:r>
        <w:rPr>
          <w:lang w:eastAsia="en-GB"/>
        </w:rPr>
        <w:t xml:space="preserve">Get the index of the </w:t>
      </w:r>
      <w:r w:rsidR="001F15A5">
        <w:rPr>
          <w:lang w:eastAsia="en-GB"/>
        </w:rPr>
        <w:t xml:space="preserve">current </w:t>
      </w:r>
      <w:r>
        <w:rPr>
          <w:lang w:eastAsia="en-GB"/>
        </w:rPr>
        <w:t xml:space="preserve">node </w:t>
      </w:r>
      <w:r w:rsidR="001F15A5">
        <w:rPr>
          <w:lang w:eastAsia="en-GB"/>
        </w:rPr>
        <w:t>with</w:t>
      </w:r>
      <w:r w:rsidR="00FD1C87">
        <w:rPr>
          <w:lang w:eastAsia="en-GB"/>
        </w:rPr>
        <w:t xml:space="preserve"> the index of its parent node.</w:t>
      </w:r>
    </w:p>
    <w:p w14:paraId="63C1360F" w14:textId="453F744E" w:rsidR="000E5F3B" w:rsidRDefault="000E5F3B" w:rsidP="00B76D98">
      <w:pPr>
        <w:pStyle w:val="Paragraphedeliste"/>
        <w:numPr>
          <w:ilvl w:val="3"/>
          <w:numId w:val="18"/>
        </w:numPr>
        <w:rPr>
          <w:lang w:eastAsia="en-GB"/>
        </w:rPr>
      </w:pPr>
      <w:r>
        <w:rPr>
          <w:lang w:eastAsia="en-GB"/>
        </w:rPr>
        <w:t>Run the vectorization function</w:t>
      </w:r>
      <w:r w:rsidR="00983CBD">
        <w:rPr>
          <w:lang w:eastAsia="en-GB"/>
        </w:rPr>
        <w:t xml:space="preserve"> (outlined at the end of this section)</w:t>
      </w:r>
      <w:r>
        <w:rPr>
          <w:lang w:eastAsia="en-GB"/>
        </w:rPr>
        <w:t xml:space="preserve"> on the node.</w:t>
      </w:r>
    </w:p>
    <w:p w14:paraId="04F97C5F" w14:textId="6AE6FBC7" w:rsidR="000E5F3B" w:rsidRDefault="000E5F3B" w:rsidP="00B76D98">
      <w:pPr>
        <w:pStyle w:val="Paragraphedeliste"/>
        <w:numPr>
          <w:ilvl w:val="3"/>
          <w:numId w:val="18"/>
        </w:numPr>
        <w:rPr>
          <w:lang w:eastAsia="en-GB"/>
        </w:rPr>
      </w:pPr>
      <w:r>
        <w:rPr>
          <w:lang w:eastAsia="en-GB"/>
        </w:rPr>
        <w:t xml:space="preserve">Add the result of vectorization to </w:t>
      </w:r>
      <w:r w:rsidR="009E3B2E">
        <w:rPr>
          <w:lang w:eastAsia="en-GB"/>
        </w:rPr>
        <w:t>the vectors list.</w:t>
      </w:r>
    </w:p>
    <w:p w14:paraId="3A55FBF4" w14:textId="2593D65E" w:rsidR="009E3B2E" w:rsidRDefault="009E3B2E" w:rsidP="00B76D98">
      <w:pPr>
        <w:pStyle w:val="Paragraphedeliste"/>
        <w:numPr>
          <w:ilvl w:val="3"/>
          <w:numId w:val="18"/>
        </w:numPr>
        <w:rPr>
          <w:lang w:eastAsia="en-GB"/>
        </w:rPr>
      </w:pPr>
      <w:r>
        <w:rPr>
          <w:lang w:eastAsia="en-GB"/>
        </w:rPr>
        <w:t xml:space="preserve">For each child </w:t>
      </w:r>
      <w:r w:rsidR="00411418">
        <w:rPr>
          <w:lang w:eastAsia="en-GB"/>
        </w:rPr>
        <w:t>of the current node, repeat the process</w:t>
      </w:r>
      <w:r w:rsidR="00F14AFC">
        <w:rPr>
          <w:lang w:eastAsia="en-GB"/>
        </w:rPr>
        <w:t xml:space="preserve"> from point ‘vii’.</w:t>
      </w:r>
    </w:p>
    <w:p w14:paraId="3393A2F9" w14:textId="4F49A639" w:rsidR="00F14AFC" w:rsidRDefault="003E48EF" w:rsidP="00B76D98">
      <w:pPr>
        <w:pStyle w:val="Paragraphedeliste"/>
        <w:numPr>
          <w:ilvl w:val="0"/>
          <w:numId w:val="18"/>
        </w:numPr>
        <w:rPr>
          <w:lang w:eastAsia="en-GB"/>
        </w:rPr>
      </w:pPr>
      <w:r>
        <w:rPr>
          <w:lang w:eastAsia="en-GB"/>
        </w:rPr>
        <w:t xml:space="preserve">If </w:t>
      </w:r>
      <w:r w:rsidR="00751234">
        <w:rPr>
          <w:lang w:val="en-US" w:eastAsia="en-GB"/>
        </w:rPr>
        <w:t xml:space="preserve">no, </w:t>
      </w:r>
      <w:r>
        <w:rPr>
          <w:lang w:eastAsia="en-GB"/>
        </w:rPr>
        <w:t>the length of the unvectorized list i</w:t>
      </w:r>
      <w:r w:rsidR="00751234">
        <w:rPr>
          <w:lang w:val="en-US" w:eastAsia="en-GB"/>
        </w:rPr>
        <w:t>s</w:t>
      </w:r>
      <w:r>
        <w:rPr>
          <w:lang w:eastAsia="en-GB"/>
        </w:rPr>
        <w:t xml:space="preserve"> equal to zero, </w:t>
      </w:r>
      <w:r w:rsidR="00751234">
        <w:rPr>
          <w:lang w:val="en-US" w:eastAsia="en-GB"/>
        </w:rPr>
        <w:t xml:space="preserve">so </w:t>
      </w:r>
      <w:r>
        <w:rPr>
          <w:lang w:eastAsia="en-GB"/>
        </w:rPr>
        <w:t>stop the process because all the nodes ha</w:t>
      </w:r>
      <w:r w:rsidR="00C01680">
        <w:rPr>
          <w:lang w:val="en-US" w:eastAsia="en-GB"/>
        </w:rPr>
        <w:t>ve</w:t>
      </w:r>
      <w:r>
        <w:rPr>
          <w:lang w:eastAsia="en-GB"/>
        </w:rPr>
        <w:t xml:space="preserve"> been vectorized. </w:t>
      </w:r>
    </w:p>
    <w:p w14:paraId="5B48E202" w14:textId="24F2BCAC" w:rsidR="00983CBD" w:rsidRDefault="00983CBD" w:rsidP="00B76D98">
      <w:pPr>
        <w:rPr>
          <w:lang w:eastAsia="en-GB"/>
        </w:rPr>
      </w:pPr>
    </w:p>
    <w:p w14:paraId="0F3CE8BB" w14:textId="2EB90409" w:rsidR="001C3104" w:rsidRDefault="001C3104" w:rsidP="00B76D98">
      <w:pPr>
        <w:rPr>
          <w:lang w:eastAsia="en-GB"/>
        </w:rPr>
      </w:pPr>
    </w:p>
    <w:p w14:paraId="0ADC864B" w14:textId="4918A77D" w:rsidR="001C3104" w:rsidRDefault="001C3104" w:rsidP="00B76D98">
      <w:pPr>
        <w:rPr>
          <w:lang w:eastAsia="en-GB"/>
        </w:rPr>
      </w:pPr>
    </w:p>
    <w:p w14:paraId="51DE41BF" w14:textId="568D2656" w:rsidR="001C3104" w:rsidRDefault="001C3104" w:rsidP="00B76D98">
      <w:pPr>
        <w:rPr>
          <w:lang w:eastAsia="en-GB"/>
        </w:rPr>
      </w:pPr>
    </w:p>
    <w:p w14:paraId="000484F1" w14:textId="486CC0E8" w:rsidR="001C3104" w:rsidRDefault="001C3104" w:rsidP="00B76D98">
      <w:pPr>
        <w:rPr>
          <w:lang w:eastAsia="en-GB"/>
        </w:rPr>
      </w:pPr>
    </w:p>
    <w:p w14:paraId="0F315655" w14:textId="72C9B83E" w:rsidR="001C3104" w:rsidRDefault="001C3104" w:rsidP="00B76D98">
      <w:pPr>
        <w:rPr>
          <w:lang w:eastAsia="en-GB"/>
        </w:rPr>
      </w:pPr>
    </w:p>
    <w:p w14:paraId="3FAE19A9" w14:textId="151B3B0B" w:rsidR="001C3104" w:rsidRDefault="001C3104" w:rsidP="00B76D98">
      <w:pPr>
        <w:rPr>
          <w:lang w:eastAsia="en-GB"/>
        </w:rPr>
      </w:pPr>
    </w:p>
    <w:p w14:paraId="50B4D5E2" w14:textId="77777777" w:rsidR="001C3104" w:rsidRDefault="001C3104" w:rsidP="00B76D98">
      <w:pPr>
        <w:rPr>
          <w:lang w:eastAsia="en-GB"/>
        </w:rPr>
      </w:pPr>
    </w:p>
    <w:p w14:paraId="69A4525E" w14:textId="77777777" w:rsidR="0006528B" w:rsidRDefault="0006528B" w:rsidP="00B76D98">
      <w:pPr>
        <w:rPr>
          <w:lang w:eastAsia="en-GB"/>
        </w:rPr>
      </w:pPr>
    </w:p>
    <w:p w14:paraId="1C68BADE" w14:textId="4204EF91" w:rsidR="00983CBD" w:rsidRDefault="0006528B" w:rsidP="0084164B">
      <w:pPr>
        <w:pStyle w:val="Titre5"/>
      </w:pPr>
      <w:bookmarkStart w:id="457" w:name="_Toc109066007"/>
      <w:bookmarkStart w:id="458" w:name="_Toc109318860"/>
      <w:r>
        <w:lastRenderedPageBreak/>
        <w:t>Tree Vectorization Function (vecFunction):</w:t>
      </w:r>
      <w:bookmarkEnd w:id="457"/>
      <w:bookmarkEnd w:id="458"/>
      <w:r>
        <w:t xml:space="preserve">  </w:t>
      </w:r>
    </w:p>
    <w:p w14:paraId="56BFF844" w14:textId="6C1E8B0D" w:rsidR="001C3104" w:rsidRPr="001C3104" w:rsidRDefault="001C3104" w:rsidP="00B76D98">
      <w:pPr>
        <w:rPr>
          <w:lang w:eastAsia="en-US"/>
        </w:rPr>
      </w:pPr>
      <w:r>
        <w:rPr>
          <w:lang w:eastAsia="en-US"/>
        </w:rPr>
        <w:t>The vectorization function for an individual node is described below.</w:t>
      </w:r>
    </w:p>
    <w:p w14:paraId="6E7C4000" w14:textId="77777777" w:rsidR="00C26033" w:rsidRDefault="00C26033" w:rsidP="00B76D98">
      <w:pPr>
        <w:rPr>
          <w:lang w:eastAsia="en-GB"/>
        </w:rPr>
      </w:pPr>
    </w:p>
    <w:p w14:paraId="5B8671A6" w14:textId="77777777" w:rsidR="003F6E18" w:rsidRDefault="00FD73D6" w:rsidP="00B76D98">
      <w:pPr>
        <w:pStyle w:val="Paragraphedeliste"/>
        <w:numPr>
          <w:ilvl w:val="0"/>
          <w:numId w:val="19"/>
        </w:numPr>
        <w:rPr>
          <w:lang w:eastAsia="en-GB"/>
        </w:rPr>
      </w:pPr>
      <w:r>
        <w:rPr>
          <w:lang w:eastAsia="en-GB"/>
        </w:rPr>
        <w:t xml:space="preserve">Get the number of children the node has. </w:t>
      </w:r>
    </w:p>
    <w:p w14:paraId="77691856" w14:textId="7651601F" w:rsidR="00837A98" w:rsidRDefault="00FD73D6" w:rsidP="00B76D98">
      <w:pPr>
        <w:pStyle w:val="Paragraphedeliste"/>
        <w:numPr>
          <w:ilvl w:val="0"/>
          <w:numId w:val="20"/>
        </w:numPr>
        <w:rPr>
          <w:lang w:eastAsia="en-GB"/>
        </w:rPr>
      </w:pPr>
      <w:r>
        <w:rPr>
          <w:lang w:eastAsia="en-GB"/>
        </w:rPr>
        <w:t>If this value is greater than 0:</w:t>
      </w:r>
    </w:p>
    <w:p w14:paraId="2AE18205" w14:textId="77777777" w:rsidR="00CB3522" w:rsidRDefault="00CB3522" w:rsidP="00B76D98">
      <w:pPr>
        <w:pStyle w:val="Paragraphedeliste"/>
        <w:rPr>
          <w:lang w:eastAsia="en-GB"/>
        </w:rPr>
      </w:pPr>
    </w:p>
    <w:p w14:paraId="1DB8DC99" w14:textId="02F20E7B" w:rsidR="00C45B4C" w:rsidRPr="00CB3522" w:rsidRDefault="00C26033" w:rsidP="00B76D98">
      <w:pPr>
        <w:pStyle w:val="Paragraphedeliste"/>
        <w:rPr>
          <w:lang w:eastAsia="en-GB"/>
        </w:rPr>
      </w:pPr>
      <m:oMathPara>
        <m:oMath>
          <m:r>
            <w:rPr>
              <w:rFonts w:ascii="Cambria Math" w:hAnsi="Cambria Math"/>
              <w:lang w:eastAsia="en-GB"/>
            </w:rPr>
            <m:t>pre</m:t>
          </m:r>
          <m:r>
            <m:rPr>
              <m:sty m:val="p"/>
            </m:rPr>
            <w:rPr>
              <w:rFonts w:ascii="Cambria Math" w:hAnsi="Cambria Math"/>
              <w:lang w:eastAsia="en-GB"/>
            </w:rPr>
            <m:t>=</m:t>
          </m:r>
          <m:r>
            <w:rPr>
              <w:rFonts w:ascii="Cambria Math" w:hAnsi="Cambria Math"/>
              <w:lang w:eastAsia="en-GB"/>
            </w:rPr>
            <m:t>td</m:t>
          </m:r>
          <m:r>
            <m:rPr>
              <m:sty m:val="p"/>
            </m:rPr>
            <w:rPr>
              <w:rFonts w:ascii="Cambria Math" w:hAnsi="Cambria Math"/>
              <w:lang w:eastAsia="en-GB"/>
            </w:rPr>
            <m:t>*</m:t>
          </m:r>
          <m:d>
            <m:dPr>
              <m:ctrlPr>
                <w:rPr>
                  <w:rFonts w:ascii="Cambria Math" w:hAnsi="Cambria Math"/>
                  <w:lang w:eastAsia="en-GB"/>
                </w:rPr>
              </m:ctrlPr>
            </m:dPr>
            <m:e>
              <m:f>
                <m:fPr>
                  <m:ctrlPr>
                    <w:rPr>
                      <w:rFonts w:ascii="Cambria Math" w:hAnsi="Cambria Math"/>
                      <w:lang w:eastAsia="en-GB"/>
                    </w:rPr>
                  </m:ctrlPr>
                </m:fPr>
                <m:num>
                  <m:r>
                    <w:rPr>
                      <w:rFonts w:ascii="Cambria Math" w:hAnsi="Cambria Math"/>
                      <w:lang w:eastAsia="en-GB"/>
                    </w:rPr>
                    <m:t>pcc</m:t>
                  </m:r>
                </m:num>
                <m:den>
                  <m:r>
                    <w:rPr>
                      <w:rFonts w:ascii="Cambria Math" w:hAnsi="Cambria Math"/>
                      <w:lang w:eastAsia="en-GB"/>
                    </w:rPr>
                    <m:t>cc</m:t>
                  </m:r>
                </m:den>
              </m:f>
            </m:e>
          </m:d>
          <m:r>
            <m:rPr>
              <m:sty m:val="p"/>
            </m:rPr>
            <w:rPr>
              <w:rFonts w:ascii="Cambria Math" w:hAnsi="Cambria Math"/>
              <w:lang w:eastAsia="en-GB"/>
            </w:rPr>
            <m:t>*</m:t>
          </m:r>
          <m:sSub>
            <m:sSubPr>
              <m:ctrlPr>
                <w:rPr>
                  <w:rFonts w:ascii="Cambria Math" w:hAnsi="Cambria Math"/>
                  <w:lang w:eastAsia="en-GB"/>
                </w:rPr>
              </m:ctrlPr>
            </m:sSubPr>
            <m:e>
              <m:r>
                <m:rPr>
                  <m:sty m:val="p"/>
                </m:rPr>
                <w:rPr>
                  <w:rFonts w:ascii="Cambria Math" w:hAnsi="Cambria Math"/>
                  <w:lang w:eastAsia="en-GB"/>
                </w:rPr>
                <m:t>(</m:t>
              </m:r>
              <m:r>
                <w:rPr>
                  <w:rFonts w:ascii="Cambria Math" w:hAnsi="Cambria Math"/>
                  <w:lang w:eastAsia="en-GB"/>
                </w:rPr>
                <m:t>weights</m:t>
              </m:r>
            </m:e>
            <m:sub>
              <m:r>
                <w:rPr>
                  <w:rFonts w:ascii="Cambria Math" w:hAnsi="Cambria Math"/>
                  <w:lang w:eastAsia="en-GB"/>
                </w:rPr>
                <m:t>p</m:t>
              </m:r>
              <m:r>
                <w:rPr>
                  <w:rFonts w:ascii="Cambria Math" w:hAnsi="Cambria Math"/>
                  <w:lang w:eastAsia="en-GB"/>
                </w:rPr>
                <m:t>x</m:t>
              </m:r>
              <m:r>
                <m:rPr>
                  <m:sty m:val="p"/>
                </m:rPr>
                <w:rPr>
                  <w:rFonts w:ascii="Cambria Math" w:hAnsi="Cambria Math"/>
                  <w:lang w:eastAsia="en-GB"/>
                </w:rPr>
                <m:t xml:space="preserve"> </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weights</m:t>
              </m:r>
            </m:e>
            <m:sub>
              <m:r>
                <w:rPr>
                  <w:rFonts w:ascii="Cambria Math" w:hAnsi="Cambria Math"/>
                  <w:lang w:eastAsia="en-GB"/>
                </w:rPr>
                <m:t>c</m:t>
              </m:r>
              <m:r>
                <w:rPr>
                  <w:rFonts w:ascii="Cambria Math" w:hAnsi="Cambria Math"/>
                  <w:lang w:eastAsia="en-GB"/>
                </w:rPr>
                <m:t>x</m:t>
              </m:r>
            </m:sub>
          </m:sSub>
          <m:r>
            <m:rPr>
              <m:sty m:val="p"/>
            </m:rPr>
            <w:rPr>
              <w:rFonts w:ascii="Cambria Math" w:hAnsi="Cambria Math"/>
              <w:lang w:eastAsia="en-GB"/>
            </w:rPr>
            <m:t xml:space="preserve">)   </m:t>
          </m:r>
        </m:oMath>
      </m:oMathPara>
    </w:p>
    <w:p w14:paraId="58FCD3AC" w14:textId="77777777" w:rsidR="00CB3522" w:rsidRDefault="00CB3522" w:rsidP="00B76D98">
      <w:pPr>
        <w:pStyle w:val="Paragraphedeliste"/>
        <w:rPr>
          <w:lang w:eastAsia="en-GB"/>
        </w:rPr>
      </w:pPr>
    </w:p>
    <w:p w14:paraId="0B9068AB" w14:textId="0A2D75F2" w:rsidR="00751234" w:rsidRPr="002A409D" w:rsidRDefault="003F6E18" w:rsidP="00B76D98">
      <w:pPr>
        <w:rPr>
          <w:lang w:eastAsia="en-GB"/>
        </w:rPr>
      </w:pPr>
      <m:oMathPara>
        <m:oMath>
          <m:r>
            <w:rPr>
              <w:rFonts w:ascii="Cambria Math" w:hAnsi="Cambria Math"/>
              <w:lang w:eastAsia="en-GB"/>
            </w:rPr>
            <m:t>where</m:t>
          </m:r>
          <m:r>
            <m:rPr>
              <m:sty m:val="p"/>
            </m:rPr>
            <w:rPr>
              <w:rFonts w:ascii="Cambria Math" w:hAnsi="Cambria Math"/>
              <w:lang w:eastAsia="en-GB"/>
            </w:rPr>
            <m:t xml:space="preserve"> </m:t>
          </m:r>
          <m:r>
            <w:rPr>
              <w:rFonts w:ascii="Cambria Math" w:hAnsi="Cambria Math"/>
              <w:lang w:eastAsia="en-GB"/>
            </w:rPr>
            <m:t>p</m:t>
          </m:r>
          <m:r>
            <w:rPr>
              <w:rFonts w:ascii="Cambria Math" w:hAnsi="Cambria Math"/>
              <w:lang w:eastAsia="en-GB"/>
            </w:rPr>
            <m:t>x</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index</m:t>
          </m:r>
          <m:r>
            <m:rPr>
              <m:sty m:val="p"/>
            </m:rPr>
            <w:rPr>
              <w:rFonts w:ascii="Cambria Math" w:hAnsi="Cambria Math"/>
              <w:lang w:eastAsia="en-GB"/>
            </w:rPr>
            <m:t xml:space="preserve"> </m:t>
          </m:r>
          <m:r>
            <w:rPr>
              <w:rFonts w:ascii="Cambria Math" w:hAnsi="Cambria Math"/>
              <w:lang w:eastAsia="en-GB"/>
            </w:rPr>
            <m:t>of</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parent</m:t>
          </m:r>
          <m:r>
            <m:rPr>
              <m:sty m:val="p"/>
            </m:rPr>
            <w:rPr>
              <w:rFonts w:ascii="Cambria Math" w:hAnsi="Cambria Math"/>
              <w:lang w:eastAsia="en-GB"/>
            </w:rPr>
            <m:t xml:space="preserve"> </m:t>
          </m:r>
          <m:r>
            <w:rPr>
              <w:rFonts w:ascii="Cambria Math" w:hAnsi="Cambria Math"/>
              <w:lang w:eastAsia="en-GB"/>
            </w:rPr>
            <m:t>node</m:t>
          </m:r>
          <m:r>
            <m:rPr>
              <m:sty m:val="p"/>
            </m:rPr>
            <w:rPr>
              <w:rFonts w:ascii="Cambria Math" w:hAnsi="Cambria Math"/>
              <w:lang w:eastAsia="en-GB"/>
            </w:rPr>
            <m:t>,</m:t>
          </m:r>
        </m:oMath>
      </m:oMathPara>
    </w:p>
    <w:p w14:paraId="0E26F4A9" w14:textId="16F7F925" w:rsidR="003F6E18" w:rsidRPr="002A409D" w:rsidRDefault="003F6E18" w:rsidP="00B76D98">
      <w:pPr>
        <w:rPr>
          <w:lang w:val="fr-FR" w:eastAsia="en-GB"/>
        </w:rPr>
      </w:pPr>
      <m:oMathPara>
        <m:oMath>
          <m:r>
            <m:rPr>
              <m:sty m:val="p"/>
            </m:rPr>
            <w:rPr>
              <w:rFonts w:ascii="Cambria Math" w:hAnsi="Cambria Math"/>
              <w:lang w:eastAsia="en-GB"/>
            </w:rPr>
            <m:t xml:space="preserve"> </m:t>
          </m:r>
          <m:r>
            <w:rPr>
              <w:rFonts w:ascii="Cambria Math" w:hAnsi="Cambria Math"/>
              <w:lang w:eastAsia="en-GB"/>
            </w:rPr>
            <m:t>c</m:t>
          </m:r>
          <m:r>
            <w:rPr>
              <w:rFonts w:ascii="Cambria Math" w:hAnsi="Cambria Math"/>
              <w:lang w:eastAsia="en-GB"/>
            </w:rPr>
            <m:t>x</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index</m:t>
          </m:r>
          <m:r>
            <m:rPr>
              <m:sty m:val="p"/>
            </m:rPr>
            <w:rPr>
              <w:rFonts w:ascii="Cambria Math" w:hAnsi="Cambria Math"/>
              <w:lang w:eastAsia="en-GB"/>
            </w:rPr>
            <m:t xml:space="preserve"> </m:t>
          </m:r>
          <m:r>
            <w:rPr>
              <w:rFonts w:ascii="Cambria Math" w:hAnsi="Cambria Math"/>
              <w:lang w:eastAsia="en-GB"/>
            </w:rPr>
            <m:t>of</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node</m:t>
          </m:r>
          <m:r>
            <m:rPr>
              <m:sty m:val="p"/>
            </m:rPr>
            <w:rPr>
              <w:rFonts w:ascii="Cambria Math" w:hAnsi="Cambria Math"/>
              <w:lang w:eastAsia="en-GB"/>
            </w:rPr>
            <m:t>,</m:t>
          </m:r>
        </m:oMath>
      </m:oMathPara>
    </w:p>
    <w:p w14:paraId="2C6DB30B" w14:textId="087F371B" w:rsidR="00864A1A" w:rsidRPr="002A409D" w:rsidRDefault="00CB3522" w:rsidP="00B76D98">
      <w:pPr>
        <w:rPr>
          <w:lang w:eastAsia="en-GB"/>
        </w:rPr>
      </w:pPr>
      <m:oMathPara>
        <m:oMath>
          <m:r>
            <w:rPr>
              <w:rFonts w:ascii="Cambria Math" w:hAnsi="Cambria Math"/>
              <w:lang w:eastAsia="en-GB"/>
            </w:rPr>
            <m:t>pcc</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paren</m:t>
          </m:r>
          <m:sSup>
            <m:sSupPr>
              <m:ctrlPr>
                <w:rPr>
                  <w:rFonts w:ascii="Cambria Math" w:hAnsi="Cambria Math"/>
                  <w:lang w:val="en-US" w:eastAsia="en-GB"/>
                </w:rPr>
              </m:ctrlPr>
            </m:sSupPr>
            <m:e>
              <m:r>
                <w:rPr>
                  <w:rFonts w:ascii="Cambria Math" w:hAnsi="Cambria Math"/>
                  <w:lang w:eastAsia="en-GB"/>
                </w:rPr>
                <m:t>t</m:t>
              </m:r>
            </m:e>
            <m:sup>
              <m:r>
                <m:rPr>
                  <m:sty m:val="p"/>
                </m:rPr>
                <w:rPr>
                  <w:rFonts w:ascii="Cambria Math" w:hAnsi="Cambria Math"/>
                  <w:lang w:eastAsia="en-GB"/>
                </w:rPr>
                <m:t>'</m:t>
              </m:r>
            </m:sup>
          </m:sSup>
          <m:r>
            <w:rPr>
              <w:rFonts w:ascii="Cambria Math" w:hAnsi="Cambria Math"/>
              <w:lang w:eastAsia="en-GB"/>
            </w:rPr>
            <m:t>s</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node</m:t>
          </m:r>
          <m:r>
            <m:rPr>
              <m:sty m:val="p"/>
            </m:rPr>
            <w:rPr>
              <w:rFonts w:ascii="Cambria Math" w:hAnsi="Cambria Math"/>
              <w:lang w:eastAsia="en-GB"/>
            </w:rPr>
            <m:t xml:space="preserve"> </m:t>
          </m:r>
          <m:r>
            <w:rPr>
              <w:rFonts w:ascii="Cambria Math" w:hAnsi="Cambria Math"/>
              <w:lang w:eastAsia="en-GB"/>
            </w:rPr>
            <m:t>count</m:t>
          </m:r>
          <m:r>
            <m:rPr>
              <m:sty m:val="p"/>
            </m:rPr>
            <w:rPr>
              <w:rFonts w:ascii="Cambria Math" w:hAnsi="Cambria Math"/>
              <w:lang w:eastAsia="en-GB"/>
            </w:rPr>
            <m:t>,</m:t>
          </m:r>
        </m:oMath>
      </m:oMathPara>
    </w:p>
    <w:p w14:paraId="383BC2AA" w14:textId="1371BCE9" w:rsidR="003F6CB0" w:rsidRPr="003F6CB0" w:rsidRDefault="00CB3522" w:rsidP="00B76D98">
      <w:pPr>
        <w:rPr>
          <w:lang w:eastAsia="en-GB"/>
        </w:rPr>
      </w:pPr>
      <m:oMathPara>
        <m:oMath>
          <m:r>
            <w:rPr>
              <w:rFonts w:ascii="Cambria Math" w:hAnsi="Cambria Math"/>
              <w:lang w:eastAsia="en-GB"/>
            </w:rPr>
            <m:t>cc</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nod</m:t>
          </m:r>
          <m:sSup>
            <m:sSupPr>
              <m:ctrlPr>
                <w:rPr>
                  <w:rFonts w:ascii="Cambria Math" w:hAnsi="Cambria Math"/>
                  <w:lang w:eastAsia="en-GB"/>
                </w:rPr>
              </m:ctrlPr>
            </m:sSupPr>
            <m:e>
              <m:r>
                <w:rPr>
                  <w:rFonts w:ascii="Cambria Math" w:hAnsi="Cambria Math"/>
                  <w:lang w:eastAsia="en-GB"/>
                </w:rPr>
                <m:t>e</m:t>
              </m:r>
            </m:e>
            <m:sup>
              <m:r>
                <m:rPr>
                  <m:sty m:val="p"/>
                </m:rPr>
                <w:rPr>
                  <w:rFonts w:ascii="Cambria Math" w:hAnsi="Cambria Math"/>
                  <w:lang w:eastAsia="en-GB"/>
                </w:rPr>
                <m:t>'</m:t>
              </m:r>
            </m:sup>
          </m:sSup>
          <m:r>
            <w:rPr>
              <w:rFonts w:ascii="Cambria Math" w:hAnsi="Cambria Math"/>
              <w:lang w:eastAsia="en-GB"/>
            </w:rPr>
            <m:t>s</m:t>
          </m:r>
          <m:r>
            <m:rPr>
              <m:sty m:val="p"/>
            </m:rPr>
            <w:rPr>
              <w:rFonts w:ascii="Cambria Math" w:hAnsi="Cambria Math"/>
              <w:lang w:eastAsia="en-GB"/>
            </w:rPr>
            <m:t xml:space="preserve"> </m:t>
          </m:r>
          <m:r>
            <w:rPr>
              <w:rFonts w:ascii="Cambria Math" w:hAnsi="Cambria Math"/>
              <w:lang w:eastAsia="en-GB"/>
            </w:rPr>
            <m:t>child</m:t>
          </m:r>
          <m:r>
            <m:rPr>
              <m:sty m:val="p"/>
            </m:rPr>
            <w:rPr>
              <w:rFonts w:ascii="Cambria Math" w:hAnsi="Cambria Math"/>
              <w:lang w:eastAsia="en-GB"/>
            </w:rPr>
            <m:t xml:space="preserve"> </m:t>
          </m:r>
          <m:r>
            <w:rPr>
              <w:rFonts w:ascii="Cambria Math" w:hAnsi="Cambria Math"/>
              <w:lang w:eastAsia="en-GB"/>
            </w:rPr>
            <m:t>count</m:t>
          </m:r>
          <m:r>
            <m:rPr>
              <m:sty m:val="p"/>
            </m:rPr>
            <w:rPr>
              <w:rFonts w:ascii="Cambria Math" w:hAnsi="Cambria Math"/>
              <w:lang w:eastAsia="en-GB"/>
            </w:rPr>
            <m:t xml:space="preserve">, </m:t>
          </m:r>
        </m:oMath>
      </m:oMathPara>
    </w:p>
    <w:p w14:paraId="3F2482CF" w14:textId="67C97FE1" w:rsidR="003F6CB0" w:rsidRPr="003F6CB0" w:rsidRDefault="003F6CB0" w:rsidP="00B76D98">
      <w:pPr>
        <w:rPr>
          <w:lang w:val="en-US" w:eastAsia="en-GB"/>
        </w:rPr>
      </w:pPr>
      <m:oMathPara>
        <m:oMath>
          <m:r>
            <w:rPr>
              <w:rFonts w:ascii="Cambria Math" w:hAnsi="Cambria Math"/>
              <w:lang w:eastAsia="en-GB"/>
            </w:rPr>
            <m:t>and</m:t>
          </m:r>
          <m:r>
            <m:rPr>
              <m:sty m:val="p"/>
            </m:rPr>
            <w:rPr>
              <w:rFonts w:ascii="Cambria Math" w:hAnsi="Cambria Math"/>
              <w:lang w:eastAsia="en-GB"/>
            </w:rPr>
            <m:t xml:space="preserve"> </m:t>
          </m:r>
          <m:r>
            <w:rPr>
              <w:rFonts w:ascii="Cambria Math" w:hAnsi="Cambria Math"/>
              <w:lang w:eastAsia="en-GB"/>
            </w:rPr>
            <m:t>td</m:t>
          </m:r>
          <m:r>
            <m:rPr>
              <m:sty m:val="p"/>
            </m:rPr>
            <w:rPr>
              <w:rFonts w:ascii="Cambria Math" w:hAnsi="Cambria Math"/>
              <w:lang w:eastAsia="en-GB"/>
            </w:rPr>
            <m:t xml:space="preserve"> </m:t>
          </m:r>
          <m:r>
            <w:rPr>
              <w:rFonts w:ascii="Cambria Math" w:hAnsi="Cambria Math"/>
              <w:lang w:eastAsia="en-GB"/>
            </w:rPr>
            <m:t>is</m:t>
          </m:r>
          <m:r>
            <m:rPr>
              <m:sty m:val="p"/>
            </m:rPr>
            <w:rPr>
              <w:rFonts w:ascii="Cambria Math" w:hAnsi="Cambria Math"/>
              <w:lang w:eastAsia="en-GB"/>
            </w:rPr>
            <m:t xml:space="preserve"> </m:t>
          </m:r>
          <m:r>
            <w:rPr>
              <w:rFonts w:ascii="Cambria Math" w:hAnsi="Cambria Math"/>
              <w:lang w:eastAsia="en-GB"/>
            </w:rPr>
            <m:t>the</m:t>
          </m:r>
          <m:r>
            <m:rPr>
              <m:sty m:val="p"/>
            </m:rPr>
            <w:rPr>
              <w:rFonts w:ascii="Cambria Math" w:hAnsi="Cambria Math"/>
              <w:lang w:eastAsia="en-GB"/>
            </w:rPr>
            <m:t xml:space="preserve"> </m:t>
          </m:r>
          <m:r>
            <w:rPr>
              <w:rFonts w:ascii="Cambria Math" w:hAnsi="Cambria Math"/>
              <w:lang w:eastAsia="en-GB"/>
            </w:rPr>
            <m:t>tree</m:t>
          </m:r>
          <m:r>
            <m:rPr>
              <m:sty m:val="p"/>
            </m:rPr>
            <w:rPr>
              <w:rFonts w:ascii="Cambria Math" w:hAnsi="Cambria Math"/>
              <w:lang w:eastAsia="en-GB"/>
            </w:rPr>
            <m:t xml:space="preserve"> </m:t>
          </m:r>
          <m:r>
            <w:rPr>
              <w:rFonts w:ascii="Cambria Math" w:hAnsi="Cambria Math"/>
              <w:lang w:eastAsia="en-GB"/>
            </w:rPr>
            <m:t>depth</m:t>
          </m:r>
        </m:oMath>
      </m:oMathPara>
    </w:p>
    <w:p w14:paraId="7493AB55" w14:textId="77777777" w:rsidR="00751234" w:rsidRDefault="00751234" w:rsidP="00B76D98">
      <w:pPr>
        <w:rPr>
          <w:lang w:eastAsia="en-GB"/>
        </w:rPr>
      </w:pPr>
    </w:p>
    <w:p w14:paraId="3FC7560D" w14:textId="42392717" w:rsidR="00804D07" w:rsidRDefault="00804D07" w:rsidP="00B76D98">
      <w:pPr>
        <w:pStyle w:val="Paragraphedeliste"/>
        <w:numPr>
          <w:ilvl w:val="0"/>
          <w:numId w:val="20"/>
        </w:numPr>
        <w:rPr>
          <w:lang w:eastAsia="en-GB"/>
        </w:rPr>
      </w:pPr>
      <w:r>
        <w:rPr>
          <w:lang w:eastAsia="en-GB"/>
        </w:rPr>
        <w:t>Else if it is 0:</w:t>
      </w:r>
    </w:p>
    <w:p w14:paraId="7F1ADFDA" w14:textId="1D4C013D" w:rsidR="003F6E18" w:rsidRDefault="00804D07" w:rsidP="00B76D98">
      <w:pPr>
        <w:pStyle w:val="Paragraphedeliste"/>
        <w:rPr>
          <w:lang w:eastAsia="en-GB"/>
        </w:rPr>
      </w:pPr>
      <w:r>
        <w:rPr>
          <w:lang w:eastAsia="en-GB"/>
        </w:rPr>
        <w:tab/>
      </w:r>
      <w:r w:rsidR="009C5544">
        <w:rPr>
          <w:lang w:eastAsia="en-GB"/>
        </w:rPr>
        <w:tab/>
      </w:r>
      <m:oMath>
        <m:r>
          <w:rPr>
            <w:rFonts w:ascii="Cambria Math" w:hAnsi="Cambria Math"/>
            <w:lang w:eastAsia="en-GB"/>
          </w:rPr>
          <m:t>pre</m:t>
        </m:r>
        <m:r>
          <m:rPr>
            <m:sty m:val="p"/>
          </m:rPr>
          <w:rPr>
            <w:rFonts w:ascii="Cambria Math" w:hAnsi="Cambria Math"/>
            <w:lang w:eastAsia="en-GB"/>
          </w:rPr>
          <m:t>=</m:t>
        </m:r>
        <m:r>
          <w:rPr>
            <w:rFonts w:ascii="Cambria Math" w:hAnsi="Cambria Math"/>
            <w:lang w:eastAsia="en-GB"/>
          </w:rPr>
          <m:t>td</m:t>
        </m:r>
        <m:r>
          <m:rPr>
            <m:sty m:val="p"/>
          </m:rPr>
          <w:rPr>
            <w:rFonts w:ascii="Cambria Math" w:hAnsi="Cambria Math"/>
            <w:lang w:eastAsia="en-GB"/>
          </w:rPr>
          <m:t>*</m:t>
        </m:r>
        <m:sSub>
          <m:sSubPr>
            <m:ctrlPr>
              <w:rPr>
                <w:rFonts w:ascii="Cambria Math" w:hAnsi="Cambria Math"/>
                <w:lang w:eastAsia="en-GB"/>
              </w:rPr>
            </m:ctrlPr>
          </m:sSubPr>
          <m:e>
            <m:r>
              <m:rPr>
                <m:sty m:val="p"/>
              </m:rPr>
              <w:rPr>
                <w:rFonts w:ascii="Cambria Math" w:hAnsi="Cambria Math"/>
                <w:lang w:eastAsia="en-GB"/>
              </w:rPr>
              <m:t>(</m:t>
            </m:r>
            <m:r>
              <w:rPr>
                <w:rFonts w:ascii="Cambria Math" w:hAnsi="Cambria Math"/>
                <w:lang w:eastAsia="en-GB"/>
              </w:rPr>
              <m:t>weights</m:t>
            </m:r>
          </m:e>
          <m:sub>
            <m:r>
              <w:rPr>
                <w:rFonts w:ascii="Cambria Math" w:hAnsi="Cambria Math"/>
                <w:lang w:eastAsia="en-GB"/>
              </w:rPr>
              <m:t>p</m:t>
            </m:r>
            <m:r>
              <w:rPr>
                <w:rFonts w:ascii="Cambria Math" w:hAnsi="Cambria Math"/>
                <w:lang w:eastAsia="en-GB"/>
              </w:rPr>
              <m:t>x</m:t>
            </m:r>
          </m:sub>
        </m:sSub>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weights</m:t>
            </m:r>
          </m:e>
          <m:sub>
            <m:r>
              <w:rPr>
                <w:rFonts w:ascii="Cambria Math" w:hAnsi="Cambria Math"/>
                <w:lang w:eastAsia="en-GB"/>
              </w:rPr>
              <m:t>c</m:t>
            </m:r>
            <m:r>
              <w:rPr>
                <w:rFonts w:ascii="Cambria Math" w:hAnsi="Cambria Math"/>
                <w:lang w:eastAsia="en-GB"/>
              </w:rPr>
              <m:t>x</m:t>
            </m:r>
          </m:sub>
        </m:sSub>
        <m:r>
          <m:rPr>
            <m:sty m:val="p"/>
          </m:rPr>
          <w:rPr>
            <w:rFonts w:ascii="Cambria Math" w:hAnsi="Cambria Math"/>
            <w:lang w:eastAsia="en-GB"/>
          </w:rPr>
          <m:t>)</m:t>
        </m:r>
      </m:oMath>
    </w:p>
    <w:p w14:paraId="728E3F95" w14:textId="1DAF5D86" w:rsidR="00804D07" w:rsidRPr="00C45B4C" w:rsidRDefault="00804D07" w:rsidP="00B76D98">
      <w:pPr>
        <w:rPr>
          <w:lang w:eastAsia="en-GB"/>
        </w:rPr>
      </w:pPr>
    </w:p>
    <w:p w14:paraId="63D653A4" w14:textId="0F3102D1" w:rsidR="00804D07" w:rsidRPr="00804D07" w:rsidRDefault="000F17AA" w:rsidP="00B76D98">
      <w:pPr>
        <w:pStyle w:val="Paragraphedeliste"/>
        <w:numPr>
          <w:ilvl w:val="0"/>
          <w:numId w:val="19"/>
        </w:numPr>
        <w:rPr>
          <w:lang w:eastAsia="en-GB"/>
        </w:rPr>
      </w:pPr>
      <m:oMath>
        <m:r>
          <w:rPr>
            <w:rFonts w:ascii="Cambria Math" w:hAnsi="Cambria Math"/>
            <w:lang w:eastAsia="en-GB"/>
          </w:rPr>
          <m:t>a</m:t>
        </m:r>
        <m:r>
          <m:rPr>
            <m:sty m:val="p"/>
          </m:rPr>
          <w:rPr>
            <w:rFonts w:ascii="Cambria Math" w:hAnsi="Cambria Math"/>
            <w:lang w:eastAsia="en-GB"/>
          </w:rPr>
          <m:t>=</m:t>
        </m:r>
        <m:r>
          <w:rPr>
            <w:rFonts w:ascii="Cambria Math" w:hAnsi="Cambria Math"/>
            <w:lang w:eastAsia="en-GB"/>
          </w:rPr>
          <m:t>pre</m:t>
        </m:r>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bias</m:t>
            </m:r>
          </m:e>
          <m:sub>
            <m:r>
              <w:rPr>
                <w:rFonts w:ascii="Cambria Math" w:hAnsi="Cambria Math"/>
                <w:lang w:eastAsia="en-GB"/>
              </w:rPr>
              <m:t>c</m:t>
            </m:r>
            <m:r>
              <w:rPr>
                <w:rFonts w:ascii="Cambria Math" w:hAnsi="Cambria Math"/>
                <w:lang w:eastAsia="en-GB"/>
              </w:rPr>
              <m:t>x</m:t>
            </m:r>
          </m:sub>
        </m:sSub>
      </m:oMath>
    </w:p>
    <w:p w14:paraId="6C8F3795" w14:textId="77777777" w:rsidR="00804D07" w:rsidRPr="00804D07" w:rsidRDefault="00804D07" w:rsidP="00B76D98">
      <w:pPr>
        <w:pStyle w:val="Paragraphedeliste"/>
        <w:numPr>
          <w:ilvl w:val="0"/>
          <w:numId w:val="19"/>
        </w:numPr>
        <w:rPr>
          <w:lang w:eastAsia="en-GB"/>
        </w:rPr>
      </w:pPr>
      <m:oMath>
        <m:r>
          <w:rPr>
            <w:rFonts w:ascii="Cambria Math" w:hAnsi="Cambria Math"/>
            <w:lang w:eastAsia="en-GB"/>
          </w:rPr>
          <m:t>result</m:t>
        </m:r>
        <m:r>
          <m:rPr>
            <m:sty m:val="p"/>
          </m:rP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log</m:t>
            </m:r>
          </m:fName>
          <m:e>
            <m:d>
              <m:dPr>
                <m:ctrlPr>
                  <w:rPr>
                    <w:rFonts w:ascii="Cambria Math" w:hAnsi="Cambria Math"/>
                    <w:lang w:eastAsia="en-GB"/>
                  </w:rPr>
                </m:ctrlPr>
              </m:dPr>
              <m:e>
                <m:r>
                  <w:rPr>
                    <w:rFonts w:ascii="Cambria Math" w:hAnsi="Cambria Math"/>
                    <w:lang w:eastAsia="en-GB"/>
                  </w:rPr>
                  <m:t>a</m:t>
                </m:r>
              </m:e>
            </m:d>
          </m:e>
        </m:func>
        <m:r>
          <m:rPr>
            <m:sty m:val="p"/>
          </m:rPr>
          <w:rPr>
            <w:rFonts w:ascii="Cambria Math" w:hAnsi="Cambria Math"/>
            <w:lang w:eastAsia="en-GB"/>
          </w:rPr>
          <m:t>*0.1</m:t>
        </m:r>
      </m:oMath>
    </w:p>
    <w:p w14:paraId="51DF1978" w14:textId="77777777" w:rsidR="00A77083" w:rsidRPr="00A77083" w:rsidRDefault="00804D07" w:rsidP="00B76D98">
      <w:pPr>
        <w:pStyle w:val="Paragraphedeliste"/>
        <w:numPr>
          <w:ilvl w:val="0"/>
          <w:numId w:val="19"/>
        </w:numPr>
        <w:rPr>
          <w:lang w:eastAsia="en-GB"/>
        </w:rPr>
      </w:pPr>
      <m:oMath>
        <m:r>
          <w:rPr>
            <w:rFonts w:ascii="Cambria Math" w:hAnsi="Cambria Math"/>
            <w:lang w:eastAsia="en-GB"/>
          </w:rPr>
          <m:t>if</m:t>
        </m:r>
        <m:r>
          <m:rPr>
            <m:sty m:val="p"/>
          </m:rPr>
          <w:rPr>
            <w:rFonts w:ascii="Cambria Math" w:hAnsi="Cambria Math"/>
            <w:lang w:eastAsia="en-GB"/>
          </w:rPr>
          <m:t xml:space="preserve"> </m:t>
        </m:r>
        <m:r>
          <w:rPr>
            <w:rFonts w:ascii="Cambria Math" w:hAnsi="Cambria Math"/>
            <w:lang w:eastAsia="en-GB"/>
          </w:rPr>
          <m:t>result</m:t>
        </m:r>
        <m:r>
          <m:rPr>
            <m:sty m:val="p"/>
          </m:rPr>
          <w:rPr>
            <w:rFonts w:ascii="Cambria Math" w:hAnsi="Cambria Math"/>
            <w:lang w:eastAsia="en-GB"/>
          </w:rPr>
          <m:t>&lt;0:</m:t>
        </m:r>
        <m:r>
          <w:rPr>
            <w:rFonts w:ascii="Cambria Math" w:hAnsi="Cambria Math"/>
            <w:lang w:eastAsia="en-GB"/>
          </w:rPr>
          <m:t>result</m:t>
        </m:r>
        <m:r>
          <m:rPr>
            <m:sty m:val="p"/>
          </m:rPr>
          <w:rPr>
            <w:rFonts w:ascii="Cambria Math" w:hAnsi="Cambria Math"/>
            <w:lang w:eastAsia="en-GB"/>
          </w:rPr>
          <m:t>=</m:t>
        </m:r>
        <m:r>
          <w:rPr>
            <w:rFonts w:ascii="Cambria Math" w:hAnsi="Cambria Math"/>
            <w:lang w:eastAsia="en-GB"/>
          </w:rPr>
          <m:t>result</m:t>
        </m:r>
        <m:r>
          <m:rPr>
            <m:sty m:val="p"/>
          </m:rPr>
          <w:rPr>
            <w:rFonts w:ascii="Cambria Math" w:hAnsi="Cambria Math"/>
            <w:lang w:eastAsia="en-GB"/>
          </w:rPr>
          <m:t>*-1.0,</m:t>
        </m:r>
      </m:oMath>
    </w:p>
    <w:p w14:paraId="2EEBC1AC" w14:textId="76E0E7BB" w:rsidR="00804D07" w:rsidRPr="00804D07" w:rsidRDefault="003F6E18" w:rsidP="00B76D98">
      <w:pPr>
        <w:pStyle w:val="Paragraphedeliste"/>
        <w:numPr>
          <w:ilvl w:val="0"/>
          <w:numId w:val="19"/>
        </w:numPr>
        <w:rPr>
          <w:lang w:eastAsia="en-GB"/>
        </w:rPr>
      </w:pPr>
      <m:oMath>
        <m:r>
          <w:rPr>
            <w:rFonts w:ascii="Cambria Math" w:hAnsi="Cambria Math"/>
            <w:lang w:eastAsia="en-GB"/>
          </w:rPr>
          <m:t>return</m:t>
        </m:r>
        <m:r>
          <m:rPr>
            <m:sty m:val="p"/>
          </m:rPr>
          <w:rPr>
            <w:rFonts w:ascii="Cambria Math" w:hAnsi="Cambria Math"/>
            <w:lang w:eastAsia="en-GB"/>
          </w:rPr>
          <m:t xml:space="preserve"> </m:t>
        </m:r>
        <m:r>
          <w:rPr>
            <w:rFonts w:ascii="Cambria Math" w:hAnsi="Cambria Math"/>
            <w:lang w:eastAsia="en-GB"/>
          </w:rPr>
          <m:t>result</m:t>
        </m:r>
      </m:oMath>
    </w:p>
    <w:p w14:paraId="08877B87" w14:textId="29FE03A2" w:rsidR="003F6E18" w:rsidRDefault="003F6E18" w:rsidP="00B76D98">
      <w:pPr>
        <w:pStyle w:val="Paragraphedeliste"/>
        <w:numPr>
          <w:ilvl w:val="0"/>
          <w:numId w:val="19"/>
        </w:numPr>
        <w:rPr>
          <w:lang w:eastAsia="en-GB"/>
        </w:rPr>
      </w:pPr>
      <w:r>
        <w:rPr>
          <w:lang w:eastAsia="en-GB"/>
        </w:rPr>
        <w:t xml:space="preserve">The value of result is the node embedding </w:t>
      </w:r>
    </w:p>
    <w:p w14:paraId="6A7C767B" w14:textId="77777777" w:rsidR="00BA437E" w:rsidRPr="00240F2B" w:rsidRDefault="00BA437E" w:rsidP="00B76D98">
      <w:pPr>
        <w:rPr>
          <w:lang w:eastAsia="en-GB"/>
        </w:rPr>
      </w:pPr>
    </w:p>
    <w:p w14:paraId="32C8EFFB" w14:textId="14654760" w:rsidR="00770481" w:rsidRDefault="00770481" w:rsidP="00B76D98">
      <w:pPr>
        <w:rPr>
          <w:lang w:eastAsia="en-GB"/>
        </w:rPr>
      </w:pPr>
    </w:p>
    <w:p w14:paraId="138E5F01" w14:textId="77777777" w:rsidR="00DC0A46" w:rsidRDefault="00DC0A46" w:rsidP="00B76D98">
      <w:pPr>
        <w:rPr>
          <w:lang w:eastAsia="en-GB"/>
        </w:rPr>
      </w:pPr>
    </w:p>
    <w:p w14:paraId="59BA5110" w14:textId="05253FA3" w:rsidR="00DC0A46" w:rsidRDefault="00770481" w:rsidP="0084164B">
      <w:pPr>
        <w:pStyle w:val="Titre4"/>
      </w:pPr>
      <w:bookmarkStart w:id="459" w:name="_Toc109066008"/>
      <w:bookmarkStart w:id="460" w:name="_Toc109318861"/>
      <w:r w:rsidRPr="00DC0A46">
        <w:t>Unhashing in Graphs (GraphEmbeddingLayer.py)</w:t>
      </w:r>
      <w:bookmarkEnd w:id="459"/>
      <w:bookmarkEnd w:id="460"/>
    </w:p>
    <w:p w14:paraId="119DC3CA" w14:textId="0ECBFD98" w:rsidR="006D7E75" w:rsidRPr="00DC0A46" w:rsidRDefault="00B9166D" w:rsidP="00B76D98">
      <w:pPr>
        <w:rPr>
          <w:lang w:eastAsia="en-GB"/>
        </w:rPr>
      </w:pPr>
      <w:r>
        <w:rPr>
          <w:lang w:eastAsia="en-GB"/>
        </w:rPr>
        <w:t>This class implements an embedding feature that works in an almost identical wa</w:t>
      </w:r>
      <w:r w:rsidR="0074580D" w:rsidRPr="00DC0A46">
        <w:rPr>
          <w:lang w:val="en-US" w:eastAsia="en-GB"/>
        </w:rPr>
        <w:t>y</w:t>
      </w:r>
      <w:r>
        <w:rPr>
          <w:lang w:eastAsia="en-GB"/>
        </w:rPr>
        <w:t xml:space="preserve"> </w:t>
      </w:r>
      <w:ins w:id="461" w:author="fikayo akeredolu" w:date="2022-07-21T21:17:00Z">
        <w:r w:rsidR="006D54FB">
          <w:rPr>
            <w:lang w:eastAsia="en-GB"/>
          </w:rPr>
          <w:t>to</w:t>
        </w:r>
      </w:ins>
      <w:del w:id="462" w:author="fikayo akeredolu" w:date="2022-07-21T21:17:00Z">
        <w:r w:rsidDel="006D54FB">
          <w:rPr>
            <w:lang w:eastAsia="en-GB"/>
          </w:rPr>
          <w:delText>as</w:delText>
        </w:r>
      </w:del>
      <w:r>
        <w:rPr>
          <w:lang w:eastAsia="en-GB"/>
        </w:rPr>
        <w:t xml:space="preserve"> the t</w:t>
      </w:r>
      <w:r w:rsidR="0074580D" w:rsidRPr="00DC0A46">
        <w:rPr>
          <w:lang w:val="en-US" w:eastAsia="en-GB"/>
        </w:rPr>
        <w:t>r</w:t>
      </w:r>
      <w:r>
        <w:rPr>
          <w:lang w:eastAsia="en-GB"/>
        </w:rPr>
        <w:t xml:space="preserve">ee embedding function. </w:t>
      </w:r>
      <w:r w:rsidR="000052EE">
        <w:rPr>
          <w:lang w:eastAsia="en-GB"/>
        </w:rPr>
        <w:t xml:space="preserve">The only difference is that the graph vectorization function does not </w:t>
      </w:r>
      <w:ins w:id="463" w:author="fikayo akeredolu" w:date="2022-07-21T21:17:00Z">
        <w:r w:rsidR="006D54FB">
          <w:rPr>
            <w:lang w:eastAsia="en-GB"/>
          </w:rPr>
          <w:t>use</w:t>
        </w:r>
      </w:ins>
      <w:del w:id="464" w:author="fikayo akeredolu" w:date="2022-07-21T21:17:00Z">
        <w:r w:rsidR="000052EE" w:rsidDel="006D54FB">
          <w:rPr>
            <w:lang w:eastAsia="en-GB"/>
          </w:rPr>
          <w:delText>make use of</w:delText>
        </w:r>
      </w:del>
      <w:r w:rsidR="000052EE">
        <w:rPr>
          <w:lang w:eastAsia="en-GB"/>
        </w:rPr>
        <w:t xml:space="preserve"> </w:t>
      </w:r>
      <w:r w:rsidR="00165370">
        <w:rPr>
          <w:lang w:eastAsia="en-GB"/>
        </w:rPr>
        <w:t xml:space="preserve">graph </w:t>
      </w:r>
      <w:r w:rsidR="000052EE">
        <w:rPr>
          <w:lang w:eastAsia="en-GB"/>
        </w:rPr>
        <w:t xml:space="preserve">depth in its calculations. </w:t>
      </w:r>
    </w:p>
    <w:p w14:paraId="56C863E8" w14:textId="272B8824" w:rsidR="00E94936" w:rsidRDefault="00E94936" w:rsidP="00B76D98">
      <w:pPr>
        <w:rPr>
          <w:lang w:eastAsia="en-GB"/>
        </w:rPr>
      </w:pPr>
    </w:p>
    <w:p w14:paraId="4C1288B8" w14:textId="5309696E" w:rsidR="00E94936" w:rsidRPr="00E94936" w:rsidRDefault="006D54FB" w:rsidP="00B76D98">
      <w:pPr>
        <w:rPr>
          <w:lang w:eastAsia="en-GB"/>
        </w:rPr>
      </w:pPr>
      <w:ins w:id="465" w:author="fikayo akeredolu" w:date="2022-07-21T21:18:00Z">
        <w:r>
          <w:rPr>
            <w:lang w:eastAsia="en-GB"/>
          </w:rPr>
          <w:t>After vectorisation is carried out in</w:t>
        </w:r>
      </w:ins>
      <w:del w:id="466" w:author="fikayo akeredolu" w:date="2022-07-21T21:18:00Z">
        <w:r w:rsidR="00AC4501" w:rsidDel="006D54FB">
          <w:rPr>
            <w:lang w:eastAsia="en-GB"/>
          </w:rPr>
          <w:delText>In</w:delText>
        </w:r>
      </w:del>
      <w:r w:rsidR="00AC4501">
        <w:rPr>
          <w:lang w:eastAsia="en-GB"/>
        </w:rPr>
        <w:t xml:space="preserve"> both the tree and the graph</w:t>
      </w:r>
      <w:del w:id="467" w:author="fikayo akeredolu" w:date="2022-07-21T21:18:00Z">
        <w:r w:rsidR="00AC4501" w:rsidDel="006D54FB">
          <w:rPr>
            <w:lang w:eastAsia="en-GB"/>
          </w:rPr>
          <w:delText>, after</w:delText>
        </w:r>
        <w:r w:rsidR="00E94936" w:rsidDel="006D54FB">
          <w:rPr>
            <w:lang w:eastAsia="en-GB"/>
          </w:rPr>
          <w:delText xml:space="preserve"> vectorization is carried out</w:delText>
        </w:r>
      </w:del>
      <w:r w:rsidR="00E94936">
        <w:rPr>
          <w:lang w:eastAsia="en-GB"/>
        </w:rPr>
        <w:t xml:space="preserve">, each set of embeddings is saved into a text file. This </w:t>
      </w:r>
      <w:ins w:id="468" w:author="fikayo akeredolu" w:date="2022-07-21T21:18:00Z">
        <w:r>
          <w:rPr>
            <w:lang w:eastAsia="en-GB"/>
          </w:rPr>
          <w:t>prevents</w:t>
        </w:r>
      </w:ins>
      <w:del w:id="469" w:author="fikayo akeredolu" w:date="2022-07-21T21:18:00Z">
        <w:r w:rsidR="00E94936" w:rsidDel="006D54FB">
          <w:rPr>
            <w:lang w:eastAsia="en-GB"/>
          </w:rPr>
          <w:delText>is to prevent</w:delText>
        </w:r>
      </w:del>
      <w:r w:rsidR="00E94936">
        <w:rPr>
          <w:lang w:eastAsia="en-GB"/>
        </w:rPr>
        <w:t xml:space="preserve"> the embedding process from occurring all the time and </w:t>
      </w:r>
      <w:ins w:id="470" w:author="fikayo akeredolu" w:date="2022-07-21T21:18:00Z">
        <w:r>
          <w:rPr>
            <w:lang w:eastAsia="en-GB"/>
          </w:rPr>
          <w:t>slows</w:t>
        </w:r>
      </w:ins>
      <w:del w:id="471" w:author="fikayo akeredolu" w:date="2022-07-21T21:18:00Z">
        <w:r w:rsidR="00E94936" w:rsidDel="006D54FB">
          <w:rPr>
            <w:lang w:eastAsia="en-GB"/>
          </w:rPr>
          <w:delText>slowing</w:delText>
        </w:r>
      </w:del>
      <w:r w:rsidR="00E94936">
        <w:rPr>
          <w:lang w:eastAsia="en-GB"/>
        </w:rPr>
        <w:t xml:space="preserve"> down the execution process unnecessarily. </w:t>
      </w:r>
      <w:r w:rsidR="00590E29">
        <w:rPr>
          <w:lang w:eastAsia="en-GB"/>
        </w:rPr>
        <w:t>For all the stages that come after this, the contents of the</w:t>
      </w:r>
      <w:r w:rsidR="00420E2E">
        <w:rPr>
          <w:lang w:eastAsia="en-GB"/>
        </w:rPr>
        <w:t xml:space="preserve"> text</w:t>
      </w:r>
      <w:r w:rsidR="00590E29">
        <w:rPr>
          <w:lang w:eastAsia="en-GB"/>
        </w:rPr>
        <w:t xml:space="preserve"> files are read to be used for processing. </w:t>
      </w:r>
    </w:p>
    <w:p w14:paraId="7D91F168" w14:textId="2F29D69E" w:rsidR="006D7E75" w:rsidRDefault="0060061F" w:rsidP="0084164B">
      <w:pPr>
        <w:pStyle w:val="Titre3"/>
      </w:pPr>
      <w:bookmarkStart w:id="472" w:name="_Toc108386280"/>
      <w:bookmarkStart w:id="473" w:name="_Toc109066009"/>
      <w:bookmarkStart w:id="474" w:name="_Toc109318862"/>
      <w:r>
        <w:t>Data Structuring</w:t>
      </w:r>
      <w:r w:rsidR="00A65674" w:rsidRPr="00240F2B">
        <w:t xml:space="preserve"> Stage</w:t>
      </w:r>
      <w:bookmarkEnd w:id="472"/>
      <w:bookmarkEnd w:id="473"/>
      <w:bookmarkEnd w:id="474"/>
    </w:p>
    <w:p w14:paraId="53B68C9B" w14:textId="0D8073A6" w:rsidR="00FE2B5C" w:rsidRDefault="0060061F" w:rsidP="00B76D98">
      <w:pPr>
        <w:rPr>
          <w:lang w:eastAsia="en-US"/>
        </w:rPr>
      </w:pPr>
      <w:r>
        <w:rPr>
          <w:lang w:eastAsia="en-US"/>
        </w:rPr>
        <w:t xml:space="preserve">In the text vectorizer, all the text is fitted based on a fixed size. This means that at the end of the vectorization process, the vectorized forms of all the files in the dataset are the same size. </w:t>
      </w:r>
      <w:ins w:id="475" w:author="fikayo akeredolu" w:date="2022-07-21T21:18:00Z">
        <w:r w:rsidR="006D54FB">
          <w:rPr>
            <w:lang w:eastAsia="en-US"/>
          </w:rPr>
          <w:t>However, when</w:t>
        </w:r>
      </w:ins>
      <w:del w:id="476" w:author="fikayo akeredolu" w:date="2022-07-21T21:18:00Z">
        <w:r w:rsidDel="006D54FB">
          <w:rPr>
            <w:lang w:eastAsia="en-US"/>
          </w:rPr>
          <w:delText>When</w:delText>
        </w:r>
      </w:del>
      <w:r>
        <w:rPr>
          <w:lang w:eastAsia="en-US"/>
        </w:rPr>
        <w:t xml:space="preserve"> working with graphs and trees, each tree </w:t>
      </w:r>
      <w:r w:rsidR="00A14928">
        <w:rPr>
          <w:lang w:val="en-US" w:eastAsia="en-US"/>
        </w:rPr>
        <w:t xml:space="preserve">or graph </w:t>
      </w:r>
      <w:r w:rsidR="00043E8D">
        <w:rPr>
          <w:lang w:eastAsia="en-US"/>
        </w:rPr>
        <w:t xml:space="preserve">has its </w:t>
      </w:r>
      <w:del w:id="477" w:author="fikayo akeredolu" w:date="2022-07-21T21:19:00Z">
        <w:r w:rsidR="00043E8D" w:rsidDel="006D54FB">
          <w:rPr>
            <w:lang w:eastAsia="en-US"/>
          </w:rPr>
          <w:delText xml:space="preserve">own </w:delText>
        </w:r>
      </w:del>
      <w:r w:rsidR="00043E8D">
        <w:rPr>
          <w:lang w:eastAsia="en-US"/>
        </w:rPr>
        <w:t>structure and size</w:t>
      </w:r>
      <w:ins w:id="478" w:author="fikayo akeredolu" w:date="2022-07-21T21:19:00Z">
        <w:r w:rsidR="006D54FB">
          <w:rPr>
            <w:lang w:eastAsia="en-US"/>
          </w:rPr>
          <w:t>,</w:t>
        </w:r>
      </w:ins>
      <w:r w:rsidR="00043E8D">
        <w:rPr>
          <w:lang w:eastAsia="en-US"/>
        </w:rPr>
        <w:t xml:space="preserve"> which might be completely different from all the other trees</w:t>
      </w:r>
      <w:r w:rsidR="00A13E2E">
        <w:rPr>
          <w:lang w:val="en-US" w:eastAsia="en-US"/>
        </w:rPr>
        <w:t xml:space="preserve"> and graphs</w:t>
      </w:r>
      <w:r w:rsidR="00043E8D">
        <w:rPr>
          <w:lang w:eastAsia="en-US"/>
        </w:rPr>
        <w:t>. Th</w:t>
      </w:r>
      <w:r w:rsidR="00A13E2E">
        <w:rPr>
          <w:lang w:val="en-US" w:eastAsia="en-US"/>
        </w:rPr>
        <w:t>ese</w:t>
      </w:r>
      <w:r w:rsidR="00043E8D">
        <w:rPr>
          <w:lang w:eastAsia="en-US"/>
        </w:rPr>
        <w:t xml:space="preserve"> cannot be passed to a neural network because NNs require all the inputs to be of the same </w:t>
      </w:r>
      <w:r w:rsidR="007F79A2">
        <w:rPr>
          <w:lang w:val="en-US" w:eastAsia="en-US"/>
        </w:rPr>
        <w:t xml:space="preserve">fixed </w:t>
      </w:r>
      <w:r w:rsidR="00043E8D">
        <w:rPr>
          <w:lang w:eastAsia="en-US"/>
        </w:rPr>
        <w:t xml:space="preserve">size. </w:t>
      </w:r>
      <w:r w:rsidR="00592934">
        <w:rPr>
          <w:lang w:eastAsia="en-US"/>
        </w:rPr>
        <w:t xml:space="preserve">To circumvent this issue, I have applied two methods. The first is </w:t>
      </w:r>
      <w:r w:rsidR="00020EB3">
        <w:rPr>
          <w:lang w:eastAsia="en-US"/>
        </w:rPr>
        <w:t>S</w:t>
      </w:r>
      <w:r w:rsidR="00592934">
        <w:rPr>
          <w:lang w:eastAsia="en-US"/>
        </w:rPr>
        <w:t>egmentation [</w:t>
      </w:r>
      <w:r w:rsidR="00216DC1">
        <w:rPr>
          <w:lang w:val="en-US" w:eastAsia="en-US"/>
        </w:rPr>
        <w:t>43</w:t>
      </w:r>
      <w:r w:rsidR="00592934">
        <w:rPr>
          <w:lang w:eastAsia="en-US"/>
        </w:rPr>
        <w:t>]</w:t>
      </w:r>
      <w:ins w:id="479" w:author="fikayo akeredolu" w:date="2022-07-21T21:19:00Z">
        <w:r w:rsidR="006D54FB">
          <w:rPr>
            <w:lang w:eastAsia="en-US"/>
          </w:rPr>
          <w:t>,</w:t>
        </w:r>
      </w:ins>
      <w:r w:rsidR="00592934">
        <w:rPr>
          <w:lang w:eastAsia="en-US"/>
        </w:rPr>
        <w:t xml:space="preserve"> where each graph or tree is </w:t>
      </w:r>
      <w:r w:rsidR="00A13E2E">
        <w:rPr>
          <w:lang w:val="en-US" w:eastAsia="en-US"/>
        </w:rPr>
        <w:t>clustered</w:t>
      </w:r>
      <w:r w:rsidR="00592934">
        <w:rPr>
          <w:lang w:eastAsia="en-US"/>
        </w:rPr>
        <w:t xml:space="preserve"> down into segments of a fixed size</w:t>
      </w:r>
      <w:ins w:id="480" w:author="fikayo akeredolu" w:date="2022-07-21T21:19:00Z">
        <w:r w:rsidR="006D54FB">
          <w:rPr>
            <w:lang w:eastAsia="en-US"/>
          </w:rPr>
          <w:t>,</w:t>
        </w:r>
      </w:ins>
      <w:r w:rsidR="00A13E2E">
        <w:rPr>
          <w:lang w:val="en-US" w:eastAsia="en-US"/>
        </w:rPr>
        <w:t xml:space="preserve"> and t</w:t>
      </w:r>
      <w:r w:rsidR="00FE2B5C">
        <w:rPr>
          <w:lang w:eastAsia="en-US"/>
        </w:rPr>
        <w:t xml:space="preserve">he second is </w:t>
      </w:r>
      <w:r w:rsidR="00020EB3">
        <w:rPr>
          <w:lang w:eastAsia="en-US"/>
        </w:rPr>
        <w:t>P</w:t>
      </w:r>
      <w:r w:rsidR="00FE2B5C">
        <w:rPr>
          <w:lang w:eastAsia="en-US"/>
        </w:rPr>
        <w:t xml:space="preserve">adding. </w:t>
      </w:r>
    </w:p>
    <w:p w14:paraId="4676AC3C" w14:textId="77777777" w:rsidR="00FE2B5C" w:rsidRDefault="00FE2B5C" w:rsidP="00B76D98">
      <w:pPr>
        <w:rPr>
          <w:lang w:eastAsia="en-US"/>
        </w:rPr>
      </w:pPr>
    </w:p>
    <w:p w14:paraId="2EC50CF2" w14:textId="05B1445E" w:rsidR="00E209BB" w:rsidRDefault="00E209BB" w:rsidP="00B76D98">
      <w:pPr>
        <w:rPr>
          <w:lang w:eastAsia="en-US"/>
        </w:rPr>
      </w:pPr>
    </w:p>
    <w:p w14:paraId="7C987CCC" w14:textId="2EF4F435" w:rsidR="00C100DB" w:rsidRDefault="00C100DB" w:rsidP="0084164B">
      <w:pPr>
        <w:pStyle w:val="Titre4"/>
      </w:pPr>
      <w:bookmarkStart w:id="481" w:name="_Toc108386281"/>
      <w:bookmarkStart w:id="482" w:name="_Toc109066010"/>
      <w:bookmarkStart w:id="483" w:name="_Toc109318863"/>
      <w:r>
        <w:t>Padding</w:t>
      </w:r>
      <w:r w:rsidRPr="00C100DB">
        <w:t xml:space="preserve"> </w:t>
      </w:r>
      <w:r>
        <w:t>(GraphDataProcessor.py)</w:t>
      </w:r>
      <w:bookmarkEnd w:id="481"/>
      <w:bookmarkEnd w:id="482"/>
      <w:bookmarkEnd w:id="483"/>
    </w:p>
    <w:p w14:paraId="436FD103" w14:textId="7BB6D1E1" w:rsidR="00020EB3" w:rsidRDefault="006D54FB" w:rsidP="00B76D98">
      <w:pPr>
        <w:rPr>
          <w:lang w:eastAsia="en-US"/>
        </w:rPr>
      </w:pPr>
      <w:ins w:id="484" w:author="fikayo akeredolu" w:date="2022-07-21T21:21:00Z">
        <w:r>
          <w:rPr>
            <w:lang w:eastAsia="en-US"/>
          </w:rPr>
          <w:t>The</w:t>
        </w:r>
      </w:ins>
      <w:del w:id="485" w:author="fikayo akeredolu" w:date="2022-07-21T21:21:00Z">
        <w:r w:rsidR="00020EB3" w:rsidDel="006D54FB">
          <w:rPr>
            <w:lang w:eastAsia="en-US"/>
          </w:rPr>
          <w:delText>With padding, the</w:delText>
        </w:r>
      </w:del>
      <w:r w:rsidR="00020EB3">
        <w:rPr>
          <w:lang w:eastAsia="en-US"/>
        </w:rPr>
        <w:t xml:space="preserve"> length of the longest tree or largest graph</w:t>
      </w:r>
      <w:r w:rsidR="00D55FEF">
        <w:rPr>
          <w:lang w:val="en-US" w:eastAsia="en-US"/>
        </w:rPr>
        <w:t xml:space="preserve"> (maxLen)</w:t>
      </w:r>
      <w:r w:rsidR="00020EB3">
        <w:rPr>
          <w:lang w:eastAsia="en-US"/>
        </w:rPr>
        <w:t xml:space="preserve"> is derive</w:t>
      </w:r>
      <w:ins w:id="486" w:author="Olubusayo Akeredolu" w:date="2022-07-30T17:07:00Z">
        <w:r w:rsidR="00C2637E">
          <w:rPr>
            <w:lang w:eastAsia="en-US"/>
          </w:rPr>
          <w:t>d</w:t>
        </w:r>
      </w:ins>
      <w:del w:id="487" w:author="Olubusayo Akeredolu" w:date="2022-07-30T17:07:00Z">
        <w:r w:rsidR="00020EB3" w:rsidDel="00C2637E">
          <w:rPr>
            <w:lang w:eastAsia="en-US"/>
          </w:rPr>
          <w:delText>d</w:delText>
        </w:r>
      </w:del>
      <w:ins w:id="488" w:author="fikayo akeredolu" w:date="2022-07-21T21:21:00Z">
        <w:del w:id="489" w:author="Olubusayo Akeredolu" w:date="2022-07-30T17:07:00Z">
          <w:r w:rsidDel="00C2637E">
            <w:rPr>
              <w:lang w:eastAsia="en-US"/>
            </w:rPr>
            <w:delText xml:space="preserve"> with padding</w:delText>
          </w:r>
        </w:del>
      </w:ins>
      <w:r w:rsidR="00020EB3">
        <w:rPr>
          <w:lang w:eastAsia="en-US"/>
        </w:rPr>
        <w:t xml:space="preserve">. All the other trees and graphs are padded with zeros </w:t>
      </w:r>
      <w:r w:rsidR="007B5CB9">
        <w:rPr>
          <w:lang w:val="en-US" w:eastAsia="en-US"/>
        </w:rPr>
        <w:t xml:space="preserve">until they are </w:t>
      </w:r>
      <w:proofErr w:type="gramStart"/>
      <w:r w:rsidR="007B5CB9">
        <w:rPr>
          <w:lang w:val="en-US" w:eastAsia="en-US"/>
        </w:rPr>
        <w:t>as long as</w:t>
      </w:r>
      <w:proofErr w:type="gramEnd"/>
      <w:r w:rsidR="007B5CB9">
        <w:rPr>
          <w:lang w:val="en-US" w:eastAsia="en-US"/>
        </w:rPr>
        <w:t xml:space="preserve"> maxLen</w:t>
      </w:r>
      <w:del w:id="490" w:author="fikayo akeredolu" w:date="2022-07-21T21:21:00Z">
        <w:r w:rsidR="007B5CB9" w:rsidDel="006D54FB">
          <w:rPr>
            <w:lang w:val="en-US" w:eastAsia="en-US"/>
          </w:rPr>
          <w:delText>,</w:delText>
        </w:r>
      </w:del>
      <w:r w:rsidR="007B5CB9">
        <w:rPr>
          <w:lang w:val="en-US" w:eastAsia="en-US"/>
        </w:rPr>
        <w:t xml:space="preserve"> </w:t>
      </w:r>
      <w:r w:rsidR="00020EB3">
        <w:rPr>
          <w:lang w:eastAsia="en-US"/>
        </w:rPr>
        <w:t xml:space="preserve">to </w:t>
      </w:r>
      <w:ins w:id="491" w:author="fikayo akeredolu" w:date="2022-07-21T21:21:00Z">
        <w:r>
          <w:rPr>
            <w:lang w:eastAsia="en-US"/>
          </w:rPr>
          <w:t>ensure</w:t>
        </w:r>
      </w:ins>
      <w:del w:id="492" w:author="fikayo akeredolu" w:date="2022-07-21T21:21:00Z">
        <w:r w:rsidR="00020EB3" w:rsidDel="006D54FB">
          <w:rPr>
            <w:lang w:eastAsia="en-US"/>
          </w:rPr>
          <w:delText>make sure</w:delText>
        </w:r>
      </w:del>
      <w:r w:rsidR="00020EB3">
        <w:rPr>
          <w:lang w:eastAsia="en-US"/>
        </w:rPr>
        <w:t xml:space="preserve"> all the inputs are the same size. I have excluded padding from trees in this project because all my experiments with trees and padding resulted in training accuracies of over 80% and validation accuracies of less than 30%. The reason this is insufficient is explained in section 5.1. </w:t>
      </w:r>
    </w:p>
    <w:p w14:paraId="58CFFCC6" w14:textId="3E211EF5" w:rsidR="00FC6413" w:rsidRDefault="00FC6413" w:rsidP="00B76D98">
      <w:pPr>
        <w:rPr>
          <w:lang w:eastAsia="en-US"/>
        </w:rPr>
      </w:pPr>
    </w:p>
    <w:p w14:paraId="17AD6D7B" w14:textId="18DFAB66" w:rsidR="00FC6413" w:rsidRPr="00FC6413" w:rsidRDefault="00FC6413" w:rsidP="00B76D98">
      <w:pPr>
        <w:rPr>
          <w:lang w:val="en-US" w:eastAsia="en-US"/>
        </w:rPr>
      </w:pPr>
      <w:r>
        <w:rPr>
          <w:lang w:val="en-US" w:eastAsia="en-US"/>
        </w:rPr>
        <w:t xml:space="preserve">Another reason padding is insufficient is that </w:t>
      </w:r>
      <w:del w:id="493" w:author="fikayo akeredolu" w:date="2022-07-21T21:19:00Z">
        <w:r w:rsidDel="006D54FB">
          <w:rPr>
            <w:lang w:val="en-US" w:eastAsia="en-US"/>
          </w:rPr>
          <w:delText xml:space="preserve">it means </w:delText>
        </w:r>
      </w:del>
      <w:r>
        <w:rPr>
          <w:lang w:val="en-US" w:eastAsia="en-US"/>
        </w:rPr>
        <w:t xml:space="preserve">the </w:t>
      </w:r>
      <w:r w:rsidR="00D55FEF">
        <w:rPr>
          <w:lang w:val="en-US" w:eastAsia="en-US"/>
        </w:rPr>
        <w:t>model will be unable to handle unseen trees or graphs that are longer maxLen.</w:t>
      </w:r>
    </w:p>
    <w:p w14:paraId="20CFFB2D" w14:textId="14B51D0B" w:rsidR="00020EB3" w:rsidRDefault="00020EB3" w:rsidP="00B76D98">
      <w:pPr>
        <w:rPr>
          <w:lang w:eastAsia="en-US"/>
        </w:rPr>
      </w:pPr>
    </w:p>
    <w:p w14:paraId="12031681" w14:textId="77777777" w:rsidR="0078363E" w:rsidRDefault="0078363E" w:rsidP="00B76D98">
      <w:pPr>
        <w:rPr>
          <w:lang w:eastAsia="en-US"/>
        </w:rPr>
      </w:pPr>
    </w:p>
    <w:p w14:paraId="4542E773" w14:textId="20373737" w:rsidR="0019487D" w:rsidRDefault="0019487D" w:rsidP="0084164B">
      <w:pPr>
        <w:pStyle w:val="Titre4"/>
      </w:pPr>
      <w:bookmarkStart w:id="494" w:name="_Toc108386282"/>
      <w:bookmarkStart w:id="495" w:name="_Toc109066011"/>
      <w:bookmarkStart w:id="496" w:name="_Toc109318864"/>
      <w:r>
        <w:t>Segmentation (TreeSegmentationLayer.py, TreeSegmentation.py, TreeDataProcessor.py and GraphDataProcessor.py)</w:t>
      </w:r>
      <w:bookmarkEnd w:id="494"/>
      <w:bookmarkEnd w:id="495"/>
      <w:bookmarkEnd w:id="496"/>
      <w:r>
        <w:t xml:space="preserve"> </w:t>
      </w:r>
    </w:p>
    <w:p w14:paraId="4F9A6FF3" w14:textId="35FF71C1" w:rsidR="0078363E" w:rsidRDefault="0078363E" w:rsidP="00B76D98">
      <w:pPr>
        <w:rPr>
          <w:lang w:val="en-US" w:eastAsia="en-US"/>
        </w:rPr>
      </w:pPr>
      <w:r>
        <w:rPr>
          <w:lang w:val="en-US" w:eastAsia="en-US"/>
        </w:rPr>
        <w:t xml:space="preserve">Segmentation </w:t>
      </w:r>
      <w:r w:rsidR="00B2362B">
        <w:rPr>
          <w:lang w:val="en-US" w:eastAsia="en-US"/>
        </w:rPr>
        <w:t>[</w:t>
      </w:r>
      <w:r w:rsidR="00216DC1">
        <w:rPr>
          <w:lang w:val="en-US" w:eastAsia="en-US"/>
        </w:rPr>
        <w:t>43</w:t>
      </w:r>
      <w:r w:rsidR="00B2362B">
        <w:rPr>
          <w:lang w:val="en-US" w:eastAsia="en-US"/>
        </w:rPr>
        <w:t xml:space="preserve">] </w:t>
      </w:r>
      <w:r>
        <w:rPr>
          <w:lang w:val="en-US" w:eastAsia="en-US"/>
        </w:rPr>
        <w:t>is a process that is usually applied in image classification and computer vision</w:t>
      </w:r>
      <w:r w:rsidR="0019524D">
        <w:rPr>
          <w:lang w:val="en-US" w:eastAsia="en-US"/>
        </w:rPr>
        <w:t>. It is a process</w:t>
      </w:r>
      <w:r>
        <w:rPr>
          <w:lang w:val="en-US" w:eastAsia="en-US"/>
        </w:rPr>
        <w:t xml:space="preserve"> where parts of a vector representation of an image </w:t>
      </w:r>
      <w:ins w:id="497" w:author="fikayo akeredolu" w:date="2022-07-21T21:22:00Z">
        <w:r w:rsidR="006D54FB">
          <w:rPr>
            <w:lang w:val="en-US" w:eastAsia="en-US"/>
          </w:rPr>
          <w:t>with</w:t>
        </w:r>
      </w:ins>
      <w:del w:id="498" w:author="fikayo akeredolu" w:date="2022-07-21T21:22:00Z">
        <w:r w:rsidDel="006D54FB">
          <w:rPr>
            <w:lang w:val="en-US" w:eastAsia="en-US"/>
          </w:rPr>
          <w:delText>that have</w:delText>
        </w:r>
      </w:del>
      <w:r>
        <w:rPr>
          <w:lang w:val="en-US" w:eastAsia="en-US"/>
        </w:rPr>
        <w:t xml:space="preserve"> the same class label are combined into the same cluster. I have decided to use segmentation </w:t>
      </w:r>
      <w:ins w:id="499" w:author="fikayo akeredolu" w:date="2022-07-21T21:21:00Z">
        <w:r w:rsidR="006D54FB">
          <w:rPr>
            <w:lang w:val="en-US" w:eastAsia="en-US"/>
          </w:rPr>
          <w:t>to prove that methods</w:t>
        </w:r>
      </w:ins>
      <w:del w:id="500" w:author="fikayo akeredolu" w:date="2022-07-21T21:21:00Z">
        <w:r w:rsidDel="006D54FB">
          <w:rPr>
            <w:lang w:val="en-US" w:eastAsia="en-US"/>
          </w:rPr>
          <w:delText>as a means of proving that methods that are</w:delText>
        </w:r>
      </w:del>
      <w:r>
        <w:rPr>
          <w:lang w:val="en-US" w:eastAsia="en-US"/>
        </w:rPr>
        <w:t xml:space="preserve"> </w:t>
      </w:r>
      <w:ins w:id="501" w:author="fikayo akeredolu" w:date="2022-07-21T21:21:00Z">
        <w:r w:rsidR="006D54FB">
          <w:rPr>
            <w:lang w:val="en-US" w:eastAsia="en-US"/>
          </w:rPr>
          <w:t>for other</w:t>
        </w:r>
      </w:ins>
      <w:del w:id="502" w:author="fikayo akeredolu" w:date="2022-07-21T21:21:00Z">
        <w:r w:rsidDel="006D54FB">
          <w:rPr>
            <w:lang w:val="en-US" w:eastAsia="en-US"/>
          </w:rPr>
          <w:delText>used for other types of</w:delText>
        </w:r>
      </w:del>
      <w:r>
        <w:rPr>
          <w:lang w:val="en-US" w:eastAsia="en-US"/>
        </w:rPr>
        <w:t xml:space="preserve"> classification tasks can be applied to source code problems, providing good results</w:t>
      </w:r>
      <w:del w:id="503" w:author="fikayo akeredolu" w:date="2022-07-21T21:21:00Z">
        <w:r w:rsidR="005A71F1" w:rsidDel="006D54FB">
          <w:rPr>
            <w:lang w:val="en-US" w:eastAsia="en-US"/>
          </w:rPr>
          <w:delText>,</w:delText>
        </w:r>
      </w:del>
      <w:r w:rsidR="005A71F1">
        <w:rPr>
          <w:lang w:val="en-US" w:eastAsia="en-US"/>
        </w:rPr>
        <w:t xml:space="preserve"> </w:t>
      </w:r>
      <w:r w:rsidR="00221C4D">
        <w:rPr>
          <w:lang w:val="en-US" w:eastAsia="en-US"/>
        </w:rPr>
        <w:t>if</w:t>
      </w:r>
      <w:r w:rsidR="005A71F1">
        <w:rPr>
          <w:lang w:val="en-US" w:eastAsia="en-US"/>
        </w:rPr>
        <w:t xml:space="preserve"> the underlying data structure accurately captures the program’s information</w:t>
      </w:r>
      <w:r>
        <w:rPr>
          <w:lang w:val="en-US" w:eastAsia="en-US"/>
        </w:rPr>
        <w:t xml:space="preserve">. </w:t>
      </w:r>
    </w:p>
    <w:p w14:paraId="32E9D4EE" w14:textId="77777777" w:rsidR="0078363E" w:rsidRPr="0078363E" w:rsidRDefault="0078363E" w:rsidP="00B76D98">
      <w:pPr>
        <w:rPr>
          <w:lang w:val="en-US" w:eastAsia="en-US"/>
        </w:rPr>
      </w:pPr>
    </w:p>
    <w:p w14:paraId="7FCA6104" w14:textId="63700539" w:rsidR="00272685" w:rsidRPr="000F0389" w:rsidRDefault="00272685" w:rsidP="00B76D98">
      <w:pPr>
        <w:rPr>
          <w:lang w:val="en-US" w:eastAsia="en-US"/>
        </w:rPr>
      </w:pPr>
      <w:r>
        <w:rPr>
          <w:lang w:eastAsia="en-US"/>
        </w:rPr>
        <w:t xml:space="preserve">The segmentation function has been implemented using TensorFlow. TensorFlow has eleven different options for segmentation based on two categories: sorted and unsorted segmentation. Unsorted segmentation can be done using one </w:t>
      </w:r>
      <w:del w:id="504" w:author="fikayo akeredolu" w:date="2022-07-21T21:21:00Z">
        <w:r w:rsidDel="006D54FB">
          <w:rPr>
            <w:lang w:eastAsia="en-US"/>
          </w:rPr>
          <w:delText xml:space="preserve">of </w:delText>
        </w:r>
      </w:del>
      <w:r>
        <w:rPr>
          <w:lang w:eastAsia="en-US"/>
        </w:rPr>
        <w:t xml:space="preserve">maximum, mean, minimum, square root of </w:t>
      </w:r>
      <w:r w:rsidRPr="00A27E3B">
        <w:rPr>
          <w:i/>
          <w:iCs/>
          <w:lang w:eastAsia="en-US"/>
        </w:rPr>
        <w:t>n</w:t>
      </w:r>
      <w:r>
        <w:rPr>
          <w:lang w:eastAsia="en-US"/>
        </w:rPr>
        <w:t xml:space="preserve">, sum and product. Sorted segmentation is the same, except it does not include </w:t>
      </w:r>
      <w:ins w:id="505" w:author="fikayo akeredolu" w:date="2022-07-21T21:22:00Z">
        <w:r w:rsidR="006D54FB">
          <w:rPr>
            <w:lang w:eastAsia="en-US"/>
          </w:rPr>
          <w:t xml:space="preserve">the </w:t>
        </w:r>
      </w:ins>
      <w:r>
        <w:rPr>
          <w:lang w:eastAsia="en-US"/>
        </w:rPr>
        <w:t xml:space="preserve">square root of </w:t>
      </w:r>
      <w:r w:rsidRPr="00A27E3B">
        <w:rPr>
          <w:i/>
          <w:iCs/>
          <w:lang w:eastAsia="en-US"/>
        </w:rPr>
        <w:t>n</w:t>
      </w:r>
      <w:r>
        <w:rPr>
          <w:i/>
          <w:iCs/>
          <w:lang w:eastAsia="en-US"/>
        </w:rPr>
        <w:t>.</w:t>
      </w:r>
      <w:r>
        <w:rPr>
          <w:i/>
          <w:iCs/>
          <w:lang w:val="en-US" w:eastAsia="en-US"/>
        </w:rPr>
        <w:t xml:space="preserve"> </w:t>
      </w:r>
    </w:p>
    <w:p w14:paraId="779F6D3F" w14:textId="3A2F0CDD" w:rsidR="007B6081" w:rsidRDefault="007B6081" w:rsidP="00B76D98">
      <w:pPr>
        <w:rPr>
          <w:lang w:val="en-US" w:eastAsia="en-US"/>
        </w:rPr>
      </w:pPr>
    </w:p>
    <w:p w14:paraId="298CC1E3" w14:textId="75B3CA45" w:rsidR="007B6081" w:rsidRPr="00C42ECC" w:rsidRDefault="007B6081" w:rsidP="00B76D98">
      <w:pPr>
        <w:rPr>
          <w:lang w:val="en-US" w:eastAsia="en-US"/>
        </w:rPr>
      </w:pPr>
      <w:r>
        <w:rPr>
          <w:lang w:eastAsia="en-US"/>
        </w:rPr>
        <w:t>The way segmentation generally works is that the programmer defines the segment ids</w:t>
      </w:r>
      <w:r>
        <w:rPr>
          <w:lang w:val="en-US" w:eastAsia="en-US"/>
        </w:rPr>
        <w:t xml:space="preserve"> as in</w:t>
      </w:r>
      <w:r>
        <w:rPr>
          <w:lang w:eastAsia="en-US"/>
        </w:rPr>
        <w:t xml:space="preserve"> </w:t>
      </w:r>
      <w:r w:rsidRPr="009D736B">
        <w:rPr>
          <w:i/>
          <w:iCs/>
          <w:lang w:eastAsia="en-US"/>
        </w:rPr>
        <w:t>fig 4.</w:t>
      </w:r>
      <w:r w:rsidR="00D444E0">
        <w:rPr>
          <w:i/>
          <w:iCs/>
          <w:lang w:val="en-US" w:eastAsia="en-US"/>
        </w:rPr>
        <w:t>2</w:t>
      </w:r>
      <w:r>
        <w:rPr>
          <w:lang w:val="en-US" w:eastAsia="en-US"/>
        </w:rPr>
        <w:t xml:space="preserve"> and declares </w:t>
      </w:r>
      <w:ins w:id="506" w:author="fikayo akeredolu" w:date="2022-07-21T21:22:00Z">
        <w:r w:rsidR="006D54FB">
          <w:rPr>
            <w:lang w:val="en-US" w:eastAsia="en-US"/>
          </w:rPr>
          <w:t>several</w:t>
        </w:r>
      </w:ins>
      <w:del w:id="507" w:author="fikayo akeredolu" w:date="2022-07-21T21:22:00Z">
        <w:r w:rsidDel="006D54FB">
          <w:rPr>
            <w:lang w:val="en-US" w:eastAsia="en-US"/>
          </w:rPr>
          <w:delText>a number of</w:delText>
        </w:r>
      </w:del>
      <w:r>
        <w:rPr>
          <w:lang w:val="en-US" w:eastAsia="en-US"/>
        </w:rPr>
        <w:t xml:space="preserve"> segments (numSegments as in </w:t>
      </w:r>
      <w:r w:rsidRPr="003707C4">
        <w:rPr>
          <w:i/>
          <w:iCs/>
          <w:lang w:val="en-US" w:eastAsia="en-US"/>
        </w:rPr>
        <w:t>fig 4.</w:t>
      </w:r>
      <w:r w:rsidR="00D444E0">
        <w:rPr>
          <w:i/>
          <w:iCs/>
          <w:lang w:val="en-US" w:eastAsia="en-US"/>
        </w:rPr>
        <w:t>2</w:t>
      </w:r>
      <w:r>
        <w:rPr>
          <w:lang w:val="en-US" w:eastAsia="en-US"/>
        </w:rPr>
        <w:t>)</w:t>
      </w:r>
      <w:ins w:id="508" w:author="fikayo akeredolu" w:date="2022-07-21T21:22:00Z">
        <w:r w:rsidR="006D54FB">
          <w:rPr>
            <w:lang w:val="en-US" w:eastAsia="en-US"/>
          </w:rPr>
          <w:t>,</w:t>
        </w:r>
      </w:ins>
      <w:r>
        <w:rPr>
          <w:lang w:val="en-US" w:eastAsia="en-US"/>
        </w:rPr>
        <w:t xml:space="preserve"> which must be </w:t>
      </w:r>
      <w:r w:rsidR="001F15A5">
        <w:rPr>
          <w:lang w:val="en-US" w:eastAsia="en-US"/>
        </w:rPr>
        <w:t>equivalent</w:t>
      </w:r>
      <w:r>
        <w:rPr>
          <w:lang w:val="en-US" w:eastAsia="en-US"/>
        </w:rPr>
        <w:t xml:space="preserve"> to the values in segment ids. </w:t>
      </w:r>
      <w:r w:rsidR="001E6EC6">
        <w:rPr>
          <w:lang w:val="en-US" w:eastAsia="en-US"/>
        </w:rPr>
        <w:t xml:space="preserve">The dataset is then split into segments corresponding to the values in segment ids. </w:t>
      </w:r>
      <w:r w:rsidR="00387538">
        <w:rPr>
          <w:lang w:val="en-US" w:eastAsia="en-US"/>
        </w:rPr>
        <w:t xml:space="preserve">For example, if you want </w:t>
      </w:r>
      <w:ins w:id="509" w:author="fikayo akeredolu" w:date="2022-07-21T21:22:00Z">
        <w:r w:rsidR="006D54FB">
          <w:rPr>
            <w:lang w:val="en-US" w:eastAsia="en-US"/>
          </w:rPr>
          <w:t>three</w:t>
        </w:r>
      </w:ins>
      <w:del w:id="510" w:author="fikayo akeredolu" w:date="2022-07-21T21:22:00Z">
        <w:r w:rsidR="00387538" w:rsidDel="006D54FB">
          <w:rPr>
            <w:lang w:val="en-US" w:eastAsia="en-US"/>
          </w:rPr>
          <w:delText>3</w:delText>
        </w:r>
      </w:del>
      <w:r w:rsidR="00387538">
        <w:rPr>
          <w:lang w:val="en-US" w:eastAsia="en-US"/>
        </w:rPr>
        <w:t xml:space="preserve"> segments, segment ids must have </w:t>
      </w:r>
      <w:ins w:id="511" w:author="fikayo akeredolu" w:date="2022-07-21T21:22:00Z">
        <w:r w:rsidR="006D54FB">
          <w:rPr>
            <w:lang w:val="en-US" w:eastAsia="en-US"/>
          </w:rPr>
          <w:t>three</w:t>
        </w:r>
      </w:ins>
      <w:del w:id="512" w:author="fikayo akeredolu" w:date="2022-07-21T21:22:00Z">
        <w:r w:rsidR="00387538" w:rsidDel="006D54FB">
          <w:rPr>
            <w:lang w:val="en-US" w:eastAsia="en-US"/>
          </w:rPr>
          <w:delText>3</w:delText>
        </w:r>
      </w:del>
      <w:r w:rsidR="00387538">
        <w:rPr>
          <w:lang w:val="en-US" w:eastAsia="en-US"/>
        </w:rPr>
        <w:t xml:space="preserve"> values</w:t>
      </w:r>
      <w:ins w:id="513" w:author="fikayo akeredolu" w:date="2022-07-21T21:22:00Z">
        <w:r w:rsidR="006D54FB">
          <w:rPr>
            <w:lang w:val="en-US" w:eastAsia="en-US"/>
          </w:rPr>
          <w:t>,</w:t>
        </w:r>
      </w:ins>
      <w:r w:rsidR="00A30E4B">
        <w:rPr>
          <w:lang w:val="en-US" w:eastAsia="en-US"/>
        </w:rPr>
        <w:t xml:space="preserve"> e.g.,</w:t>
      </w:r>
      <w:r w:rsidR="00387538">
        <w:rPr>
          <w:lang w:val="en-US" w:eastAsia="en-US"/>
        </w:rPr>
        <w:t xml:space="preserve"> [</w:t>
      </w:r>
      <w:r w:rsidR="001F15A5">
        <w:rPr>
          <w:lang w:val="en-US" w:eastAsia="en-US"/>
        </w:rPr>
        <w:t>12</w:t>
      </w:r>
      <w:r w:rsidR="00387538">
        <w:rPr>
          <w:lang w:val="en-US" w:eastAsia="en-US"/>
        </w:rPr>
        <w:t>,</w:t>
      </w:r>
      <w:r w:rsidR="001F15A5">
        <w:rPr>
          <w:lang w:val="en-US" w:eastAsia="en-US"/>
        </w:rPr>
        <w:t xml:space="preserve"> 13</w:t>
      </w:r>
      <w:r w:rsidR="00387538">
        <w:rPr>
          <w:lang w:val="en-US" w:eastAsia="en-US"/>
        </w:rPr>
        <w:t xml:space="preserve">, </w:t>
      </w:r>
      <w:r w:rsidR="001F15A5">
        <w:rPr>
          <w:lang w:val="en-US" w:eastAsia="en-US"/>
        </w:rPr>
        <w:t>14</w:t>
      </w:r>
      <w:r w:rsidR="00387538">
        <w:rPr>
          <w:lang w:val="en-US" w:eastAsia="en-US"/>
        </w:rPr>
        <w:t>]</w:t>
      </w:r>
      <w:r w:rsidR="00A30E4B">
        <w:rPr>
          <w:lang w:val="en-US" w:eastAsia="en-US"/>
        </w:rPr>
        <w:t xml:space="preserve">. The </w:t>
      </w:r>
      <w:r w:rsidR="001F15A5">
        <w:rPr>
          <w:lang w:val="en-US" w:eastAsia="en-US"/>
        </w:rPr>
        <w:t>size of the first dimension</w:t>
      </w:r>
      <w:r w:rsidR="00A30E4B">
        <w:rPr>
          <w:lang w:val="en-US" w:eastAsia="en-US"/>
        </w:rPr>
        <w:t xml:space="preserve"> </w:t>
      </w:r>
      <w:r w:rsidR="001F15A5">
        <w:rPr>
          <w:lang w:val="en-US" w:eastAsia="en-US"/>
        </w:rPr>
        <w:t>in</w:t>
      </w:r>
      <w:r w:rsidR="00A30E4B">
        <w:rPr>
          <w:lang w:val="en-US" w:eastAsia="en-US"/>
        </w:rPr>
        <w:t xml:space="preserve"> the dataset to be segmented must also be the same size as the number of segments</w:t>
      </w:r>
      <w:ins w:id="514" w:author="fikayo akeredolu" w:date="2022-07-21T19:50:00Z">
        <w:r w:rsidR="002B2800">
          <w:rPr>
            <w:lang w:val="en-US" w:eastAsia="en-US"/>
          </w:rPr>
          <w:t>; else</w:t>
        </w:r>
      </w:ins>
      <w:del w:id="515" w:author="fikayo akeredolu" w:date="2022-07-21T19:50:00Z">
        <w:r w:rsidR="00A30E4B" w:rsidDel="002B2800">
          <w:rPr>
            <w:lang w:val="en-US" w:eastAsia="en-US"/>
          </w:rPr>
          <w:delText>, else</w:delText>
        </w:r>
      </w:del>
      <w:r w:rsidR="00A30E4B">
        <w:rPr>
          <w:lang w:val="en-US" w:eastAsia="en-US"/>
        </w:rPr>
        <w:t>, an error will occur. If max</w:t>
      </w:r>
      <w:r w:rsidR="00025002">
        <w:rPr>
          <w:lang w:val="en-US" w:eastAsia="en-US"/>
        </w:rPr>
        <w:t xml:space="preserve"> segmentation</w:t>
      </w:r>
      <w:r w:rsidR="00A30E4B">
        <w:rPr>
          <w:lang w:val="en-US" w:eastAsia="en-US"/>
        </w:rPr>
        <w:t xml:space="preserve"> has been</w:t>
      </w:r>
      <w:r w:rsidR="00B52038">
        <w:rPr>
          <w:lang w:val="en-US" w:eastAsia="en-US"/>
        </w:rPr>
        <w:t xml:space="preserve"> used</w:t>
      </w:r>
      <w:r w:rsidR="00A30E4B">
        <w:rPr>
          <w:lang w:val="en-US" w:eastAsia="en-US"/>
        </w:rPr>
        <w:t>, for example, a segment of</w:t>
      </w:r>
      <w:r w:rsidR="005F5798">
        <w:rPr>
          <w:lang w:val="en-US" w:eastAsia="en-US"/>
        </w:rPr>
        <w:t xml:space="preserve"> [1, 2, 3, 4] will have [4] as its output </w:t>
      </w:r>
      <w:r w:rsidR="00B52038">
        <w:rPr>
          <w:lang w:val="en-US" w:eastAsia="en-US"/>
        </w:rPr>
        <w:t xml:space="preserve">– </w:t>
      </w:r>
      <w:r w:rsidR="005F5798">
        <w:rPr>
          <w:lang w:val="en-US" w:eastAsia="en-US"/>
        </w:rPr>
        <w:t>the max</w:t>
      </w:r>
      <w:r w:rsidR="00B52038">
        <w:rPr>
          <w:lang w:val="en-US" w:eastAsia="en-US"/>
        </w:rPr>
        <w:t>imum</w:t>
      </w:r>
      <w:r w:rsidR="005F5798">
        <w:rPr>
          <w:lang w:val="en-US" w:eastAsia="en-US"/>
        </w:rPr>
        <w:t xml:space="preserve"> value in that segment. An example of sorted max segmentation can be seen in </w:t>
      </w:r>
      <w:r w:rsidR="005F5798" w:rsidRPr="005F5798">
        <w:rPr>
          <w:i/>
          <w:iCs/>
          <w:lang w:val="en-US" w:eastAsia="en-US"/>
        </w:rPr>
        <w:t>fig 4</w:t>
      </w:r>
      <w:r w:rsidR="00D444E0">
        <w:rPr>
          <w:i/>
          <w:iCs/>
          <w:lang w:val="en-US" w:eastAsia="en-US"/>
        </w:rPr>
        <w:t>.3</w:t>
      </w:r>
      <w:r w:rsidR="005F5798">
        <w:rPr>
          <w:i/>
          <w:iCs/>
          <w:lang w:val="en-US" w:eastAsia="en-US"/>
        </w:rPr>
        <w:t>.</w:t>
      </w:r>
    </w:p>
    <w:p w14:paraId="3DAB1B3D" w14:textId="77777777" w:rsidR="000F0389" w:rsidRPr="00272685" w:rsidRDefault="000F0389" w:rsidP="00B76D98">
      <w:pPr>
        <w:rPr>
          <w:lang w:val="en-US" w:eastAsia="en-US"/>
        </w:rPr>
      </w:pPr>
    </w:p>
    <w:p w14:paraId="48B44DF1" w14:textId="42A5E672" w:rsidR="00D444E0" w:rsidRPr="00D444E0" w:rsidRDefault="00232947" w:rsidP="00B76D98">
      <w:pPr>
        <w:rPr>
          <w:lang w:eastAsia="en-US"/>
        </w:rPr>
      </w:pPr>
      <w:r>
        <w:rPr>
          <w:lang w:val="en-US" w:eastAsia="en-US"/>
        </w:rPr>
        <w:t xml:space="preserve">In this project, </w:t>
      </w:r>
      <w:r w:rsidR="007D6550">
        <w:rPr>
          <w:lang w:val="en-US" w:eastAsia="en-US"/>
        </w:rPr>
        <w:t>step one</w:t>
      </w:r>
      <w:r w:rsidR="000C6B6F">
        <w:rPr>
          <w:lang w:eastAsia="en-US"/>
        </w:rPr>
        <w:t xml:space="preserve"> in segmentation is decid</w:t>
      </w:r>
      <w:r w:rsidR="007D6550">
        <w:rPr>
          <w:lang w:eastAsia="en-US"/>
        </w:rPr>
        <w:t>ing on</w:t>
      </w:r>
      <w:r w:rsidR="000C6B6F">
        <w:rPr>
          <w:lang w:eastAsia="en-US"/>
        </w:rPr>
        <w:t xml:space="preserve"> </w:t>
      </w:r>
      <w:del w:id="516" w:author="fikayo akeredolu" w:date="2022-07-21T19:50:00Z">
        <w:r w:rsidR="000C6B6F" w:rsidDel="002B2800">
          <w:rPr>
            <w:lang w:eastAsia="en-US"/>
          </w:rPr>
          <w:delText xml:space="preserve">on </w:delText>
        </w:r>
      </w:del>
      <w:r w:rsidR="007D6550">
        <w:rPr>
          <w:lang w:eastAsia="en-US"/>
        </w:rPr>
        <w:t>how many</w:t>
      </w:r>
      <w:r w:rsidR="000C6B6F">
        <w:rPr>
          <w:lang w:eastAsia="en-US"/>
        </w:rPr>
        <w:t xml:space="preserve"> segments</w:t>
      </w:r>
      <w:r w:rsidR="00EB0067">
        <w:rPr>
          <w:lang w:eastAsia="en-US"/>
        </w:rPr>
        <w:t xml:space="preserve"> </w:t>
      </w:r>
      <w:r w:rsidR="00EB0067" w:rsidRPr="00EB0067">
        <w:rPr>
          <w:i/>
          <w:iCs/>
          <w:lang w:eastAsia="en-US"/>
        </w:rPr>
        <w:t>n</w:t>
      </w:r>
      <w:r w:rsidR="000C6B6F">
        <w:rPr>
          <w:lang w:eastAsia="en-US"/>
        </w:rPr>
        <w:t xml:space="preserve"> to be used. After deciding on this number, </w:t>
      </w:r>
      <w:r w:rsidR="00EB0067">
        <w:rPr>
          <w:lang w:eastAsia="en-US"/>
        </w:rPr>
        <w:t xml:space="preserve">each graph or tree’s embedding list is converted to an </w:t>
      </w:r>
      <w:r w:rsidR="00EB0067" w:rsidRPr="00EB0067">
        <w:rPr>
          <w:i/>
          <w:iCs/>
          <w:lang w:eastAsia="en-US"/>
        </w:rPr>
        <w:t>n</w:t>
      </w:r>
      <w:r w:rsidR="00EB0067">
        <w:rPr>
          <w:lang w:eastAsia="en-US"/>
        </w:rPr>
        <w:t>-dimensional version of itself</w:t>
      </w:r>
      <w:ins w:id="517" w:author="fikayo akeredolu" w:date="2022-07-21T19:50:00Z">
        <w:r w:rsidR="002B2800">
          <w:rPr>
            <w:lang w:val="en-US" w:eastAsia="en-US"/>
          </w:rPr>
          <w:t>. Then,</w:t>
        </w:r>
      </w:ins>
      <w:del w:id="518" w:author="fikayo akeredolu" w:date="2022-07-21T19:50:00Z">
        <w:r w:rsidR="00424B17" w:rsidDel="002B2800">
          <w:rPr>
            <w:lang w:val="en-US" w:eastAsia="en-US"/>
          </w:rPr>
          <w:delText xml:space="preserve"> and then</w:delText>
        </w:r>
      </w:del>
      <w:r w:rsidR="00424B17">
        <w:rPr>
          <w:lang w:val="en-US" w:eastAsia="en-US"/>
        </w:rPr>
        <w:t xml:space="preserve"> segmentation is carried out on this new </w:t>
      </w:r>
      <w:r w:rsidR="00424B17" w:rsidRPr="00424B17">
        <w:rPr>
          <w:i/>
          <w:iCs/>
          <w:lang w:val="en-US" w:eastAsia="en-US"/>
        </w:rPr>
        <w:t>n</w:t>
      </w:r>
      <w:r w:rsidR="00424B17">
        <w:rPr>
          <w:lang w:val="en-US" w:eastAsia="en-US"/>
        </w:rPr>
        <w:t>-dimensional version</w:t>
      </w:r>
      <w:r w:rsidR="00C30369">
        <w:rPr>
          <w:lang w:eastAsia="en-US"/>
        </w:rPr>
        <w:t>. For example, the</w:t>
      </w:r>
      <w:r w:rsidR="00F56CE1">
        <w:rPr>
          <w:lang w:eastAsia="en-US"/>
        </w:rPr>
        <w:t xml:space="preserve"> Python</w:t>
      </w:r>
      <w:r w:rsidR="00C30369">
        <w:rPr>
          <w:lang w:eastAsia="en-US"/>
        </w:rPr>
        <w:t xml:space="preserve"> list [1, 2, 3, 4] with 3 segments becomes [[1, 2, 3, 4], [1, 2, 3, 4], [1, 2, 3, 4]]. I experimented with varying </w:t>
      </w:r>
      <w:del w:id="519" w:author="fikayo akeredolu" w:date="2022-07-21T19:50:00Z">
        <w:r w:rsidR="00C30369" w:rsidDel="002B2800">
          <w:rPr>
            <w:lang w:eastAsia="en-US"/>
          </w:rPr>
          <w:delText xml:space="preserve">numbers of </w:delText>
        </w:r>
      </w:del>
      <w:r w:rsidR="00C30369">
        <w:rPr>
          <w:lang w:eastAsia="en-US"/>
        </w:rPr>
        <w:t xml:space="preserve">segments, starting from 10 and decided on 40 after observing that a higher number of segments </w:t>
      </w:r>
      <w:r w:rsidR="00F56CE1">
        <w:rPr>
          <w:lang w:eastAsia="en-US"/>
        </w:rPr>
        <w:t>produces</w:t>
      </w:r>
      <w:r w:rsidR="00C30369">
        <w:rPr>
          <w:lang w:eastAsia="en-US"/>
        </w:rPr>
        <w:t xml:space="preserve"> better results from the models. </w:t>
      </w:r>
    </w:p>
    <w:p w14:paraId="4EA45765" w14:textId="11B99C1B" w:rsidR="00C402A2" w:rsidRDefault="00C402A2" w:rsidP="00B76D98">
      <w:pPr>
        <w:rPr>
          <w:lang w:eastAsia="en-US"/>
        </w:rPr>
      </w:pPr>
    </w:p>
    <w:p w14:paraId="18A66631" w14:textId="77777777" w:rsidR="00C402A2" w:rsidRDefault="00C402A2" w:rsidP="00B76D98">
      <w:pPr>
        <w:rPr>
          <w:lang w:eastAsia="en-US"/>
        </w:rPr>
      </w:pPr>
    </w:p>
    <w:p w14:paraId="70B8BC48" w14:textId="5B37EBF4" w:rsidR="00272685" w:rsidRDefault="006B36A9" w:rsidP="00B76D98">
      <w:pPr>
        <w:pStyle w:val="Dedication"/>
        <w:rPr>
          <w:lang w:val="en-US" w:eastAsia="en-US"/>
        </w:rPr>
      </w:pPr>
      <w:r w:rsidRPr="00785403">
        <w:rPr>
          <w:lang w:val="en-US" w:eastAsia="en-US"/>
        </w:rPr>
        <w:lastRenderedPageBreak/>
        <w:t>fig 4.</w:t>
      </w:r>
      <w:r w:rsidR="00D444E0">
        <w:rPr>
          <w:lang w:val="en-US" w:eastAsia="en-US"/>
        </w:rPr>
        <w:t>2</w:t>
      </w:r>
      <w:r w:rsidRPr="00785403">
        <w:rPr>
          <w:lang w:val="en-US" w:eastAsia="en-US"/>
        </w:rPr>
        <w:t>: Declaration of a segment</w:t>
      </w:r>
      <w:r w:rsidR="00C42ECC" w:rsidRPr="00785403">
        <w:rPr>
          <w:lang w:val="en-US" w:eastAsia="en-US"/>
        </w:rPr>
        <w:t>ation function</w:t>
      </w:r>
      <w:r w:rsidRPr="00785403">
        <w:rPr>
          <w:lang w:val="en-US" w:eastAsia="en-US"/>
        </w:rPr>
        <w:t xml:space="preserve"> </w:t>
      </w:r>
      <w:r w:rsidR="00664918" w:rsidRPr="00785403">
        <w:rPr>
          <w:lang w:val="en-US" w:eastAsia="en-US"/>
        </w:rPr>
        <w:t xml:space="preserve">using unsorted square root of n </w:t>
      </w:r>
      <w:r w:rsidRPr="00785403">
        <w:rPr>
          <w:lang w:val="en-US" w:eastAsia="en-US"/>
        </w:rPr>
        <w:t>with segment count = 40</w:t>
      </w:r>
    </w:p>
    <w:p w14:paraId="231CF2FC" w14:textId="7862957F" w:rsidR="00366B6B" w:rsidRDefault="00366B6B" w:rsidP="00B76D98">
      <w:pPr>
        <w:rPr>
          <w:lang w:val="en-US" w:eastAsia="en-US"/>
        </w:rPr>
      </w:pPr>
      <w:r>
        <w:rPr>
          <w:noProof/>
          <w:lang w:val="en-US" w:eastAsia="en-US"/>
        </w:rPr>
        <w:drawing>
          <wp:inline distT="0" distB="0" distL="0" distR="0" wp14:anchorId="790E1721" wp14:editId="49800AF3">
            <wp:extent cx="5731510" cy="1024255"/>
            <wp:effectExtent l="0" t="0" r="0" b="444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20C6ADDD" w14:textId="375A132D" w:rsidR="00272685" w:rsidRDefault="00272685" w:rsidP="00B76D98">
      <w:pPr>
        <w:rPr>
          <w:lang w:val="en-US" w:eastAsia="en-US"/>
        </w:rPr>
      </w:pPr>
    </w:p>
    <w:p w14:paraId="159E6CD5" w14:textId="1B0AC4DF" w:rsidR="00016CDD" w:rsidRDefault="00016CDD" w:rsidP="00B76D98">
      <w:pPr>
        <w:rPr>
          <w:lang w:val="en-US" w:eastAsia="en-US"/>
        </w:rPr>
      </w:pPr>
    </w:p>
    <w:p w14:paraId="072F5A2C" w14:textId="3EA2F9D4" w:rsidR="002D1534" w:rsidRDefault="002D1534" w:rsidP="00B76D98">
      <w:pPr>
        <w:rPr>
          <w:lang w:val="en-US" w:eastAsia="en-US"/>
        </w:rPr>
      </w:pPr>
    </w:p>
    <w:p w14:paraId="0D56FFD1" w14:textId="5DA09CC9" w:rsidR="002D1534" w:rsidRDefault="002D1534" w:rsidP="00B76D98">
      <w:pPr>
        <w:rPr>
          <w:lang w:val="en-US" w:eastAsia="en-US"/>
        </w:rPr>
      </w:pPr>
    </w:p>
    <w:p w14:paraId="75ABBD22" w14:textId="77777777" w:rsidR="002D1534" w:rsidRDefault="002D1534" w:rsidP="00B76D98">
      <w:pPr>
        <w:rPr>
          <w:lang w:val="en-US" w:eastAsia="en-US"/>
        </w:rPr>
      </w:pPr>
    </w:p>
    <w:p w14:paraId="770C1F23" w14:textId="10A5094C" w:rsidR="00C42ECC" w:rsidRPr="00577ED0" w:rsidRDefault="00577ED0" w:rsidP="00B76D98">
      <w:pPr>
        <w:pStyle w:val="Dedication"/>
        <w:rPr>
          <w:lang w:val="en-US"/>
        </w:rPr>
      </w:pPr>
      <w:r w:rsidRPr="00577ED0">
        <w:rPr>
          <w:lang w:val="en-US"/>
        </w:rPr>
        <w:t>fig 4.</w:t>
      </w:r>
      <w:r w:rsidR="00D444E0">
        <w:rPr>
          <w:lang w:val="en-US"/>
        </w:rPr>
        <w:t>3</w:t>
      </w:r>
      <w:r w:rsidRPr="00577ED0">
        <w:rPr>
          <w:lang w:val="en-US"/>
        </w:rPr>
        <w:t>: Example of sorted max segmentation</w:t>
      </w:r>
    </w:p>
    <w:p w14:paraId="0E68784F" w14:textId="2A533F37" w:rsidR="00D437AD" w:rsidRDefault="007864AE" w:rsidP="00B76D98">
      <w:pPr>
        <w:rPr>
          <w:lang w:eastAsia="en-US"/>
        </w:rPr>
      </w:pPr>
      <w:r w:rsidRPr="007864AE">
        <w:rPr>
          <w:noProof/>
          <w:lang w:eastAsia="en-US"/>
        </w:rPr>
        <w:drawing>
          <wp:inline distT="0" distB="0" distL="0" distR="0" wp14:anchorId="451254B1" wp14:editId="0B341B67">
            <wp:extent cx="5731510" cy="192278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4"/>
                    <a:stretch>
                      <a:fillRect/>
                    </a:stretch>
                  </pic:blipFill>
                  <pic:spPr>
                    <a:xfrm>
                      <a:off x="0" y="0"/>
                      <a:ext cx="5731510" cy="1922780"/>
                    </a:xfrm>
                    <a:prstGeom prst="rect">
                      <a:avLst/>
                    </a:prstGeom>
                  </pic:spPr>
                </pic:pic>
              </a:graphicData>
            </a:graphic>
          </wp:inline>
        </w:drawing>
      </w:r>
    </w:p>
    <w:p w14:paraId="56ACED8E" w14:textId="432252DA" w:rsidR="0091461E" w:rsidRDefault="0091461E" w:rsidP="00B76D98">
      <w:pPr>
        <w:rPr>
          <w:lang w:eastAsia="en-US"/>
        </w:rPr>
      </w:pPr>
    </w:p>
    <w:p w14:paraId="16D14F1D" w14:textId="46574B94" w:rsidR="0091461E" w:rsidRDefault="0091461E" w:rsidP="00B76D98">
      <w:pPr>
        <w:rPr>
          <w:lang w:eastAsia="en-US"/>
        </w:rPr>
      </w:pPr>
    </w:p>
    <w:p w14:paraId="1DFB5046" w14:textId="4D43494C" w:rsidR="0091461E" w:rsidRDefault="0091461E" w:rsidP="00B76D98">
      <w:pPr>
        <w:rPr>
          <w:lang w:eastAsia="en-US"/>
        </w:rPr>
      </w:pPr>
    </w:p>
    <w:p w14:paraId="295FC778" w14:textId="5A741EC8" w:rsidR="0091461E" w:rsidRDefault="0091461E" w:rsidP="00B76D98">
      <w:pPr>
        <w:rPr>
          <w:lang w:eastAsia="en-US"/>
        </w:rPr>
      </w:pPr>
    </w:p>
    <w:p w14:paraId="33CDD6D8" w14:textId="77777777" w:rsidR="0091461E" w:rsidRDefault="0091461E" w:rsidP="00B76D98">
      <w:pPr>
        <w:rPr>
          <w:lang w:eastAsia="en-US"/>
        </w:rPr>
      </w:pPr>
    </w:p>
    <w:p w14:paraId="3C490B28" w14:textId="77777777" w:rsidR="0091461E" w:rsidRPr="00D437AD" w:rsidRDefault="0091461E" w:rsidP="00B76D98">
      <w:pPr>
        <w:rPr>
          <w:lang w:eastAsia="en-US"/>
        </w:rPr>
      </w:pPr>
    </w:p>
    <w:p w14:paraId="7AA8B588" w14:textId="7F8D10AA" w:rsidR="00494F5E" w:rsidRDefault="00A65674" w:rsidP="0084164B">
      <w:pPr>
        <w:pStyle w:val="Titre3"/>
      </w:pPr>
      <w:bookmarkStart w:id="520" w:name="_Toc108386283"/>
      <w:bookmarkStart w:id="521" w:name="_Toc109066012"/>
      <w:bookmarkStart w:id="522" w:name="_Toc109318865"/>
      <w:r w:rsidRPr="00240F2B">
        <w:t>Model Implementation or NN Construction Stage</w:t>
      </w:r>
      <w:bookmarkEnd w:id="520"/>
      <w:bookmarkEnd w:id="521"/>
      <w:bookmarkEnd w:id="522"/>
    </w:p>
    <w:p w14:paraId="71EEFA1C" w14:textId="77777777" w:rsidR="00AC0FD2" w:rsidRPr="00AC0FD2" w:rsidRDefault="00AC0FD2" w:rsidP="00B76D98">
      <w:pPr>
        <w:rPr>
          <w:lang w:eastAsia="en-US"/>
        </w:rPr>
      </w:pPr>
    </w:p>
    <w:p w14:paraId="63C48D9B" w14:textId="02189559" w:rsidR="00AC0FD2" w:rsidRDefault="00AC0FD2" w:rsidP="0084164B">
      <w:pPr>
        <w:pStyle w:val="Titre4"/>
      </w:pPr>
      <w:bookmarkStart w:id="523" w:name="_Toc109066013"/>
      <w:bookmarkStart w:id="524" w:name="_Toc109318866"/>
      <w:r>
        <w:t xml:space="preserve">Deep </w:t>
      </w:r>
      <w:ins w:id="525" w:author="fikayo akeredolu" w:date="2022-07-21T19:50:00Z">
        <w:r w:rsidR="002B2800">
          <w:t>Learning</w:t>
        </w:r>
      </w:ins>
      <w:del w:id="526" w:author="fikayo akeredolu" w:date="2022-07-21T19:50:00Z">
        <w:r w:rsidDel="002B2800">
          <w:delText>learning</w:delText>
        </w:r>
      </w:del>
      <w:r>
        <w:t xml:space="preserve"> Models</w:t>
      </w:r>
      <w:bookmarkEnd w:id="523"/>
      <w:bookmarkEnd w:id="524"/>
    </w:p>
    <w:p w14:paraId="536FEF6C" w14:textId="44A761BC" w:rsidR="00166EF0" w:rsidRDefault="00166EF0" w:rsidP="00B76D98">
      <w:pPr>
        <w:rPr>
          <w:lang w:eastAsia="en-US"/>
        </w:rPr>
      </w:pPr>
      <w:bookmarkStart w:id="527" w:name="_Toc108386284"/>
      <w:r>
        <w:rPr>
          <w:lang w:eastAsia="en-US"/>
        </w:rPr>
        <w:t>The D</w:t>
      </w:r>
      <w:r w:rsidR="0092524E">
        <w:rPr>
          <w:lang w:eastAsia="en-US"/>
        </w:rPr>
        <w:t xml:space="preserve">L </w:t>
      </w:r>
      <w:r>
        <w:rPr>
          <w:lang w:eastAsia="en-US"/>
        </w:rPr>
        <w:t xml:space="preserve">models developed </w:t>
      </w:r>
      <w:r w:rsidR="0092524E">
        <w:rPr>
          <w:lang w:eastAsia="en-US"/>
        </w:rPr>
        <w:t>as part of</w:t>
      </w:r>
      <w:r>
        <w:rPr>
          <w:lang w:eastAsia="en-US"/>
        </w:rPr>
        <w:t xml:space="preserve"> this project have two main things in common. </w:t>
      </w:r>
      <w:ins w:id="528" w:author="fikayo akeredolu" w:date="2022-07-21T21:26:00Z">
        <w:r w:rsidR="00245B5D">
          <w:rPr>
            <w:lang w:eastAsia="en-US"/>
          </w:rPr>
          <w:t>First,</w:t>
        </w:r>
      </w:ins>
      <w:del w:id="529" w:author="fikayo akeredolu" w:date="2022-07-21T21:26:00Z">
        <w:r w:rsidDel="00245B5D">
          <w:rPr>
            <w:lang w:eastAsia="en-US"/>
          </w:rPr>
          <w:delText>The first is that</w:delText>
        </w:r>
      </w:del>
      <w:r>
        <w:rPr>
          <w:lang w:eastAsia="en-US"/>
        </w:rPr>
        <w:t xml:space="preserve"> they accept only tensors [</w:t>
      </w:r>
      <w:r w:rsidR="00AC07A2">
        <w:rPr>
          <w:lang w:eastAsia="en-US"/>
        </w:rPr>
        <w:t>44]</w:t>
      </w:r>
      <w:r>
        <w:rPr>
          <w:lang w:eastAsia="en-US"/>
        </w:rPr>
        <w:t xml:space="preserve"> as their input. The second</w:t>
      </w:r>
      <w:r w:rsidR="00B605FD">
        <w:rPr>
          <w:lang w:eastAsia="en-US"/>
        </w:rPr>
        <w:t xml:space="preserve"> is that they make use of the same </w:t>
      </w:r>
      <w:ins w:id="530" w:author="fikayo akeredolu" w:date="2022-07-21T21:26:00Z">
        <w:r w:rsidR="00245B5D">
          <w:rPr>
            <w:lang w:eastAsia="en-US"/>
          </w:rPr>
          <w:t>four</w:t>
        </w:r>
      </w:ins>
      <w:del w:id="531" w:author="fikayo akeredolu" w:date="2022-07-21T21:26:00Z">
        <w:r w:rsidR="00B605FD" w:rsidDel="00245B5D">
          <w:rPr>
            <w:lang w:eastAsia="en-US"/>
          </w:rPr>
          <w:delText>4</w:delText>
        </w:r>
      </w:del>
      <w:r w:rsidR="00B605FD">
        <w:rPr>
          <w:lang w:eastAsia="en-US"/>
        </w:rPr>
        <w:t xml:space="preserve"> activation functions.</w:t>
      </w:r>
    </w:p>
    <w:p w14:paraId="5CC7113E" w14:textId="5BED4C44" w:rsidR="0091461E" w:rsidRDefault="0091461E" w:rsidP="00B76D98">
      <w:pPr>
        <w:rPr>
          <w:lang w:eastAsia="en-US"/>
        </w:rPr>
      </w:pPr>
    </w:p>
    <w:p w14:paraId="3993B740" w14:textId="72E9F753" w:rsidR="0091461E" w:rsidRDefault="0091461E" w:rsidP="00B76D98">
      <w:pPr>
        <w:rPr>
          <w:lang w:eastAsia="en-US"/>
        </w:rPr>
      </w:pPr>
    </w:p>
    <w:p w14:paraId="14C22CA2" w14:textId="7836F187" w:rsidR="0091461E" w:rsidRDefault="0091461E" w:rsidP="00B76D98">
      <w:pPr>
        <w:rPr>
          <w:lang w:eastAsia="en-US"/>
        </w:rPr>
      </w:pPr>
    </w:p>
    <w:p w14:paraId="6EDCCE76" w14:textId="27E97FFA" w:rsidR="0091461E" w:rsidRDefault="0091461E" w:rsidP="00B76D98">
      <w:pPr>
        <w:rPr>
          <w:lang w:eastAsia="en-US"/>
        </w:rPr>
      </w:pPr>
    </w:p>
    <w:p w14:paraId="43DF5E15" w14:textId="6B29114F" w:rsidR="0091461E" w:rsidRDefault="0091461E" w:rsidP="00B76D98">
      <w:pPr>
        <w:rPr>
          <w:lang w:eastAsia="en-US"/>
        </w:rPr>
      </w:pPr>
    </w:p>
    <w:p w14:paraId="218A010E" w14:textId="77777777" w:rsidR="0091461E" w:rsidRPr="00166EF0" w:rsidRDefault="0091461E" w:rsidP="00B76D98">
      <w:pPr>
        <w:rPr>
          <w:lang w:eastAsia="en-US"/>
        </w:rPr>
      </w:pPr>
    </w:p>
    <w:p w14:paraId="1CA77CB3" w14:textId="6D27081F" w:rsidR="0091461E" w:rsidRPr="0091461E" w:rsidRDefault="00DE3702" w:rsidP="0084164B">
      <w:pPr>
        <w:pStyle w:val="Titre5"/>
      </w:pPr>
      <w:bookmarkStart w:id="532" w:name="_Toc109066014"/>
      <w:bookmarkStart w:id="533" w:name="_Toc109318867"/>
      <w:r>
        <w:lastRenderedPageBreak/>
        <w:t>Activation Functions</w:t>
      </w:r>
      <w:bookmarkEnd w:id="527"/>
      <w:bookmarkEnd w:id="532"/>
      <w:bookmarkEnd w:id="533"/>
      <w:r w:rsidR="001A5CDE">
        <w:t xml:space="preserve"> (Afs)</w:t>
      </w:r>
    </w:p>
    <w:p w14:paraId="7368F254" w14:textId="43EF61E2" w:rsidR="00DE3702" w:rsidRDefault="00DE3702" w:rsidP="00B76D98">
      <w:pPr>
        <w:rPr>
          <w:lang w:eastAsia="en-US"/>
        </w:rPr>
      </w:pPr>
      <w:r>
        <w:rPr>
          <w:lang w:eastAsia="en-US"/>
        </w:rPr>
        <w:t xml:space="preserve">An </w:t>
      </w:r>
      <w:r w:rsidR="001A5CDE">
        <w:rPr>
          <w:lang w:eastAsia="en-US"/>
        </w:rPr>
        <w:t>AF</w:t>
      </w:r>
      <w:r>
        <w:rPr>
          <w:lang w:eastAsia="en-US"/>
        </w:rPr>
        <w:t xml:space="preserve"> is a </w:t>
      </w:r>
      <w:r w:rsidR="001A5CDE">
        <w:rPr>
          <w:lang w:eastAsia="en-US"/>
        </w:rPr>
        <w:t>one</w:t>
      </w:r>
      <w:r>
        <w:rPr>
          <w:lang w:eastAsia="en-US"/>
        </w:rPr>
        <w:t xml:space="preserve"> that is applied to </w:t>
      </w:r>
      <w:r w:rsidR="00B42ECC">
        <w:rPr>
          <w:lang w:eastAsia="en-US"/>
        </w:rPr>
        <w:t>a value</w:t>
      </w:r>
      <w:r w:rsidR="002A299A">
        <w:rPr>
          <w:lang w:eastAsia="en-US"/>
        </w:rPr>
        <w:t xml:space="preserve"> in a neural network</w:t>
      </w:r>
      <w:r w:rsidR="00B42ECC">
        <w:rPr>
          <w:lang w:eastAsia="en-US"/>
        </w:rPr>
        <w:t xml:space="preserve"> to get its output. I have tested each </w:t>
      </w:r>
      <w:r w:rsidR="008A5F2D">
        <w:rPr>
          <w:lang w:eastAsia="en-US"/>
        </w:rPr>
        <w:t>DL</w:t>
      </w:r>
      <w:r w:rsidR="00B42ECC">
        <w:rPr>
          <w:lang w:eastAsia="en-US"/>
        </w:rPr>
        <w:t xml:space="preserve"> model using four different activation </w:t>
      </w:r>
      <w:r w:rsidR="00D67BC5">
        <w:rPr>
          <w:lang w:eastAsia="en-US"/>
        </w:rPr>
        <w:t>functions</w:t>
      </w:r>
      <w:r w:rsidR="001E1FA7">
        <w:rPr>
          <w:lang w:eastAsia="en-US"/>
        </w:rPr>
        <w:t xml:space="preserve"> –</w:t>
      </w:r>
      <w:r w:rsidR="007371F2">
        <w:rPr>
          <w:lang w:eastAsia="en-US"/>
        </w:rPr>
        <w:t xml:space="preserve"> </w:t>
      </w:r>
      <w:r w:rsidR="00B42ECC">
        <w:rPr>
          <w:lang w:eastAsia="en-US"/>
        </w:rPr>
        <w:t>Tanh, ReLu, SoftMax and Logarithmic Sigmoid</w:t>
      </w:r>
      <w:r w:rsidR="00E23860">
        <w:rPr>
          <w:lang w:eastAsia="en-US"/>
        </w:rPr>
        <w:t xml:space="preserve"> </w:t>
      </w:r>
      <w:r w:rsidR="001E1FA7">
        <w:rPr>
          <w:lang w:eastAsia="en-US"/>
        </w:rPr>
        <w:t xml:space="preserve">– </w:t>
      </w:r>
      <w:r w:rsidR="00E23860">
        <w:rPr>
          <w:lang w:eastAsia="en-US"/>
        </w:rPr>
        <w:t>to determine which activation function produces the best outputs</w:t>
      </w:r>
      <w:r w:rsidR="00B42ECC">
        <w:rPr>
          <w:lang w:eastAsia="en-US"/>
        </w:rPr>
        <w:t xml:space="preserve">. </w:t>
      </w:r>
      <w:r w:rsidR="00094C3B">
        <w:rPr>
          <w:lang w:eastAsia="en-US"/>
        </w:rPr>
        <w:t xml:space="preserve">The formula of each function is </w:t>
      </w:r>
      <w:r w:rsidR="001B75E0">
        <w:rPr>
          <w:lang w:eastAsia="en-US"/>
        </w:rPr>
        <w:t>shown</w:t>
      </w:r>
      <w:r w:rsidR="0061155B">
        <w:rPr>
          <w:lang w:eastAsia="en-US"/>
        </w:rPr>
        <w:t xml:space="preserve"> below</w:t>
      </w:r>
      <w:r w:rsidR="00E23860">
        <w:rPr>
          <w:lang w:eastAsia="en-US"/>
        </w:rPr>
        <w:t xml:space="preserve">. </w:t>
      </w:r>
    </w:p>
    <w:p w14:paraId="46B2290D" w14:textId="77777777" w:rsidR="001B75E0" w:rsidRDefault="001B75E0" w:rsidP="00B76D98">
      <w:pPr>
        <w:rPr>
          <w:lang w:eastAsia="en-US"/>
        </w:rPr>
      </w:pPr>
    </w:p>
    <w:p w14:paraId="3FD76466" w14:textId="11BE7345" w:rsidR="00B42ECC" w:rsidRPr="00C530D5" w:rsidRDefault="00B42ECC" w:rsidP="00B76D98">
      <w:pPr>
        <w:pStyle w:val="Paragraphedeliste"/>
        <w:numPr>
          <w:ilvl w:val="2"/>
          <w:numId w:val="18"/>
        </w:numPr>
        <w:rPr>
          <w:lang w:eastAsia="en-US"/>
        </w:rPr>
      </w:pPr>
      <w:r w:rsidRPr="00C530D5">
        <w:rPr>
          <w:lang w:eastAsia="en-US"/>
        </w:rPr>
        <w:t>Tanh:</w:t>
      </w:r>
      <w:r w:rsidR="00D67BC5" w:rsidRPr="00C530D5">
        <w:rPr>
          <w:lang w:eastAsia="en-US"/>
        </w:rPr>
        <w:t xml:space="preserve"> </w:t>
      </w:r>
      <m:oMath>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d>
              <m:dPr>
                <m:ctrlPr>
                  <w:rPr>
                    <w:rFonts w:ascii="Cambria Math" w:hAnsi="Cambria Math"/>
                    <w:lang w:eastAsia="en-US"/>
                  </w:rPr>
                </m:ctrlPr>
              </m:dPr>
              <m:e>
                <m:sSup>
                  <m:sSupPr>
                    <m:ctrlPr>
                      <w:rPr>
                        <w:rFonts w:ascii="Cambria Math" w:hAnsi="Cambria Math"/>
                        <w:lang w:eastAsia="en-US"/>
                      </w:rPr>
                    </m:ctrlPr>
                  </m:sSupPr>
                  <m:e>
                    <m:r>
                      <w:rPr>
                        <w:rFonts w:ascii="Cambria Math" w:hAnsi="Cambria Math"/>
                        <w:lang w:eastAsia="en-US"/>
                      </w:rPr>
                      <m:t>e</m:t>
                    </m:r>
                  </m:e>
                  <m:sup>
                    <m:r>
                      <m:rPr>
                        <m:sty m:val="p"/>
                      </m:rPr>
                      <w:rPr>
                        <w:rFonts w:ascii="Cambria Math" w:hAnsi="Cambria Math"/>
                        <w:lang w:eastAsia="en-US"/>
                      </w:rPr>
                      <m:t>2</m:t>
                    </m:r>
                    <m:r>
                      <w:rPr>
                        <w:rFonts w:ascii="Cambria Math" w:hAnsi="Cambria Math"/>
                        <w:lang w:eastAsia="en-US"/>
                      </w:rPr>
                      <m:t>x</m:t>
                    </m:r>
                  </m:sup>
                </m:sSup>
                <m:r>
                  <m:rPr>
                    <m:sty m:val="p"/>
                  </m:rPr>
                  <w:rPr>
                    <w:rFonts w:ascii="Cambria Math" w:hAnsi="Cambria Math"/>
                    <w:lang w:eastAsia="en-US"/>
                  </w:rPr>
                  <m:t>-1</m:t>
                </m:r>
              </m:e>
            </m:d>
          </m:num>
          <m:den>
            <m:sSup>
              <m:sSupPr>
                <m:ctrlPr>
                  <w:rPr>
                    <w:rFonts w:ascii="Cambria Math" w:hAnsi="Cambria Math"/>
                    <w:lang w:eastAsia="en-US"/>
                  </w:rPr>
                </m:ctrlPr>
              </m:sSupPr>
              <m:e>
                <m:r>
                  <w:rPr>
                    <w:rFonts w:ascii="Cambria Math" w:hAnsi="Cambria Math"/>
                    <w:lang w:eastAsia="en-US"/>
                  </w:rPr>
                  <m:t>e</m:t>
                </m:r>
              </m:e>
              <m:sup>
                <m:r>
                  <m:rPr>
                    <m:sty m:val="p"/>
                  </m:rPr>
                  <w:rPr>
                    <w:rFonts w:ascii="Cambria Math" w:hAnsi="Cambria Math"/>
                    <w:lang w:eastAsia="en-US"/>
                  </w:rPr>
                  <m:t>2</m:t>
                </m:r>
                <m:r>
                  <w:rPr>
                    <w:rFonts w:ascii="Cambria Math" w:hAnsi="Cambria Math"/>
                    <w:lang w:eastAsia="en-US"/>
                  </w:rPr>
                  <m:t>x</m:t>
                </m:r>
              </m:sup>
            </m:sSup>
            <m:r>
              <m:rPr>
                <m:sty m:val="p"/>
              </m:rPr>
              <w:rPr>
                <w:rFonts w:ascii="Cambria Math" w:hAnsi="Cambria Math"/>
                <w:lang w:eastAsia="en-US"/>
              </w:rPr>
              <m:t>+1</m:t>
            </m:r>
          </m:den>
        </m:f>
        <m:r>
          <m:rPr>
            <m:sty m:val="p"/>
          </m:rPr>
          <w:rPr>
            <w:rFonts w:ascii="Cambria Math" w:hAnsi="Cambria Math"/>
            <w:lang w:eastAsia="en-US"/>
          </w:rPr>
          <m:t xml:space="preserve"> </m:t>
        </m:r>
        <m:r>
          <w:rPr>
            <w:rFonts w:ascii="Cambria Math" w:hAnsi="Cambria Math"/>
            <w:lang w:eastAsia="en-US"/>
          </w:rPr>
          <m:t>where</m:t>
        </m:r>
        <m:r>
          <m:rPr>
            <m:sty m:val="p"/>
          </m:rPr>
          <w:rPr>
            <w:rFonts w:ascii="Cambria Math" w:hAnsi="Cambria Math"/>
            <w:lang w:eastAsia="en-US"/>
          </w:rPr>
          <m:t xml:space="preserve"> </m:t>
        </m:r>
        <m:r>
          <w:rPr>
            <w:rFonts w:ascii="Cambria Math" w:hAnsi="Cambria Math"/>
            <w:lang w:eastAsia="en-US"/>
          </w:rPr>
          <m:t>x</m:t>
        </m:r>
        <m:r>
          <m:rPr>
            <m:sty m:val="p"/>
          </m:rPr>
          <w:rPr>
            <w:rFonts w:ascii="Cambria Math" w:hAnsi="Cambria Math"/>
            <w:lang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eastAsia="en-US"/>
              </w:rPr>
              <m:t xml:space="preserve">* </m:t>
            </m:r>
            <m:r>
              <w:rPr>
                <w:rFonts w:ascii="Cambria Math" w:hAnsi="Cambria Math"/>
                <w:lang w:eastAsia="en-US"/>
              </w:rPr>
              <m:t>weight</m:t>
            </m:r>
          </m:e>
        </m:d>
        <m:r>
          <m:rPr>
            <m:sty m:val="p"/>
          </m:rPr>
          <w:rPr>
            <w:rFonts w:ascii="Cambria Math" w:hAnsi="Cambria Math"/>
            <w:lang w:eastAsia="en-US"/>
          </w:rPr>
          <m:t>+</m:t>
        </m:r>
        <m:r>
          <w:rPr>
            <w:rFonts w:ascii="Cambria Math" w:hAnsi="Cambria Math"/>
            <w:lang w:eastAsia="en-US"/>
          </w:rPr>
          <m:t>bias</m:t>
        </m:r>
      </m:oMath>
    </w:p>
    <w:p w14:paraId="6F3B4AE0" w14:textId="50B4530F" w:rsidR="00D67BC5" w:rsidRDefault="00D67BC5" w:rsidP="00B76D98">
      <w:pPr>
        <w:rPr>
          <w:lang w:eastAsia="en-US"/>
        </w:rPr>
      </w:pPr>
    </w:p>
    <w:p w14:paraId="30E33EA4" w14:textId="51FAC491" w:rsidR="00D67BC5" w:rsidRPr="00C530D5" w:rsidRDefault="00D67BC5" w:rsidP="00B76D98">
      <w:pPr>
        <w:pStyle w:val="Paragraphedeliste"/>
        <w:numPr>
          <w:ilvl w:val="2"/>
          <w:numId w:val="18"/>
        </w:numPr>
        <w:rPr>
          <w:lang w:val="fr-FR" w:eastAsia="en-US"/>
        </w:rPr>
      </w:pPr>
      <w:proofErr w:type="gramStart"/>
      <w:r w:rsidRPr="00C530D5">
        <w:rPr>
          <w:lang w:val="fr-FR" w:eastAsia="en-US"/>
        </w:rPr>
        <w:t>ReLu:</w:t>
      </w:r>
      <w:proofErr w:type="gramEnd"/>
      <m:oMath>
        <m:r>
          <m:rPr>
            <m:sty m:val="p"/>
          </m:rPr>
          <w:rPr>
            <w:rFonts w:ascii="Cambria Math" w:hAnsi="Cambria Math"/>
            <w:lang w:val="fr-FR" w:eastAsia="en-US"/>
          </w:rPr>
          <m:t xml:space="preserve"> </m:t>
        </m:r>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val="fr-FR" w:eastAsia="en-US"/>
          </w:rPr>
          <m:t>=</m:t>
        </m:r>
        <m:func>
          <m:funcPr>
            <m:ctrlPr>
              <w:rPr>
                <w:rFonts w:ascii="Cambria Math" w:hAnsi="Cambria Math"/>
                <w:lang w:eastAsia="en-US"/>
              </w:rPr>
            </m:ctrlPr>
          </m:funcPr>
          <m:fName>
            <m:r>
              <m:rPr>
                <m:sty m:val="p"/>
              </m:rPr>
              <w:rPr>
                <w:rFonts w:ascii="Cambria Math" w:hAnsi="Cambria Math"/>
                <w:lang w:val="fr-FR" w:eastAsia="en-US"/>
              </w:rPr>
              <m:t>max</m:t>
            </m:r>
          </m:fName>
          <m:e>
            <m:d>
              <m:dPr>
                <m:ctrlPr>
                  <w:rPr>
                    <w:rFonts w:ascii="Cambria Math" w:hAnsi="Cambria Math"/>
                    <w:lang w:eastAsia="en-US"/>
                  </w:rPr>
                </m:ctrlPr>
              </m:dPr>
              <m:e>
                <m:r>
                  <m:rPr>
                    <m:sty m:val="p"/>
                  </m:rPr>
                  <w:rPr>
                    <w:rFonts w:ascii="Cambria Math" w:hAnsi="Cambria Math"/>
                    <w:lang w:val="fr-FR" w:eastAsia="en-US"/>
                  </w:rPr>
                  <m:t xml:space="preserve">0, </m:t>
                </m:r>
                <m:r>
                  <w:rPr>
                    <w:rFonts w:ascii="Cambria Math" w:hAnsi="Cambria Math"/>
                    <w:lang w:eastAsia="en-US"/>
                  </w:rPr>
                  <m:t>x</m:t>
                </m:r>
              </m:e>
            </m:d>
          </m:e>
        </m:func>
        <m:r>
          <m:rPr>
            <m:sty m:val="p"/>
          </m:rPr>
          <w:rPr>
            <w:rFonts w:ascii="Cambria Math" w:hAnsi="Cambria Math"/>
            <w:lang w:val="fr-FR" w:eastAsia="en-US"/>
          </w:rPr>
          <m:t xml:space="preserve"> </m:t>
        </m:r>
        <m:r>
          <w:rPr>
            <w:rFonts w:ascii="Cambria Math" w:hAnsi="Cambria Math"/>
            <w:lang w:eastAsia="en-US"/>
          </w:rPr>
          <m:t>w</m:t>
        </m:r>
        <m:r>
          <w:rPr>
            <w:rFonts w:ascii="Cambria Math" w:hAnsi="Cambria Math"/>
            <w:lang w:val="fr-FR" w:eastAsia="en-US"/>
          </w:rPr>
          <m:t>h</m:t>
        </m:r>
        <m:r>
          <w:rPr>
            <w:rFonts w:ascii="Cambria Math" w:hAnsi="Cambria Math"/>
            <w:lang w:eastAsia="en-US"/>
          </w:rPr>
          <m:t>ere</m:t>
        </m:r>
        <m:r>
          <m:rPr>
            <m:sty m:val="p"/>
          </m:rPr>
          <w:rPr>
            <w:rFonts w:ascii="Cambria Math" w:hAnsi="Cambria Math"/>
            <w:lang w:val="fr-FR" w:eastAsia="en-US"/>
          </w:rPr>
          <m:t xml:space="preserve"> </m:t>
        </m:r>
        <m:r>
          <w:rPr>
            <w:rFonts w:ascii="Cambria Math" w:hAnsi="Cambria Math"/>
            <w:lang w:eastAsia="en-US"/>
          </w:rPr>
          <m:t>x</m:t>
        </m:r>
        <m:r>
          <m:rPr>
            <m:sty m:val="p"/>
          </m:rPr>
          <w:rPr>
            <w:rFonts w:ascii="Cambria Math" w:hAnsi="Cambria Math"/>
            <w:lang w:val="fr-FR"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val="fr-FR" w:eastAsia="en-US"/>
              </w:rPr>
              <m:t xml:space="preserve">* </m:t>
            </m:r>
            <m:r>
              <w:rPr>
                <w:rFonts w:ascii="Cambria Math" w:hAnsi="Cambria Math"/>
                <w:lang w:eastAsia="en-US"/>
              </w:rPr>
              <m:t>weig</m:t>
            </m:r>
            <m:r>
              <w:rPr>
                <w:rFonts w:ascii="Cambria Math" w:hAnsi="Cambria Math"/>
                <w:lang w:val="fr-FR" w:eastAsia="en-US"/>
              </w:rPr>
              <m:t>h</m:t>
            </m:r>
            <m:r>
              <w:rPr>
                <w:rFonts w:ascii="Cambria Math" w:hAnsi="Cambria Math"/>
                <w:lang w:eastAsia="en-US"/>
              </w:rPr>
              <m:t>t</m:t>
            </m:r>
          </m:e>
        </m:d>
        <m:r>
          <m:rPr>
            <m:sty m:val="p"/>
          </m:rPr>
          <w:rPr>
            <w:rFonts w:ascii="Cambria Math" w:hAnsi="Cambria Math"/>
            <w:lang w:val="fr-FR" w:eastAsia="en-US"/>
          </w:rPr>
          <m:t>+</m:t>
        </m:r>
        <m:r>
          <w:rPr>
            <w:rFonts w:ascii="Cambria Math" w:hAnsi="Cambria Math"/>
            <w:lang w:eastAsia="en-US"/>
          </w:rPr>
          <m:t>bias</m:t>
        </m:r>
      </m:oMath>
    </w:p>
    <w:p w14:paraId="605AEF5D" w14:textId="1B9DB01C" w:rsidR="00D67BC5" w:rsidRPr="00C530D5" w:rsidRDefault="00D67BC5" w:rsidP="00B76D98">
      <w:pPr>
        <w:rPr>
          <w:lang w:val="fr-FR" w:eastAsia="en-US"/>
        </w:rPr>
      </w:pPr>
    </w:p>
    <w:p w14:paraId="0B79D62D" w14:textId="6C0C6588" w:rsidR="00D67BC5" w:rsidRPr="00C530D5" w:rsidRDefault="00D67BC5" w:rsidP="00B76D98">
      <w:pPr>
        <w:pStyle w:val="Paragraphedeliste"/>
        <w:numPr>
          <w:ilvl w:val="2"/>
          <w:numId w:val="18"/>
        </w:numPr>
        <w:rPr>
          <w:lang w:eastAsia="en-US"/>
        </w:rPr>
      </w:pPr>
      <w:r w:rsidRPr="00C530D5">
        <w:rPr>
          <w:lang w:eastAsia="en-US"/>
        </w:rPr>
        <w:t>SoftMax:</w:t>
      </w:r>
      <w:r w:rsidR="00E334F3" w:rsidRPr="00C530D5">
        <w:rPr>
          <w:lang w:eastAsia="en-US"/>
        </w:rPr>
        <w:t xml:space="preserve"> </w:t>
      </w:r>
      <m:oMath>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sSup>
              <m:sSupPr>
                <m:ctrlPr>
                  <w:rPr>
                    <w:rFonts w:ascii="Cambria Math" w:hAnsi="Cambria Math"/>
                    <w:lang w:eastAsia="en-US"/>
                  </w:rPr>
                </m:ctrlPr>
              </m:sSupPr>
              <m:e>
                <m:r>
                  <w:rPr>
                    <w:rFonts w:ascii="Cambria Math" w:hAnsi="Cambria Math"/>
                    <w:lang w:eastAsia="en-US"/>
                  </w:rPr>
                  <m:t>e</m:t>
                </m:r>
              </m:e>
              <m:sup>
                <m:r>
                  <w:rPr>
                    <w:rFonts w:ascii="Cambria Math" w:hAnsi="Cambria Math"/>
                    <w:lang w:eastAsia="en-US"/>
                  </w:rPr>
                  <m:t>xi</m:t>
                </m:r>
              </m:sup>
            </m:sSup>
          </m:num>
          <m:den>
            <m:nary>
              <m:naryPr>
                <m:chr m:val="∑"/>
                <m:limLoc m:val="undOvr"/>
                <m:ctrlPr>
                  <w:rPr>
                    <w:rFonts w:ascii="Cambria Math" w:hAnsi="Cambria Math"/>
                    <w:lang w:eastAsia="en-US"/>
                  </w:rPr>
                </m:ctrlPr>
              </m:naryPr>
              <m:sub>
                <m:r>
                  <w:rPr>
                    <w:rFonts w:ascii="Cambria Math" w:hAnsi="Cambria Math"/>
                    <w:lang w:eastAsia="en-US"/>
                  </w:rPr>
                  <m:t>y</m:t>
                </m:r>
                <m:r>
                  <m:rPr>
                    <m:sty m:val="p"/>
                  </m:rPr>
                  <w:rPr>
                    <w:rFonts w:ascii="Cambria Math" w:hAnsi="Cambria Math"/>
                    <w:lang w:eastAsia="en-US"/>
                  </w:rPr>
                  <m:t>=1</m:t>
                </m:r>
              </m:sub>
              <m:sup>
                <m:r>
                  <w:rPr>
                    <w:rFonts w:ascii="Cambria Math" w:hAnsi="Cambria Math"/>
                    <w:lang w:eastAsia="en-US"/>
                  </w:rPr>
                  <m:t>L</m:t>
                </m:r>
              </m:sup>
              <m:e>
                <m:sSup>
                  <m:sSupPr>
                    <m:ctrlPr>
                      <w:rPr>
                        <w:rFonts w:ascii="Cambria Math" w:hAnsi="Cambria Math"/>
                        <w:lang w:eastAsia="en-US"/>
                      </w:rPr>
                    </m:ctrlPr>
                  </m:sSupPr>
                  <m:e>
                    <m:r>
                      <w:rPr>
                        <w:rFonts w:ascii="Cambria Math" w:hAnsi="Cambria Math"/>
                        <w:lang w:eastAsia="en-US"/>
                      </w:rPr>
                      <m:t>e</m:t>
                    </m:r>
                  </m:e>
                  <m:sup>
                    <m:r>
                      <w:rPr>
                        <w:rFonts w:ascii="Cambria Math" w:hAnsi="Cambria Math"/>
                        <w:lang w:eastAsia="en-US"/>
                      </w:rPr>
                      <m:t>βxy</m:t>
                    </m:r>
                  </m:sup>
                </m:sSup>
              </m:e>
            </m:nary>
          </m:den>
        </m:f>
        <m:r>
          <m:rPr>
            <m:sty m:val="p"/>
          </m:rPr>
          <w:rPr>
            <w:rFonts w:ascii="Cambria Math" w:hAnsi="Cambria Math"/>
            <w:lang w:eastAsia="en-US"/>
          </w:rPr>
          <m:t xml:space="preserve">, </m:t>
        </m:r>
        <m:r>
          <w:rPr>
            <w:rFonts w:ascii="Cambria Math" w:hAnsi="Cambria Math"/>
            <w:lang w:eastAsia="en-US"/>
          </w:rPr>
          <m:t>where</m:t>
        </m:r>
        <m:r>
          <m:rPr>
            <m:sty m:val="p"/>
          </m:rPr>
          <w:rPr>
            <w:rFonts w:ascii="Cambria Math" w:hAnsi="Cambria Math"/>
            <w:lang w:eastAsia="en-US"/>
          </w:rPr>
          <m:t xml:space="preserve"> </m:t>
        </m:r>
        <m:r>
          <w:rPr>
            <w:rFonts w:ascii="Cambria Math" w:hAnsi="Cambria Math"/>
            <w:lang w:eastAsia="en-US"/>
          </w:rPr>
          <m:t>x</m:t>
        </m:r>
        <m:r>
          <m:rPr>
            <m:sty m:val="p"/>
          </m:rPr>
          <w:rPr>
            <w:rFonts w:ascii="Cambria Math" w:hAnsi="Cambria Math"/>
            <w:lang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eastAsia="en-US"/>
              </w:rPr>
              <m:t xml:space="preserve">* </m:t>
            </m:r>
            <m:r>
              <w:rPr>
                <w:rFonts w:ascii="Cambria Math" w:hAnsi="Cambria Math"/>
                <w:lang w:eastAsia="en-US"/>
              </w:rPr>
              <m:t>weight</m:t>
            </m:r>
          </m:e>
        </m:d>
        <m:r>
          <m:rPr>
            <m:sty m:val="p"/>
          </m:rPr>
          <w:rPr>
            <w:rFonts w:ascii="Cambria Math" w:hAnsi="Cambria Math"/>
            <w:lang w:eastAsia="en-US"/>
          </w:rPr>
          <m:t>+</m:t>
        </m:r>
        <m:r>
          <w:rPr>
            <w:rFonts w:ascii="Cambria Math" w:hAnsi="Cambria Math"/>
            <w:lang w:eastAsia="en-US"/>
          </w:rPr>
          <m:t>bias</m:t>
        </m:r>
        <m:r>
          <m:rPr>
            <m:sty m:val="p"/>
          </m:rPr>
          <w:rPr>
            <w:rFonts w:ascii="Cambria Math" w:hAnsi="Cambria Math"/>
            <w:lang w:eastAsia="en-US"/>
          </w:rPr>
          <m:t xml:space="preserve"> </m:t>
        </m:r>
      </m:oMath>
    </w:p>
    <w:p w14:paraId="4974AD1F" w14:textId="1C224C7D" w:rsidR="00D67BC5" w:rsidRDefault="00D67BC5" w:rsidP="00B76D98">
      <w:pPr>
        <w:rPr>
          <w:lang w:eastAsia="en-US"/>
        </w:rPr>
      </w:pPr>
    </w:p>
    <w:p w14:paraId="6ADD2329" w14:textId="469B1FF9" w:rsidR="00D67BC5" w:rsidRPr="00C530D5" w:rsidRDefault="00D67BC5" w:rsidP="00B76D98">
      <w:pPr>
        <w:pStyle w:val="Paragraphedeliste"/>
        <w:numPr>
          <w:ilvl w:val="2"/>
          <w:numId w:val="18"/>
        </w:numPr>
        <w:rPr>
          <w:lang w:eastAsia="en-US"/>
        </w:rPr>
      </w:pPr>
      <w:r w:rsidRPr="00C530D5">
        <w:rPr>
          <w:lang w:eastAsia="en-US"/>
        </w:rPr>
        <w:t>Logarithmic Sigmoid</w:t>
      </w:r>
      <w:r w:rsidR="00094C3B" w:rsidRPr="00C530D5">
        <w:rPr>
          <w:lang w:eastAsia="en-US"/>
        </w:rPr>
        <w:t xml:space="preserve">: </w:t>
      </w:r>
      <m:oMath>
        <m:r>
          <w:rPr>
            <w:rFonts w:ascii="Cambria Math" w:hAnsi="Cambria Math"/>
            <w:lang w:eastAsia="en-US"/>
          </w:rPr>
          <m:t>f</m:t>
        </m:r>
        <m:d>
          <m:dPr>
            <m:ctrlPr>
              <w:rPr>
                <w:rFonts w:ascii="Cambria Math" w:hAnsi="Cambria Math"/>
                <w:lang w:eastAsia="en-US"/>
              </w:rPr>
            </m:ctrlPr>
          </m:dPr>
          <m:e>
            <m:r>
              <w:rPr>
                <w:rFonts w:ascii="Cambria Math" w:hAnsi="Cambria Math"/>
                <w:lang w:eastAsia="en-US"/>
              </w:rPr>
              <m:t>x</m:t>
            </m:r>
          </m:e>
        </m:d>
        <m:r>
          <m:rPr>
            <m:sty m:val="p"/>
          </m:rPr>
          <w:rPr>
            <w:rFonts w:ascii="Cambria Math" w:hAnsi="Cambria Math"/>
            <w:lang w:eastAsia="en-US"/>
          </w:rPr>
          <m:t>=</m:t>
        </m:r>
        <m:f>
          <m:fPr>
            <m:ctrlPr>
              <w:rPr>
                <w:rFonts w:ascii="Cambria Math" w:hAnsi="Cambria Math"/>
                <w:lang w:eastAsia="en-US"/>
              </w:rPr>
            </m:ctrlPr>
          </m:fPr>
          <m:num>
            <m:r>
              <m:rPr>
                <m:sty m:val="p"/>
              </m:rPr>
              <w:rPr>
                <w:rFonts w:ascii="Cambria Math" w:hAnsi="Cambria Math"/>
                <w:lang w:eastAsia="en-US"/>
              </w:rPr>
              <m:t>1</m:t>
            </m:r>
          </m:num>
          <m:den>
            <m:r>
              <m:rPr>
                <m:sty m:val="p"/>
              </m:rPr>
              <w:rPr>
                <w:rFonts w:ascii="Cambria Math" w:hAnsi="Cambria Math"/>
                <w:lang w:eastAsia="en-US"/>
              </w:rPr>
              <m:t>1+</m:t>
            </m:r>
            <m:sSup>
              <m:sSupPr>
                <m:ctrlPr>
                  <w:rPr>
                    <w:rFonts w:ascii="Cambria Math" w:hAnsi="Cambria Math"/>
                    <w:lang w:eastAsia="en-US"/>
                  </w:rPr>
                </m:ctrlPr>
              </m:sSupPr>
              <m:e>
                <m:r>
                  <w:rPr>
                    <w:rFonts w:ascii="Cambria Math" w:hAnsi="Cambria Math"/>
                    <w:lang w:eastAsia="en-US"/>
                  </w:rPr>
                  <m:t>e</m:t>
                </m:r>
              </m:e>
              <m:sup>
                <m:r>
                  <m:rPr>
                    <m:sty m:val="p"/>
                  </m:rPr>
                  <w:rPr>
                    <w:rFonts w:ascii="Cambria Math" w:hAnsi="Cambria Math"/>
                    <w:lang w:eastAsia="en-US"/>
                  </w:rPr>
                  <m:t>-</m:t>
                </m:r>
                <m:r>
                  <w:rPr>
                    <w:rFonts w:ascii="Cambria Math" w:hAnsi="Cambria Math"/>
                    <w:lang w:eastAsia="en-US"/>
                  </w:rPr>
                  <m:t>x</m:t>
                </m:r>
              </m:sup>
            </m:sSup>
          </m:den>
        </m:f>
        <m:r>
          <m:rPr>
            <m:sty m:val="p"/>
          </m:rPr>
          <w:rPr>
            <w:rFonts w:ascii="Cambria Math" w:hAnsi="Cambria Math"/>
            <w:lang w:eastAsia="en-US"/>
          </w:rPr>
          <m:t xml:space="preserve"> , </m:t>
        </m:r>
        <m:r>
          <w:rPr>
            <w:rFonts w:ascii="Cambria Math" w:hAnsi="Cambria Math"/>
            <w:lang w:eastAsia="en-US"/>
          </w:rPr>
          <m:t>where</m:t>
        </m:r>
        <m:r>
          <m:rPr>
            <m:sty m:val="p"/>
          </m:rPr>
          <w:rPr>
            <w:rFonts w:ascii="Cambria Math" w:hAnsi="Cambria Math"/>
            <w:lang w:eastAsia="en-US"/>
          </w:rPr>
          <m:t xml:space="preserve"> </m:t>
        </m:r>
        <m:r>
          <w:rPr>
            <w:rFonts w:ascii="Cambria Math" w:hAnsi="Cambria Math"/>
            <w:lang w:eastAsia="en-US"/>
          </w:rPr>
          <m:t>x</m:t>
        </m:r>
        <m:r>
          <m:rPr>
            <m:sty m:val="p"/>
          </m:rPr>
          <w:rPr>
            <w:rFonts w:ascii="Cambria Math" w:hAnsi="Cambria Math"/>
            <w:lang w:eastAsia="en-US"/>
          </w:rPr>
          <m:t>=</m:t>
        </m:r>
        <m:d>
          <m:dPr>
            <m:ctrlPr>
              <w:rPr>
                <w:rFonts w:ascii="Cambria Math" w:hAnsi="Cambria Math"/>
                <w:lang w:eastAsia="en-US"/>
              </w:rPr>
            </m:ctrlPr>
          </m:dPr>
          <m:e>
            <m:r>
              <w:rPr>
                <w:rFonts w:ascii="Cambria Math" w:hAnsi="Cambria Math"/>
                <w:lang w:eastAsia="en-US"/>
              </w:rPr>
              <m:t>input</m:t>
            </m:r>
            <m:r>
              <m:rPr>
                <m:sty m:val="p"/>
              </m:rPr>
              <w:rPr>
                <w:rFonts w:ascii="Cambria Math" w:hAnsi="Cambria Math"/>
                <w:lang w:eastAsia="en-US"/>
              </w:rPr>
              <m:t xml:space="preserve">* </m:t>
            </m:r>
            <m:r>
              <w:rPr>
                <w:rFonts w:ascii="Cambria Math" w:hAnsi="Cambria Math"/>
                <w:lang w:eastAsia="en-US"/>
              </w:rPr>
              <m:t>weight</m:t>
            </m:r>
          </m:e>
        </m:d>
        <m:r>
          <m:rPr>
            <m:sty m:val="p"/>
          </m:rPr>
          <w:rPr>
            <w:rFonts w:ascii="Cambria Math" w:hAnsi="Cambria Math"/>
            <w:lang w:eastAsia="en-US"/>
          </w:rPr>
          <m:t>+</m:t>
        </m:r>
        <m:r>
          <w:rPr>
            <w:rFonts w:ascii="Cambria Math" w:hAnsi="Cambria Math"/>
            <w:lang w:eastAsia="en-US"/>
          </w:rPr>
          <m:t>bias</m:t>
        </m:r>
      </m:oMath>
    </w:p>
    <w:p w14:paraId="1CB82692" w14:textId="77777777" w:rsidR="00DE3702" w:rsidRPr="00DE3702" w:rsidRDefault="00DE3702" w:rsidP="00B76D98">
      <w:pPr>
        <w:rPr>
          <w:lang w:eastAsia="en-US"/>
        </w:rPr>
      </w:pPr>
    </w:p>
    <w:p w14:paraId="6A5B640B" w14:textId="67FE2140" w:rsidR="00EC7C7B" w:rsidRDefault="00EC7C7B" w:rsidP="0084164B">
      <w:pPr>
        <w:pStyle w:val="Titre5"/>
      </w:pPr>
      <w:bookmarkStart w:id="534" w:name="_Toc108386286"/>
      <w:bookmarkStart w:id="535" w:name="_Toc109066015"/>
      <w:bookmarkStart w:id="536" w:name="_Toc109318868"/>
      <w:r w:rsidRPr="00240F2B">
        <w:t>MLP Model (MLP.py)</w:t>
      </w:r>
      <w:bookmarkEnd w:id="534"/>
      <w:bookmarkEnd w:id="535"/>
      <w:bookmarkEnd w:id="536"/>
    </w:p>
    <w:p w14:paraId="3DC45875" w14:textId="6EFEFE93" w:rsidR="00D638C4" w:rsidRDefault="00B25A50" w:rsidP="00B76D98">
      <w:pPr>
        <w:rPr>
          <w:lang w:eastAsia="en-US"/>
        </w:rPr>
      </w:pPr>
      <w:r>
        <w:rPr>
          <w:lang w:eastAsia="en-US"/>
        </w:rPr>
        <w:t xml:space="preserve">This model is made up of </w:t>
      </w:r>
      <w:r w:rsidR="00B07145">
        <w:rPr>
          <w:lang w:eastAsia="en-US"/>
        </w:rPr>
        <w:t>8 functions. The most important is the ‘run</w:t>
      </w:r>
      <w:r w:rsidR="004D37E6">
        <w:rPr>
          <w:lang w:eastAsia="en-US"/>
        </w:rPr>
        <w:t>FFModel’</w:t>
      </w:r>
      <w:ins w:id="537" w:author="fikayo akeredolu" w:date="2022-07-21T21:23:00Z">
        <w:r w:rsidR="006E2E44">
          <w:rPr>
            <w:lang w:eastAsia="en-US"/>
          </w:rPr>
          <w:t>,</w:t>
        </w:r>
      </w:ins>
      <w:r w:rsidR="004D37E6">
        <w:rPr>
          <w:lang w:eastAsia="en-US"/>
        </w:rPr>
        <w:t xml:space="preserve"> where FF stands for ‘Feed Forward’. This method is where all the other methods are in</w:t>
      </w:r>
      <w:r w:rsidR="00AF5844">
        <w:rPr>
          <w:lang w:eastAsia="en-US"/>
        </w:rPr>
        <w:t>i</w:t>
      </w:r>
      <w:r w:rsidR="004D37E6">
        <w:rPr>
          <w:lang w:eastAsia="en-US"/>
        </w:rPr>
        <w:t xml:space="preserve">tiated from. </w:t>
      </w:r>
      <w:r w:rsidR="00D739F6">
        <w:rPr>
          <w:lang w:eastAsia="en-US"/>
        </w:rPr>
        <w:t>It starts by</w:t>
      </w:r>
      <w:r w:rsidR="002D2557">
        <w:rPr>
          <w:lang w:eastAsia="en-US"/>
        </w:rPr>
        <w:t xml:space="preserve"> initialising the model weights and biases</w:t>
      </w:r>
      <w:r w:rsidR="007D2009">
        <w:rPr>
          <w:lang w:eastAsia="en-US"/>
        </w:rPr>
        <w:t xml:space="preserve"> by calling ‘initialiseWeights’</w:t>
      </w:r>
      <w:r w:rsidR="002D2557">
        <w:rPr>
          <w:lang w:eastAsia="en-US"/>
        </w:rPr>
        <w:t xml:space="preserve">. Next, a for loop is created based on the </w:t>
      </w:r>
      <w:r w:rsidR="00AF1852">
        <w:rPr>
          <w:lang w:eastAsia="en-US"/>
        </w:rPr>
        <w:t>epoch count</w:t>
      </w:r>
      <w:ins w:id="538" w:author="fikayo akeredolu" w:date="2022-07-21T21:23:00Z">
        <w:r w:rsidR="006E2E44">
          <w:rPr>
            <w:lang w:eastAsia="en-US"/>
          </w:rPr>
          <w:t>,</w:t>
        </w:r>
      </w:ins>
      <w:r w:rsidR="00604524">
        <w:rPr>
          <w:lang w:eastAsia="en-US"/>
        </w:rPr>
        <w:t xml:space="preserve"> and </w:t>
      </w:r>
      <w:r w:rsidR="00AF1852">
        <w:rPr>
          <w:lang w:eastAsia="en-US"/>
        </w:rPr>
        <w:t>a</w:t>
      </w:r>
      <w:r w:rsidR="00604524">
        <w:rPr>
          <w:lang w:eastAsia="en-US"/>
        </w:rPr>
        <w:t xml:space="preserve"> ‘backPropagate’ method is called. </w:t>
      </w:r>
      <w:r w:rsidR="00D75B24">
        <w:rPr>
          <w:lang w:eastAsia="en-US"/>
        </w:rPr>
        <w:t>This method</w:t>
      </w:r>
      <w:ins w:id="539" w:author="fikayo akeredolu" w:date="2022-07-21T21:23:00Z">
        <w:r w:rsidR="006E2E44">
          <w:rPr>
            <w:lang w:eastAsia="en-US"/>
          </w:rPr>
          <w:t>,</w:t>
        </w:r>
      </w:ins>
      <w:r w:rsidR="00D75B24">
        <w:rPr>
          <w:lang w:eastAsia="en-US"/>
        </w:rPr>
        <w:t xml:space="preserve"> in turn, starts by calling the ‘FFLayer’ method. In the FFLayer method, </w:t>
      </w:r>
      <w:r w:rsidR="00B26021">
        <w:rPr>
          <w:lang w:eastAsia="en-US"/>
        </w:rPr>
        <w:t>the inputs are multiplied by the weights and added to the biases across all the hidden layers</w:t>
      </w:r>
      <w:r w:rsidR="00C6524C">
        <w:rPr>
          <w:lang w:eastAsia="en-US"/>
        </w:rPr>
        <w:t xml:space="preserve"> – a forward pass</w:t>
      </w:r>
      <w:r w:rsidR="00B26021">
        <w:rPr>
          <w:lang w:eastAsia="en-US"/>
        </w:rPr>
        <w:t xml:space="preserve">. </w:t>
      </w:r>
      <w:ins w:id="540" w:author="fikayo akeredolu" w:date="2022-07-21T21:23:00Z">
        <w:r w:rsidR="006E2E44">
          <w:rPr>
            <w:lang w:eastAsia="en-US"/>
          </w:rPr>
          <w:t>Then, the</w:t>
        </w:r>
      </w:ins>
      <w:del w:id="541" w:author="fikayo akeredolu" w:date="2022-07-21T21:23:00Z">
        <w:r w:rsidR="00B26021" w:rsidDel="006E2E44">
          <w:rPr>
            <w:lang w:eastAsia="en-US"/>
          </w:rPr>
          <w:delText>The</w:delText>
        </w:r>
      </w:del>
      <w:r w:rsidR="00B26021">
        <w:rPr>
          <w:lang w:eastAsia="en-US"/>
        </w:rPr>
        <w:t xml:space="preserve"> applicable activation function </w:t>
      </w:r>
      <w:r w:rsidR="00E6577E">
        <w:rPr>
          <w:lang w:eastAsia="en-US"/>
        </w:rPr>
        <w:t xml:space="preserve">is gotten from the ‘getActivationFunction’ method and </w:t>
      </w:r>
      <w:r w:rsidR="00B26021">
        <w:rPr>
          <w:lang w:eastAsia="en-US"/>
        </w:rPr>
        <w:t xml:space="preserve">is applied </w:t>
      </w:r>
      <w:r w:rsidR="000923FA">
        <w:rPr>
          <w:lang w:eastAsia="en-US"/>
        </w:rPr>
        <w:t xml:space="preserve">to the weight of the output </w:t>
      </w:r>
      <w:r w:rsidR="00B26021">
        <w:rPr>
          <w:lang w:eastAsia="en-US"/>
        </w:rPr>
        <w:t xml:space="preserve">to give a final weight. </w:t>
      </w:r>
      <w:r w:rsidR="006073DB">
        <w:rPr>
          <w:lang w:eastAsia="en-US"/>
        </w:rPr>
        <w:t xml:space="preserve">After </w:t>
      </w:r>
      <w:ins w:id="542" w:author="fikayo akeredolu" w:date="2022-07-21T21:22:00Z">
        <w:r w:rsidR="006D54FB">
          <w:rPr>
            <w:lang w:eastAsia="en-US"/>
          </w:rPr>
          <w:t>running the FFLayer method</w:t>
        </w:r>
      </w:ins>
      <w:del w:id="543" w:author="fikayo akeredolu" w:date="2022-07-21T21:22:00Z">
        <w:r w:rsidR="006073DB" w:rsidDel="006D54FB">
          <w:rPr>
            <w:lang w:eastAsia="en-US"/>
          </w:rPr>
          <w:delText xml:space="preserve">the FFLayer method has </w:delText>
        </w:r>
        <w:r w:rsidR="005D7C2F" w:rsidDel="006D54FB">
          <w:rPr>
            <w:lang w:eastAsia="en-US"/>
          </w:rPr>
          <w:delText>finished running</w:delText>
        </w:r>
      </w:del>
      <w:r w:rsidR="005D7C2F">
        <w:rPr>
          <w:lang w:eastAsia="en-US"/>
        </w:rPr>
        <w:t xml:space="preserve">, </w:t>
      </w:r>
      <w:r w:rsidR="00B474F3">
        <w:rPr>
          <w:lang w:eastAsia="en-US"/>
        </w:rPr>
        <w:t xml:space="preserve">the predictions are returned </w:t>
      </w:r>
      <w:r w:rsidR="00082765">
        <w:rPr>
          <w:lang w:eastAsia="en-US"/>
        </w:rPr>
        <w:t xml:space="preserve">to the backPropagate method. </w:t>
      </w:r>
      <w:ins w:id="544" w:author="fikayo akeredolu" w:date="2022-07-21T21:24:00Z">
        <w:r w:rsidR="006E2E44">
          <w:rPr>
            <w:lang w:eastAsia="en-US"/>
          </w:rPr>
          <w:t>Next, these</w:t>
        </w:r>
      </w:ins>
      <w:del w:id="545" w:author="fikayo akeredolu" w:date="2022-07-21T21:24:00Z">
        <w:r w:rsidR="00082765" w:rsidDel="006E2E44">
          <w:rPr>
            <w:lang w:eastAsia="en-US"/>
          </w:rPr>
          <w:delText>The</w:delText>
        </w:r>
        <w:r w:rsidR="004F43FD" w:rsidDel="006E2E44">
          <w:rPr>
            <w:lang w:eastAsia="en-US"/>
          </w:rPr>
          <w:delText>se</w:delText>
        </w:r>
      </w:del>
      <w:r w:rsidR="00082765">
        <w:rPr>
          <w:lang w:eastAsia="en-US"/>
        </w:rPr>
        <w:t xml:space="preserve"> predictions are used to calculate the loss value. </w:t>
      </w:r>
      <w:ins w:id="546" w:author="fikayo akeredolu" w:date="2022-07-21T21:23:00Z">
        <w:r w:rsidR="006E2E44">
          <w:rPr>
            <w:lang w:eastAsia="en-US"/>
          </w:rPr>
          <w:t>Finally, the</w:t>
        </w:r>
      </w:ins>
      <w:del w:id="547" w:author="fikayo akeredolu" w:date="2022-07-21T21:23:00Z">
        <w:r w:rsidR="00082765" w:rsidDel="006E2E44">
          <w:rPr>
            <w:lang w:eastAsia="en-US"/>
          </w:rPr>
          <w:delText>The</w:delText>
        </w:r>
      </w:del>
      <w:r w:rsidR="00082765">
        <w:rPr>
          <w:lang w:eastAsia="en-US"/>
        </w:rPr>
        <w:t xml:space="preserve"> loss is calculated in the </w:t>
      </w:r>
      <w:r w:rsidR="003F4048">
        <w:rPr>
          <w:lang w:eastAsia="en-US"/>
        </w:rPr>
        <w:t xml:space="preserve">‘lossFunction’ method. </w:t>
      </w:r>
    </w:p>
    <w:p w14:paraId="15BF1D66" w14:textId="77777777" w:rsidR="00D638C4" w:rsidRDefault="00D638C4" w:rsidP="00B76D98">
      <w:pPr>
        <w:rPr>
          <w:lang w:eastAsia="en-US"/>
        </w:rPr>
      </w:pPr>
    </w:p>
    <w:p w14:paraId="76C774B7" w14:textId="369B56C2" w:rsidR="007450C1" w:rsidRPr="00B25A50" w:rsidRDefault="003F4048" w:rsidP="00B76D98">
      <w:pPr>
        <w:rPr>
          <w:lang w:eastAsia="en-US"/>
        </w:rPr>
      </w:pPr>
      <w:r>
        <w:rPr>
          <w:lang w:eastAsia="en-US"/>
        </w:rPr>
        <w:t xml:space="preserve">This method calls the TensorFlow </w:t>
      </w:r>
      <w:r w:rsidR="00B91CFE">
        <w:rPr>
          <w:lang w:eastAsia="en-US"/>
        </w:rPr>
        <w:t xml:space="preserve">‘softmax_cross_entropy_with_logits’ </w:t>
      </w:r>
      <w:r w:rsidR="000923FA">
        <w:rPr>
          <w:lang w:eastAsia="en-US"/>
        </w:rPr>
        <w:t>method</w:t>
      </w:r>
      <w:r w:rsidR="00B91CFE">
        <w:rPr>
          <w:lang w:eastAsia="en-US"/>
        </w:rPr>
        <w:t xml:space="preserve"> on the predictions </w:t>
      </w:r>
      <w:r w:rsidR="000923FA">
        <w:rPr>
          <w:lang w:eastAsia="en-US"/>
        </w:rPr>
        <w:t>alongside</w:t>
      </w:r>
      <w:r w:rsidR="00B91CFE">
        <w:rPr>
          <w:lang w:eastAsia="en-US"/>
        </w:rPr>
        <w:t xml:space="preserve"> the actual labels. </w:t>
      </w:r>
      <w:r w:rsidR="00815744">
        <w:rPr>
          <w:lang w:eastAsia="en-US"/>
        </w:rPr>
        <w:t>Its</w:t>
      </w:r>
      <w:r w:rsidR="00BD490B">
        <w:rPr>
          <w:lang w:eastAsia="en-US"/>
        </w:rPr>
        <w:t xml:space="preserve"> value is returned to backPropagate where the </w:t>
      </w:r>
      <w:ins w:id="548" w:author="fikayo akeredolu" w:date="2022-07-21T21:23:00Z">
        <w:del w:id="549" w:author="Olubusayo Akeredolu" w:date="2022-07-30T17:10:00Z">
          <w:r w:rsidR="006E2E44" w:rsidDel="006A07AB">
            <w:rPr>
              <w:lang w:eastAsia="en-US"/>
            </w:rPr>
            <w:delText>loss gradient and the weights are</w:delText>
          </w:r>
        </w:del>
      </w:ins>
      <w:ins w:id="550" w:author="Olubusayo Akeredolu" w:date="2022-07-30T17:10:00Z">
        <w:r w:rsidR="006A07AB">
          <w:rPr>
            <w:lang w:eastAsia="en-US"/>
          </w:rPr>
          <w:t>g</w:t>
        </w:r>
      </w:ins>
      <w:ins w:id="551" w:author="Olubusayo Akeredolu" w:date="2022-07-30T17:11:00Z">
        <w:r w:rsidR="006A07AB">
          <w:rPr>
            <w:lang w:eastAsia="en-US"/>
          </w:rPr>
          <w:t>radient of the loss and weights is</w:t>
        </w:r>
      </w:ins>
      <w:del w:id="552" w:author="Olubusayo Akeredolu" w:date="2022-07-30T17:11:00Z">
        <w:r w:rsidR="00815744" w:rsidDel="006A07AB">
          <w:rPr>
            <w:lang w:eastAsia="en-US"/>
          </w:rPr>
          <w:delText>gradient of the loss and the weights</w:delText>
        </w:r>
        <w:r w:rsidR="00054837" w:rsidDel="006A07AB">
          <w:rPr>
            <w:lang w:eastAsia="en-US"/>
          </w:rPr>
          <w:delText xml:space="preserve"> is</w:delText>
        </w:r>
      </w:del>
      <w:r w:rsidR="00054837">
        <w:rPr>
          <w:lang w:eastAsia="en-US"/>
        </w:rPr>
        <w:t xml:space="preserve"> calculated</w:t>
      </w:r>
      <w:r w:rsidR="00815744">
        <w:rPr>
          <w:lang w:eastAsia="en-US"/>
        </w:rPr>
        <w:t>. The result</w:t>
      </w:r>
      <w:r w:rsidR="00D638C4">
        <w:rPr>
          <w:lang w:eastAsia="en-US"/>
        </w:rPr>
        <w:t>s</w:t>
      </w:r>
      <w:r w:rsidR="00815744">
        <w:rPr>
          <w:lang w:eastAsia="en-US"/>
        </w:rPr>
        <w:t xml:space="preserve"> of this calculation are used in the ‘updateWeights’ function</w:t>
      </w:r>
      <w:r w:rsidR="00D638C4">
        <w:rPr>
          <w:lang w:eastAsia="en-US"/>
        </w:rPr>
        <w:t xml:space="preserve"> to update the weights. This process is what is </w:t>
      </w:r>
      <w:r w:rsidR="000923FA">
        <w:rPr>
          <w:lang w:eastAsia="en-US"/>
        </w:rPr>
        <w:t>called</w:t>
      </w:r>
      <w:r w:rsidR="00D638C4">
        <w:rPr>
          <w:lang w:eastAsia="en-US"/>
        </w:rPr>
        <w:t xml:space="preserve"> </w:t>
      </w:r>
      <w:ins w:id="553" w:author="fikayo akeredolu" w:date="2022-07-21T20:41:00Z">
        <w:r w:rsidR="00987E14">
          <w:rPr>
            <w:lang w:eastAsia="en-US"/>
          </w:rPr>
          <w:t>back-propagation</w:t>
        </w:r>
      </w:ins>
      <w:del w:id="554" w:author="fikayo akeredolu" w:date="2022-07-21T20:41:00Z">
        <w:r w:rsidR="00D638C4" w:rsidDel="00987E14">
          <w:rPr>
            <w:lang w:eastAsia="en-US"/>
          </w:rPr>
          <w:delText>backpropagation</w:delText>
        </w:r>
      </w:del>
      <w:r w:rsidR="00E655F1">
        <w:rPr>
          <w:lang w:eastAsia="en-US"/>
        </w:rPr>
        <w:t xml:space="preserve"> [</w:t>
      </w:r>
      <w:r w:rsidR="004976B1">
        <w:rPr>
          <w:lang w:eastAsia="en-US"/>
        </w:rPr>
        <w:t>24</w:t>
      </w:r>
      <w:r w:rsidR="00E655F1">
        <w:rPr>
          <w:lang w:eastAsia="en-US"/>
        </w:rPr>
        <w:t>]</w:t>
      </w:r>
      <w:r w:rsidR="00D638C4">
        <w:rPr>
          <w:lang w:eastAsia="en-US"/>
        </w:rPr>
        <w:t xml:space="preserve">. </w:t>
      </w:r>
      <w:r w:rsidR="007450C1">
        <w:rPr>
          <w:lang w:eastAsia="en-US"/>
        </w:rPr>
        <w:t xml:space="preserve">After </w:t>
      </w:r>
      <w:r w:rsidR="000923FA">
        <w:rPr>
          <w:lang w:eastAsia="en-US"/>
        </w:rPr>
        <w:t>updating the weights</w:t>
      </w:r>
      <w:r w:rsidR="007450C1">
        <w:rPr>
          <w:lang w:eastAsia="en-US"/>
        </w:rPr>
        <w:t xml:space="preserve">, </w:t>
      </w:r>
      <w:r w:rsidR="000923FA">
        <w:rPr>
          <w:lang w:eastAsia="en-US"/>
        </w:rPr>
        <w:t>they</w:t>
      </w:r>
      <w:r w:rsidR="007450C1">
        <w:rPr>
          <w:lang w:eastAsia="en-US"/>
        </w:rPr>
        <w:t xml:space="preserve"> are applied to the inputs to get more accurate predictions.</w:t>
      </w:r>
      <w:r w:rsidR="00BF4FF9">
        <w:rPr>
          <w:lang w:eastAsia="en-US"/>
        </w:rPr>
        <w:t xml:space="preserve"> </w:t>
      </w:r>
      <w:ins w:id="555" w:author="fikayo akeredolu" w:date="2022-07-21T21:24:00Z">
        <w:r w:rsidR="006E2E44">
          <w:rPr>
            <w:lang w:eastAsia="en-US"/>
          </w:rPr>
          <w:t xml:space="preserve">Finally, </w:t>
        </w:r>
      </w:ins>
      <w:r w:rsidR="00DE49F3">
        <w:rPr>
          <w:lang w:eastAsia="en-US"/>
        </w:rPr>
        <w:t xml:space="preserve">SoftMax activation is </w:t>
      </w:r>
      <w:r w:rsidR="000923FA">
        <w:rPr>
          <w:lang w:eastAsia="en-US"/>
        </w:rPr>
        <w:t>run on</w:t>
      </w:r>
      <w:r w:rsidR="00DE49F3">
        <w:rPr>
          <w:lang w:eastAsia="en-US"/>
        </w:rPr>
        <w:t xml:space="preserve"> the outputs</w:t>
      </w:r>
      <w:ins w:id="556" w:author="fikayo akeredolu" w:date="2022-07-21T21:23:00Z">
        <w:r w:rsidR="006E2E44">
          <w:rPr>
            <w:lang w:eastAsia="en-US"/>
          </w:rPr>
          <w:t xml:space="preserve"> to derive </w:t>
        </w:r>
      </w:ins>
      <w:r w:rsidR="000923FA">
        <w:rPr>
          <w:lang w:eastAsia="en-US"/>
        </w:rPr>
        <w:t>a</w:t>
      </w:r>
      <w:ins w:id="557" w:author="fikayo akeredolu" w:date="2022-07-21T21:23:00Z">
        <w:r w:rsidR="006E2E44">
          <w:rPr>
            <w:lang w:eastAsia="en-US"/>
          </w:rPr>
          <w:t xml:space="preserve"> final prediction</w:t>
        </w:r>
      </w:ins>
      <w:r w:rsidR="00DE49F3">
        <w:rPr>
          <w:lang w:eastAsia="en-US"/>
        </w:rPr>
        <w:t xml:space="preserve">. </w:t>
      </w:r>
    </w:p>
    <w:p w14:paraId="116A463F" w14:textId="3515A4F2" w:rsidR="00FB2582" w:rsidRDefault="00FB2582" w:rsidP="00B76D98">
      <w:pPr>
        <w:rPr>
          <w:lang w:eastAsia="en-US"/>
        </w:rPr>
      </w:pPr>
    </w:p>
    <w:p w14:paraId="69392EB4" w14:textId="1E21B75D" w:rsidR="00701D00" w:rsidRDefault="00701D00" w:rsidP="00B76D98">
      <w:pPr>
        <w:rPr>
          <w:lang w:eastAsia="en-US"/>
        </w:rPr>
      </w:pPr>
      <w:r>
        <w:rPr>
          <w:lang w:eastAsia="en-US"/>
        </w:rPr>
        <w:t xml:space="preserve">Finally, </w:t>
      </w:r>
      <w:r w:rsidR="00DE49F3">
        <w:rPr>
          <w:lang w:eastAsia="en-US"/>
        </w:rPr>
        <w:t>t</w:t>
      </w:r>
      <w:r>
        <w:rPr>
          <w:lang w:eastAsia="en-US"/>
        </w:rPr>
        <w:t>he model predict</w:t>
      </w:r>
      <w:r w:rsidR="004C56C7">
        <w:rPr>
          <w:lang w:eastAsia="en-US"/>
        </w:rPr>
        <w:t>s</w:t>
      </w:r>
      <w:r>
        <w:rPr>
          <w:lang w:eastAsia="en-US"/>
        </w:rPr>
        <w:t xml:space="preserve"> the labels of </w:t>
      </w:r>
      <w:r w:rsidR="000923FA">
        <w:rPr>
          <w:lang w:eastAsia="en-US"/>
        </w:rPr>
        <w:t>unseen</w:t>
      </w:r>
      <w:r>
        <w:rPr>
          <w:lang w:eastAsia="en-US"/>
        </w:rPr>
        <w:t xml:space="preserve"> testing data in the ‘makePredictions’ method. </w:t>
      </w:r>
      <w:r w:rsidR="00DE49F3">
        <w:rPr>
          <w:lang w:eastAsia="en-US"/>
        </w:rPr>
        <w:t xml:space="preserve">This method runs </w:t>
      </w:r>
      <w:r w:rsidR="000923FA">
        <w:rPr>
          <w:lang w:eastAsia="en-US"/>
        </w:rPr>
        <w:t>‘FFLayer’ method on the</w:t>
      </w:r>
      <w:r w:rsidR="00DE49F3">
        <w:rPr>
          <w:lang w:eastAsia="en-US"/>
        </w:rPr>
        <w:t xml:space="preserve"> </w:t>
      </w:r>
      <w:r w:rsidR="000923FA">
        <w:rPr>
          <w:lang w:eastAsia="en-US"/>
        </w:rPr>
        <w:t>unseen</w:t>
      </w:r>
      <w:r w:rsidR="00DE49F3">
        <w:rPr>
          <w:lang w:eastAsia="en-US"/>
        </w:rPr>
        <w:t xml:space="preserve"> data, applies SoftMax to the outputs and </w:t>
      </w:r>
      <w:r w:rsidR="00BC2B6F">
        <w:rPr>
          <w:lang w:eastAsia="en-US"/>
        </w:rPr>
        <w:t xml:space="preserve">calculates the accuracy of the predictions using the NumPy or TensorFlow argmax function. </w:t>
      </w:r>
      <w:r w:rsidR="00B26FDB">
        <w:rPr>
          <w:lang w:eastAsia="en-US"/>
        </w:rPr>
        <w:t>The implementation</w:t>
      </w:r>
      <w:r w:rsidR="000923FA">
        <w:rPr>
          <w:lang w:eastAsia="en-US"/>
        </w:rPr>
        <w:t>s</w:t>
      </w:r>
      <w:r w:rsidR="00B26FDB">
        <w:rPr>
          <w:lang w:eastAsia="en-US"/>
        </w:rPr>
        <w:t xml:space="preserve"> of runFFModel and backPropagate are in </w:t>
      </w:r>
      <w:r w:rsidR="00B26FDB" w:rsidRPr="004D2A20">
        <w:rPr>
          <w:i/>
          <w:iCs/>
          <w:lang w:eastAsia="en-US"/>
        </w:rPr>
        <w:t>fig</w:t>
      </w:r>
      <w:r w:rsidR="00B26FDB">
        <w:rPr>
          <w:lang w:eastAsia="en-US"/>
        </w:rPr>
        <w:t xml:space="preserve"> </w:t>
      </w:r>
      <w:r w:rsidR="00B26FDB" w:rsidRPr="004D2A20">
        <w:rPr>
          <w:i/>
          <w:iCs/>
          <w:lang w:eastAsia="en-US"/>
        </w:rPr>
        <w:t>4.</w:t>
      </w:r>
      <w:r w:rsidR="00D444E0">
        <w:rPr>
          <w:i/>
          <w:iCs/>
          <w:lang w:eastAsia="en-US"/>
        </w:rPr>
        <w:t>4</w:t>
      </w:r>
      <w:r w:rsidR="00B26FDB">
        <w:rPr>
          <w:lang w:eastAsia="en-US"/>
        </w:rPr>
        <w:t xml:space="preserve"> and </w:t>
      </w:r>
      <w:r w:rsidR="00B26FDB" w:rsidRPr="004D2A20">
        <w:rPr>
          <w:i/>
          <w:iCs/>
          <w:lang w:eastAsia="en-US"/>
        </w:rPr>
        <w:t>4.</w:t>
      </w:r>
      <w:r w:rsidR="00D444E0">
        <w:rPr>
          <w:i/>
          <w:iCs/>
          <w:lang w:eastAsia="en-US"/>
        </w:rPr>
        <w:t>5</w:t>
      </w:r>
      <w:ins w:id="558" w:author="fikayo akeredolu" w:date="2022-07-21T21:24:00Z">
        <w:r w:rsidR="006E2E44">
          <w:rPr>
            <w:i/>
            <w:iCs/>
            <w:lang w:eastAsia="en-US"/>
          </w:rPr>
          <w:t>,</w:t>
        </w:r>
      </w:ins>
      <w:r w:rsidR="00D444E0">
        <w:rPr>
          <w:i/>
          <w:iCs/>
          <w:lang w:eastAsia="en-US"/>
        </w:rPr>
        <w:t xml:space="preserve"> </w:t>
      </w:r>
      <w:r w:rsidR="004D2A20">
        <w:rPr>
          <w:lang w:eastAsia="en-US"/>
        </w:rPr>
        <w:t xml:space="preserve">respectively. </w:t>
      </w:r>
    </w:p>
    <w:p w14:paraId="39B08F2C" w14:textId="45716306" w:rsidR="0061155B" w:rsidRDefault="0061155B" w:rsidP="00B76D98">
      <w:pPr>
        <w:rPr>
          <w:lang w:eastAsia="en-US"/>
        </w:rPr>
      </w:pPr>
    </w:p>
    <w:p w14:paraId="29F0C76E" w14:textId="151F902B" w:rsidR="0061155B" w:rsidRDefault="0061155B" w:rsidP="00B76D98">
      <w:pPr>
        <w:rPr>
          <w:lang w:eastAsia="en-US"/>
        </w:rPr>
      </w:pPr>
    </w:p>
    <w:p w14:paraId="76EA86DA" w14:textId="1E44531B" w:rsidR="0061155B" w:rsidRDefault="0061155B" w:rsidP="00B76D98">
      <w:pPr>
        <w:rPr>
          <w:lang w:eastAsia="en-US"/>
        </w:rPr>
      </w:pPr>
    </w:p>
    <w:p w14:paraId="133BF5BE" w14:textId="39EE02AC" w:rsidR="00D444E0" w:rsidRDefault="00D444E0" w:rsidP="00B76D98">
      <w:pPr>
        <w:pStyle w:val="Dedication"/>
        <w:rPr>
          <w:lang w:eastAsia="en-US"/>
        </w:rPr>
      </w:pPr>
    </w:p>
    <w:p w14:paraId="7AE9457D" w14:textId="77777777" w:rsidR="00D444E0" w:rsidRDefault="00D444E0" w:rsidP="00B76D98">
      <w:pPr>
        <w:pStyle w:val="Dedication"/>
        <w:rPr>
          <w:lang w:eastAsia="en-US"/>
        </w:rPr>
      </w:pPr>
    </w:p>
    <w:p w14:paraId="171BE8C2" w14:textId="0E8431F8" w:rsidR="00D444E0" w:rsidRDefault="00D444E0" w:rsidP="00B76D98">
      <w:pPr>
        <w:pStyle w:val="Dedication"/>
        <w:rPr>
          <w:lang w:eastAsia="en-US"/>
        </w:rPr>
      </w:pPr>
    </w:p>
    <w:p w14:paraId="007DC001" w14:textId="77777777" w:rsidR="004C56C7" w:rsidRPr="00D444E0" w:rsidRDefault="004C56C7" w:rsidP="00B76D98">
      <w:pPr>
        <w:pStyle w:val="Dedication"/>
        <w:rPr>
          <w:lang w:eastAsia="en-US"/>
        </w:rPr>
      </w:pPr>
    </w:p>
    <w:p w14:paraId="07689F83" w14:textId="24275030" w:rsidR="00083BAB" w:rsidRPr="00083BAB" w:rsidRDefault="00083BAB" w:rsidP="00B76D98">
      <w:pPr>
        <w:pStyle w:val="Dedication"/>
        <w:rPr>
          <w:lang w:eastAsia="en-US"/>
        </w:rPr>
      </w:pPr>
      <w:r>
        <w:rPr>
          <w:lang w:eastAsia="en-US"/>
        </w:rPr>
        <w:lastRenderedPageBreak/>
        <w:t xml:space="preserve">fig </w:t>
      </w:r>
      <w:r w:rsidR="00DF000B">
        <w:rPr>
          <w:lang w:eastAsia="en-US"/>
        </w:rPr>
        <w:t>4.</w:t>
      </w:r>
      <w:r w:rsidR="00D444E0">
        <w:rPr>
          <w:lang w:eastAsia="en-US"/>
        </w:rPr>
        <w:t>4</w:t>
      </w:r>
      <w:r w:rsidR="00DF000B">
        <w:rPr>
          <w:lang w:eastAsia="en-US"/>
        </w:rPr>
        <w:t>: Implementation of runFFModel method</w:t>
      </w:r>
      <w:r w:rsidR="00792933">
        <w:rPr>
          <w:lang w:eastAsia="en-US"/>
        </w:rPr>
        <w:t xml:space="preserve"> in the MLP class</w:t>
      </w:r>
    </w:p>
    <w:p w14:paraId="539FFA4F" w14:textId="046F5C1E" w:rsidR="00AC0FD2" w:rsidRDefault="00083BAB" w:rsidP="00B76D98">
      <w:pPr>
        <w:rPr>
          <w:lang w:eastAsia="en-US"/>
        </w:rPr>
      </w:pPr>
      <w:r>
        <w:rPr>
          <w:noProof/>
          <w:lang w:eastAsia="en-US"/>
        </w:rPr>
        <w:drawing>
          <wp:inline distT="0" distB="0" distL="0" distR="0" wp14:anchorId="1E2E6957" wp14:editId="4CC6D444">
            <wp:extent cx="5706208" cy="307594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4561" cy="3102005"/>
                    </a:xfrm>
                    <a:prstGeom prst="rect">
                      <a:avLst/>
                    </a:prstGeom>
                  </pic:spPr>
                </pic:pic>
              </a:graphicData>
            </a:graphic>
          </wp:inline>
        </w:drawing>
      </w:r>
    </w:p>
    <w:p w14:paraId="2BCFD839" w14:textId="77777777" w:rsidR="00DA0DAD" w:rsidRDefault="00DA0DAD" w:rsidP="00B76D98">
      <w:pPr>
        <w:rPr>
          <w:lang w:eastAsia="en-US"/>
        </w:rPr>
      </w:pPr>
    </w:p>
    <w:p w14:paraId="620B072B" w14:textId="08EEB5F7" w:rsidR="00DF000B" w:rsidRPr="00792933" w:rsidRDefault="00D444E0" w:rsidP="00B76D98">
      <w:pPr>
        <w:pStyle w:val="Dedication"/>
        <w:rPr>
          <w:lang w:eastAsia="en-US"/>
        </w:rPr>
      </w:pPr>
      <w:r>
        <w:rPr>
          <w:lang w:eastAsia="en-US"/>
        </w:rPr>
        <w:t>f</w:t>
      </w:r>
      <w:r w:rsidR="00792933">
        <w:rPr>
          <w:lang w:eastAsia="en-US"/>
        </w:rPr>
        <w:t>ig 4.</w:t>
      </w:r>
      <w:r>
        <w:rPr>
          <w:lang w:eastAsia="en-US"/>
        </w:rPr>
        <w:t>5</w:t>
      </w:r>
      <w:r w:rsidR="00792933">
        <w:rPr>
          <w:lang w:eastAsia="en-US"/>
        </w:rPr>
        <w:t>: Implementation of backPropagate method in the MLP class</w:t>
      </w:r>
    </w:p>
    <w:p w14:paraId="3ABF10C8" w14:textId="752642DD" w:rsidR="00DF000B" w:rsidRDefault="00DF000B" w:rsidP="00B76D98">
      <w:pPr>
        <w:rPr>
          <w:lang w:eastAsia="en-US"/>
        </w:rPr>
      </w:pPr>
      <w:r>
        <w:rPr>
          <w:noProof/>
          <w:lang w:eastAsia="en-US"/>
        </w:rPr>
        <w:drawing>
          <wp:inline distT="0" distB="0" distL="0" distR="0" wp14:anchorId="57E01544" wp14:editId="1713A651">
            <wp:extent cx="5706110" cy="1746885"/>
            <wp:effectExtent l="0" t="0" r="0" b="571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0967" cy="1772863"/>
                    </a:xfrm>
                    <a:prstGeom prst="rect">
                      <a:avLst/>
                    </a:prstGeom>
                  </pic:spPr>
                </pic:pic>
              </a:graphicData>
            </a:graphic>
          </wp:inline>
        </w:drawing>
      </w:r>
    </w:p>
    <w:p w14:paraId="05521DDE" w14:textId="77777777" w:rsidR="004D2A20" w:rsidRPr="00716DF9" w:rsidRDefault="004D2A20" w:rsidP="00B76D98">
      <w:pPr>
        <w:rPr>
          <w:lang w:eastAsia="en-US"/>
        </w:rPr>
      </w:pPr>
    </w:p>
    <w:p w14:paraId="3A908B9C" w14:textId="15CB0D9B" w:rsidR="002F5D6B" w:rsidRDefault="002F5D6B" w:rsidP="0084164B">
      <w:pPr>
        <w:pStyle w:val="Titre5"/>
      </w:pPr>
      <w:bookmarkStart w:id="559" w:name="_Toc108386287"/>
      <w:bookmarkStart w:id="560" w:name="_Toc109066016"/>
      <w:bookmarkStart w:id="561" w:name="_Toc109318869"/>
      <w:r w:rsidRPr="00240F2B">
        <w:t>LSTM, GRU &amp; Simple RNN (RNN.py)</w:t>
      </w:r>
      <w:r w:rsidR="00240F2B">
        <w:t xml:space="preserve"> Models</w:t>
      </w:r>
      <w:bookmarkEnd w:id="559"/>
      <w:bookmarkEnd w:id="560"/>
      <w:bookmarkEnd w:id="561"/>
    </w:p>
    <w:p w14:paraId="6409AEE6" w14:textId="15DE76E7" w:rsidR="008B42FC" w:rsidRDefault="009908CB" w:rsidP="00B76D98">
      <w:pPr>
        <w:rPr>
          <w:lang w:eastAsia="en-US"/>
        </w:rPr>
      </w:pPr>
      <w:r>
        <w:rPr>
          <w:lang w:eastAsia="en-US"/>
        </w:rPr>
        <w:t xml:space="preserve">This model is made up of 7 methods. </w:t>
      </w:r>
      <w:r w:rsidR="00C75E1C">
        <w:rPr>
          <w:lang w:eastAsia="en-US"/>
        </w:rPr>
        <w:t>The first is ‘RNNLayer’</w:t>
      </w:r>
      <w:ins w:id="562" w:author="fikayo akeredolu" w:date="2022-07-21T21:24:00Z">
        <w:r w:rsidR="006E2E44">
          <w:rPr>
            <w:lang w:eastAsia="en-US"/>
          </w:rPr>
          <w:t>,</w:t>
        </w:r>
      </w:ins>
      <w:r w:rsidR="00C75E1C">
        <w:rPr>
          <w:lang w:eastAsia="en-US"/>
        </w:rPr>
        <w:t xml:space="preserve"> which creates</w:t>
      </w:r>
      <w:r w:rsidR="00CA687F">
        <w:rPr>
          <w:lang w:eastAsia="en-US"/>
        </w:rPr>
        <w:t xml:space="preserve"> and returns</w:t>
      </w:r>
      <w:r w:rsidR="00C75E1C">
        <w:rPr>
          <w:lang w:eastAsia="en-US"/>
        </w:rPr>
        <w:t xml:space="preserve"> a </w:t>
      </w:r>
      <w:r w:rsidR="008B42FC">
        <w:rPr>
          <w:lang w:eastAsia="en-US"/>
        </w:rPr>
        <w:t>TensorFlo</w:t>
      </w:r>
      <w:r w:rsidR="00BC6B2F">
        <w:rPr>
          <w:lang w:eastAsia="en-US"/>
        </w:rPr>
        <w:t xml:space="preserve">w </w:t>
      </w:r>
      <w:r w:rsidR="00C75E1C">
        <w:rPr>
          <w:lang w:eastAsia="en-US"/>
        </w:rPr>
        <w:t>Simple RNN layer</w:t>
      </w:r>
      <w:r w:rsidR="00BC6B2F">
        <w:rPr>
          <w:lang w:eastAsia="en-US"/>
        </w:rPr>
        <w:t xml:space="preserve"> object</w:t>
      </w:r>
      <w:r w:rsidR="00CA687F">
        <w:rPr>
          <w:lang w:eastAsia="en-US"/>
        </w:rPr>
        <w:t>. The second is ‘LSTMLayer’</w:t>
      </w:r>
      <w:ins w:id="563" w:author="fikayo akeredolu" w:date="2022-07-21T21:24:00Z">
        <w:r w:rsidR="006E2E44">
          <w:rPr>
            <w:lang w:eastAsia="en-US"/>
          </w:rPr>
          <w:t>,</w:t>
        </w:r>
      </w:ins>
      <w:r w:rsidR="00CA687F">
        <w:rPr>
          <w:lang w:eastAsia="en-US"/>
        </w:rPr>
        <w:t xml:space="preserve"> which is the same as RNNLayer but returns a</w:t>
      </w:r>
      <w:r w:rsidR="00BC6B2F">
        <w:rPr>
          <w:lang w:eastAsia="en-US"/>
        </w:rPr>
        <w:t xml:space="preserve"> TensorFlow</w:t>
      </w:r>
      <w:r w:rsidR="00CA687F">
        <w:rPr>
          <w:lang w:eastAsia="en-US"/>
        </w:rPr>
        <w:t xml:space="preserve"> LSTM layer </w:t>
      </w:r>
      <w:r w:rsidR="00BC6B2F">
        <w:rPr>
          <w:lang w:eastAsia="en-US"/>
        </w:rPr>
        <w:t xml:space="preserve">object </w:t>
      </w:r>
      <w:r w:rsidR="00CA687F">
        <w:rPr>
          <w:lang w:eastAsia="en-US"/>
        </w:rPr>
        <w:t>instead. The third is ‘GRULayer’</w:t>
      </w:r>
      <w:ins w:id="564" w:author="fikayo akeredolu" w:date="2022-07-21T21:23:00Z">
        <w:r w:rsidR="006E2E44">
          <w:rPr>
            <w:lang w:eastAsia="en-US"/>
          </w:rPr>
          <w:t>,</w:t>
        </w:r>
      </w:ins>
      <w:r w:rsidR="00CA687F">
        <w:rPr>
          <w:lang w:eastAsia="en-US"/>
        </w:rPr>
        <w:t xml:space="preserve"> which </w:t>
      </w:r>
      <w:del w:id="565" w:author="fikayo akeredolu" w:date="2022-07-21T19:50:00Z">
        <w:r w:rsidR="00CA687F" w:rsidDel="00084632">
          <w:rPr>
            <w:lang w:eastAsia="en-US"/>
          </w:rPr>
          <w:delText xml:space="preserve">again, </w:delText>
        </w:r>
      </w:del>
      <w:r w:rsidR="00CA687F">
        <w:rPr>
          <w:lang w:eastAsia="en-US"/>
        </w:rPr>
        <w:t>is the same as the two before it</w:t>
      </w:r>
      <w:ins w:id="566" w:author="fikayo akeredolu" w:date="2022-07-21T19:50:00Z">
        <w:r w:rsidR="002B2800">
          <w:rPr>
            <w:lang w:eastAsia="en-US"/>
          </w:rPr>
          <w:t>,</w:t>
        </w:r>
      </w:ins>
      <w:r w:rsidR="00CA687F">
        <w:rPr>
          <w:lang w:eastAsia="en-US"/>
        </w:rPr>
        <w:t xml:space="preserve"> but it returns a GRU layer</w:t>
      </w:r>
      <w:r w:rsidR="00BC6B2F">
        <w:rPr>
          <w:lang w:eastAsia="en-US"/>
        </w:rPr>
        <w:t xml:space="preserve"> object</w:t>
      </w:r>
      <w:r w:rsidR="00CA687F">
        <w:rPr>
          <w:lang w:eastAsia="en-US"/>
        </w:rPr>
        <w:t xml:space="preserve">. </w:t>
      </w:r>
      <w:r w:rsidR="00317569">
        <w:rPr>
          <w:lang w:eastAsia="en-US"/>
        </w:rPr>
        <w:t xml:space="preserve">The parameters used here </w:t>
      </w:r>
      <w:r w:rsidR="002E16DB">
        <w:rPr>
          <w:lang w:eastAsia="en-US"/>
        </w:rPr>
        <w:t>are</w:t>
      </w:r>
      <w:r w:rsidR="00317569">
        <w:rPr>
          <w:lang w:eastAsia="en-US"/>
        </w:rPr>
        <w:t xml:space="preserve"> activation function – any of the four listed in section 4.2.4.1 –, useBias</w:t>
      </w:r>
      <w:r w:rsidR="00BC4137">
        <w:rPr>
          <w:lang w:eastAsia="en-US"/>
        </w:rPr>
        <w:t xml:space="preserve">, the value of which </w:t>
      </w:r>
      <w:r w:rsidR="00BA25BD">
        <w:rPr>
          <w:lang w:eastAsia="en-US"/>
        </w:rPr>
        <w:t xml:space="preserve">is </w:t>
      </w:r>
      <w:r w:rsidR="00BC4137">
        <w:rPr>
          <w:lang w:eastAsia="en-US"/>
        </w:rPr>
        <w:t>determined at runtime</w:t>
      </w:r>
      <w:r w:rsidR="00BA25BD">
        <w:rPr>
          <w:lang w:eastAsia="en-US"/>
        </w:rPr>
        <w:t>, input shape</w:t>
      </w:r>
      <w:r w:rsidR="00BC4137">
        <w:rPr>
          <w:lang w:eastAsia="en-US"/>
        </w:rPr>
        <w:t xml:space="preserve">, which </w:t>
      </w:r>
      <w:r w:rsidR="00BA25BD">
        <w:rPr>
          <w:lang w:eastAsia="en-US"/>
        </w:rPr>
        <w:t>is the shape of the first dimension of the input and the number of neurons</w:t>
      </w:r>
      <w:r w:rsidR="00BC4137">
        <w:rPr>
          <w:lang w:eastAsia="en-US"/>
        </w:rPr>
        <w:t>, which is also</w:t>
      </w:r>
      <w:r w:rsidR="00BA25BD">
        <w:rPr>
          <w:lang w:eastAsia="en-US"/>
        </w:rPr>
        <w:t xml:space="preserve"> defined at runtime. </w:t>
      </w:r>
      <w:r w:rsidR="00E80CEA">
        <w:rPr>
          <w:lang w:eastAsia="en-US"/>
        </w:rPr>
        <w:t xml:space="preserve">This is followed by </w:t>
      </w:r>
      <w:r w:rsidR="00AB7E2B">
        <w:rPr>
          <w:lang w:eastAsia="en-US"/>
        </w:rPr>
        <w:t>the ‘DenseLayer’ function</w:t>
      </w:r>
      <w:ins w:id="567" w:author="fikayo akeredolu" w:date="2022-07-21T19:50:00Z">
        <w:r w:rsidR="002B2800">
          <w:rPr>
            <w:lang w:eastAsia="en-US"/>
          </w:rPr>
          <w:t>,</w:t>
        </w:r>
      </w:ins>
      <w:r w:rsidR="00AB7E2B">
        <w:rPr>
          <w:lang w:eastAsia="en-US"/>
        </w:rPr>
        <w:t xml:space="preserve"> which returns a TensorFlow Dense Layer object. </w:t>
      </w:r>
    </w:p>
    <w:p w14:paraId="0B0B5A30" w14:textId="4D8F8BD3" w:rsidR="000819EA" w:rsidRDefault="000819EA" w:rsidP="00B76D98">
      <w:pPr>
        <w:rPr>
          <w:lang w:eastAsia="en-US"/>
        </w:rPr>
      </w:pPr>
    </w:p>
    <w:p w14:paraId="16F3F3D3" w14:textId="39807F06" w:rsidR="000819EA" w:rsidRDefault="000819EA" w:rsidP="00B76D98">
      <w:pPr>
        <w:rPr>
          <w:lang w:eastAsia="en-US"/>
        </w:rPr>
      </w:pPr>
      <w:r>
        <w:rPr>
          <w:lang w:eastAsia="en-US"/>
        </w:rPr>
        <w:t xml:space="preserve">‘getActivationFunction’ comes next. Depending on the activation function </w:t>
      </w:r>
      <w:del w:id="568" w:author="fikayo akeredolu" w:date="2022-07-21T19:50:00Z">
        <w:r w:rsidDel="002B2800">
          <w:rPr>
            <w:lang w:eastAsia="en-US"/>
          </w:rPr>
          <w:delText xml:space="preserve">that is </w:delText>
        </w:r>
      </w:del>
      <w:r>
        <w:rPr>
          <w:lang w:eastAsia="en-US"/>
        </w:rPr>
        <w:t xml:space="preserve">passed as the desired </w:t>
      </w:r>
      <w:r w:rsidR="00A73449">
        <w:rPr>
          <w:lang w:eastAsia="en-US"/>
        </w:rPr>
        <w:t xml:space="preserve">input, this method returns the corresponding TensorFlow </w:t>
      </w:r>
      <w:r w:rsidR="004D2FD7">
        <w:rPr>
          <w:lang w:eastAsia="en-US"/>
        </w:rPr>
        <w:t xml:space="preserve">function. The only exception is the logarithmic sigmoid function which I have implemented using a combination of standard Python </w:t>
      </w:r>
      <w:r w:rsidR="00106198">
        <w:rPr>
          <w:lang w:eastAsia="en-US"/>
        </w:rPr>
        <w:t xml:space="preserve">3.10 </w:t>
      </w:r>
      <w:r w:rsidR="004D2FD7">
        <w:rPr>
          <w:lang w:eastAsia="en-US"/>
        </w:rPr>
        <w:t xml:space="preserve">and TensorFlow. </w:t>
      </w:r>
    </w:p>
    <w:p w14:paraId="38ECCA85" w14:textId="6F221FBD" w:rsidR="002E16DB" w:rsidRDefault="002E16DB" w:rsidP="00B76D98">
      <w:pPr>
        <w:rPr>
          <w:lang w:eastAsia="en-US"/>
        </w:rPr>
      </w:pPr>
    </w:p>
    <w:p w14:paraId="0B28842F" w14:textId="4E889EC1" w:rsidR="002E16DB" w:rsidRDefault="002E16DB" w:rsidP="00B76D98">
      <w:pPr>
        <w:rPr>
          <w:lang w:eastAsia="en-US"/>
        </w:rPr>
      </w:pPr>
      <w:r>
        <w:rPr>
          <w:lang w:eastAsia="en-US"/>
        </w:rPr>
        <w:lastRenderedPageBreak/>
        <w:t xml:space="preserve">The final function is the function that calls and executes the LSTM, SRNN and GRU. This method has been called ‘runModel’. It begins by </w:t>
      </w:r>
      <w:r w:rsidR="006A2A99">
        <w:rPr>
          <w:lang w:eastAsia="en-US"/>
        </w:rPr>
        <w:t>instantiating</w:t>
      </w:r>
      <w:r>
        <w:rPr>
          <w:lang w:eastAsia="en-US"/>
        </w:rPr>
        <w:t xml:space="preserve"> the input layer</w:t>
      </w:r>
      <w:r w:rsidR="006A2A99">
        <w:rPr>
          <w:lang w:eastAsia="en-US"/>
        </w:rPr>
        <w:t xml:space="preserve">, </w:t>
      </w:r>
      <w:r w:rsidR="000923FA">
        <w:rPr>
          <w:lang w:eastAsia="en-US"/>
        </w:rPr>
        <w:t>defining an</w:t>
      </w:r>
      <w:r w:rsidR="006A2A99">
        <w:rPr>
          <w:lang w:eastAsia="en-US"/>
        </w:rPr>
        <w:t xml:space="preserve"> input shape</w:t>
      </w:r>
      <w:r w:rsidR="00106198">
        <w:rPr>
          <w:lang w:eastAsia="en-US"/>
        </w:rPr>
        <w:t xml:space="preserve"> </w:t>
      </w:r>
      <w:r w:rsidR="006A2A99">
        <w:rPr>
          <w:lang w:eastAsia="en-US"/>
        </w:rPr>
        <w:t>and the output layer (dense). It then creates a Sequential [</w:t>
      </w:r>
      <w:r w:rsidR="004976B1">
        <w:rPr>
          <w:lang w:eastAsia="en-US"/>
        </w:rPr>
        <w:t xml:space="preserve">45] </w:t>
      </w:r>
      <w:r w:rsidR="006A2A99">
        <w:rPr>
          <w:lang w:eastAsia="en-US"/>
        </w:rPr>
        <w:t xml:space="preserve">Keras model and adds </w:t>
      </w:r>
      <w:r w:rsidR="003935E3">
        <w:rPr>
          <w:lang w:eastAsia="en-US"/>
        </w:rPr>
        <w:t xml:space="preserve">the input layer. </w:t>
      </w:r>
      <w:r w:rsidR="000923FA">
        <w:rPr>
          <w:lang w:eastAsia="en-US"/>
        </w:rPr>
        <w:t>Step two</w:t>
      </w:r>
      <w:r w:rsidR="003935E3">
        <w:rPr>
          <w:lang w:eastAsia="en-US"/>
        </w:rPr>
        <w:t xml:space="preserve"> is decid</w:t>
      </w:r>
      <w:r w:rsidR="000923FA">
        <w:rPr>
          <w:lang w:eastAsia="en-US"/>
        </w:rPr>
        <w:t>ing</w:t>
      </w:r>
      <w:r w:rsidR="003935E3">
        <w:rPr>
          <w:lang w:eastAsia="en-US"/>
        </w:rPr>
        <w:t xml:space="preserve"> if the model will be an LSTM, a GRU</w:t>
      </w:r>
      <w:r w:rsidR="001F3DED">
        <w:rPr>
          <w:lang w:eastAsia="en-US"/>
        </w:rPr>
        <w:t xml:space="preserve">, or a Simple RNN. This decision will be based on the input to the method. </w:t>
      </w:r>
      <w:ins w:id="569" w:author="fikayo akeredolu" w:date="2022-07-21T21:25:00Z">
        <w:r w:rsidR="006E2E44">
          <w:rPr>
            <w:lang w:eastAsia="en-US"/>
          </w:rPr>
          <w:t xml:space="preserve">Finally, </w:t>
        </w:r>
      </w:ins>
      <w:ins w:id="570" w:author="fikayo akeredolu" w:date="2022-07-21T21:26:00Z">
        <w:r w:rsidR="00245B5D">
          <w:rPr>
            <w:lang w:eastAsia="en-US"/>
          </w:rPr>
          <w:t xml:space="preserve">the output layer is added </w:t>
        </w:r>
      </w:ins>
      <w:ins w:id="571" w:author="fikayo akeredolu" w:date="2022-07-21T21:25:00Z">
        <w:r w:rsidR="006E2E44">
          <w:rPr>
            <w:lang w:eastAsia="en-US"/>
          </w:rPr>
          <w:t>after</w:t>
        </w:r>
      </w:ins>
      <w:del w:id="572" w:author="fikayo akeredolu" w:date="2022-07-21T21:25:00Z">
        <w:r w:rsidR="001F3DED" w:rsidDel="006E2E44">
          <w:rPr>
            <w:lang w:eastAsia="en-US"/>
          </w:rPr>
          <w:delText>After</w:delText>
        </w:r>
      </w:del>
      <w:r w:rsidR="001F3DED">
        <w:rPr>
          <w:lang w:eastAsia="en-US"/>
        </w:rPr>
        <w:t xml:space="preserve"> deciding which type of hidden </w:t>
      </w:r>
      <w:r w:rsidR="00F04050">
        <w:rPr>
          <w:lang w:eastAsia="en-US"/>
        </w:rPr>
        <w:t xml:space="preserve">layers </w:t>
      </w:r>
      <w:r w:rsidR="000F488D">
        <w:rPr>
          <w:lang w:eastAsia="en-US"/>
        </w:rPr>
        <w:t>the model will have</w:t>
      </w:r>
      <w:del w:id="573" w:author="fikayo akeredolu" w:date="2022-07-21T21:26:00Z">
        <w:r w:rsidR="00106198" w:rsidDel="00245B5D">
          <w:rPr>
            <w:lang w:eastAsia="en-US"/>
          </w:rPr>
          <w:delText xml:space="preserve">, </w:delText>
        </w:r>
        <w:r w:rsidR="000F488D" w:rsidDel="00245B5D">
          <w:rPr>
            <w:lang w:eastAsia="en-US"/>
          </w:rPr>
          <w:delText xml:space="preserve">the output layer </w:delText>
        </w:r>
        <w:r w:rsidR="00106198" w:rsidDel="00245B5D">
          <w:rPr>
            <w:lang w:eastAsia="en-US"/>
          </w:rPr>
          <w:delText>is added</w:delText>
        </w:r>
      </w:del>
      <w:r w:rsidR="000F488D">
        <w:rPr>
          <w:lang w:eastAsia="en-US"/>
        </w:rPr>
        <w:t xml:space="preserve">. </w:t>
      </w:r>
    </w:p>
    <w:p w14:paraId="6575B1C2" w14:textId="6F315423" w:rsidR="00873D9C" w:rsidRDefault="00873D9C" w:rsidP="00B76D98">
      <w:pPr>
        <w:rPr>
          <w:lang w:eastAsia="en-US"/>
        </w:rPr>
      </w:pPr>
    </w:p>
    <w:p w14:paraId="5275BBCC" w14:textId="65DCD04F" w:rsidR="00873D9C" w:rsidRPr="00AF5844" w:rsidRDefault="00873D9C" w:rsidP="00B76D98">
      <w:pPr>
        <w:rPr>
          <w:lang w:eastAsia="en-US"/>
        </w:rPr>
      </w:pPr>
      <w:r>
        <w:rPr>
          <w:lang w:eastAsia="en-US"/>
        </w:rPr>
        <w:t xml:space="preserve">The model is compiled and fitted on the training and testing data with a batch size </w:t>
      </w:r>
      <w:r w:rsidR="00106198">
        <w:rPr>
          <w:lang w:eastAsia="en-US"/>
        </w:rPr>
        <w:t>[</w:t>
      </w:r>
      <w:r w:rsidR="008F78FC">
        <w:rPr>
          <w:lang w:eastAsia="en-US"/>
        </w:rPr>
        <w:t>46</w:t>
      </w:r>
      <w:r w:rsidR="00106198">
        <w:rPr>
          <w:lang w:eastAsia="en-US"/>
        </w:rPr>
        <w:t xml:space="preserve">] </w:t>
      </w:r>
      <w:r w:rsidR="001D6B0E">
        <w:rPr>
          <w:lang w:eastAsia="en-US"/>
        </w:rPr>
        <w:t xml:space="preserve">and </w:t>
      </w:r>
      <w:ins w:id="574" w:author="fikayo akeredolu" w:date="2022-07-21T21:26:00Z">
        <w:r w:rsidR="00245B5D">
          <w:rPr>
            <w:lang w:eastAsia="en-US"/>
          </w:rPr>
          <w:t xml:space="preserve">the </w:t>
        </w:r>
      </w:ins>
      <w:r w:rsidR="001D6B0E">
        <w:rPr>
          <w:lang w:eastAsia="en-US"/>
        </w:rPr>
        <w:t>number of epochs</w:t>
      </w:r>
      <w:r w:rsidR="00A37C34">
        <w:rPr>
          <w:lang w:eastAsia="en-US"/>
        </w:rPr>
        <w:t xml:space="preserve"> [</w:t>
      </w:r>
      <w:r w:rsidR="008F78FC">
        <w:rPr>
          <w:lang w:eastAsia="en-US"/>
        </w:rPr>
        <w:t>47</w:t>
      </w:r>
      <w:r w:rsidR="00A37C34">
        <w:rPr>
          <w:lang w:eastAsia="en-US"/>
        </w:rPr>
        <w:t>]</w:t>
      </w:r>
      <w:r w:rsidR="001D6B0E">
        <w:rPr>
          <w:lang w:eastAsia="en-US"/>
        </w:rPr>
        <w:t xml:space="preserve"> determined at runtime. </w:t>
      </w:r>
    </w:p>
    <w:p w14:paraId="181E5E9E" w14:textId="1856987C" w:rsidR="00DE3702" w:rsidRDefault="00DE3702" w:rsidP="00B76D98">
      <w:pPr>
        <w:rPr>
          <w:lang w:eastAsia="en-US"/>
        </w:rPr>
      </w:pPr>
    </w:p>
    <w:p w14:paraId="4D2484F1" w14:textId="77777777" w:rsidR="00DE3702" w:rsidRPr="00DE3702" w:rsidRDefault="00DE3702" w:rsidP="00B76D98">
      <w:pPr>
        <w:rPr>
          <w:lang w:eastAsia="en-US"/>
        </w:rPr>
      </w:pPr>
    </w:p>
    <w:p w14:paraId="309F11F4" w14:textId="2B57E172" w:rsidR="002F5D6B" w:rsidRDefault="002F5D6B" w:rsidP="0084164B">
      <w:pPr>
        <w:pStyle w:val="Titre5"/>
      </w:pPr>
      <w:bookmarkStart w:id="575" w:name="_Toc108386288"/>
      <w:bookmarkStart w:id="576" w:name="_Toc109066017"/>
      <w:bookmarkStart w:id="577" w:name="_Toc109318870"/>
      <w:r w:rsidRPr="00240F2B">
        <w:t>Dense Model (DenseModel.py)</w:t>
      </w:r>
      <w:bookmarkEnd w:id="575"/>
      <w:bookmarkEnd w:id="576"/>
      <w:bookmarkEnd w:id="577"/>
    </w:p>
    <w:p w14:paraId="4461B16F" w14:textId="42FDE87C" w:rsidR="003929A9" w:rsidRDefault="003929A9" w:rsidP="00B76D98">
      <w:pPr>
        <w:rPr>
          <w:lang w:eastAsia="en-US"/>
        </w:rPr>
      </w:pPr>
      <w:r>
        <w:rPr>
          <w:lang w:eastAsia="en-US"/>
        </w:rPr>
        <w:t>This model is made up</w:t>
      </w:r>
      <w:r w:rsidR="00B25A50">
        <w:rPr>
          <w:lang w:eastAsia="en-US"/>
        </w:rPr>
        <w:t xml:space="preserve"> of</w:t>
      </w:r>
      <w:r>
        <w:rPr>
          <w:lang w:eastAsia="en-US"/>
        </w:rPr>
        <w:t xml:space="preserve"> only one function called ‘runDenseModel’</w:t>
      </w:r>
      <w:r w:rsidR="0030085A">
        <w:rPr>
          <w:lang w:eastAsia="en-US"/>
        </w:rPr>
        <w:t xml:space="preserve">. </w:t>
      </w:r>
      <w:ins w:id="578" w:author="fikayo akeredolu" w:date="2022-07-21T21:24:00Z">
        <w:r w:rsidR="006E2E44">
          <w:rPr>
            <w:lang w:eastAsia="en-US"/>
          </w:rPr>
          <w:t>This</w:t>
        </w:r>
      </w:ins>
      <w:del w:id="579" w:author="fikayo akeredolu" w:date="2022-07-21T21:24:00Z">
        <w:r w:rsidR="0030085A" w:rsidDel="006E2E44">
          <w:rPr>
            <w:lang w:eastAsia="en-US"/>
          </w:rPr>
          <w:delText>In this</w:delText>
        </w:r>
      </w:del>
      <w:r w:rsidR="0030085A">
        <w:rPr>
          <w:lang w:eastAsia="en-US"/>
        </w:rPr>
        <w:t xml:space="preserve"> method</w:t>
      </w:r>
      <w:ins w:id="580" w:author="fikayo akeredolu" w:date="2022-07-21T21:24:00Z">
        <w:r w:rsidR="006E2E44">
          <w:rPr>
            <w:lang w:eastAsia="en-US"/>
          </w:rPr>
          <w:t xml:space="preserve"> creates</w:t>
        </w:r>
      </w:ins>
      <w:del w:id="581" w:author="fikayo akeredolu" w:date="2022-07-21T21:24:00Z">
        <w:r w:rsidR="009F780F" w:rsidDel="006E2E44">
          <w:rPr>
            <w:lang w:eastAsia="en-US"/>
          </w:rPr>
          <w:delText>,</w:delText>
        </w:r>
      </w:del>
      <w:r w:rsidR="009F780F">
        <w:rPr>
          <w:lang w:eastAsia="en-US"/>
        </w:rPr>
        <w:t xml:space="preserve"> a sequential Keras model</w:t>
      </w:r>
      <w:del w:id="582" w:author="fikayo akeredolu" w:date="2022-07-21T21:24:00Z">
        <w:r w:rsidR="009F780F" w:rsidDel="006E2E44">
          <w:rPr>
            <w:lang w:eastAsia="en-US"/>
          </w:rPr>
          <w:delText xml:space="preserve"> is </w:delText>
        </w:r>
        <w:r w:rsidR="008F78FC" w:rsidDel="006E2E44">
          <w:rPr>
            <w:lang w:eastAsia="en-US"/>
          </w:rPr>
          <w:delText>created</w:delText>
        </w:r>
      </w:del>
      <w:r w:rsidR="008F78FC">
        <w:rPr>
          <w:lang w:eastAsia="en-US"/>
        </w:rPr>
        <w:t>,</w:t>
      </w:r>
      <w:r w:rsidR="009F780F">
        <w:rPr>
          <w:lang w:eastAsia="en-US"/>
        </w:rPr>
        <w:t xml:space="preserve"> </w:t>
      </w:r>
      <w:ins w:id="583" w:author="fikayo akeredolu" w:date="2022-07-21T21:26:00Z">
        <w:r w:rsidR="00245B5D">
          <w:rPr>
            <w:lang w:eastAsia="en-US"/>
          </w:rPr>
          <w:t>adding an input layer</w:t>
        </w:r>
      </w:ins>
      <w:del w:id="584" w:author="fikayo akeredolu" w:date="2022-07-21T21:26:00Z">
        <w:r w:rsidR="009F780F" w:rsidDel="00245B5D">
          <w:rPr>
            <w:lang w:eastAsia="en-US"/>
          </w:rPr>
          <w:delText>and an input layer is added</w:delText>
        </w:r>
      </w:del>
      <w:r w:rsidR="009F780F">
        <w:rPr>
          <w:lang w:eastAsia="en-US"/>
        </w:rPr>
        <w:t xml:space="preserve">. </w:t>
      </w:r>
      <w:ins w:id="585" w:author="fikayo akeredolu" w:date="2022-07-21T21:25:00Z">
        <w:r w:rsidR="006E2E44">
          <w:rPr>
            <w:lang w:eastAsia="en-US"/>
          </w:rPr>
          <w:t>Three densely connected layers follow this input layer</w:t>
        </w:r>
      </w:ins>
      <w:del w:id="586" w:author="fikayo akeredolu" w:date="2022-07-21T21:25:00Z">
        <w:r w:rsidR="009F780F" w:rsidDel="006E2E44">
          <w:rPr>
            <w:lang w:eastAsia="en-US"/>
          </w:rPr>
          <w:delText xml:space="preserve">This input layer is </w:delText>
        </w:r>
        <w:r w:rsidR="00263BA3" w:rsidDel="006E2E44">
          <w:rPr>
            <w:lang w:eastAsia="en-US"/>
          </w:rPr>
          <w:delText>followed by three densely connected layers</w:delText>
        </w:r>
      </w:del>
      <w:r w:rsidR="00263BA3">
        <w:rPr>
          <w:lang w:eastAsia="en-US"/>
        </w:rPr>
        <w:t xml:space="preserve"> with 128, 64 and 2 neurons</w:t>
      </w:r>
      <w:ins w:id="587" w:author="fikayo akeredolu" w:date="2022-07-21T21:24:00Z">
        <w:r w:rsidR="006E2E44">
          <w:rPr>
            <w:lang w:eastAsia="en-US"/>
          </w:rPr>
          <w:t>,</w:t>
        </w:r>
      </w:ins>
      <w:r w:rsidR="00263BA3">
        <w:rPr>
          <w:lang w:eastAsia="en-US"/>
        </w:rPr>
        <w:t xml:space="preserve"> </w:t>
      </w:r>
      <w:r w:rsidR="00CB0204">
        <w:rPr>
          <w:lang w:eastAsia="en-US"/>
        </w:rPr>
        <w:t>respectively</w:t>
      </w:r>
      <w:r w:rsidR="00263BA3">
        <w:rPr>
          <w:lang w:eastAsia="en-US"/>
        </w:rPr>
        <w:t>.</w:t>
      </w:r>
      <w:r w:rsidR="00CB0204">
        <w:rPr>
          <w:lang w:eastAsia="en-US"/>
        </w:rPr>
        <w:t xml:space="preserve"> The model parameters used for fitting are binary crossentropy to calculate loss, </w:t>
      </w:r>
      <w:r w:rsidR="00D86FD8">
        <w:rPr>
          <w:lang w:eastAsia="en-US"/>
        </w:rPr>
        <w:t>the Adam optimizer for optimization</w:t>
      </w:r>
      <w:r w:rsidR="00A37C34">
        <w:rPr>
          <w:lang w:eastAsia="en-US"/>
        </w:rPr>
        <w:t xml:space="preserve"> and </w:t>
      </w:r>
      <w:del w:id="588" w:author="fikayo akeredolu" w:date="2022-07-21T21:26:00Z">
        <w:r w:rsidR="00A37C34" w:rsidDel="00245B5D">
          <w:rPr>
            <w:lang w:eastAsia="en-US"/>
          </w:rPr>
          <w:delText xml:space="preserve">a </w:delText>
        </w:r>
      </w:del>
      <w:r w:rsidR="00A37C34">
        <w:rPr>
          <w:lang w:eastAsia="en-US"/>
        </w:rPr>
        <w:t xml:space="preserve">batch size and number of epochs </w:t>
      </w:r>
      <w:del w:id="589" w:author="fikayo akeredolu" w:date="2022-07-21T21:26:00Z">
        <w:r w:rsidR="00A37C34" w:rsidDel="00245B5D">
          <w:rPr>
            <w:lang w:eastAsia="en-US"/>
          </w:rPr>
          <w:delText xml:space="preserve">which are </w:delText>
        </w:r>
      </w:del>
      <w:r w:rsidR="00A37C34">
        <w:rPr>
          <w:lang w:eastAsia="en-US"/>
        </w:rPr>
        <w:t>to be determined at runtime.</w:t>
      </w:r>
    </w:p>
    <w:p w14:paraId="4699A6C3" w14:textId="29E38747" w:rsidR="00937D4D" w:rsidRDefault="00937D4D" w:rsidP="00B76D98">
      <w:pPr>
        <w:rPr>
          <w:lang w:eastAsia="en-US"/>
        </w:rPr>
      </w:pPr>
    </w:p>
    <w:p w14:paraId="713B5A25" w14:textId="77777777" w:rsidR="00937D4D" w:rsidRPr="003929A9" w:rsidRDefault="00937D4D" w:rsidP="00B76D98">
      <w:pPr>
        <w:rPr>
          <w:lang w:eastAsia="en-US"/>
        </w:rPr>
      </w:pPr>
    </w:p>
    <w:p w14:paraId="3BF75232" w14:textId="6C08B73E" w:rsidR="00AC0FD2" w:rsidRDefault="00AC0FD2" w:rsidP="0084164B">
      <w:pPr>
        <w:pStyle w:val="Titre4"/>
      </w:pPr>
      <w:bookmarkStart w:id="590" w:name="_Toc109066018"/>
      <w:bookmarkStart w:id="591" w:name="_Toc109318871"/>
      <w:r w:rsidRPr="00AC0FD2">
        <w:t>Non-Deep Learning Models</w:t>
      </w:r>
      <w:bookmarkEnd w:id="590"/>
      <w:bookmarkEnd w:id="591"/>
    </w:p>
    <w:p w14:paraId="60BF798F" w14:textId="07D59342" w:rsidR="00AC0FD2" w:rsidRDefault="00AC0FD2" w:rsidP="0084164B">
      <w:pPr>
        <w:pStyle w:val="Titre5"/>
      </w:pPr>
      <w:bookmarkStart w:id="592" w:name="_Toc108386285"/>
      <w:bookmarkStart w:id="593" w:name="_Toc109066019"/>
      <w:bookmarkStart w:id="594" w:name="_Toc109318872"/>
      <w:r>
        <w:t xml:space="preserve">Gaussian </w:t>
      </w:r>
      <w:r w:rsidRPr="00240F2B">
        <w:t>Naïve Bayes Classifier (NaiveBayes.py)</w:t>
      </w:r>
      <w:bookmarkEnd w:id="592"/>
      <w:bookmarkEnd w:id="593"/>
      <w:bookmarkEnd w:id="594"/>
    </w:p>
    <w:p w14:paraId="2CA74029" w14:textId="6CDAB757" w:rsidR="00AC0FD2" w:rsidRDefault="00AC0FD2" w:rsidP="00B76D98">
      <w:pPr>
        <w:rPr>
          <w:lang w:eastAsia="en-US"/>
        </w:rPr>
      </w:pPr>
      <w:bookmarkStart w:id="595" w:name="_Toc108386289"/>
      <w:r>
        <w:rPr>
          <w:lang w:eastAsia="en-US"/>
        </w:rPr>
        <w:t>This model has been written in Python</w:t>
      </w:r>
      <w:r w:rsidR="005D6C8A">
        <w:rPr>
          <w:lang w:eastAsia="en-US"/>
        </w:rPr>
        <w:t xml:space="preserve"> 3.10. </w:t>
      </w:r>
      <w:r>
        <w:rPr>
          <w:lang w:eastAsia="en-US"/>
        </w:rPr>
        <w:t xml:space="preserve"> It contains 12 methods, the most important of which is the cross-validation method (gaussianCrossValidation)</w:t>
      </w:r>
      <w:ins w:id="596" w:author="fikayo akeredolu" w:date="2022-07-21T21:24:00Z">
        <w:r w:rsidR="006E2E44">
          <w:rPr>
            <w:lang w:eastAsia="en-US"/>
          </w:rPr>
          <w:t>,</w:t>
        </w:r>
      </w:ins>
      <w:r>
        <w:rPr>
          <w:lang w:eastAsia="en-US"/>
        </w:rPr>
        <w:t xml:space="preserve"> as seen in </w:t>
      </w:r>
      <w:r w:rsidRPr="002F11A2">
        <w:rPr>
          <w:i/>
          <w:iCs/>
          <w:lang w:eastAsia="en-US"/>
        </w:rPr>
        <w:t>fig 4</w:t>
      </w:r>
      <w:r>
        <w:rPr>
          <w:i/>
          <w:iCs/>
          <w:lang w:eastAsia="en-US"/>
        </w:rPr>
        <w:t>.</w:t>
      </w:r>
      <w:r w:rsidR="00D444E0">
        <w:rPr>
          <w:i/>
          <w:iCs/>
          <w:lang w:eastAsia="en-US"/>
        </w:rPr>
        <w:t>6</w:t>
      </w:r>
      <w:r>
        <w:rPr>
          <w:lang w:eastAsia="en-US"/>
        </w:rPr>
        <w:t xml:space="preserve">. This method is used to validate the results of the Gaussian NB classifier. </w:t>
      </w:r>
      <w:ins w:id="597" w:author="fikayo akeredolu" w:date="2022-07-21T21:24:00Z">
        <w:r w:rsidR="006E2E44">
          <w:rPr>
            <w:lang w:eastAsia="en-US"/>
          </w:rPr>
          <w:t>First, it</w:t>
        </w:r>
      </w:ins>
      <w:del w:id="598" w:author="fikayo akeredolu" w:date="2022-07-21T21:24:00Z">
        <w:r w:rsidDel="006E2E44">
          <w:rPr>
            <w:lang w:eastAsia="en-US"/>
          </w:rPr>
          <w:delText>It</w:delText>
        </w:r>
      </w:del>
      <w:r>
        <w:rPr>
          <w:lang w:eastAsia="en-US"/>
        </w:rPr>
        <w:t xml:space="preserve"> takes all the program files and all the class labels as </w:t>
      </w:r>
      <w:del w:id="599" w:author="fikayo akeredolu" w:date="2022-07-21T21:26:00Z">
        <w:r w:rsidDel="00245B5D">
          <w:rPr>
            <w:lang w:eastAsia="en-US"/>
          </w:rPr>
          <w:delText xml:space="preserve">its </w:delText>
        </w:r>
      </w:del>
      <w:r>
        <w:rPr>
          <w:lang w:eastAsia="en-US"/>
        </w:rPr>
        <w:t xml:space="preserve">inputs. </w:t>
      </w:r>
      <w:proofErr w:type="gramStart"/>
      <w:r>
        <w:rPr>
          <w:lang w:eastAsia="en-US"/>
        </w:rPr>
        <w:t>It</w:t>
      </w:r>
      <w:proofErr w:type="gramEnd"/>
      <w:r>
        <w:rPr>
          <w:lang w:eastAsia="en-US"/>
        </w:rPr>
        <w:t xml:space="preserve"> </w:t>
      </w:r>
      <w:ins w:id="600" w:author="Olubusayo Akeredolu" w:date="2022-07-30T17:12:00Z">
        <w:r w:rsidR="0058067E">
          <w:rPr>
            <w:lang w:eastAsia="en-US"/>
          </w:rPr>
          <w:t>t</w:t>
        </w:r>
      </w:ins>
      <w:ins w:id="601" w:author="fikayo akeredolu" w:date="2022-07-21T21:26:00Z">
        <w:del w:id="602" w:author="Olubusayo Akeredolu" w:date="2022-07-30T17:12:00Z">
          <w:r w:rsidR="00245B5D" w:rsidDel="0058067E">
            <w:rPr>
              <w:lang w:eastAsia="en-US"/>
            </w:rPr>
            <w:delText>i</w:delText>
          </w:r>
        </w:del>
      </w:ins>
      <w:ins w:id="603" w:author="Olubusayo Akeredolu" w:date="2022-07-30T17:12:00Z">
        <w:r w:rsidR="0058067E">
          <w:rPr>
            <w:lang w:eastAsia="en-US"/>
          </w:rPr>
          <w:t>hen calls</w:t>
        </w:r>
      </w:ins>
      <w:ins w:id="604" w:author="fikayo akeredolu" w:date="2022-07-21T21:26:00Z">
        <w:del w:id="605" w:author="Olubusayo Akeredolu" w:date="2022-07-30T17:12:00Z">
          <w:r w:rsidR="00245B5D" w:rsidDel="0058067E">
            <w:rPr>
              <w:lang w:eastAsia="en-US"/>
            </w:rPr>
            <w:delText>s then called</w:delText>
          </w:r>
        </w:del>
      </w:ins>
      <w:del w:id="606" w:author="Olubusayo Akeredolu" w:date="2022-07-30T17:12:00Z">
        <w:r w:rsidDel="0058067E">
          <w:rPr>
            <w:lang w:eastAsia="en-US"/>
          </w:rPr>
          <w:delText>then calls</w:delText>
        </w:r>
      </w:del>
      <w:r>
        <w:rPr>
          <w:lang w:eastAsia="en-US"/>
        </w:rPr>
        <w:t xml:space="preserve"> the ‘splitIntoFolds’ method</w:t>
      </w:r>
      <w:ins w:id="607" w:author="fikayo akeredolu" w:date="2022-07-21T21:27:00Z">
        <w:r w:rsidR="00245B5D">
          <w:rPr>
            <w:lang w:eastAsia="en-US"/>
          </w:rPr>
          <w:t>,</w:t>
        </w:r>
      </w:ins>
      <w:r>
        <w:rPr>
          <w:lang w:eastAsia="en-US"/>
        </w:rPr>
        <w:t xml:space="preserve"> </w:t>
      </w:r>
      <w:del w:id="608" w:author="fikayo akeredolu" w:date="2022-07-21T21:27:00Z">
        <w:r w:rsidDel="00245B5D">
          <w:rPr>
            <w:lang w:eastAsia="en-US"/>
          </w:rPr>
          <w:delText xml:space="preserve">which is </w:delText>
        </w:r>
      </w:del>
      <w:r>
        <w:rPr>
          <w:lang w:eastAsia="en-US"/>
        </w:rPr>
        <w:t>responsible for splitting the data into folds of equal lengths. After the data has been split, the folds are looped through</w:t>
      </w:r>
      <w:ins w:id="609" w:author="fikayo akeredolu" w:date="2022-07-21T21:27:00Z">
        <w:r w:rsidR="00245B5D">
          <w:rPr>
            <w:lang w:eastAsia="en-US"/>
          </w:rPr>
          <w:t>,</w:t>
        </w:r>
      </w:ins>
      <w:r>
        <w:rPr>
          <w:lang w:eastAsia="en-US"/>
        </w:rPr>
        <w:t xml:space="preserve"> and each fold is used as the testing data exactly once, while all the other folds are used as the training data. </w:t>
      </w:r>
      <w:ins w:id="610" w:author="fikayo akeredolu" w:date="2022-07-21T21:24:00Z">
        <w:r w:rsidR="006E2E44">
          <w:rPr>
            <w:lang w:eastAsia="en-US"/>
          </w:rPr>
          <w:t>Finally, the</w:t>
        </w:r>
      </w:ins>
      <w:del w:id="611" w:author="fikayo akeredolu" w:date="2022-07-21T21:24:00Z">
        <w:r w:rsidDel="006E2E44">
          <w:rPr>
            <w:lang w:eastAsia="en-US"/>
          </w:rPr>
          <w:delText>The</w:delText>
        </w:r>
      </w:del>
      <w:r>
        <w:rPr>
          <w:lang w:eastAsia="en-US"/>
        </w:rPr>
        <w:t xml:space="preserve"> classification is done by the ‘runGNBClassifier’ method</w:t>
      </w:r>
      <w:ins w:id="612" w:author="fikayo akeredolu" w:date="2022-07-21T21:27:00Z">
        <w:r w:rsidR="00245B5D">
          <w:rPr>
            <w:lang w:eastAsia="en-US"/>
          </w:rPr>
          <w:t>,</w:t>
        </w:r>
      </w:ins>
      <w:r>
        <w:rPr>
          <w:lang w:eastAsia="en-US"/>
        </w:rPr>
        <w:t xml:space="preserve"> which takes the training folds, the training label folds and the test fold as </w:t>
      </w:r>
      <w:del w:id="613" w:author="fikayo akeredolu" w:date="2022-07-21T21:28:00Z">
        <w:r w:rsidDel="00245B5D">
          <w:rPr>
            <w:lang w:eastAsia="en-US"/>
          </w:rPr>
          <w:delText xml:space="preserve">its </w:delText>
        </w:r>
      </w:del>
      <w:r>
        <w:rPr>
          <w:lang w:eastAsia="en-US"/>
        </w:rPr>
        <w:t xml:space="preserve">input. The implementation of this method </w:t>
      </w:r>
      <w:r w:rsidR="007009D8">
        <w:rPr>
          <w:lang w:eastAsia="en-US"/>
        </w:rPr>
        <w:t>is described</w:t>
      </w:r>
      <w:r>
        <w:rPr>
          <w:lang w:eastAsia="en-US"/>
        </w:rPr>
        <w:t xml:space="preserve"> in </w:t>
      </w:r>
      <w:r w:rsidRPr="00A82C12">
        <w:rPr>
          <w:i/>
          <w:iCs/>
          <w:lang w:eastAsia="en-US"/>
        </w:rPr>
        <w:t>fig 4.</w:t>
      </w:r>
      <w:r w:rsidR="00D444E0">
        <w:rPr>
          <w:i/>
          <w:iCs/>
          <w:lang w:eastAsia="en-US"/>
        </w:rPr>
        <w:t>7</w:t>
      </w:r>
      <w:r>
        <w:rPr>
          <w:i/>
          <w:iCs/>
          <w:lang w:eastAsia="en-US"/>
        </w:rPr>
        <w:t xml:space="preserve"> </w:t>
      </w:r>
      <w:r>
        <w:rPr>
          <w:lang w:eastAsia="en-US"/>
        </w:rPr>
        <w:t xml:space="preserve">alongside the </w:t>
      </w:r>
      <w:r w:rsidR="007009D8">
        <w:rPr>
          <w:lang w:eastAsia="en-US"/>
        </w:rPr>
        <w:t>function</w:t>
      </w:r>
      <w:r>
        <w:rPr>
          <w:lang w:eastAsia="en-US"/>
        </w:rPr>
        <w:t xml:space="preserve"> for making predictions</w:t>
      </w:r>
      <w:r w:rsidR="00EC24C8">
        <w:rPr>
          <w:lang w:eastAsia="en-US"/>
        </w:rPr>
        <w:t>,</w:t>
      </w:r>
      <w:r>
        <w:rPr>
          <w:lang w:eastAsia="en-US"/>
        </w:rPr>
        <w:t xml:space="preserve"> ‘makePredictions’. </w:t>
      </w:r>
    </w:p>
    <w:p w14:paraId="27553D3D" w14:textId="77777777" w:rsidR="00AC0FD2" w:rsidRDefault="00AC0FD2" w:rsidP="00B76D98">
      <w:pPr>
        <w:rPr>
          <w:lang w:eastAsia="en-US"/>
        </w:rPr>
      </w:pPr>
      <w:commentRangeStart w:id="614"/>
    </w:p>
    <w:p w14:paraId="0C1B068F" w14:textId="492656F4" w:rsidR="00AC0FD2" w:rsidRDefault="00AC0FD2" w:rsidP="00B76D98">
      <w:pPr>
        <w:rPr>
          <w:lang w:eastAsia="en-US"/>
        </w:rPr>
      </w:pPr>
      <w:r>
        <w:rPr>
          <w:lang w:eastAsia="en-US"/>
        </w:rPr>
        <w:t>The remaining methods include the method for calculating the accuracy score (calculateAccuracyScore) – which calculates the percentage to which the predictions are equal to the actual labels –</w:t>
      </w:r>
      <w:ins w:id="615" w:author="Olubusayo Akeredolu" w:date="2022-07-22T06:19:00Z">
        <w:r w:rsidR="00A74B17">
          <w:rPr>
            <w:lang w:eastAsia="en-US"/>
          </w:rPr>
          <w:t xml:space="preserve"> and</w:t>
        </w:r>
      </w:ins>
      <w:del w:id="616" w:author="Olubusayo Akeredolu" w:date="2022-07-22T06:19:00Z">
        <w:r w:rsidDel="00A74B17">
          <w:rPr>
            <w:lang w:eastAsia="en-US"/>
          </w:rPr>
          <w:delText>,</w:delText>
        </w:r>
      </w:del>
      <w:r>
        <w:rPr>
          <w:lang w:eastAsia="en-US"/>
        </w:rPr>
        <w:t xml:space="preserve"> the ‘getMean’ function that calculates the mean of a set of values</w:t>
      </w:r>
      <w:ins w:id="617" w:author="Olubusayo Akeredolu" w:date="2022-07-22T06:19:00Z">
        <w:r w:rsidR="00A74B17">
          <w:rPr>
            <w:lang w:eastAsia="en-US"/>
          </w:rPr>
          <w:t>. There is also</w:t>
        </w:r>
      </w:ins>
      <w:del w:id="618" w:author="Olubusayo Akeredolu" w:date="2022-07-22T06:19:00Z">
        <w:r w:rsidDel="00A74B17">
          <w:rPr>
            <w:lang w:eastAsia="en-US"/>
          </w:rPr>
          <w:delText>,</w:delText>
        </w:r>
      </w:del>
      <w:r>
        <w:rPr>
          <w:lang w:eastAsia="en-US"/>
        </w:rPr>
        <w:t xml:space="preserve"> the ‘separationFunction’ method that separates the data based on classes</w:t>
      </w:r>
      <w:r w:rsidR="00CA0660">
        <w:rPr>
          <w:lang w:eastAsia="en-US"/>
        </w:rPr>
        <w:t>,</w:t>
      </w:r>
      <w:r>
        <w:rPr>
          <w:lang w:eastAsia="en-US"/>
        </w:rPr>
        <w:t xml:space="preserve"> and the ‘getStandardDev’ function that calculates the standard deviation of a set of values. </w:t>
      </w:r>
      <w:commentRangeEnd w:id="614"/>
      <w:r w:rsidR="00245B5D">
        <w:rPr>
          <w:rStyle w:val="Marquedecommentaire"/>
        </w:rPr>
        <w:commentReference w:id="614"/>
      </w:r>
      <w:r>
        <w:rPr>
          <w:lang w:eastAsia="en-US"/>
        </w:rPr>
        <w:t>Other methods include ‘collateStatistics’ and ‘collateClassStatistics’</w:t>
      </w:r>
      <w:ins w:id="619" w:author="fikayo akeredolu" w:date="2022-07-21T21:27:00Z">
        <w:r w:rsidR="00245B5D">
          <w:rPr>
            <w:lang w:eastAsia="en-US"/>
          </w:rPr>
          <w:t>,</w:t>
        </w:r>
      </w:ins>
      <w:r>
        <w:rPr>
          <w:lang w:eastAsia="en-US"/>
        </w:rPr>
        <w:t xml:space="preserve"> which collate the statistics (mean and standard deviation) for each row and class</w:t>
      </w:r>
      <w:del w:id="620" w:author="fikayo akeredolu" w:date="2022-07-21T21:28:00Z">
        <w:r w:rsidDel="00245B5D">
          <w:rPr>
            <w:lang w:eastAsia="en-US"/>
          </w:rPr>
          <w:delText xml:space="preserve"> respectively</w:delText>
        </w:r>
      </w:del>
      <w:r>
        <w:rPr>
          <w:lang w:eastAsia="en-US"/>
        </w:rPr>
        <w:t>.</w:t>
      </w:r>
    </w:p>
    <w:p w14:paraId="03D754AD" w14:textId="77777777" w:rsidR="00AC0FD2" w:rsidRDefault="00AC0FD2" w:rsidP="00B76D98">
      <w:pPr>
        <w:rPr>
          <w:lang w:eastAsia="en-US"/>
        </w:rPr>
      </w:pPr>
    </w:p>
    <w:p w14:paraId="76D81137" w14:textId="3E0C9FD6" w:rsidR="00AC0FD2" w:rsidRDefault="00AC0FD2" w:rsidP="00B76D98">
      <w:pPr>
        <w:rPr>
          <w:lang w:eastAsia="en-US"/>
        </w:rPr>
      </w:pPr>
      <w:r>
        <w:rPr>
          <w:lang w:eastAsia="en-US"/>
        </w:rPr>
        <w:t xml:space="preserve">Finally, the last two methods are the methods that calculate the </w:t>
      </w:r>
      <w:ins w:id="621" w:author="fikayo akeredolu" w:date="2022-07-21T21:27:00Z">
        <w:r w:rsidR="00245B5D">
          <w:rPr>
            <w:lang w:eastAsia="en-US"/>
          </w:rPr>
          <w:t>Gaussian</w:t>
        </w:r>
      </w:ins>
      <w:del w:id="622" w:author="fikayo akeredolu" w:date="2022-07-21T21:27:00Z">
        <w:r w:rsidDel="00245B5D">
          <w:rPr>
            <w:lang w:eastAsia="en-US"/>
          </w:rPr>
          <w:delText>gaussian</w:delText>
        </w:r>
      </w:del>
      <w:r>
        <w:rPr>
          <w:lang w:eastAsia="en-US"/>
        </w:rPr>
        <w:t xml:space="preserve"> probability for a row and a class. These are called ‘getGaussianProbability’ and ‘getClassGaussianProbability’</w:t>
      </w:r>
      <w:ins w:id="623" w:author="fikayo akeredolu" w:date="2022-07-21T21:28:00Z">
        <w:r w:rsidR="00245B5D">
          <w:rPr>
            <w:lang w:eastAsia="en-US"/>
          </w:rPr>
          <w:t>,</w:t>
        </w:r>
      </w:ins>
      <w:r>
        <w:rPr>
          <w:lang w:eastAsia="en-US"/>
        </w:rPr>
        <w:t xml:space="preserve"> respectively.</w:t>
      </w:r>
    </w:p>
    <w:p w14:paraId="6131C170" w14:textId="77777777" w:rsidR="00D444E0" w:rsidRDefault="00D444E0" w:rsidP="00B76D98">
      <w:pPr>
        <w:pStyle w:val="Dedication"/>
        <w:rPr>
          <w:lang w:eastAsia="en-US"/>
        </w:rPr>
      </w:pPr>
    </w:p>
    <w:p w14:paraId="1923DF00" w14:textId="621BD7C6" w:rsidR="00AC0FD2" w:rsidRPr="006A4273" w:rsidRDefault="00AC0FD2" w:rsidP="00B76D98">
      <w:pPr>
        <w:pStyle w:val="Dedication"/>
        <w:rPr>
          <w:lang w:eastAsia="en-US"/>
        </w:rPr>
      </w:pPr>
      <w:r>
        <w:rPr>
          <w:lang w:eastAsia="en-US"/>
        </w:rPr>
        <w:lastRenderedPageBreak/>
        <w:t>fig 4.</w:t>
      </w:r>
      <w:r w:rsidR="00D444E0">
        <w:rPr>
          <w:lang w:eastAsia="en-US"/>
        </w:rPr>
        <w:t>6</w:t>
      </w:r>
      <w:r>
        <w:rPr>
          <w:lang w:eastAsia="en-US"/>
        </w:rPr>
        <w:t>: The implementation of the cross-validation function on the Gaussian NB classifier</w:t>
      </w:r>
    </w:p>
    <w:p w14:paraId="102EC564" w14:textId="77777777" w:rsidR="00AC0FD2" w:rsidRDefault="00AC0FD2" w:rsidP="00B76D98">
      <w:pPr>
        <w:rPr>
          <w:lang w:eastAsia="en-US"/>
        </w:rPr>
      </w:pPr>
      <w:r>
        <w:rPr>
          <w:noProof/>
          <w:lang w:eastAsia="en-US"/>
        </w:rPr>
        <w:drawing>
          <wp:inline distT="0" distB="0" distL="0" distR="0" wp14:anchorId="3844371D" wp14:editId="048AFAFC">
            <wp:extent cx="5442438" cy="2480310"/>
            <wp:effectExtent l="0" t="0" r="635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40544" cy="2525020"/>
                    </a:xfrm>
                    <a:prstGeom prst="rect">
                      <a:avLst/>
                    </a:prstGeom>
                  </pic:spPr>
                </pic:pic>
              </a:graphicData>
            </a:graphic>
          </wp:inline>
        </w:drawing>
      </w:r>
    </w:p>
    <w:p w14:paraId="5A193B27" w14:textId="4136A123" w:rsidR="00094191" w:rsidRDefault="00094191" w:rsidP="00B76D98">
      <w:pPr>
        <w:rPr>
          <w:lang w:eastAsia="en-US"/>
        </w:rPr>
      </w:pPr>
    </w:p>
    <w:p w14:paraId="5A3C3D42" w14:textId="77777777" w:rsidR="00DA0DAD" w:rsidRPr="00CD795B" w:rsidRDefault="00DA0DAD" w:rsidP="00B76D98">
      <w:pPr>
        <w:rPr>
          <w:lang w:eastAsia="en-US"/>
        </w:rPr>
      </w:pPr>
    </w:p>
    <w:p w14:paraId="54867455" w14:textId="7314B737" w:rsidR="00AC0FD2" w:rsidRPr="00CD795B" w:rsidRDefault="00AC0FD2" w:rsidP="00B76D98">
      <w:pPr>
        <w:pStyle w:val="Dedication"/>
        <w:rPr>
          <w:lang w:eastAsia="en-US"/>
        </w:rPr>
      </w:pPr>
      <w:r>
        <w:rPr>
          <w:lang w:eastAsia="en-US"/>
        </w:rPr>
        <w:t>fig 4.</w:t>
      </w:r>
      <w:r w:rsidR="00D444E0">
        <w:rPr>
          <w:lang w:eastAsia="en-US"/>
        </w:rPr>
        <w:t>7</w:t>
      </w:r>
      <w:r>
        <w:rPr>
          <w:lang w:eastAsia="en-US"/>
        </w:rPr>
        <w:t>: The methods to make predictions and carry out classification</w:t>
      </w:r>
    </w:p>
    <w:p w14:paraId="17C7A2DB" w14:textId="3A0CC5ED" w:rsidR="00AC0FD2" w:rsidRDefault="00AC0FD2" w:rsidP="00B76D98">
      <w:pPr>
        <w:rPr>
          <w:lang w:eastAsia="en-US"/>
        </w:rPr>
      </w:pPr>
      <w:r>
        <w:rPr>
          <w:noProof/>
          <w:lang w:eastAsia="en-US"/>
        </w:rPr>
        <w:drawing>
          <wp:inline distT="0" distB="0" distL="0" distR="0" wp14:anchorId="0DDFD0DB" wp14:editId="30A03BD9">
            <wp:extent cx="5372100" cy="202438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0634" cy="2042669"/>
                    </a:xfrm>
                    <a:prstGeom prst="rect">
                      <a:avLst/>
                    </a:prstGeom>
                  </pic:spPr>
                </pic:pic>
              </a:graphicData>
            </a:graphic>
          </wp:inline>
        </w:drawing>
      </w:r>
    </w:p>
    <w:p w14:paraId="1711F310" w14:textId="26A657C0" w:rsidR="00FC41EF" w:rsidRDefault="00FC41EF" w:rsidP="00B76D98">
      <w:pPr>
        <w:rPr>
          <w:lang w:eastAsia="en-US"/>
        </w:rPr>
      </w:pPr>
    </w:p>
    <w:p w14:paraId="5681174C" w14:textId="77777777" w:rsidR="00FC41EF" w:rsidRPr="00AC0FD2" w:rsidRDefault="00FC41EF" w:rsidP="00B76D98">
      <w:pPr>
        <w:rPr>
          <w:lang w:eastAsia="en-US"/>
        </w:rPr>
      </w:pPr>
    </w:p>
    <w:p w14:paraId="14872978" w14:textId="3D1F49F8" w:rsidR="009D277B" w:rsidRPr="00094191" w:rsidRDefault="00240F2B" w:rsidP="0084164B">
      <w:pPr>
        <w:pStyle w:val="Titre5"/>
        <w:rPr>
          <w:lang w:val="fr-FR"/>
        </w:rPr>
      </w:pPr>
      <w:bookmarkStart w:id="624" w:name="_Toc109066020"/>
      <w:bookmarkStart w:id="625" w:name="_Toc109318873"/>
      <w:r w:rsidRPr="00094191">
        <w:rPr>
          <w:lang w:val="fr-FR"/>
        </w:rPr>
        <w:t>SGD, RF &amp; SVM Classifiers (SKLearnClassifiers.py)</w:t>
      </w:r>
      <w:bookmarkEnd w:id="595"/>
      <w:bookmarkEnd w:id="624"/>
      <w:bookmarkEnd w:id="625"/>
      <w:r w:rsidRPr="00094191">
        <w:rPr>
          <w:lang w:val="fr-FR"/>
        </w:rPr>
        <w:t> </w:t>
      </w:r>
    </w:p>
    <w:p w14:paraId="7A48EA9F" w14:textId="5AED8521" w:rsidR="0022378B" w:rsidRDefault="002400FA" w:rsidP="00B76D98">
      <w:pPr>
        <w:rPr>
          <w:lang w:val="en-US" w:eastAsia="en-US"/>
        </w:rPr>
      </w:pPr>
      <w:r w:rsidRPr="002400FA">
        <w:rPr>
          <w:lang w:val="en-US" w:eastAsia="en-US"/>
        </w:rPr>
        <w:t xml:space="preserve">These classifiers have been </w:t>
      </w:r>
      <w:r w:rsidR="007009D8">
        <w:rPr>
          <w:lang w:val="en-US" w:eastAsia="en-US"/>
        </w:rPr>
        <w:t>created</w:t>
      </w:r>
      <w:r w:rsidRPr="002400FA">
        <w:rPr>
          <w:lang w:val="en-US" w:eastAsia="en-US"/>
        </w:rPr>
        <w:t xml:space="preserve"> </w:t>
      </w:r>
      <w:r w:rsidR="007009D8">
        <w:rPr>
          <w:lang w:val="en-US" w:eastAsia="en-US"/>
        </w:rPr>
        <w:t>with an external library. This is</w:t>
      </w:r>
      <w:r w:rsidRPr="002400FA">
        <w:rPr>
          <w:lang w:val="en-US" w:eastAsia="en-US"/>
        </w:rPr>
        <w:t xml:space="preserve"> the </w:t>
      </w:r>
      <w:r>
        <w:rPr>
          <w:lang w:val="en-US" w:eastAsia="en-US"/>
        </w:rPr>
        <w:t>Scikit Learn machine learning library [</w:t>
      </w:r>
      <w:r w:rsidR="009F15A2">
        <w:rPr>
          <w:lang w:val="en-US" w:eastAsia="en-US"/>
        </w:rPr>
        <w:t>48</w:t>
      </w:r>
      <w:r>
        <w:rPr>
          <w:lang w:val="en-US" w:eastAsia="en-US"/>
        </w:rPr>
        <w:t xml:space="preserve">]. I chose this library because it provides easy-to-understand code and </w:t>
      </w:r>
      <w:del w:id="626" w:author="fikayo akeredolu" w:date="2022-07-21T21:28:00Z">
        <w:r w:rsidDel="00245B5D">
          <w:rPr>
            <w:lang w:val="en-US" w:eastAsia="en-US"/>
          </w:rPr>
          <w:delText xml:space="preserve">has </w:delText>
        </w:r>
      </w:del>
      <w:r w:rsidR="00D45B2F">
        <w:rPr>
          <w:lang w:val="en-US" w:eastAsia="en-US"/>
        </w:rPr>
        <w:t>a wide range of classification models</w:t>
      </w:r>
      <w:del w:id="627" w:author="fikayo akeredolu" w:date="2022-07-21T21:53:00Z">
        <w:r w:rsidR="00D45B2F" w:rsidDel="00C43D92">
          <w:rPr>
            <w:lang w:val="en-US" w:eastAsia="en-US"/>
          </w:rPr>
          <w:delText xml:space="preserve"> available</w:delText>
        </w:r>
      </w:del>
      <w:del w:id="628" w:author="fikayo akeredolu" w:date="2022-07-21T21:28:00Z">
        <w:r w:rsidR="00D45B2F" w:rsidDel="00245B5D">
          <w:rPr>
            <w:lang w:val="en-US" w:eastAsia="en-US"/>
          </w:rPr>
          <w:delText xml:space="preserve"> for use</w:delText>
        </w:r>
      </w:del>
      <w:r w:rsidR="00D45B2F">
        <w:rPr>
          <w:lang w:val="en-US" w:eastAsia="en-US"/>
        </w:rPr>
        <w:t xml:space="preserve">. Each of these three classifiers is </w:t>
      </w:r>
      <w:r w:rsidR="0022378B">
        <w:rPr>
          <w:lang w:val="en-US" w:eastAsia="en-US"/>
        </w:rPr>
        <w:t xml:space="preserve">declared as its </w:t>
      </w:r>
      <w:ins w:id="629" w:author="Olubusayo Akeredolu" w:date="2022-07-30T17:13:00Z">
        <w:r w:rsidR="00C82C0C">
          <w:rPr>
            <w:lang w:val="en-US" w:eastAsia="en-US"/>
          </w:rPr>
          <w:t xml:space="preserve">own </w:t>
        </w:r>
      </w:ins>
      <w:del w:id="630" w:author="fikayo akeredolu" w:date="2022-07-21T21:28:00Z">
        <w:r w:rsidR="0022378B" w:rsidDel="00245B5D">
          <w:rPr>
            <w:lang w:val="en-US" w:eastAsia="en-US"/>
          </w:rPr>
          <w:delText xml:space="preserve">own </w:delText>
        </w:r>
      </w:del>
      <w:r w:rsidR="0022378B">
        <w:rPr>
          <w:lang w:val="en-US" w:eastAsia="en-US"/>
        </w:rPr>
        <w:t>function.</w:t>
      </w:r>
      <w:r w:rsidR="00420E2E">
        <w:rPr>
          <w:lang w:val="en-US" w:eastAsia="en-US"/>
        </w:rPr>
        <w:t xml:space="preserve"> The functions here are </w:t>
      </w:r>
      <w:r w:rsidR="0022378B">
        <w:rPr>
          <w:lang w:val="en-US" w:eastAsia="en-US"/>
        </w:rPr>
        <w:t>SGDClassify</w:t>
      </w:r>
      <w:r w:rsidR="00420E2E">
        <w:rPr>
          <w:lang w:val="en-US" w:eastAsia="en-US"/>
        </w:rPr>
        <w:t>, SVMClassify and rfClassify.</w:t>
      </w:r>
      <w:r w:rsidR="0022378B">
        <w:rPr>
          <w:lang w:val="en-US" w:eastAsia="en-US"/>
        </w:rPr>
        <w:t xml:space="preserve"> </w:t>
      </w:r>
      <w:r w:rsidR="00420E2E">
        <w:rPr>
          <w:lang w:val="en-US" w:eastAsia="en-US"/>
        </w:rPr>
        <w:t xml:space="preserve">Each method takes </w:t>
      </w:r>
      <w:ins w:id="631" w:author="fikayo akeredolu" w:date="2022-07-21T21:28:00Z">
        <w:r w:rsidR="00245B5D">
          <w:rPr>
            <w:lang w:val="en-US" w:eastAsia="en-US"/>
          </w:rPr>
          <w:t>four</w:t>
        </w:r>
      </w:ins>
      <w:del w:id="632" w:author="fikayo akeredolu" w:date="2022-07-21T21:28:00Z">
        <w:r w:rsidR="0022378B" w:rsidDel="00245B5D">
          <w:rPr>
            <w:lang w:val="en-US" w:eastAsia="en-US"/>
          </w:rPr>
          <w:delText>4</w:delText>
        </w:r>
      </w:del>
      <w:r w:rsidR="0022378B">
        <w:rPr>
          <w:lang w:val="en-US" w:eastAsia="en-US"/>
        </w:rPr>
        <w:t xml:space="preserve"> inputs: a set of training data, training data labels, testing data and testing data labels. </w:t>
      </w:r>
      <w:r w:rsidR="00420E2E">
        <w:rPr>
          <w:lang w:val="en-US" w:eastAsia="en-US"/>
        </w:rPr>
        <w:t>The first step in each method is to create a ‘Pipeline’</w:t>
      </w:r>
      <w:r w:rsidR="00D84F40">
        <w:rPr>
          <w:lang w:val="en-US" w:eastAsia="en-US"/>
        </w:rPr>
        <w:t xml:space="preserve"> </w:t>
      </w:r>
      <w:r w:rsidR="00F701BB">
        <w:rPr>
          <w:lang w:val="en-US" w:eastAsia="en-US"/>
        </w:rPr>
        <w:t>[</w:t>
      </w:r>
      <w:r w:rsidR="009F15A2">
        <w:rPr>
          <w:lang w:val="en-US" w:eastAsia="en-US"/>
        </w:rPr>
        <w:t>49</w:t>
      </w:r>
      <w:r w:rsidR="00F701BB">
        <w:rPr>
          <w:lang w:val="en-US" w:eastAsia="en-US"/>
        </w:rPr>
        <w:t>]</w:t>
      </w:r>
      <w:r w:rsidR="00420E2E">
        <w:rPr>
          <w:lang w:val="en-US" w:eastAsia="en-US"/>
        </w:rPr>
        <w:t xml:space="preserve">. This simplifies the process of calling the classifier and saves time at runtime. After the pipeline is created, it is fitted </w:t>
      </w:r>
      <w:ins w:id="633" w:author="fikayo akeredolu" w:date="2022-07-21T21:30:00Z">
        <w:del w:id="634" w:author="Olubusayo Akeredolu" w:date="2022-07-30T17:14:00Z">
          <w:r w:rsidR="00FC76D4" w:rsidDel="00DA15BD">
            <w:rPr>
              <w:lang w:val="en-US" w:eastAsia="en-US"/>
            </w:rPr>
            <w:delText>to</w:delText>
          </w:r>
        </w:del>
      </w:ins>
      <w:del w:id="635" w:author="Olubusayo Akeredolu" w:date="2022-07-30T17:14:00Z">
        <w:r w:rsidR="00420E2E" w:rsidDel="00DA15BD">
          <w:rPr>
            <w:lang w:val="en-US" w:eastAsia="en-US"/>
          </w:rPr>
          <w:delText>on</w:delText>
        </w:r>
      </w:del>
      <w:r w:rsidR="00916662">
        <w:rPr>
          <w:lang w:val="en-US" w:eastAsia="en-US"/>
        </w:rPr>
        <w:t>to</w:t>
      </w:r>
      <w:r w:rsidR="00420E2E">
        <w:rPr>
          <w:lang w:val="en-US" w:eastAsia="en-US"/>
        </w:rPr>
        <w:t xml:space="preserve"> </w:t>
      </w:r>
      <w:r w:rsidR="00916662">
        <w:rPr>
          <w:lang w:val="en-US" w:eastAsia="en-US"/>
        </w:rPr>
        <w:t xml:space="preserve">the training data </w:t>
      </w:r>
      <w:r w:rsidR="00420E2E">
        <w:rPr>
          <w:lang w:val="en-US" w:eastAsia="en-US"/>
        </w:rPr>
        <w:t xml:space="preserve">and </w:t>
      </w:r>
      <w:r w:rsidR="00916662">
        <w:rPr>
          <w:lang w:val="en-US" w:eastAsia="en-US"/>
        </w:rPr>
        <w:t xml:space="preserve">its </w:t>
      </w:r>
      <w:r w:rsidR="00420E2E">
        <w:rPr>
          <w:lang w:val="en-US" w:eastAsia="en-US"/>
        </w:rPr>
        <w:t>labels</w:t>
      </w:r>
      <w:r w:rsidR="00916662">
        <w:rPr>
          <w:lang w:val="en-US" w:eastAsia="en-US"/>
        </w:rPr>
        <w:t>. T</w:t>
      </w:r>
      <w:r w:rsidR="00666892">
        <w:rPr>
          <w:lang w:val="en-US" w:eastAsia="en-US"/>
        </w:rPr>
        <w:t xml:space="preserve">he </w:t>
      </w:r>
      <w:r w:rsidR="000D4BDD">
        <w:rPr>
          <w:lang w:val="en-US" w:eastAsia="en-US"/>
        </w:rPr>
        <w:t xml:space="preserve">testing data is </w:t>
      </w:r>
      <w:r w:rsidR="00916662">
        <w:rPr>
          <w:lang w:val="en-US" w:eastAsia="en-US"/>
        </w:rPr>
        <w:t xml:space="preserve">then </w:t>
      </w:r>
      <w:r w:rsidR="000D4BDD">
        <w:rPr>
          <w:lang w:val="en-US" w:eastAsia="en-US"/>
        </w:rPr>
        <w:t xml:space="preserve">passed to the pipeline to make predictions. After the predictions are made, the accuracy of the predictions is calculated and returned. </w:t>
      </w:r>
    </w:p>
    <w:p w14:paraId="32B14B27" w14:textId="77777777" w:rsidR="00EC24C8" w:rsidRPr="002400FA" w:rsidRDefault="00EC24C8" w:rsidP="00B76D98">
      <w:pPr>
        <w:rPr>
          <w:lang w:val="en-US" w:eastAsia="en-US"/>
        </w:rPr>
      </w:pPr>
    </w:p>
    <w:p w14:paraId="193829C9" w14:textId="3D89C1B9" w:rsidR="002F5D6B" w:rsidRPr="002400FA" w:rsidRDefault="00240F2B" w:rsidP="00B76D98">
      <w:pPr>
        <w:rPr>
          <w:lang w:val="en-US" w:eastAsia="en-US"/>
        </w:rPr>
      </w:pPr>
      <w:r w:rsidRPr="002400FA">
        <w:rPr>
          <w:lang w:val="en-US" w:eastAsia="en-US"/>
        </w:rPr>
        <w:t xml:space="preserve"> </w:t>
      </w:r>
    </w:p>
    <w:p w14:paraId="78B96F40" w14:textId="17DC6E65" w:rsidR="00A65674" w:rsidRDefault="00A65674" w:rsidP="0084164B">
      <w:pPr>
        <w:pStyle w:val="Titre3"/>
      </w:pPr>
      <w:bookmarkStart w:id="636" w:name="_Toc108386290"/>
      <w:bookmarkStart w:id="637" w:name="_Toc109066021"/>
      <w:bookmarkStart w:id="638" w:name="_Toc109318874"/>
      <w:r w:rsidRPr="00240F2B">
        <w:lastRenderedPageBreak/>
        <w:t>Model Execution or NN Processing Stage</w:t>
      </w:r>
      <w:bookmarkEnd w:id="636"/>
      <w:bookmarkEnd w:id="637"/>
      <w:bookmarkEnd w:id="638"/>
    </w:p>
    <w:p w14:paraId="7DEBB831" w14:textId="715F194F" w:rsidR="009414AA" w:rsidRDefault="005361BF" w:rsidP="00B76D98">
      <w:r>
        <w:rPr>
          <w:lang w:eastAsia="en-US"/>
        </w:rPr>
        <w:t>(</w:t>
      </w:r>
      <w:bookmarkStart w:id="639" w:name="_Toc108386291"/>
      <w:r w:rsidR="009414AA">
        <w:t>textExperiments.py</w:t>
      </w:r>
      <w:bookmarkStart w:id="640" w:name="_Toc108386292"/>
      <w:bookmarkEnd w:id="639"/>
      <w:r>
        <w:rPr>
          <w:lang w:val="en-US"/>
        </w:rPr>
        <w:t xml:space="preserve">, </w:t>
      </w:r>
      <w:r w:rsidR="009414AA">
        <w:t>treeExperiments.py</w:t>
      </w:r>
      <w:bookmarkStart w:id="641" w:name="_Toc108386293"/>
      <w:bookmarkEnd w:id="640"/>
      <w:r>
        <w:rPr>
          <w:lang w:val="en-US"/>
        </w:rPr>
        <w:t xml:space="preserve"> and </w:t>
      </w:r>
      <w:r w:rsidR="009414AA">
        <w:t>graphExperiments.py)</w:t>
      </w:r>
      <w:bookmarkEnd w:id="641"/>
    </w:p>
    <w:p w14:paraId="17644B7F" w14:textId="3FFCFD19" w:rsidR="005B1DC6" w:rsidRDefault="005361BF" w:rsidP="00B76D98">
      <w:pPr>
        <w:rPr>
          <w:lang w:val="en-US"/>
        </w:rPr>
      </w:pPr>
      <w:r>
        <w:rPr>
          <w:lang w:val="en-US"/>
        </w:rPr>
        <w:t xml:space="preserve">This stage is the final stage of the implementation phase of the project. I have created three separate files, each corresponding to one </w:t>
      </w:r>
      <w:r w:rsidR="00AF2E01">
        <w:rPr>
          <w:lang w:val="en-US"/>
        </w:rPr>
        <w:t xml:space="preserve">of the data structures. Each file calls its respective parser and data processor classes to get the training and testing data. </w:t>
      </w:r>
      <w:r w:rsidR="005B1DC6">
        <w:rPr>
          <w:lang w:val="en-US"/>
        </w:rPr>
        <w:t xml:space="preserve">After this data is collected, each model is run </w:t>
      </w:r>
      <w:r w:rsidR="0097371B">
        <w:rPr>
          <w:lang w:val="en-US"/>
        </w:rPr>
        <w:t xml:space="preserve">across all data structures </w:t>
      </w:r>
      <w:r w:rsidR="005B1DC6">
        <w:rPr>
          <w:lang w:val="en-US"/>
        </w:rPr>
        <w:t xml:space="preserve">using hashed and unhashed data. </w:t>
      </w:r>
    </w:p>
    <w:p w14:paraId="75646832" w14:textId="77777777" w:rsidR="00AF2E01" w:rsidRDefault="00AF2E01" w:rsidP="00B76D98">
      <w:pPr>
        <w:rPr>
          <w:lang w:val="en-US"/>
        </w:rPr>
      </w:pPr>
    </w:p>
    <w:p w14:paraId="685AE049" w14:textId="36B1BDA5" w:rsidR="005361BF" w:rsidRPr="005361BF" w:rsidRDefault="00FC76D4" w:rsidP="00B76D98">
      <w:pPr>
        <w:rPr>
          <w:lang w:val="en-US"/>
        </w:rPr>
      </w:pPr>
      <w:ins w:id="642" w:author="fikayo akeredolu" w:date="2022-07-21T21:30:00Z">
        <w:r>
          <w:rPr>
            <w:lang w:val="en-US"/>
          </w:rPr>
          <w:t>These three files contain all</w:t>
        </w:r>
      </w:ins>
      <w:del w:id="643" w:author="fikayo akeredolu" w:date="2022-07-21T21:30:00Z">
        <w:r w:rsidR="00AF2E01" w:rsidDel="00FC76D4">
          <w:rPr>
            <w:lang w:val="en-US"/>
          </w:rPr>
          <w:delText>All</w:delText>
        </w:r>
      </w:del>
      <w:r w:rsidR="00AF2E01">
        <w:rPr>
          <w:lang w:val="en-US"/>
        </w:rPr>
        <w:t xml:space="preserve"> the experiments used to get the results</w:t>
      </w:r>
      <w:del w:id="644" w:author="fikayo akeredolu" w:date="2022-07-21T21:30:00Z">
        <w:r w:rsidR="00AF2E01" w:rsidDel="00FC76D4">
          <w:rPr>
            <w:lang w:val="en-US"/>
          </w:rPr>
          <w:delText xml:space="preserve"> are contained in these three files</w:delText>
        </w:r>
      </w:del>
      <w:r w:rsidR="00AF2E01">
        <w:rPr>
          <w:lang w:val="en-US"/>
        </w:rPr>
        <w:t xml:space="preserve">. These results are analyzed in the next section.  </w:t>
      </w:r>
    </w:p>
    <w:p w14:paraId="3A76E2E8" w14:textId="77777777" w:rsidR="009414AA" w:rsidRDefault="009414AA" w:rsidP="00B76D98">
      <w:pPr>
        <w:rPr>
          <w:lang w:eastAsia="en-US"/>
        </w:rPr>
      </w:pPr>
    </w:p>
    <w:p w14:paraId="4BFE88C8" w14:textId="7ED23240" w:rsidR="009414AA" w:rsidRDefault="009414AA" w:rsidP="00B76D98">
      <w:pPr>
        <w:rPr>
          <w:lang w:eastAsia="en-US"/>
        </w:rPr>
      </w:pPr>
    </w:p>
    <w:p w14:paraId="60DEBA08" w14:textId="77777777" w:rsidR="009414AA" w:rsidRPr="009414AA" w:rsidRDefault="009414AA" w:rsidP="00B76D98">
      <w:pPr>
        <w:rPr>
          <w:lang w:eastAsia="en-US"/>
        </w:rPr>
      </w:pPr>
    </w:p>
    <w:p w14:paraId="14D12680" w14:textId="77777777" w:rsidR="00240F2B" w:rsidRPr="00240F2B" w:rsidRDefault="00240F2B" w:rsidP="00B76D98">
      <w:pPr>
        <w:rPr>
          <w:lang w:eastAsia="en-US"/>
        </w:rPr>
      </w:pPr>
    </w:p>
    <w:p w14:paraId="6A3F87C1" w14:textId="77777777" w:rsidR="00240F2B" w:rsidRPr="00240F2B" w:rsidRDefault="00240F2B" w:rsidP="00B76D98">
      <w:pPr>
        <w:rPr>
          <w:lang w:eastAsia="en-US"/>
        </w:rPr>
      </w:pPr>
    </w:p>
    <w:p w14:paraId="5930AE11" w14:textId="77777777" w:rsidR="00974D80" w:rsidRPr="00240F2B" w:rsidRDefault="00974D80" w:rsidP="00B76D98">
      <w:pPr>
        <w:rPr>
          <w:lang w:eastAsia="en-GB"/>
        </w:rPr>
      </w:pPr>
    </w:p>
    <w:p w14:paraId="01EF866B" w14:textId="77777777" w:rsidR="00E14106" w:rsidRPr="00240F2B" w:rsidRDefault="00E14106" w:rsidP="00B76D98">
      <w:pPr>
        <w:rPr>
          <w:lang w:eastAsia="en-GB"/>
        </w:rPr>
      </w:pPr>
    </w:p>
    <w:p w14:paraId="1AE4F585" w14:textId="59543E1B" w:rsidR="00CB69CE" w:rsidRPr="00240F2B" w:rsidRDefault="008C397C" w:rsidP="0084164B">
      <w:pPr>
        <w:pStyle w:val="Titre1"/>
      </w:pPr>
      <w:bookmarkStart w:id="645" w:name="_Toc109318875"/>
      <w:r w:rsidRPr="00240F2B">
        <w:lastRenderedPageBreak/>
        <w:t>Results, Analysis and Evaluation</w:t>
      </w:r>
      <w:bookmarkEnd w:id="645"/>
    </w:p>
    <w:p w14:paraId="0E658309" w14:textId="5875D18F" w:rsidR="007E2E09" w:rsidRPr="00240F2B" w:rsidRDefault="007E2E09">
      <w:pPr>
        <w:pStyle w:val="Titre2"/>
      </w:pPr>
      <w:bookmarkStart w:id="646" w:name="_Toc109318876"/>
      <w:r w:rsidRPr="00240F2B">
        <w:t>Minimum Criteria for Success</w:t>
      </w:r>
      <w:bookmarkEnd w:id="646"/>
    </w:p>
    <w:p w14:paraId="5901A1CE" w14:textId="4E0120EE" w:rsidR="0004451A" w:rsidRDefault="00C10112" w:rsidP="00B76D98">
      <w:pPr>
        <w:rPr>
          <w:lang w:eastAsia="en-GB"/>
        </w:rPr>
      </w:pPr>
      <w:r w:rsidRPr="00240F2B">
        <w:rPr>
          <w:lang w:eastAsia="en-GB"/>
        </w:rPr>
        <w:t>For</w:t>
      </w:r>
      <w:r w:rsidR="0004451A" w:rsidRPr="00240F2B">
        <w:rPr>
          <w:lang w:eastAsia="en-GB"/>
        </w:rPr>
        <w:t xml:space="preserve"> this project, the metric</w:t>
      </w:r>
      <w:r w:rsidR="00D13805">
        <w:rPr>
          <w:lang w:eastAsia="en-GB"/>
        </w:rPr>
        <w:t xml:space="preserve">s </w:t>
      </w:r>
      <w:r w:rsidR="0004451A" w:rsidRPr="00240F2B">
        <w:rPr>
          <w:lang w:eastAsia="en-GB"/>
        </w:rPr>
        <w:t xml:space="preserve">I will be examining </w:t>
      </w:r>
      <w:r w:rsidR="00D13805">
        <w:rPr>
          <w:lang w:eastAsia="en-GB"/>
        </w:rPr>
        <w:t>are</w:t>
      </w:r>
      <w:r w:rsidR="0004451A" w:rsidRPr="00240F2B">
        <w:rPr>
          <w:lang w:eastAsia="en-GB"/>
        </w:rPr>
        <w:t xml:space="preserve"> the </w:t>
      </w:r>
      <w:r w:rsidR="00301A21">
        <w:rPr>
          <w:lang w:eastAsia="en-GB"/>
        </w:rPr>
        <w:t xml:space="preserve">model </w:t>
      </w:r>
      <w:r w:rsidR="0004451A" w:rsidRPr="00240F2B">
        <w:rPr>
          <w:lang w:eastAsia="en-GB"/>
        </w:rPr>
        <w:t xml:space="preserve">accuracy </w:t>
      </w:r>
      <w:r w:rsidR="00301A21">
        <w:rPr>
          <w:lang w:eastAsia="en-GB"/>
        </w:rPr>
        <w:t xml:space="preserve">for all nine </w:t>
      </w:r>
      <w:r w:rsidR="0004451A" w:rsidRPr="00240F2B">
        <w:rPr>
          <w:lang w:eastAsia="en-GB"/>
        </w:rPr>
        <w:t>model</w:t>
      </w:r>
      <w:r w:rsidR="00301A21">
        <w:rPr>
          <w:lang w:eastAsia="en-GB"/>
        </w:rPr>
        <w:t>s</w:t>
      </w:r>
      <w:del w:id="647" w:author="fikayo akeredolu" w:date="2022-07-21T19:51:00Z">
        <w:r w:rsidR="00D13805" w:rsidDel="00084632">
          <w:rPr>
            <w:lang w:eastAsia="en-GB"/>
          </w:rPr>
          <w:delText>,</w:delText>
        </w:r>
      </w:del>
      <w:r w:rsidR="00D13805">
        <w:rPr>
          <w:lang w:eastAsia="en-GB"/>
        </w:rPr>
        <w:t xml:space="preserve"> and the loss of each DL model</w:t>
      </w:r>
      <w:r w:rsidR="0004451A" w:rsidRPr="00240F2B">
        <w:rPr>
          <w:lang w:eastAsia="en-GB"/>
        </w:rPr>
        <w:t xml:space="preserve">. </w:t>
      </w:r>
    </w:p>
    <w:p w14:paraId="3790CF23" w14:textId="49673E97" w:rsidR="00744DC5" w:rsidRDefault="00744DC5" w:rsidP="00B76D98">
      <w:pPr>
        <w:rPr>
          <w:lang w:eastAsia="en-GB"/>
        </w:rPr>
      </w:pPr>
    </w:p>
    <w:p w14:paraId="22CC5D41" w14:textId="402A0161" w:rsidR="00137DC8" w:rsidRPr="00B605FD" w:rsidRDefault="00166EF0" w:rsidP="0084164B">
      <w:pPr>
        <w:pStyle w:val="Titre3"/>
      </w:pPr>
      <w:bookmarkStart w:id="648" w:name="_Toc109066024"/>
      <w:bookmarkStart w:id="649" w:name="_Toc109318877"/>
      <w:r>
        <w:t>Deep Learning Models</w:t>
      </w:r>
      <w:bookmarkEnd w:id="648"/>
      <w:bookmarkEnd w:id="649"/>
    </w:p>
    <w:p w14:paraId="649241C5" w14:textId="26526AA3" w:rsidR="005E3A70" w:rsidRDefault="005E3A70" w:rsidP="00B76D98">
      <w:pPr>
        <w:rPr>
          <w:lang w:eastAsia="en-GB"/>
        </w:rPr>
      </w:pPr>
      <w:r w:rsidRPr="00240F2B">
        <w:rPr>
          <w:lang w:eastAsia="en-GB"/>
        </w:rPr>
        <w:t xml:space="preserve">For each </w:t>
      </w:r>
      <w:r w:rsidR="00B605FD">
        <w:rPr>
          <w:lang w:eastAsia="en-GB"/>
        </w:rPr>
        <w:t xml:space="preserve">deep learning </w:t>
      </w:r>
      <w:r w:rsidRPr="00240F2B">
        <w:rPr>
          <w:lang w:eastAsia="en-GB"/>
        </w:rPr>
        <w:t xml:space="preserve">model, there are two different accuracy scores; </w:t>
      </w:r>
      <w:del w:id="650" w:author="fikayo akeredolu" w:date="2022-07-21T19:51:00Z">
        <w:r w:rsidRPr="00240F2B" w:rsidDel="00084632">
          <w:rPr>
            <w:lang w:eastAsia="en-GB"/>
          </w:rPr>
          <w:delText xml:space="preserve">the </w:delText>
        </w:r>
      </w:del>
      <w:r w:rsidRPr="00240F2B">
        <w:rPr>
          <w:lang w:eastAsia="en-GB"/>
        </w:rPr>
        <w:t xml:space="preserve">Training Accuracy (TA), which is the </w:t>
      </w:r>
      <w:r w:rsidR="00301A21">
        <w:rPr>
          <w:lang w:eastAsia="en-GB"/>
        </w:rPr>
        <w:t>model accuracy for</w:t>
      </w:r>
      <w:ins w:id="651" w:author="fikayo akeredolu" w:date="2022-07-21T19:51:00Z">
        <w:r w:rsidR="00084632">
          <w:rPr>
            <w:lang w:eastAsia="en-GB"/>
          </w:rPr>
          <w:t xml:space="preserve"> predictions</w:t>
        </w:r>
      </w:ins>
      <w:del w:id="652" w:author="fikayo akeredolu" w:date="2022-07-21T19:51:00Z">
        <w:r w:rsidRPr="00240F2B" w:rsidDel="00084632">
          <w:rPr>
            <w:lang w:eastAsia="en-GB"/>
          </w:rPr>
          <w:delText>predictions of the model</w:delText>
        </w:r>
      </w:del>
      <w:r w:rsidRPr="00240F2B">
        <w:rPr>
          <w:lang w:eastAsia="en-GB"/>
        </w:rPr>
        <w:t xml:space="preserve"> on seen </w:t>
      </w:r>
      <w:r w:rsidR="00301A21">
        <w:rPr>
          <w:lang w:eastAsia="en-GB"/>
        </w:rPr>
        <w:t xml:space="preserve">training </w:t>
      </w:r>
      <w:r w:rsidRPr="00240F2B">
        <w:rPr>
          <w:lang w:eastAsia="en-GB"/>
        </w:rPr>
        <w:t xml:space="preserve">data, and </w:t>
      </w:r>
      <w:del w:id="653" w:author="fikayo akeredolu" w:date="2022-07-21T19:51:00Z">
        <w:r w:rsidRPr="00240F2B" w:rsidDel="00084632">
          <w:rPr>
            <w:lang w:eastAsia="en-GB"/>
          </w:rPr>
          <w:delText xml:space="preserve">the </w:delText>
        </w:r>
      </w:del>
      <w:r w:rsidRPr="00240F2B">
        <w:rPr>
          <w:lang w:eastAsia="en-GB"/>
        </w:rPr>
        <w:t xml:space="preserve">Validation Accuracy (VA), which </w:t>
      </w:r>
      <w:r w:rsidR="002A00A3">
        <w:rPr>
          <w:lang w:eastAsia="en-GB"/>
        </w:rPr>
        <w:t>is</w:t>
      </w:r>
      <w:r w:rsidRPr="00240F2B">
        <w:rPr>
          <w:lang w:eastAsia="en-GB"/>
        </w:rPr>
        <w:t xml:space="preserve"> the accuracy of the predictions on the testing data. </w:t>
      </w:r>
    </w:p>
    <w:p w14:paraId="0BD424BE" w14:textId="77777777" w:rsidR="005E3A70" w:rsidRPr="005E3A70" w:rsidRDefault="005E3A70" w:rsidP="00B76D98">
      <w:pPr>
        <w:rPr>
          <w:lang w:eastAsia="en-US"/>
        </w:rPr>
      </w:pPr>
    </w:p>
    <w:p w14:paraId="3A7476CA" w14:textId="760EA80A" w:rsidR="000E5297" w:rsidRPr="00240F2B" w:rsidRDefault="00FD5A6C" w:rsidP="00B76D98">
      <w:pPr>
        <w:rPr>
          <w:lang w:eastAsia="en-GB"/>
        </w:rPr>
      </w:pPr>
      <w:r w:rsidRPr="00240F2B">
        <w:rPr>
          <w:lang w:eastAsia="en-GB"/>
        </w:rPr>
        <w:t xml:space="preserve">The TA is important because it shows how well the model has learnt the training dataset. </w:t>
      </w:r>
      <w:r w:rsidR="008F3FF5">
        <w:rPr>
          <w:lang w:eastAsia="en-GB"/>
        </w:rPr>
        <w:t xml:space="preserve">Due to the relatively small </w:t>
      </w:r>
      <w:del w:id="654" w:author="fikayo akeredolu" w:date="2022-07-21T21:30:00Z">
        <w:r w:rsidR="008F3FF5" w:rsidDel="00FC76D4">
          <w:rPr>
            <w:lang w:eastAsia="en-GB"/>
          </w:rPr>
          <w:delText xml:space="preserve">size of the </w:delText>
        </w:r>
      </w:del>
      <w:r w:rsidR="008F3FF5">
        <w:rPr>
          <w:lang w:eastAsia="en-GB"/>
        </w:rPr>
        <w:t>training and testing datasets</w:t>
      </w:r>
      <w:r w:rsidR="002534D2">
        <w:rPr>
          <w:lang w:eastAsia="en-GB"/>
        </w:rPr>
        <w:t>, the</w:t>
      </w:r>
      <w:r w:rsidR="000E5297" w:rsidRPr="00240F2B">
        <w:rPr>
          <w:lang w:eastAsia="en-GB"/>
        </w:rPr>
        <w:t xml:space="preserve"> acceptable scores for the TA that denote </w:t>
      </w:r>
      <w:r w:rsidR="00160D32" w:rsidRPr="00240F2B">
        <w:rPr>
          <w:lang w:eastAsia="en-GB"/>
        </w:rPr>
        <w:t xml:space="preserve">a </w:t>
      </w:r>
      <w:r w:rsidR="000E5297" w:rsidRPr="00240F2B">
        <w:rPr>
          <w:lang w:eastAsia="en-GB"/>
        </w:rPr>
        <w:t>success</w:t>
      </w:r>
      <w:r w:rsidR="00160D32" w:rsidRPr="00240F2B">
        <w:rPr>
          <w:lang w:eastAsia="en-GB"/>
        </w:rPr>
        <w:t>ful model</w:t>
      </w:r>
      <w:r w:rsidR="000E5297" w:rsidRPr="00240F2B">
        <w:rPr>
          <w:lang w:eastAsia="en-GB"/>
        </w:rPr>
        <w:t xml:space="preserve"> </w:t>
      </w:r>
      <w:r w:rsidR="008F3FF5">
        <w:rPr>
          <w:lang w:eastAsia="en-GB"/>
        </w:rPr>
        <w:t>will be any</w:t>
      </w:r>
      <w:r w:rsidR="000E5297" w:rsidRPr="00240F2B">
        <w:rPr>
          <w:lang w:eastAsia="en-GB"/>
        </w:rPr>
        <w:t xml:space="preserve"> scores </w:t>
      </w:r>
      <w:r w:rsidR="00B37091">
        <w:rPr>
          <w:lang w:eastAsia="en-GB"/>
        </w:rPr>
        <w:t xml:space="preserve">from </w:t>
      </w:r>
      <w:r w:rsidR="00E03835" w:rsidRPr="00240F2B">
        <w:rPr>
          <w:lang w:eastAsia="en-GB"/>
        </w:rPr>
        <w:t>6</w:t>
      </w:r>
      <w:r w:rsidR="000E5297" w:rsidRPr="00240F2B">
        <w:rPr>
          <w:lang w:eastAsia="en-GB"/>
        </w:rPr>
        <w:t xml:space="preserve">0%. </w:t>
      </w:r>
      <w:commentRangeStart w:id="655"/>
      <w:r w:rsidR="000E5297" w:rsidRPr="00240F2B">
        <w:rPr>
          <w:lang w:eastAsia="en-GB"/>
        </w:rPr>
        <w:t xml:space="preserve">Any </w:t>
      </w:r>
      <w:r w:rsidR="009E7789" w:rsidRPr="00240F2B">
        <w:rPr>
          <w:lang w:eastAsia="en-GB"/>
        </w:rPr>
        <w:t xml:space="preserve">TA </w:t>
      </w:r>
      <w:r w:rsidR="000E5297" w:rsidRPr="00240F2B">
        <w:rPr>
          <w:lang w:eastAsia="en-GB"/>
        </w:rPr>
        <w:t xml:space="preserve">scores below this range will be considered as too low or </w:t>
      </w:r>
      <w:r w:rsidR="00954676" w:rsidRPr="00240F2B">
        <w:rPr>
          <w:lang w:eastAsia="en-GB"/>
        </w:rPr>
        <w:t>not accurate enough</w:t>
      </w:r>
      <w:ins w:id="656" w:author="Olubusayo Akeredolu" w:date="2022-07-22T06:20:00Z">
        <w:r w:rsidR="00EE6763">
          <w:rPr>
            <w:lang w:eastAsia="en-GB"/>
          </w:rPr>
          <w:t xml:space="preserve">. This will </w:t>
        </w:r>
      </w:ins>
      <w:del w:id="657" w:author="Olubusayo Akeredolu" w:date="2022-07-22T06:20:00Z">
        <w:r w:rsidR="00954676" w:rsidRPr="00240F2B" w:rsidDel="00EE6763">
          <w:rPr>
            <w:lang w:eastAsia="en-GB"/>
          </w:rPr>
          <w:delText xml:space="preserve">, </w:delText>
        </w:r>
      </w:del>
      <w:r w:rsidR="00954676" w:rsidRPr="00240F2B">
        <w:rPr>
          <w:lang w:eastAsia="en-GB"/>
        </w:rPr>
        <w:t>indicat</w:t>
      </w:r>
      <w:ins w:id="658" w:author="Olubusayo Akeredolu" w:date="2022-07-22T06:20:00Z">
        <w:r w:rsidR="00EE6763">
          <w:rPr>
            <w:lang w:eastAsia="en-GB"/>
          </w:rPr>
          <w:t>e</w:t>
        </w:r>
      </w:ins>
      <w:del w:id="659" w:author="Olubusayo Akeredolu" w:date="2022-07-22T06:20:00Z">
        <w:r w:rsidR="00954676" w:rsidRPr="00240F2B" w:rsidDel="00EE6763">
          <w:rPr>
            <w:lang w:eastAsia="en-GB"/>
          </w:rPr>
          <w:delText>ing</w:delText>
        </w:r>
      </w:del>
      <w:r w:rsidR="00954676" w:rsidRPr="00240F2B">
        <w:rPr>
          <w:lang w:eastAsia="en-GB"/>
        </w:rPr>
        <w:t xml:space="preserve"> that </w:t>
      </w:r>
      <w:del w:id="660" w:author="fikayo akeredolu" w:date="2022-07-21T21:30:00Z">
        <w:r w:rsidR="00954676" w:rsidRPr="00240F2B" w:rsidDel="00FC76D4">
          <w:rPr>
            <w:lang w:eastAsia="en-GB"/>
          </w:rPr>
          <w:delText xml:space="preserve">the </w:delText>
        </w:r>
      </w:del>
      <w:del w:id="661" w:author="Olubusayo Akeredolu" w:date="2022-07-22T06:23:00Z">
        <w:r w:rsidR="00954676" w:rsidRPr="00240F2B" w:rsidDel="00DD4983">
          <w:rPr>
            <w:lang w:eastAsia="en-GB"/>
          </w:rPr>
          <w:delText>either the</w:delText>
        </w:r>
      </w:del>
      <w:ins w:id="662" w:author="Olubusayo Akeredolu" w:date="2022-07-22T06:23:00Z">
        <w:r w:rsidR="00DD4983" w:rsidRPr="00240F2B">
          <w:rPr>
            <w:lang w:eastAsia="en-GB"/>
          </w:rPr>
          <w:t>the</w:t>
        </w:r>
      </w:ins>
      <w:r w:rsidR="00954676" w:rsidRPr="00240F2B">
        <w:rPr>
          <w:lang w:eastAsia="en-GB"/>
        </w:rPr>
        <w:t xml:space="preserve"> model needs to have its parameters adjusted</w:t>
      </w:r>
      <w:r w:rsidR="00E03835" w:rsidRPr="00240F2B">
        <w:rPr>
          <w:lang w:eastAsia="en-GB"/>
        </w:rPr>
        <w:t xml:space="preserve">, </w:t>
      </w:r>
      <w:r w:rsidR="00954676" w:rsidRPr="00240F2B">
        <w:rPr>
          <w:lang w:eastAsia="en-GB"/>
        </w:rPr>
        <w:t xml:space="preserve">the data format applied to the model </w:t>
      </w:r>
      <w:r w:rsidR="009E7789" w:rsidRPr="00240F2B">
        <w:rPr>
          <w:lang w:eastAsia="en-GB"/>
        </w:rPr>
        <w:t>is leading to a loss of important information</w:t>
      </w:r>
      <w:ins w:id="663" w:author="Olubusayo Akeredolu" w:date="2022-07-22T06:23:00Z">
        <w:r w:rsidR="00DD4983">
          <w:rPr>
            <w:lang w:eastAsia="en-GB"/>
          </w:rPr>
          <w:t xml:space="preserve">. It might also be an indicator </w:t>
        </w:r>
      </w:ins>
      <w:ins w:id="664" w:author="fikayo akeredolu" w:date="2022-07-21T21:30:00Z">
        <w:del w:id="665" w:author="Olubusayo Akeredolu" w:date="2022-07-22T06:23:00Z">
          <w:r w:rsidR="00FC76D4" w:rsidDel="00DD4983">
            <w:rPr>
              <w:lang w:eastAsia="en-GB"/>
            </w:rPr>
            <w:delText>,</w:delText>
          </w:r>
        </w:del>
      </w:ins>
      <w:del w:id="666" w:author="Olubusayo Akeredolu" w:date="2022-07-22T06:23:00Z">
        <w:r w:rsidR="00E03835" w:rsidRPr="00240F2B" w:rsidDel="00DD4983">
          <w:rPr>
            <w:lang w:eastAsia="en-GB"/>
          </w:rPr>
          <w:delText xml:space="preserve"> or </w:delText>
        </w:r>
      </w:del>
      <w:r w:rsidR="00E03835" w:rsidRPr="00240F2B">
        <w:rPr>
          <w:lang w:eastAsia="en-GB"/>
        </w:rPr>
        <w:t xml:space="preserve">that underfitting is occurring (where the model has not learnt the training data well </w:t>
      </w:r>
      <w:r w:rsidR="00D65F69" w:rsidRPr="00240F2B">
        <w:rPr>
          <w:lang w:eastAsia="en-GB"/>
        </w:rPr>
        <w:t>enough)</w:t>
      </w:r>
      <w:r w:rsidR="009E7789" w:rsidRPr="00240F2B">
        <w:rPr>
          <w:lang w:eastAsia="en-GB"/>
        </w:rPr>
        <w:t xml:space="preserve">. </w:t>
      </w:r>
      <w:commentRangeEnd w:id="655"/>
      <w:r w:rsidR="00FC76D4">
        <w:rPr>
          <w:rStyle w:val="Marquedecommentaire"/>
        </w:rPr>
        <w:commentReference w:id="655"/>
      </w:r>
    </w:p>
    <w:p w14:paraId="495017BE" w14:textId="77777777" w:rsidR="000E5297" w:rsidRPr="00240F2B" w:rsidRDefault="000E5297" w:rsidP="00B76D98">
      <w:pPr>
        <w:rPr>
          <w:lang w:eastAsia="en-GB"/>
        </w:rPr>
      </w:pPr>
    </w:p>
    <w:p w14:paraId="1D1CE657" w14:textId="24053400" w:rsidR="00F732EB" w:rsidRPr="00240F2B" w:rsidRDefault="002E18D7" w:rsidP="00B76D98">
      <w:pPr>
        <w:rPr>
          <w:lang w:eastAsia="en-GB"/>
        </w:rPr>
      </w:pPr>
      <w:r w:rsidRPr="00240F2B">
        <w:rPr>
          <w:lang w:eastAsia="en-GB"/>
        </w:rPr>
        <w:t xml:space="preserve">The VA is important because it demonstrates how well the model works when classifying </w:t>
      </w:r>
      <w:r w:rsidR="00540379" w:rsidRPr="00240F2B">
        <w:rPr>
          <w:lang w:eastAsia="en-GB"/>
        </w:rPr>
        <w:t>data</w:t>
      </w:r>
      <w:r w:rsidR="00540379">
        <w:rPr>
          <w:lang w:eastAsia="en-GB"/>
        </w:rPr>
        <w:t xml:space="preserve"> </w:t>
      </w:r>
      <w:r w:rsidRPr="00240F2B">
        <w:rPr>
          <w:lang w:eastAsia="en-GB"/>
        </w:rPr>
        <w:t>it has not learnt (</w:t>
      </w:r>
      <w:r w:rsidR="00D65F69" w:rsidRPr="00240F2B">
        <w:rPr>
          <w:lang w:eastAsia="en-GB"/>
        </w:rPr>
        <w:t xml:space="preserve">unseen </w:t>
      </w:r>
      <w:r w:rsidRPr="00240F2B">
        <w:rPr>
          <w:lang w:eastAsia="en-GB"/>
        </w:rPr>
        <w:t>data).</w:t>
      </w:r>
      <w:r w:rsidR="00F863C4" w:rsidRPr="00240F2B">
        <w:rPr>
          <w:lang w:eastAsia="en-GB"/>
        </w:rPr>
        <w:t xml:space="preserve"> </w:t>
      </w:r>
      <w:r w:rsidR="00B97F37">
        <w:rPr>
          <w:lang w:eastAsia="en-GB"/>
        </w:rPr>
        <w:t>Acceptable</w:t>
      </w:r>
      <w:r w:rsidR="00F863C4" w:rsidRPr="00240F2B">
        <w:rPr>
          <w:lang w:eastAsia="en-GB"/>
        </w:rPr>
        <w:t xml:space="preserve"> scores for the VA that indicate success are any values </w:t>
      </w:r>
      <w:r w:rsidR="003B2097">
        <w:rPr>
          <w:lang w:eastAsia="en-GB"/>
        </w:rPr>
        <w:t>from</w:t>
      </w:r>
      <w:r w:rsidR="00F863C4" w:rsidRPr="00240F2B">
        <w:rPr>
          <w:lang w:eastAsia="en-GB"/>
        </w:rPr>
        <w:t xml:space="preserve"> </w:t>
      </w:r>
      <w:r w:rsidR="005C4AC1">
        <w:rPr>
          <w:lang w:eastAsia="en-GB"/>
        </w:rPr>
        <w:t>70</w:t>
      </w:r>
      <w:r w:rsidR="00F863C4" w:rsidRPr="00240F2B">
        <w:rPr>
          <w:lang w:eastAsia="en-GB"/>
        </w:rPr>
        <w:t xml:space="preserve">%. </w:t>
      </w:r>
      <w:r w:rsidR="00160D32" w:rsidRPr="00240F2B">
        <w:rPr>
          <w:lang w:eastAsia="en-GB"/>
        </w:rPr>
        <w:t xml:space="preserve">Any scores below this will lead to the respective model being considered </w:t>
      </w:r>
      <w:del w:id="667" w:author="fikayo akeredolu" w:date="2022-07-21T21:31:00Z">
        <w:r w:rsidR="00160D32" w:rsidRPr="00240F2B" w:rsidDel="00FC76D4">
          <w:rPr>
            <w:lang w:eastAsia="en-GB"/>
          </w:rPr>
          <w:delText xml:space="preserve">as </w:delText>
        </w:r>
      </w:del>
      <w:r w:rsidR="00F732EB" w:rsidRPr="00240F2B">
        <w:rPr>
          <w:lang w:eastAsia="en-GB"/>
        </w:rPr>
        <w:t xml:space="preserve">insufficiently accurate. </w:t>
      </w:r>
      <w:ins w:id="668" w:author="fikayo akeredolu" w:date="2022-07-21T21:31:00Z">
        <w:r w:rsidR="00FC76D4">
          <w:rPr>
            <w:lang w:eastAsia="en-GB"/>
          </w:rPr>
          <w:t xml:space="preserve">Therefore, </w:t>
        </w:r>
      </w:ins>
      <w:r w:rsidR="00F732EB" w:rsidRPr="00240F2B">
        <w:rPr>
          <w:lang w:eastAsia="en-GB"/>
        </w:rPr>
        <w:t xml:space="preserve">I </w:t>
      </w:r>
      <w:ins w:id="669" w:author="fikayo akeredolu" w:date="2022-07-21T21:31:00Z">
        <w:r w:rsidR="00FC76D4">
          <w:rPr>
            <w:lang w:eastAsia="en-GB"/>
          </w:rPr>
          <w:t>consider</w:t>
        </w:r>
      </w:ins>
      <w:del w:id="670" w:author="fikayo akeredolu" w:date="2022-07-21T21:31:00Z">
        <w:r w:rsidR="00F732EB" w:rsidRPr="00240F2B" w:rsidDel="00FC76D4">
          <w:rPr>
            <w:lang w:eastAsia="en-GB"/>
          </w:rPr>
          <w:delText>am considering</w:delText>
        </w:r>
      </w:del>
      <w:r w:rsidR="00F732EB" w:rsidRPr="00240F2B">
        <w:rPr>
          <w:lang w:eastAsia="en-GB"/>
        </w:rPr>
        <w:t xml:space="preserve"> the VA to be more important than the TA. This is not to say that the TA is unimportant, but rather</w:t>
      </w:r>
      <w:ins w:id="671" w:author="Olubusayo Akeredolu" w:date="2022-07-30T17:15:00Z">
        <w:r w:rsidR="00326A9B">
          <w:rPr>
            <w:lang w:eastAsia="en-GB"/>
          </w:rPr>
          <w:t>,</w:t>
        </w:r>
      </w:ins>
      <w:del w:id="672" w:author="fikayo akeredolu" w:date="2022-07-21T21:31:00Z">
        <w:r w:rsidR="00F732EB" w:rsidRPr="00240F2B" w:rsidDel="00FC76D4">
          <w:rPr>
            <w:lang w:eastAsia="en-GB"/>
          </w:rPr>
          <w:delText>,</w:delText>
        </w:r>
      </w:del>
      <w:r w:rsidR="00F732EB" w:rsidRPr="00240F2B">
        <w:rPr>
          <w:lang w:eastAsia="en-GB"/>
        </w:rPr>
        <w:t xml:space="preserve"> that the VA gives a better indication of how well each model performs </w:t>
      </w:r>
      <w:del w:id="673" w:author="fikayo akeredolu" w:date="2022-07-21T21:31:00Z">
        <w:r w:rsidR="00F732EB" w:rsidRPr="00240F2B" w:rsidDel="00FC76D4">
          <w:rPr>
            <w:lang w:eastAsia="en-GB"/>
          </w:rPr>
          <w:delText xml:space="preserve">overall </w:delText>
        </w:r>
      </w:del>
      <w:r w:rsidR="00F732EB" w:rsidRPr="00240F2B">
        <w:rPr>
          <w:lang w:eastAsia="en-GB"/>
        </w:rPr>
        <w:t>when tested</w:t>
      </w:r>
      <w:r w:rsidR="00540379">
        <w:rPr>
          <w:lang w:eastAsia="en-GB"/>
        </w:rPr>
        <w:t xml:space="preserve"> on new data</w:t>
      </w:r>
      <w:r w:rsidR="00F732EB" w:rsidRPr="00240F2B">
        <w:rPr>
          <w:lang w:eastAsia="en-GB"/>
        </w:rPr>
        <w:t>.</w:t>
      </w:r>
    </w:p>
    <w:p w14:paraId="66315555" w14:textId="7CBDA43F" w:rsidR="00F732EB" w:rsidRPr="00240F2B" w:rsidRDefault="00F732EB" w:rsidP="00B76D98">
      <w:pPr>
        <w:rPr>
          <w:lang w:eastAsia="en-GB"/>
        </w:rPr>
      </w:pPr>
    </w:p>
    <w:p w14:paraId="21FEA617" w14:textId="356D1D87" w:rsidR="00805364" w:rsidRDefault="00F732EB" w:rsidP="00B76D98">
      <w:pPr>
        <w:rPr>
          <w:lang w:eastAsia="en-GB"/>
        </w:rPr>
      </w:pPr>
      <w:r w:rsidRPr="00240F2B">
        <w:rPr>
          <w:lang w:eastAsia="en-GB"/>
        </w:rPr>
        <w:t xml:space="preserve">Another metric </w:t>
      </w:r>
      <w:del w:id="674" w:author="fikayo akeredolu" w:date="2022-07-21T21:32:00Z">
        <w:r w:rsidR="003B2097" w:rsidDel="00FC76D4">
          <w:rPr>
            <w:lang w:eastAsia="en-GB"/>
          </w:rPr>
          <w:delText xml:space="preserve">that </w:delText>
        </w:r>
        <w:r w:rsidR="00DC1BC6" w:rsidRPr="00240F2B" w:rsidDel="00FC76D4">
          <w:rPr>
            <w:lang w:eastAsia="en-GB"/>
          </w:rPr>
          <w:delText xml:space="preserve">is </w:delText>
        </w:r>
      </w:del>
      <w:r w:rsidR="00DC1BC6" w:rsidRPr="00240F2B">
        <w:rPr>
          <w:lang w:eastAsia="en-GB"/>
        </w:rPr>
        <w:t xml:space="preserve">usually observed in </w:t>
      </w:r>
      <w:r w:rsidR="00540379">
        <w:rPr>
          <w:lang w:eastAsia="en-GB"/>
        </w:rPr>
        <w:t>DL models</w:t>
      </w:r>
      <w:r w:rsidR="00DC1BC6" w:rsidRPr="00240F2B">
        <w:rPr>
          <w:lang w:eastAsia="en-GB"/>
        </w:rPr>
        <w:t xml:space="preserve"> is</w:t>
      </w:r>
      <w:r w:rsidRPr="00240F2B">
        <w:rPr>
          <w:lang w:eastAsia="en-GB"/>
        </w:rPr>
        <w:t xml:space="preserve"> the loss</w:t>
      </w:r>
      <w:r w:rsidR="003E7020" w:rsidRPr="00240F2B">
        <w:rPr>
          <w:lang w:eastAsia="en-GB"/>
        </w:rPr>
        <w:t xml:space="preserve"> [</w:t>
      </w:r>
      <w:r w:rsidR="00E1210C">
        <w:rPr>
          <w:lang w:eastAsia="en-GB"/>
        </w:rPr>
        <w:t>50</w:t>
      </w:r>
      <w:r w:rsidR="003E7020" w:rsidRPr="00240F2B">
        <w:rPr>
          <w:lang w:eastAsia="en-GB"/>
        </w:rPr>
        <w:t>]</w:t>
      </w:r>
      <w:r w:rsidRPr="00240F2B">
        <w:rPr>
          <w:lang w:eastAsia="en-GB"/>
        </w:rPr>
        <w:t xml:space="preserve">. </w:t>
      </w:r>
      <w:ins w:id="675" w:author="fikayo akeredolu" w:date="2022-07-21T21:32:00Z">
        <w:r w:rsidR="00FC76D4">
          <w:rPr>
            <w:lang w:eastAsia="en-GB"/>
          </w:rPr>
          <w:t>A loss</w:t>
        </w:r>
      </w:ins>
      <w:del w:id="676" w:author="fikayo akeredolu" w:date="2022-07-21T21:32:00Z">
        <w:r w:rsidRPr="00240F2B" w:rsidDel="00FC76D4">
          <w:rPr>
            <w:lang w:eastAsia="en-GB"/>
          </w:rPr>
          <w:delText>Loss</w:delText>
        </w:r>
      </w:del>
      <w:r w:rsidRPr="00240F2B">
        <w:rPr>
          <w:lang w:eastAsia="en-GB"/>
        </w:rPr>
        <w:t xml:space="preserve"> here refers</w:t>
      </w:r>
      <w:r w:rsidR="003E7020" w:rsidRPr="00240F2B">
        <w:rPr>
          <w:lang w:eastAsia="en-GB"/>
        </w:rPr>
        <w:t xml:space="preserve"> to </w:t>
      </w:r>
      <w:r w:rsidR="00710756" w:rsidRPr="00240F2B">
        <w:rPr>
          <w:lang w:eastAsia="en-GB"/>
        </w:rPr>
        <w:t>the level of erro</w:t>
      </w:r>
      <w:r w:rsidR="00433E24" w:rsidRPr="00240F2B">
        <w:rPr>
          <w:lang w:eastAsia="en-GB"/>
        </w:rPr>
        <w:t xml:space="preserve">r the model produces when carrying out classification. </w:t>
      </w:r>
      <w:r w:rsidR="00DC1BC6" w:rsidRPr="00240F2B">
        <w:rPr>
          <w:lang w:eastAsia="en-GB"/>
        </w:rPr>
        <w:t xml:space="preserve">A higher value for loss means that the model </w:t>
      </w:r>
      <w:ins w:id="677" w:author="fikayo akeredolu" w:date="2022-07-21T21:32:00Z">
        <w:r w:rsidR="00FC76D4">
          <w:rPr>
            <w:lang w:eastAsia="en-GB"/>
          </w:rPr>
          <w:t>makes</w:t>
        </w:r>
      </w:ins>
      <w:del w:id="678" w:author="fikayo akeredolu" w:date="2022-07-21T21:32:00Z">
        <w:r w:rsidR="00DC1BC6" w:rsidRPr="00240F2B" w:rsidDel="00FC76D4">
          <w:rPr>
            <w:lang w:eastAsia="en-GB"/>
          </w:rPr>
          <w:delText>is making</w:delText>
        </w:r>
      </w:del>
      <w:r w:rsidR="00DC1BC6" w:rsidRPr="00240F2B">
        <w:rPr>
          <w:lang w:eastAsia="en-GB"/>
        </w:rPr>
        <w:t xml:space="preserve"> more inaccurate predictions. </w:t>
      </w:r>
      <w:r w:rsidR="00E933D6">
        <w:rPr>
          <w:lang w:eastAsia="en-GB"/>
        </w:rPr>
        <w:t>The loss values are Training Loss (TL) and Validation Loss (VL)</w:t>
      </w:r>
      <w:r w:rsidR="002A00A3">
        <w:rPr>
          <w:lang w:eastAsia="en-GB"/>
        </w:rPr>
        <w:t xml:space="preserve">. </w:t>
      </w:r>
      <w:r w:rsidR="00DC1BC6" w:rsidRPr="00240F2B">
        <w:rPr>
          <w:lang w:eastAsia="en-GB"/>
        </w:rPr>
        <w:t>Because I am applying binary crossentropy</w:t>
      </w:r>
      <w:r w:rsidR="00FA3226">
        <w:rPr>
          <w:lang w:eastAsia="en-GB"/>
        </w:rPr>
        <w:t xml:space="preserve"> [</w:t>
      </w:r>
      <w:r w:rsidR="00DD5D9E">
        <w:rPr>
          <w:lang w:eastAsia="en-GB"/>
        </w:rPr>
        <w:t>51</w:t>
      </w:r>
      <w:r w:rsidR="00FA3226">
        <w:rPr>
          <w:lang w:eastAsia="en-GB"/>
        </w:rPr>
        <w:t>]</w:t>
      </w:r>
      <w:r w:rsidR="00DC1BC6" w:rsidRPr="00240F2B">
        <w:rPr>
          <w:lang w:eastAsia="en-GB"/>
        </w:rPr>
        <w:t xml:space="preserve"> as my loss function, I expect the loss values to be relatively high. This is because of the nature of crossentropy </w:t>
      </w:r>
      <w:r w:rsidR="00805364" w:rsidRPr="00240F2B">
        <w:rPr>
          <w:lang w:eastAsia="en-GB"/>
        </w:rPr>
        <w:t>functions where a single incorrectly classified value can cause the loss to increase exponentially.</w:t>
      </w:r>
      <w:r w:rsidR="00E97F2E" w:rsidRPr="00240F2B">
        <w:rPr>
          <w:lang w:eastAsia="en-GB"/>
        </w:rPr>
        <w:t xml:space="preserve"> Usually, when working with </w:t>
      </w:r>
      <w:r w:rsidR="001E7853" w:rsidRPr="00240F2B">
        <w:rPr>
          <w:lang w:eastAsia="en-GB"/>
        </w:rPr>
        <w:t>NNs</w:t>
      </w:r>
      <w:r w:rsidR="00E97F2E" w:rsidRPr="00240F2B">
        <w:rPr>
          <w:lang w:eastAsia="en-GB"/>
        </w:rPr>
        <w:t>, the loss is expected to be as low as possible</w:t>
      </w:r>
      <w:ins w:id="679" w:author="fikayo akeredolu" w:date="2022-07-21T21:32:00Z">
        <w:r w:rsidR="00FC76D4">
          <w:rPr>
            <w:lang w:eastAsia="en-GB"/>
          </w:rPr>
          <w:t>. Still, because</w:t>
        </w:r>
      </w:ins>
      <w:del w:id="680" w:author="fikayo akeredolu" w:date="2022-07-21T21:32:00Z">
        <w:r w:rsidR="00E97F2E" w:rsidRPr="00240F2B" w:rsidDel="00FC76D4">
          <w:rPr>
            <w:lang w:eastAsia="en-GB"/>
          </w:rPr>
          <w:delText xml:space="preserve"> but </w:delText>
        </w:r>
        <w:r w:rsidR="00F1192D" w:rsidRPr="00240F2B" w:rsidDel="00FC76D4">
          <w:rPr>
            <w:lang w:eastAsia="en-GB"/>
          </w:rPr>
          <w:delText>because</w:delText>
        </w:r>
      </w:del>
      <w:r w:rsidR="00F1192D" w:rsidRPr="00240F2B">
        <w:rPr>
          <w:lang w:eastAsia="en-GB"/>
        </w:rPr>
        <w:t xml:space="preserve"> I have applied crossentropy, I will </w:t>
      </w:r>
      <w:ins w:id="681" w:author="fikayo akeredolu" w:date="2022-07-21T21:32:00Z">
        <w:r w:rsidR="00FC76D4">
          <w:rPr>
            <w:lang w:eastAsia="en-GB"/>
          </w:rPr>
          <w:t>consider</w:t>
        </w:r>
      </w:ins>
      <w:del w:id="682" w:author="fikayo akeredolu" w:date="2022-07-21T21:32:00Z">
        <w:r w:rsidR="00F1192D" w:rsidRPr="00240F2B" w:rsidDel="00FC76D4">
          <w:rPr>
            <w:lang w:eastAsia="en-GB"/>
          </w:rPr>
          <w:delText>be considering</w:delText>
        </w:r>
      </w:del>
      <w:r w:rsidR="00F1192D" w:rsidRPr="00240F2B">
        <w:rPr>
          <w:lang w:eastAsia="en-GB"/>
        </w:rPr>
        <w:t xml:space="preserve"> a good loss value as anything below 1.0. </w:t>
      </w:r>
    </w:p>
    <w:p w14:paraId="5FDC69E7" w14:textId="77777777" w:rsidR="002A00A3" w:rsidRPr="00240F2B" w:rsidRDefault="002A00A3" w:rsidP="00B76D98">
      <w:pPr>
        <w:rPr>
          <w:lang w:eastAsia="en-GB"/>
        </w:rPr>
      </w:pPr>
    </w:p>
    <w:p w14:paraId="13EFF408" w14:textId="7F72F287" w:rsidR="00F732EB" w:rsidRDefault="00805364" w:rsidP="00B76D98">
      <w:pPr>
        <w:rPr>
          <w:lang w:eastAsia="en-GB"/>
        </w:rPr>
      </w:pPr>
      <w:r w:rsidRPr="00240F2B">
        <w:rPr>
          <w:lang w:eastAsia="en-GB"/>
        </w:rPr>
        <w:t>To conclude, the measure</w:t>
      </w:r>
      <w:r w:rsidR="007A7F31">
        <w:rPr>
          <w:lang w:eastAsia="en-GB"/>
        </w:rPr>
        <w:t>s</w:t>
      </w:r>
      <w:r w:rsidRPr="00240F2B">
        <w:rPr>
          <w:lang w:eastAsia="en-GB"/>
        </w:rPr>
        <w:t xml:space="preserve"> </w:t>
      </w:r>
      <w:r w:rsidR="007A7F31">
        <w:rPr>
          <w:lang w:eastAsia="en-GB"/>
        </w:rPr>
        <w:t xml:space="preserve">for a </w:t>
      </w:r>
      <w:r w:rsidRPr="00240F2B">
        <w:rPr>
          <w:lang w:eastAsia="en-GB"/>
        </w:rPr>
        <w:t>successful</w:t>
      </w:r>
      <w:r w:rsidR="00744DC5">
        <w:rPr>
          <w:lang w:eastAsia="en-GB"/>
        </w:rPr>
        <w:t xml:space="preserve"> </w:t>
      </w:r>
      <w:r w:rsidR="001608EA">
        <w:rPr>
          <w:lang w:eastAsia="en-GB"/>
        </w:rPr>
        <w:t>D</w:t>
      </w:r>
      <w:r w:rsidR="007469AD">
        <w:rPr>
          <w:lang w:eastAsia="en-GB"/>
        </w:rPr>
        <w:t xml:space="preserve">L </w:t>
      </w:r>
      <w:r w:rsidRPr="00240F2B">
        <w:rPr>
          <w:lang w:eastAsia="en-GB"/>
        </w:rPr>
        <w:t xml:space="preserve">model </w:t>
      </w:r>
      <w:r w:rsidR="007469AD">
        <w:rPr>
          <w:lang w:eastAsia="en-GB"/>
        </w:rPr>
        <w:t>are a</w:t>
      </w:r>
      <w:r w:rsidR="007A7F31">
        <w:rPr>
          <w:lang w:eastAsia="en-GB"/>
        </w:rPr>
        <w:t xml:space="preserve"> </w:t>
      </w:r>
      <w:r w:rsidR="004D4063">
        <w:rPr>
          <w:lang w:eastAsia="en-GB"/>
        </w:rPr>
        <w:t xml:space="preserve">TA </w:t>
      </w:r>
      <w:r w:rsidRPr="00240F2B">
        <w:rPr>
          <w:lang w:eastAsia="en-GB"/>
        </w:rPr>
        <w:t xml:space="preserve">of at least </w:t>
      </w:r>
      <w:r w:rsidR="004D4063">
        <w:rPr>
          <w:lang w:eastAsia="en-GB"/>
        </w:rPr>
        <w:t>6</w:t>
      </w:r>
      <w:r w:rsidRPr="00240F2B">
        <w:rPr>
          <w:lang w:eastAsia="en-GB"/>
        </w:rPr>
        <w:t>0%</w:t>
      </w:r>
      <w:r w:rsidR="00CA6FC1">
        <w:rPr>
          <w:lang w:eastAsia="en-GB"/>
        </w:rPr>
        <w:t xml:space="preserve">, a VA of at least </w:t>
      </w:r>
      <w:r w:rsidR="00A43B7C">
        <w:rPr>
          <w:lang w:eastAsia="en-GB"/>
        </w:rPr>
        <w:t>70%</w:t>
      </w:r>
      <w:r w:rsidR="004D4063">
        <w:rPr>
          <w:lang w:eastAsia="en-GB"/>
        </w:rPr>
        <w:t xml:space="preserve">, </w:t>
      </w:r>
      <w:r w:rsidR="00E97F2E" w:rsidRPr="00240F2B">
        <w:rPr>
          <w:lang w:eastAsia="en-GB"/>
        </w:rPr>
        <w:t xml:space="preserve">with a </w:t>
      </w:r>
      <w:r w:rsidR="004D4063">
        <w:rPr>
          <w:lang w:eastAsia="en-GB"/>
        </w:rPr>
        <w:t>TL and VL</w:t>
      </w:r>
      <w:r w:rsidR="00E97F2E" w:rsidRPr="00240F2B">
        <w:rPr>
          <w:lang w:eastAsia="en-GB"/>
        </w:rPr>
        <w:t xml:space="preserve"> below 1.0</w:t>
      </w:r>
      <w:r w:rsidR="004D4063">
        <w:rPr>
          <w:lang w:eastAsia="en-GB"/>
        </w:rPr>
        <w:t xml:space="preserve"> each</w:t>
      </w:r>
      <w:r w:rsidRPr="00240F2B">
        <w:rPr>
          <w:lang w:eastAsia="en-GB"/>
        </w:rPr>
        <w:t xml:space="preserve">. </w:t>
      </w:r>
      <w:r w:rsidR="00DC1BC6" w:rsidRPr="00240F2B">
        <w:rPr>
          <w:lang w:eastAsia="en-GB"/>
        </w:rPr>
        <w:t xml:space="preserve"> </w:t>
      </w:r>
    </w:p>
    <w:p w14:paraId="53CA61B5" w14:textId="18DEBE14" w:rsidR="00744DC5" w:rsidRDefault="00744DC5" w:rsidP="00B76D98">
      <w:pPr>
        <w:rPr>
          <w:lang w:eastAsia="en-GB"/>
        </w:rPr>
      </w:pPr>
    </w:p>
    <w:p w14:paraId="1E0B5665" w14:textId="497AD717" w:rsidR="00272E63" w:rsidRPr="00A1577A" w:rsidRDefault="00F229C7" w:rsidP="0084164B">
      <w:pPr>
        <w:pStyle w:val="Titre3"/>
      </w:pPr>
      <w:bookmarkStart w:id="683" w:name="_Toc109066025"/>
      <w:bookmarkStart w:id="684" w:name="_Toc109318878"/>
      <w:r w:rsidRPr="00F229C7">
        <w:t>Non-</w:t>
      </w:r>
      <w:r w:rsidR="00A1577A">
        <w:t>Deep Learning Models</w:t>
      </w:r>
      <w:bookmarkEnd w:id="683"/>
      <w:bookmarkEnd w:id="684"/>
    </w:p>
    <w:p w14:paraId="1BA5422D" w14:textId="08895252" w:rsidR="00272E63" w:rsidRDefault="00272E63" w:rsidP="00B76D98">
      <w:pPr>
        <w:rPr>
          <w:lang w:eastAsia="en-US"/>
        </w:rPr>
      </w:pPr>
      <w:r>
        <w:rPr>
          <w:lang w:eastAsia="en-US"/>
        </w:rPr>
        <w:t xml:space="preserve">Due to </w:t>
      </w:r>
      <w:del w:id="685" w:author="fikayo akeredolu" w:date="2022-07-21T21:36:00Z">
        <w:r w:rsidDel="00FC76D4">
          <w:rPr>
            <w:lang w:eastAsia="en-US"/>
          </w:rPr>
          <w:delText xml:space="preserve">the nature of </w:delText>
        </w:r>
      </w:del>
      <w:r>
        <w:rPr>
          <w:lang w:eastAsia="en-US"/>
        </w:rPr>
        <w:t xml:space="preserve">the Scikit Learn classifiers (SGD, SVM &amp; RF), the only score </w:t>
      </w:r>
      <w:del w:id="686" w:author="fikayo akeredolu" w:date="2022-07-21T21:36:00Z">
        <w:r w:rsidDel="00FC76D4">
          <w:rPr>
            <w:lang w:eastAsia="en-US"/>
          </w:rPr>
          <w:delText xml:space="preserve">that will be </w:delText>
        </w:r>
      </w:del>
      <w:r>
        <w:rPr>
          <w:lang w:eastAsia="en-US"/>
        </w:rPr>
        <w:t>produced from these models is the Validation Accuracy (VA)</w:t>
      </w:r>
      <w:r w:rsidR="00C049C3">
        <w:rPr>
          <w:lang w:eastAsia="en-US"/>
        </w:rPr>
        <w:t xml:space="preserve">. A good VA here will be anything higher than </w:t>
      </w:r>
      <w:r w:rsidR="00A173C7">
        <w:rPr>
          <w:lang w:eastAsia="en-US"/>
        </w:rPr>
        <w:t>70%.</w:t>
      </w:r>
      <w:r w:rsidR="0026218C">
        <w:rPr>
          <w:lang w:eastAsia="en-US"/>
        </w:rPr>
        <w:t xml:space="preserve"> </w:t>
      </w:r>
    </w:p>
    <w:p w14:paraId="785B81B2" w14:textId="698B9195" w:rsidR="00A173C7" w:rsidRDefault="00A173C7" w:rsidP="00B76D98">
      <w:pPr>
        <w:rPr>
          <w:lang w:eastAsia="en-US"/>
        </w:rPr>
      </w:pPr>
    </w:p>
    <w:p w14:paraId="2A5CEE27" w14:textId="6A192A1E" w:rsidR="00A173C7" w:rsidRDefault="00A173C7" w:rsidP="00B76D98">
      <w:pPr>
        <w:rPr>
          <w:lang w:eastAsia="en-US"/>
        </w:rPr>
      </w:pPr>
      <w:r>
        <w:rPr>
          <w:lang w:eastAsia="en-US"/>
        </w:rPr>
        <w:t xml:space="preserve">The Gaussian NB classifier </w:t>
      </w:r>
      <w:ins w:id="687" w:author="fikayo akeredolu" w:date="2022-07-21T21:36:00Z">
        <w:r w:rsidR="00FC76D4">
          <w:rPr>
            <w:lang w:eastAsia="en-US"/>
          </w:rPr>
          <w:t>uses</w:t>
        </w:r>
      </w:ins>
      <w:del w:id="688" w:author="fikayo akeredolu" w:date="2022-07-21T21:36:00Z">
        <w:r w:rsidDel="00FC76D4">
          <w:rPr>
            <w:lang w:eastAsia="en-US"/>
          </w:rPr>
          <w:delText>makes use of</w:delText>
        </w:r>
      </w:del>
      <w:r>
        <w:rPr>
          <w:lang w:eastAsia="en-US"/>
        </w:rPr>
        <w:t xml:space="preserve"> </w:t>
      </w:r>
      <w:ins w:id="689" w:author="fikayo akeredolu" w:date="2022-07-21T21:36:00Z">
        <w:r w:rsidR="00FC76D4">
          <w:rPr>
            <w:lang w:eastAsia="en-US"/>
          </w:rPr>
          <w:t>cross-validation</w:t>
        </w:r>
      </w:ins>
      <w:del w:id="690" w:author="fikayo akeredolu" w:date="2022-07-21T21:36:00Z">
        <w:r w:rsidDel="00FC76D4">
          <w:rPr>
            <w:lang w:eastAsia="en-US"/>
          </w:rPr>
          <w:delText>cross validation</w:delText>
        </w:r>
      </w:del>
      <w:r>
        <w:rPr>
          <w:lang w:eastAsia="en-US"/>
        </w:rPr>
        <w:t xml:space="preserve"> [</w:t>
      </w:r>
      <w:r w:rsidR="00DD5D9E">
        <w:rPr>
          <w:lang w:eastAsia="en-US"/>
        </w:rPr>
        <w:t>34</w:t>
      </w:r>
      <w:r>
        <w:rPr>
          <w:lang w:eastAsia="en-US"/>
        </w:rPr>
        <w:t>] to verify the accuracy of the models across each fold</w:t>
      </w:r>
      <w:ins w:id="691" w:author="fikayo akeredolu" w:date="2022-07-21T21:36:00Z">
        <w:r w:rsidR="00FC76D4">
          <w:rPr>
            <w:lang w:eastAsia="en-US"/>
          </w:rPr>
          <w:t>. As</w:t>
        </w:r>
      </w:ins>
      <w:del w:id="692" w:author="fikayo akeredolu" w:date="2022-07-21T21:36:00Z">
        <w:r w:rsidR="001608EA" w:rsidDel="00FC76D4">
          <w:rPr>
            <w:lang w:eastAsia="en-US"/>
          </w:rPr>
          <w:delText xml:space="preserve"> and as</w:delText>
        </w:r>
      </w:del>
      <w:r w:rsidR="001608EA">
        <w:rPr>
          <w:lang w:eastAsia="en-US"/>
        </w:rPr>
        <w:t xml:space="preserve"> a result, the only metric to be observed here is the mean </w:t>
      </w:r>
      <w:r w:rsidR="0080629E">
        <w:rPr>
          <w:lang w:eastAsia="en-US"/>
        </w:rPr>
        <w:t>Validation A</w:t>
      </w:r>
      <w:r w:rsidR="001608EA">
        <w:rPr>
          <w:lang w:eastAsia="en-US"/>
        </w:rPr>
        <w:t xml:space="preserve">ccuracy from running </w:t>
      </w:r>
      <w:ins w:id="693" w:author="fikayo akeredolu" w:date="2022-07-21T21:29:00Z">
        <w:r w:rsidR="00FC76D4">
          <w:rPr>
            <w:lang w:eastAsia="en-US"/>
          </w:rPr>
          <w:t>cross-validation</w:t>
        </w:r>
      </w:ins>
      <w:del w:id="694" w:author="fikayo akeredolu" w:date="2022-07-21T21:29:00Z">
        <w:r w:rsidR="001608EA" w:rsidDel="00FC76D4">
          <w:rPr>
            <w:lang w:eastAsia="en-US"/>
          </w:rPr>
          <w:delText>cross validation</w:delText>
        </w:r>
      </w:del>
      <w:r w:rsidR="001608EA">
        <w:rPr>
          <w:lang w:eastAsia="en-US"/>
        </w:rPr>
        <w:t xml:space="preserve"> on all the folds</w:t>
      </w:r>
      <w:r>
        <w:rPr>
          <w:lang w:eastAsia="en-US"/>
        </w:rPr>
        <w:t>.</w:t>
      </w:r>
    </w:p>
    <w:p w14:paraId="2A5993CC" w14:textId="2EBAC07E" w:rsidR="002A5FB1" w:rsidRPr="00240F2B" w:rsidRDefault="00631961">
      <w:pPr>
        <w:pStyle w:val="Titre2"/>
      </w:pPr>
      <w:bookmarkStart w:id="695" w:name="_Toc109318879"/>
      <w:r w:rsidRPr="00240F2B">
        <w:t>Setting</w:t>
      </w:r>
      <w:r w:rsidR="007E2E09" w:rsidRPr="00240F2B">
        <w:t xml:space="preserve"> Up and Executing</w:t>
      </w:r>
      <w:r w:rsidRPr="00240F2B">
        <w:t xml:space="preserve"> </w:t>
      </w:r>
      <w:r w:rsidR="002A5FB1" w:rsidRPr="00240F2B">
        <w:t>t</w:t>
      </w:r>
      <w:r w:rsidRPr="00240F2B">
        <w:t>he Experiments</w:t>
      </w:r>
      <w:bookmarkEnd w:id="695"/>
    </w:p>
    <w:p w14:paraId="071FA470" w14:textId="26DC3012" w:rsidR="00422673" w:rsidRPr="00240F2B" w:rsidRDefault="00FC76D4" w:rsidP="00B76D98">
      <w:pPr>
        <w:rPr>
          <w:lang w:eastAsia="en-GB"/>
        </w:rPr>
      </w:pPr>
      <w:ins w:id="696" w:author="fikayo akeredolu" w:date="2022-07-21T21:29:00Z">
        <w:r>
          <w:rPr>
            <w:lang w:eastAsia="en-GB"/>
          </w:rPr>
          <w:t>I will run</w:t>
        </w:r>
      </w:ins>
      <w:del w:id="697" w:author="fikayo akeredolu" w:date="2022-07-21T21:29:00Z">
        <w:r w:rsidR="0035270D" w:rsidRPr="00240F2B" w:rsidDel="00FC76D4">
          <w:rPr>
            <w:lang w:eastAsia="en-GB"/>
          </w:rPr>
          <w:delText xml:space="preserve">For each </w:delText>
        </w:r>
        <w:r w:rsidR="00445933" w:rsidRPr="00240F2B" w:rsidDel="00FC76D4">
          <w:rPr>
            <w:lang w:eastAsia="en-GB"/>
          </w:rPr>
          <w:delText>information storage structure</w:delText>
        </w:r>
        <w:r w:rsidR="0035270D" w:rsidRPr="00240F2B" w:rsidDel="00FC76D4">
          <w:rPr>
            <w:lang w:eastAsia="en-GB"/>
          </w:rPr>
          <w:delText>, I will be running</w:delText>
        </w:r>
      </w:del>
      <w:r w:rsidR="0035270D" w:rsidRPr="00240F2B">
        <w:rPr>
          <w:lang w:eastAsia="en-GB"/>
        </w:rPr>
        <w:t xml:space="preserve"> experiments on </w:t>
      </w:r>
      <w:del w:id="698" w:author="fikayo akeredolu" w:date="2022-07-21T21:53:00Z">
        <w:r w:rsidR="0035270D" w:rsidRPr="00240F2B" w:rsidDel="00C43D92">
          <w:rPr>
            <w:lang w:eastAsia="en-GB"/>
          </w:rPr>
          <w:delText xml:space="preserve">each of </w:delText>
        </w:r>
      </w:del>
      <w:r w:rsidR="0035270D" w:rsidRPr="00240F2B">
        <w:rPr>
          <w:lang w:eastAsia="en-GB"/>
        </w:rPr>
        <w:t>the nine models</w:t>
      </w:r>
      <w:ins w:id="699" w:author="fikayo akeredolu" w:date="2022-07-21T21:29:00Z">
        <w:r>
          <w:rPr>
            <w:lang w:eastAsia="en-GB"/>
          </w:rPr>
          <w:t xml:space="preserve"> for each information storage structure</w:t>
        </w:r>
      </w:ins>
      <w:r w:rsidR="0035270D" w:rsidRPr="00240F2B">
        <w:rPr>
          <w:lang w:eastAsia="en-GB"/>
        </w:rPr>
        <w:t xml:space="preserve">. </w:t>
      </w:r>
      <w:r w:rsidR="00561177" w:rsidRPr="00240F2B">
        <w:rPr>
          <w:lang w:eastAsia="en-GB"/>
        </w:rPr>
        <w:t xml:space="preserve">Each storage structure will </w:t>
      </w:r>
      <w:ins w:id="700" w:author="fikayo akeredolu" w:date="2022-07-21T21:29:00Z">
        <w:r>
          <w:rPr>
            <w:lang w:eastAsia="en-GB"/>
          </w:rPr>
          <w:t>contain all its experiments</w:t>
        </w:r>
      </w:ins>
      <w:del w:id="701" w:author="fikayo akeredolu" w:date="2022-07-21T21:29:00Z">
        <w:r w:rsidR="00561177" w:rsidRPr="00240F2B" w:rsidDel="00FC76D4">
          <w:rPr>
            <w:lang w:eastAsia="en-GB"/>
          </w:rPr>
          <w:delText>have all its experiments contained</w:delText>
        </w:r>
      </w:del>
      <w:r w:rsidR="00561177" w:rsidRPr="00240F2B">
        <w:rPr>
          <w:lang w:eastAsia="en-GB"/>
        </w:rPr>
        <w:t xml:space="preserve"> in the same file</w:t>
      </w:r>
      <w:r w:rsidR="0030124F" w:rsidRPr="00240F2B">
        <w:rPr>
          <w:lang w:eastAsia="en-GB"/>
        </w:rPr>
        <w:t xml:space="preserve"> to make identifying the most accurate model easier. </w:t>
      </w:r>
    </w:p>
    <w:p w14:paraId="76547A5B" w14:textId="21E6E3F4" w:rsidR="0030124F" w:rsidRPr="00240F2B" w:rsidRDefault="0030124F" w:rsidP="00B76D98">
      <w:pPr>
        <w:rPr>
          <w:lang w:eastAsia="en-GB"/>
        </w:rPr>
      </w:pPr>
    </w:p>
    <w:p w14:paraId="31C3DAE3" w14:textId="65579ACA" w:rsidR="0030124F" w:rsidRPr="00240F2B" w:rsidRDefault="0030124F" w:rsidP="00B76D98">
      <w:pPr>
        <w:rPr>
          <w:lang w:eastAsia="en-GB"/>
        </w:rPr>
      </w:pPr>
      <w:r w:rsidRPr="00240F2B">
        <w:rPr>
          <w:lang w:eastAsia="en-GB"/>
        </w:rPr>
        <w:t xml:space="preserve">To execute the models, I have created a Boolean variable called ‘hashed’. If this value is set to ‘True’, </w:t>
      </w:r>
      <w:del w:id="702" w:author="fikayo akeredolu" w:date="2022-07-21T21:29:00Z">
        <w:r w:rsidRPr="00240F2B" w:rsidDel="00FC76D4">
          <w:rPr>
            <w:lang w:eastAsia="en-GB"/>
          </w:rPr>
          <w:delText xml:space="preserve">it means that </w:delText>
        </w:r>
      </w:del>
      <w:r w:rsidRPr="00240F2B">
        <w:rPr>
          <w:lang w:eastAsia="en-GB"/>
        </w:rPr>
        <w:t xml:space="preserve">the model is </w:t>
      </w:r>
      <w:del w:id="703" w:author="fikayo akeredolu" w:date="2022-07-21T21:38:00Z">
        <w:r w:rsidRPr="00240F2B" w:rsidDel="00F078B3">
          <w:rPr>
            <w:lang w:eastAsia="en-GB"/>
          </w:rPr>
          <w:delText xml:space="preserve">being </w:delText>
        </w:r>
      </w:del>
      <w:r w:rsidRPr="00240F2B">
        <w:rPr>
          <w:lang w:eastAsia="en-GB"/>
        </w:rPr>
        <w:t xml:space="preserve">tested on </w:t>
      </w:r>
      <w:r w:rsidR="008F1AB2" w:rsidRPr="00240F2B">
        <w:rPr>
          <w:lang w:eastAsia="en-GB"/>
        </w:rPr>
        <w:t xml:space="preserve">the hashed version of the embeddings. If it </w:t>
      </w:r>
      <w:ins w:id="704" w:author="fikayo akeredolu" w:date="2022-07-21T21:29:00Z">
        <w:r w:rsidR="00FC76D4">
          <w:rPr>
            <w:lang w:eastAsia="en-GB"/>
          </w:rPr>
          <w:t xml:space="preserve">is </w:t>
        </w:r>
      </w:ins>
      <w:r w:rsidR="008F1AB2" w:rsidRPr="00240F2B">
        <w:rPr>
          <w:lang w:eastAsia="en-GB"/>
        </w:rPr>
        <w:t xml:space="preserve">set to ‘False’, then the model is being tested on the version of the embeddings </w:t>
      </w:r>
      <w:del w:id="705" w:author="fikayo akeredolu" w:date="2022-07-21T21:33:00Z">
        <w:r w:rsidR="008F1AB2" w:rsidRPr="00240F2B" w:rsidDel="00FC76D4">
          <w:rPr>
            <w:lang w:eastAsia="en-GB"/>
          </w:rPr>
          <w:delText xml:space="preserve">that has been </w:delText>
        </w:r>
      </w:del>
      <w:r w:rsidR="008F1AB2" w:rsidRPr="00240F2B">
        <w:rPr>
          <w:lang w:eastAsia="en-GB"/>
        </w:rPr>
        <w:t>calculated using the vectorization function</w:t>
      </w:r>
      <w:r w:rsidR="00F83BE8">
        <w:rPr>
          <w:lang w:eastAsia="en-GB"/>
        </w:rPr>
        <w:t xml:space="preserve"> (</w:t>
      </w:r>
      <w:r w:rsidR="00485115">
        <w:rPr>
          <w:lang w:eastAsia="en-GB"/>
        </w:rPr>
        <w:t>u</w:t>
      </w:r>
      <w:r w:rsidR="00F83BE8">
        <w:rPr>
          <w:lang w:eastAsia="en-GB"/>
        </w:rPr>
        <w:t>nhashed)</w:t>
      </w:r>
      <w:r w:rsidR="008F1AB2" w:rsidRPr="00240F2B">
        <w:rPr>
          <w:lang w:eastAsia="en-GB"/>
        </w:rPr>
        <w:t xml:space="preserve">. </w:t>
      </w:r>
      <w:r w:rsidR="0060144D" w:rsidRPr="00240F2B">
        <w:rPr>
          <w:lang w:eastAsia="en-GB"/>
        </w:rPr>
        <w:t xml:space="preserve">I have run </w:t>
      </w:r>
      <w:del w:id="706" w:author="fikayo akeredolu" w:date="2022-07-21T21:38:00Z">
        <w:r w:rsidR="0060144D" w:rsidRPr="00240F2B" w:rsidDel="00F078B3">
          <w:rPr>
            <w:lang w:eastAsia="en-GB"/>
          </w:rPr>
          <w:delText xml:space="preserve">each of the </w:delText>
        </w:r>
      </w:del>
      <w:r w:rsidR="0060144D" w:rsidRPr="00240F2B">
        <w:rPr>
          <w:lang w:eastAsia="en-GB"/>
        </w:rPr>
        <w:t xml:space="preserve">experiments on both the hashed and </w:t>
      </w:r>
      <w:r w:rsidR="00B446D5">
        <w:rPr>
          <w:lang w:eastAsia="en-GB"/>
        </w:rPr>
        <w:t xml:space="preserve">unhashed </w:t>
      </w:r>
      <w:r w:rsidR="0060144D" w:rsidRPr="00240F2B">
        <w:rPr>
          <w:lang w:eastAsia="en-GB"/>
        </w:rPr>
        <w:t xml:space="preserve">versions of the datasets. </w:t>
      </w:r>
    </w:p>
    <w:p w14:paraId="19FD6643" w14:textId="3A65922A" w:rsidR="008B3589" w:rsidRPr="00240F2B" w:rsidRDefault="003934A5">
      <w:pPr>
        <w:pStyle w:val="Titre2"/>
      </w:pPr>
      <w:bookmarkStart w:id="707" w:name="_Toc109318880"/>
      <w:r>
        <w:t xml:space="preserve">Analysis and Evaluation of </w:t>
      </w:r>
      <w:r w:rsidR="008B3589" w:rsidRPr="00240F2B">
        <w:t>Results</w:t>
      </w:r>
      <w:bookmarkEnd w:id="707"/>
    </w:p>
    <w:p w14:paraId="670863E6" w14:textId="7C4C3F4E" w:rsidR="008B3589" w:rsidRDefault="008B3589" w:rsidP="0084164B">
      <w:pPr>
        <w:pStyle w:val="Titre3"/>
      </w:pPr>
      <w:bookmarkStart w:id="708" w:name="_Toc108386298"/>
      <w:bookmarkStart w:id="709" w:name="_Toc109066028"/>
      <w:bookmarkStart w:id="710" w:name="_Toc109318881"/>
      <w:r w:rsidRPr="00240F2B">
        <w:t>Result Overview</w:t>
      </w:r>
      <w:bookmarkEnd w:id="708"/>
      <w:bookmarkEnd w:id="709"/>
      <w:bookmarkEnd w:id="710"/>
    </w:p>
    <w:p w14:paraId="37710246" w14:textId="0958ABFA" w:rsidR="00FA3226" w:rsidRDefault="00DE5872" w:rsidP="00B76D98">
      <w:pPr>
        <w:rPr>
          <w:lang w:eastAsia="en-US"/>
        </w:rPr>
      </w:pPr>
      <w:r>
        <w:rPr>
          <w:lang w:eastAsia="en-US"/>
        </w:rPr>
        <w:t xml:space="preserve">The general observation in this project is that </w:t>
      </w:r>
      <w:r w:rsidR="00CB0AFD">
        <w:rPr>
          <w:lang w:eastAsia="en-US"/>
        </w:rPr>
        <w:t>NDL</w:t>
      </w:r>
      <w:r>
        <w:rPr>
          <w:lang w:eastAsia="en-US"/>
        </w:rPr>
        <w:t xml:space="preserve"> models perform much better than conventional </w:t>
      </w:r>
      <w:r w:rsidR="00CB0AFD">
        <w:rPr>
          <w:lang w:eastAsia="en-US"/>
        </w:rPr>
        <w:t>DL models</w:t>
      </w:r>
      <w:r>
        <w:rPr>
          <w:lang w:eastAsia="en-US"/>
        </w:rPr>
        <w:t xml:space="preserve"> when trained and </w:t>
      </w:r>
      <w:r w:rsidR="001E0025">
        <w:rPr>
          <w:lang w:eastAsia="en-US"/>
        </w:rPr>
        <w:t>tested on source code</w:t>
      </w:r>
      <w:ins w:id="711" w:author="Olubusayo Akeredolu" w:date="2022-07-30T17:16:00Z">
        <w:r w:rsidR="00F57636">
          <w:rPr>
            <w:lang w:eastAsia="en-US"/>
          </w:rPr>
          <w:t xml:space="preserve"> using the text data structure</w:t>
        </w:r>
      </w:ins>
      <w:r w:rsidR="001E0025">
        <w:rPr>
          <w:lang w:eastAsia="en-US"/>
        </w:rPr>
        <w:t xml:space="preserve">. </w:t>
      </w:r>
      <w:r w:rsidR="00864D0F">
        <w:rPr>
          <w:lang w:eastAsia="en-US"/>
        </w:rPr>
        <w:t xml:space="preserve">Regardless, </w:t>
      </w:r>
      <w:ins w:id="712" w:author="fikayo akeredolu" w:date="2022-07-21T21:38:00Z">
        <w:r w:rsidR="00F078B3">
          <w:rPr>
            <w:lang w:eastAsia="en-US"/>
          </w:rPr>
          <w:t>this project aims</w:t>
        </w:r>
      </w:ins>
      <w:del w:id="713" w:author="fikayo akeredolu" w:date="2022-07-21T21:38:00Z">
        <w:r w:rsidR="00864D0F" w:rsidDel="00F078B3">
          <w:rPr>
            <w:lang w:eastAsia="en-US"/>
          </w:rPr>
          <w:delText>the aim of this project is</w:delText>
        </w:r>
      </w:del>
      <w:r w:rsidR="00864D0F">
        <w:rPr>
          <w:lang w:eastAsia="en-US"/>
        </w:rPr>
        <w:t xml:space="preserve"> to </w:t>
      </w:r>
      <w:ins w:id="714" w:author="fikayo akeredolu" w:date="2022-07-21T21:38:00Z">
        <w:r w:rsidR="00F078B3">
          <w:rPr>
            <w:lang w:eastAsia="en-US"/>
          </w:rPr>
          <w:t>determine</w:t>
        </w:r>
      </w:ins>
      <w:del w:id="715" w:author="fikayo akeredolu" w:date="2022-07-21T21:38:00Z">
        <w:r w:rsidR="00864D0F" w:rsidDel="00F078B3">
          <w:rPr>
            <w:lang w:eastAsia="en-US"/>
          </w:rPr>
          <w:delText>find out</w:delText>
        </w:r>
      </w:del>
      <w:r w:rsidR="00864D0F">
        <w:rPr>
          <w:lang w:eastAsia="en-US"/>
        </w:rPr>
        <w:t xml:space="preserve"> </w:t>
      </w:r>
      <w:r w:rsidR="00D54F53">
        <w:rPr>
          <w:lang w:eastAsia="en-US"/>
        </w:rPr>
        <w:t>the</w:t>
      </w:r>
      <w:r w:rsidR="00864D0F">
        <w:rPr>
          <w:lang w:eastAsia="en-US"/>
        </w:rPr>
        <w:t xml:space="preserve"> DL architecture </w:t>
      </w:r>
      <w:r w:rsidR="00D54F53">
        <w:rPr>
          <w:lang w:eastAsia="en-US"/>
        </w:rPr>
        <w:t xml:space="preserve">that </w:t>
      </w:r>
      <w:r w:rsidR="00864D0F">
        <w:rPr>
          <w:lang w:eastAsia="en-US"/>
        </w:rPr>
        <w:t xml:space="preserve">is the most </w:t>
      </w:r>
      <w:r w:rsidR="00D54F53">
        <w:rPr>
          <w:lang w:eastAsia="en-US"/>
        </w:rPr>
        <w:t>accurate</w:t>
      </w:r>
      <w:r w:rsidR="00864D0F">
        <w:rPr>
          <w:lang w:eastAsia="en-US"/>
        </w:rPr>
        <w:t xml:space="preserve"> for </w:t>
      </w:r>
      <w:r w:rsidR="00D54F53">
        <w:rPr>
          <w:lang w:eastAsia="en-US"/>
        </w:rPr>
        <w:t>classifying programs</w:t>
      </w:r>
      <w:r w:rsidR="00864D0F">
        <w:rPr>
          <w:lang w:eastAsia="en-US"/>
        </w:rPr>
        <w:t>.</w:t>
      </w:r>
    </w:p>
    <w:p w14:paraId="0B8CD4B0" w14:textId="34C829C6" w:rsidR="00A43B7C" w:rsidRDefault="00A43B7C" w:rsidP="00B76D98">
      <w:pPr>
        <w:rPr>
          <w:lang w:eastAsia="en-US"/>
        </w:rPr>
      </w:pPr>
    </w:p>
    <w:p w14:paraId="5C57F34B" w14:textId="2CA6B98C" w:rsidR="00BF50B9" w:rsidRDefault="00A43B7C" w:rsidP="00B76D98">
      <w:pPr>
        <w:rPr>
          <w:lang w:eastAsia="en-US"/>
        </w:rPr>
      </w:pPr>
      <w:r>
        <w:rPr>
          <w:lang w:eastAsia="en-US"/>
        </w:rPr>
        <w:t xml:space="preserve">The tree-based models </w:t>
      </w:r>
      <w:r w:rsidR="00255DB9">
        <w:rPr>
          <w:lang w:eastAsia="en-US"/>
        </w:rPr>
        <w:t>outperform the graph-based models. This indicates one of two things. The first is that the tree data structure is better than graphs for classifying programs based on what algorithm they implement</w:t>
      </w:r>
      <w:r w:rsidR="00BF50B9">
        <w:rPr>
          <w:lang w:eastAsia="en-US"/>
        </w:rPr>
        <w:t xml:space="preserve">. The second is that in </w:t>
      </w:r>
      <w:del w:id="716" w:author="fikayo akeredolu" w:date="2022-07-21T21:38:00Z">
        <w:r w:rsidR="00BF50B9" w:rsidDel="00F078B3">
          <w:rPr>
            <w:lang w:eastAsia="en-US"/>
          </w:rPr>
          <w:delText xml:space="preserve">the process of </w:delText>
        </w:r>
      </w:del>
      <w:r w:rsidR="00BF50B9">
        <w:rPr>
          <w:lang w:eastAsia="en-US"/>
        </w:rPr>
        <w:t xml:space="preserve">vectorizing the graph-based data, not enough information is being learnt about each node, leading to a loss of important information in the node embeddings. </w:t>
      </w:r>
    </w:p>
    <w:p w14:paraId="474CAE83" w14:textId="77777777" w:rsidR="00BF50B9" w:rsidRDefault="00BF50B9" w:rsidP="00B76D98">
      <w:pPr>
        <w:rPr>
          <w:lang w:eastAsia="en-US"/>
        </w:rPr>
      </w:pPr>
    </w:p>
    <w:p w14:paraId="7DF74F7E" w14:textId="3887AD36" w:rsidR="00A43B7C" w:rsidRDefault="00BF50B9" w:rsidP="00B76D98">
      <w:pPr>
        <w:rPr>
          <w:lang w:eastAsia="en-US"/>
        </w:rPr>
      </w:pPr>
      <w:r>
        <w:rPr>
          <w:lang w:eastAsia="en-US"/>
        </w:rPr>
        <w:t xml:space="preserve">Unhashed nodes with trees produced the best results – several TA scores above </w:t>
      </w:r>
      <w:r w:rsidR="00FE5AFD">
        <w:rPr>
          <w:lang w:eastAsia="en-US"/>
        </w:rPr>
        <w:t xml:space="preserve">60% and several VA scores greater than or equal to 70%. </w:t>
      </w:r>
      <w:r w:rsidR="0096313F">
        <w:rPr>
          <w:lang w:eastAsia="en-US"/>
        </w:rPr>
        <w:t xml:space="preserve">None of the experiments on graphs </w:t>
      </w:r>
      <w:ins w:id="717" w:author="fikayo akeredolu" w:date="2022-07-21T21:39:00Z">
        <w:r w:rsidR="00F078B3">
          <w:rPr>
            <w:lang w:eastAsia="en-US"/>
          </w:rPr>
          <w:t>had</w:t>
        </w:r>
      </w:ins>
      <w:del w:id="718" w:author="fikayo akeredolu" w:date="2022-07-21T21:39:00Z">
        <w:r w:rsidR="0096313F" w:rsidDel="00F078B3">
          <w:rPr>
            <w:lang w:eastAsia="en-US"/>
          </w:rPr>
          <w:delText>produced</w:delText>
        </w:r>
      </w:del>
      <w:r w:rsidR="0096313F">
        <w:rPr>
          <w:lang w:eastAsia="en-US"/>
        </w:rPr>
        <w:t xml:space="preserve"> VA results that can be considered </w:t>
      </w:r>
      <w:del w:id="719" w:author="fikayo akeredolu" w:date="2022-07-21T21:39:00Z">
        <w:r w:rsidR="0096313F" w:rsidDel="00F078B3">
          <w:rPr>
            <w:lang w:eastAsia="en-US"/>
          </w:rPr>
          <w:delText xml:space="preserve">as </w:delText>
        </w:r>
      </w:del>
      <w:r w:rsidR="0096313F">
        <w:rPr>
          <w:lang w:eastAsia="en-US"/>
        </w:rPr>
        <w:t>accurate enough</w:t>
      </w:r>
      <w:ins w:id="720" w:author="fikayo akeredolu" w:date="2022-07-21T21:39:00Z">
        <w:r w:rsidR="00F078B3">
          <w:rPr>
            <w:lang w:eastAsia="en-US"/>
          </w:rPr>
          <w:t>,</w:t>
        </w:r>
      </w:ins>
      <w:r w:rsidR="007622DC">
        <w:rPr>
          <w:lang w:eastAsia="en-US"/>
        </w:rPr>
        <w:t xml:space="preserve"> but </w:t>
      </w:r>
      <w:ins w:id="721" w:author="fikayo akeredolu" w:date="2022-07-21T21:39:00Z">
        <w:r w:rsidR="00F078B3">
          <w:rPr>
            <w:lang w:eastAsia="en-US"/>
          </w:rPr>
          <w:t>some experiments produced</w:t>
        </w:r>
      </w:ins>
      <w:del w:id="722" w:author="fikayo akeredolu" w:date="2022-07-21T21:39:00Z">
        <w:r w:rsidR="007622DC" w:rsidDel="00F078B3">
          <w:rPr>
            <w:lang w:eastAsia="en-US"/>
          </w:rPr>
          <w:delText xml:space="preserve">there were some experiments </w:delText>
        </w:r>
        <w:r w:rsidR="00C126B0" w:rsidDel="00F078B3">
          <w:rPr>
            <w:lang w:eastAsia="en-US"/>
          </w:rPr>
          <w:delText>that produced</w:delText>
        </w:r>
      </w:del>
      <w:r w:rsidR="00C126B0">
        <w:rPr>
          <w:lang w:eastAsia="en-US"/>
        </w:rPr>
        <w:t xml:space="preserve"> TA scores in the acceptable range. I will explore these results in </w:t>
      </w:r>
      <w:del w:id="723" w:author="fikayo akeredolu" w:date="2022-07-21T21:39:00Z">
        <w:r w:rsidR="00C126B0" w:rsidDel="00F078B3">
          <w:rPr>
            <w:lang w:eastAsia="en-US"/>
          </w:rPr>
          <w:delText xml:space="preserve">deeper </w:delText>
        </w:r>
      </w:del>
      <w:r w:rsidR="00C126B0">
        <w:rPr>
          <w:lang w:eastAsia="en-US"/>
        </w:rPr>
        <w:t>detail in sections 5.</w:t>
      </w:r>
      <w:r w:rsidR="008F616A">
        <w:rPr>
          <w:lang w:eastAsia="en-US"/>
        </w:rPr>
        <w:t>3.2, 5.3.3 and 5.3.4</w:t>
      </w:r>
      <w:r w:rsidR="0096313F">
        <w:rPr>
          <w:lang w:eastAsia="en-US"/>
        </w:rPr>
        <w:t>.</w:t>
      </w:r>
    </w:p>
    <w:p w14:paraId="0BEC9B3A" w14:textId="77777777" w:rsidR="00E933D6" w:rsidRPr="00FA3226" w:rsidRDefault="00E933D6" w:rsidP="00B76D98">
      <w:pPr>
        <w:rPr>
          <w:lang w:eastAsia="en-US"/>
        </w:rPr>
      </w:pPr>
    </w:p>
    <w:p w14:paraId="2B728CAA" w14:textId="7D2AA701" w:rsidR="008B3589" w:rsidRDefault="008B3589" w:rsidP="0084164B">
      <w:pPr>
        <w:pStyle w:val="Titre3"/>
      </w:pPr>
      <w:bookmarkStart w:id="724" w:name="_Toc108386299"/>
      <w:bookmarkStart w:id="725" w:name="_Toc109066029"/>
      <w:bookmarkStart w:id="726" w:name="_Toc109318882"/>
      <w:r w:rsidRPr="00240F2B">
        <w:lastRenderedPageBreak/>
        <w:t>Results from Experiments on Text</w:t>
      </w:r>
      <w:bookmarkEnd w:id="724"/>
      <w:bookmarkEnd w:id="725"/>
      <w:bookmarkEnd w:id="726"/>
    </w:p>
    <w:p w14:paraId="3597E107" w14:textId="35F79699" w:rsidR="0059146A" w:rsidRDefault="00E1486C" w:rsidP="00B76D98">
      <w:pPr>
        <w:rPr>
          <w:lang w:eastAsia="en-US"/>
        </w:rPr>
      </w:pPr>
      <w:r>
        <w:rPr>
          <w:lang w:eastAsia="en-US"/>
        </w:rPr>
        <w:t xml:space="preserve">The results from all the models are outlined in </w:t>
      </w:r>
      <w:r w:rsidRPr="00E23860">
        <w:rPr>
          <w:i/>
          <w:iCs/>
          <w:lang w:eastAsia="en-US"/>
        </w:rPr>
        <w:t>table 5.1</w:t>
      </w:r>
      <w:r>
        <w:rPr>
          <w:lang w:eastAsia="en-US"/>
        </w:rPr>
        <w:t xml:space="preserve">. </w:t>
      </w:r>
      <w:r w:rsidR="008C6981">
        <w:rPr>
          <w:lang w:eastAsia="en-US"/>
        </w:rPr>
        <w:t xml:space="preserve">The results from running the models on text have proved to be very interesting. </w:t>
      </w:r>
      <w:r w:rsidR="000E11B0">
        <w:rPr>
          <w:lang w:eastAsia="en-US"/>
        </w:rPr>
        <w:t xml:space="preserve">The </w:t>
      </w:r>
      <w:r w:rsidR="00706E00">
        <w:rPr>
          <w:lang w:eastAsia="en-US"/>
        </w:rPr>
        <w:t>DL</w:t>
      </w:r>
      <w:r w:rsidR="00A1577A">
        <w:rPr>
          <w:lang w:eastAsia="en-US"/>
        </w:rPr>
        <w:t xml:space="preserve"> </w:t>
      </w:r>
      <w:r w:rsidR="000E11B0">
        <w:rPr>
          <w:lang w:eastAsia="en-US"/>
        </w:rPr>
        <w:t xml:space="preserve">models all perform relatively </w:t>
      </w:r>
      <w:r w:rsidR="00A1577A">
        <w:rPr>
          <w:lang w:eastAsia="en-US"/>
        </w:rPr>
        <w:t>averagely</w:t>
      </w:r>
      <w:r w:rsidR="000E11B0">
        <w:rPr>
          <w:lang w:eastAsia="en-US"/>
        </w:rPr>
        <w:t>, as expected. What is unexpected</w:t>
      </w:r>
      <w:ins w:id="727" w:author="fikayo akeredolu" w:date="2022-07-21T21:39:00Z">
        <w:r w:rsidR="00F078B3">
          <w:rPr>
            <w:lang w:eastAsia="en-US"/>
          </w:rPr>
          <w:t>,</w:t>
        </w:r>
      </w:ins>
      <w:r w:rsidR="000E11B0">
        <w:rPr>
          <w:lang w:eastAsia="en-US"/>
        </w:rPr>
        <w:t xml:space="preserve"> however, is that the </w:t>
      </w:r>
      <w:r w:rsidR="00706E00">
        <w:rPr>
          <w:lang w:eastAsia="en-US"/>
        </w:rPr>
        <w:t>NDL</w:t>
      </w:r>
      <w:r w:rsidR="000E11B0">
        <w:rPr>
          <w:lang w:eastAsia="en-US"/>
        </w:rPr>
        <w:t xml:space="preserve"> models perform </w:t>
      </w:r>
      <w:r w:rsidR="003F5D4F">
        <w:rPr>
          <w:lang w:eastAsia="en-US"/>
        </w:rPr>
        <w:t>incredibly</w:t>
      </w:r>
      <w:r w:rsidR="000E11B0">
        <w:rPr>
          <w:lang w:eastAsia="en-US"/>
        </w:rPr>
        <w:t xml:space="preserve"> well when trained and tested using text</w:t>
      </w:r>
      <w:r w:rsidR="00236BF0">
        <w:rPr>
          <w:lang w:eastAsia="en-US"/>
        </w:rPr>
        <w:t>-based data</w:t>
      </w:r>
      <w:r w:rsidR="000E11B0">
        <w:rPr>
          <w:lang w:eastAsia="en-US"/>
        </w:rPr>
        <w:t xml:space="preserve">. An example </w:t>
      </w:r>
      <w:del w:id="728" w:author="fikayo akeredolu" w:date="2022-07-21T21:39:00Z">
        <w:r w:rsidR="000E11B0" w:rsidDel="00F078B3">
          <w:rPr>
            <w:lang w:eastAsia="en-US"/>
          </w:rPr>
          <w:delText xml:space="preserve">of this </w:delText>
        </w:r>
      </w:del>
      <w:r w:rsidR="000E11B0">
        <w:rPr>
          <w:lang w:eastAsia="en-US"/>
        </w:rPr>
        <w:t xml:space="preserve">is the </w:t>
      </w:r>
      <w:r w:rsidR="00605359">
        <w:rPr>
          <w:lang w:eastAsia="en-US"/>
        </w:rPr>
        <w:t xml:space="preserve">Gaussian NB classifier which produced a VA of </w:t>
      </w:r>
      <w:r w:rsidR="003F5D4F">
        <w:rPr>
          <w:lang w:eastAsia="en-US"/>
        </w:rPr>
        <w:t>86.8</w:t>
      </w:r>
      <w:r w:rsidR="00562D77">
        <w:rPr>
          <w:lang w:eastAsia="en-US"/>
        </w:rPr>
        <w:t>8</w:t>
      </w:r>
      <w:r w:rsidR="003F5D4F">
        <w:rPr>
          <w:lang w:eastAsia="en-US"/>
        </w:rPr>
        <w:t>%</w:t>
      </w:r>
      <w:ins w:id="729" w:author="fikayo akeredolu" w:date="2022-07-21T21:39:00Z">
        <w:r w:rsidR="00F078B3">
          <w:rPr>
            <w:lang w:eastAsia="en-US"/>
          </w:rPr>
          <w:t>,</w:t>
        </w:r>
      </w:ins>
      <w:r w:rsidR="003F5D4F">
        <w:rPr>
          <w:lang w:eastAsia="en-US"/>
        </w:rPr>
        <w:t xml:space="preserve"> which </w:t>
      </w:r>
      <w:r w:rsidR="00562D77">
        <w:rPr>
          <w:lang w:eastAsia="en-US"/>
        </w:rPr>
        <w:t>was</w:t>
      </w:r>
      <w:r w:rsidR="003F5D4F">
        <w:rPr>
          <w:lang w:eastAsia="en-US"/>
        </w:rPr>
        <w:t xml:space="preserve"> completely unexpected. This indicates that I have either built an exceptional model</w:t>
      </w:r>
      <w:del w:id="730" w:author="fikayo akeredolu" w:date="2022-07-21T21:39:00Z">
        <w:r w:rsidR="003F5D4F" w:rsidDel="00F078B3">
          <w:rPr>
            <w:lang w:eastAsia="en-US"/>
          </w:rPr>
          <w:delText>,</w:delText>
        </w:r>
      </w:del>
      <w:ins w:id="731" w:author="Olubusayo Akeredolu" w:date="2022-07-30T17:17:00Z">
        <w:r w:rsidR="00861A2E">
          <w:rPr>
            <w:lang w:eastAsia="en-US"/>
          </w:rPr>
          <w:t xml:space="preserve">, </w:t>
        </w:r>
      </w:ins>
      <w:del w:id="732" w:author="Olubusayo Akeredolu" w:date="2022-07-30T17:17:00Z">
        <w:r w:rsidR="003F5D4F" w:rsidDel="00861A2E">
          <w:rPr>
            <w:lang w:eastAsia="en-US"/>
          </w:rPr>
          <w:delText xml:space="preserve"> </w:delText>
        </w:r>
      </w:del>
      <w:r w:rsidR="003F5D4F">
        <w:rPr>
          <w:lang w:eastAsia="en-US"/>
        </w:rPr>
        <w:t xml:space="preserve">or the Gaussian NB method for classification is well suited for classifying programs based on </w:t>
      </w:r>
      <w:r w:rsidR="00564BB1">
        <w:rPr>
          <w:lang w:eastAsia="en-US"/>
        </w:rPr>
        <w:t>the algorithms they implement.</w:t>
      </w:r>
    </w:p>
    <w:p w14:paraId="1360DB82" w14:textId="77777777" w:rsidR="0059146A" w:rsidRDefault="0059146A" w:rsidP="00B76D98">
      <w:pPr>
        <w:rPr>
          <w:lang w:eastAsia="en-US"/>
        </w:rPr>
      </w:pPr>
    </w:p>
    <w:p w14:paraId="612E789C" w14:textId="57DB2EA7" w:rsidR="009A44AF" w:rsidRDefault="00564BB1" w:rsidP="00B76D98">
      <w:pPr>
        <w:rPr>
          <w:lang w:eastAsia="en-US"/>
        </w:rPr>
      </w:pPr>
      <w:r>
        <w:rPr>
          <w:lang w:eastAsia="en-US"/>
        </w:rPr>
        <w:t xml:space="preserve">Even more interesting is the </w:t>
      </w:r>
      <w:r w:rsidR="000E11B0">
        <w:rPr>
          <w:lang w:eastAsia="en-US"/>
        </w:rPr>
        <w:t>Random Forest classifier</w:t>
      </w:r>
      <w:ins w:id="733" w:author="fikayo akeredolu" w:date="2022-07-21T21:39:00Z">
        <w:r w:rsidR="00F078B3">
          <w:rPr>
            <w:lang w:eastAsia="en-US"/>
          </w:rPr>
          <w:t>,</w:t>
        </w:r>
      </w:ins>
      <w:r w:rsidR="000E11B0">
        <w:rPr>
          <w:lang w:eastAsia="en-US"/>
        </w:rPr>
        <w:t xml:space="preserve"> which produces</w:t>
      </w:r>
      <w:r w:rsidR="00564465">
        <w:rPr>
          <w:lang w:eastAsia="en-US"/>
        </w:rPr>
        <w:t xml:space="preserve"> a VA of </w:t>
      </w:r>
      <w:r w:rsidR="00605359">
        <w:rPr>
          <w:lang w:eastAsia="en-US"/>
        </w:rPr>
        <w:t>100% when tested on text</w:t>
      </w:r>
      <w:r w:rsidR="000E607F">
        <w:rPr>
          <w:lang w:eastAsia="en-US"/>
        </w:rPr>
        <w:t>.</w:t>
      </w:r>
      <w:r w:rsidR="00AC0E63">
        <w:rPr>
          <w:lang w:eastAsia="en-US"/>
        </w:rPr>
        <w:t xml:space="preserve"> </w:t>
      </w:r>
      <w:r w:rsidR="00E3254D">
        <w:rPr>
          <w:lang w:eastAsia="en-US"/>
        </w:rPr>
        <w:t>RF classifiers are based on trees</w:t>
      </w:r>
      <w:ins w:id="734" w:author="fikayo akeredolu" w:date="2022-07-21T21:39:00Z">
        <w:r w:rsidR="00F078B3">
          <w:rPr>
            <w:lang w:eastAsia="en-US"/>
          </w:rPr>
          <w:t>,</w:t>
        </w:r>
      </w:ins>
      <w:r w:rsidR="00E3254D">
        <w:rPr>
          <w:lang w:eastAsia="en-US"/>
        </w:rPr>
        <w:t xml:space="preserve"> so this could be a possible reason that this classifier works so well on the classification task for this project. </w:t>
      </w:r>
      <w:r w:rsidR="009A44AF">
        <w:rPr>
          <w:lang w:eastAsia="en-US"/>
        </w:rPr>
        <w:t>I</w:t>
      </w:r>
      <w:del w:id="735" w:author="Olubusayo Akeredolu" w:date="2022-07-30T17:18:00Z">
        <w:r w:rsidR="009A44AF" w:rsidDel="007C1916">
          <w:rPr>
            <w:lang w:eastAsia="en-US"/>
          </w:rPr>
          <w:delText>t</w:delText>
        </w:r>
      </w:del>
      <w:ins w:id="736" w:author="Olubusayo Akeredolu" w:date="2022-07-30T17:17:00Z">
        <w:r w:rsidR="007C1916">
          <w:rPr>
            <w:lang w:eastAsia="en-US"/>
          </w:rPr>
          <w:t>n the future, it</w:t>
        </w:r>
      </w:ins>
      <w:r w:rsidR="009A44AF">
        <w:rPr>
          <w:lang w:eastAsia="en-US"/>
        </w:rPr>
        <w:t xml:space="preserve"> </w:t>
      </w:r>
      <w:r w:rsidR="009D554A">
        <w:rPr>
          <w:lang w:eastAsia="en-US"/>
        </w:rPr>
        <w:t>could be</w:t>
      </w:r>
      <w:r w:rsidR="009A44AF">
        <w:rPr>
          <w:lang w:eastAsia="en-US"/>
        </w:rPr>
        <w:t xml:space="preserve"> worth exploring</w:t>
      </w:r>
      <w:ins w:id="737" w:author="Olubusayo Akeredolu" w:date="2022-07-30T17:18:00Z">
        <w:r w:rsidR="00FB25B4">
          <w:rPr>
            <w:lang w:eastAsia="en-US"/>
          </w:rPr>
          <w:t xml:space="preserve"> </w:t>
        </w:r>
      </w:ins>
      <w:r w:rsidR="009D554A">
        <w:rPr>
          <w:lang w:eastAsia="en-US"/>
        </w:rPr>
        <w:t>how</w:t>
      </w:r>
      <w:ins w:id="738" w:author="fikayo akeredolu" w:date="2022-07-21T21:40:00Z">
        <w:r w:rsidR="00F078B3">
          <w:rPr>
            <w:lang w:eastAsia="en-US"/>
          </w:rPr>
          <w:t xml:space="preserve"> </w:t>
        </w:r>
      </w:ins>
      <w:del w:id="739" w:author="fikayo akeredolu" w:date="2022-07-21T21:40:00Z">
        <w:r w:rsidR="009A44AF" w:rsidDel="00F078B3">
          <w:rPr>
            <w:lang w:eastAsia="en-US"/>
          </w:rPr>
          <w:delText xml:space="preserve"> </w:delText>
        </w:r>
      </w:del>
      <w:del w:id="740" w:author="fikayo akeredolu" w:date="2022-07-21T21:39:00Z">
        <w:r w:rsidR="009A44AF" w:rsidDel="00F078B3">
          <w:rPr>
            <w:lang w:eastAsia="en-US"/>
          </w:rPr>
          <w:delText>to the</w:delText>
        </w:r>
      </w:del>
      <w:del w:id="741" w:author="fikayo akeredolu" w:date="2022-07-21T21:40:00Z">
        <w:r w:rsidR="009A44AF" w:rsidDel="00F078B3">
          <w:rPr>
            <w:lang w:eastAsia="en-US"/>
          </w:rPr>
          <w:delText xml:space="preserve"> </w:delText>
        </w:r>
      </w:del>
      <w:r w:rsidR="009A44AF">
        <w:rPr>
          <w:lang w:eastAsia="en-US"/>
        </w:rPr>
        <w:t>RF classifiers</w:t>
      </w:r>
      <w:r w:rsidR="009D554A">
        <w:rPr>
          <w:lang w:eastAsia="en-US"/>
        </w:rPr>
        <w:t xml:space="preserve"> are built</w:t>
      </w:r>
      <w:r w:rsidR="009A44AF">
        <w:rPr>
          <w:lang w:eastAsia="en-US"/>
        </w:rPr>
        <w:t xml:space="preserve"> to observe how they process input. </w:t>
      </w:r>
    </w:p>
    <w:p w14:paraId="7E891FC6" w14:textId="77777777" w:rsidR="009A44AF" w:rsidRDefault="009A44AF" w:rsidP="00B76D98">
      <w:pPr>
        <w:rPr>
          <w:lang w:eastAsia="en-US"/>
        </w:rPr>
      </w:pPr>
    </w:p>
    <w:p w14:paraId="4A1C9D69" w14:textId="69C172AB" w:rsidR="00997BDA" w:rsidRDefault="00670ADD" w:rsidP="00B76D98">
      <w:pPr>
        <w:rPr>
          <w:ins w:id="742" w:author="Olubusayo Akeredolu" w:date="2022-07-30T17:18:00Z"/>
          <w:lang w:eastAsia="en-US"/>
        </w:rPr>
      </w:pPr>
      <w:r>
        <w:rPr>
          <w:lang w:eastAsia="en-US"/>
        </w:rPr>
        <w:t>The SVM classifier produces a VA of 76%</w:t>
      </w:r>
      <w:r w:rsidR="00AA4337">
        <w:rPr>
          <w:lang w:eastAsia="en-US"/>
        </w:rPr>
        <w:t xml:space="preserve">, which is also considered as </w:t>
      </w:r>
      <w:del w:id="743" w:author="fikayo akeredolu" w:date="2022-07-21T21:39:00Z">
        <w:r w:rsidR="00AA4337" w:rsidDel="00F078B3">
          <w:rPr>
            <w:lang w:eastAsia="en-US"/>
          </w:rPr>
          <w:delText>ver</w:delText>
        </w:r>
      </w:del>
      <w:del w:id="744" w:author="fikayo akeredolu" w:date="2022-07-21T21:40:00Z">
        <w:r w:rsidR="00AA4337" w:rsidDel="00F078B3">
          <w:rPr>
            <w:lang w:eastAsia="en-US"/>
          </w:rPr>
          <w:delText xml:space="preserve">y </w:delText>
        </w:r>
      </w:del>
      <w:r w:rsidR="00AA4337">
        <w:rPr>
          <w:lang w:eastAsia="en-US"/>
        </w:rPr>
        <w:t>good</w:t>
      </w:r>
      <w:ins w:id="745" w:author="fikayo akeredolu" w:date="2022-07-21T21:40:00Z">
        <w:r w:rsidR="00F078B3">
          <w:rPr>
            <w:lang w:eastAsia="en-US"/>
          </w:rPr>
          <w:t>. In comparison,</w:t>
        </w:r>
      </w:ins>
      <w:del w:id="746" w:author="fikayo akeredolu" w:date="2022-07-21T21:40:00Z">
        <w:r w:rsidR="00AA4337" w:rsidDel="00F078B3">
          <w:rPr>
            <w:lang w:eastAsia="en-US"/>
          </w:rPr>
          <w:delText xml:space="preserve">, </w:delText>
        </w:r>
        <w:r w:rsidDel="00F078B3">
          <w:rPr>
            <w:lang w:eastAsia="en-US"/>
          </w:rPr>
          <w:delText>while</w:delText>
        </w:r>
      </w:del>
      <w:r>
        <w:rPr>
          <w:lang w:eastAsia="en-US"/>
        </w:rPr>
        <w:t xml:space="preserve"> the SGD classifier is the </w:t>
      </w:r>
      <w:r w:rsidR="00B9776A">
        <w:rPr>
          <w:lang w:eastAsia="en-US"/>
        </w:rPr>
        <w:t xml:space="preserve">least accurate </w:t>
      </w:r>
      <w:r w:rsidR="00AA4337">
        <w:rPr>
          <w:lang w:eastAsia="en-US"/>
        </w:rPr>
        <w:t>NDL model</w:t>
      </w:r>
      <w:ins w:id="747" w:author="fikayo akeredolu" w:date="2022-07-21T21:40:00Z">
        <w:r w:rsidR="00F078B3">
          <w:rPr>
            <w:lang w:eastAsia="en-US"/>
          </w:rPr>
          <w:t>,</w:t>
        </w:r>
      </w:ins>
      <w:r w:rsidR="00AA4337">
        <w:rPr>
          <w:lang w:eastAsia="en-US"/>
        </w:rPr>
        <w:t xml:space="preserve"> </w:t>
      </w:r>
      <w:r w:rsidR="00B9776A">
        <w:rPr>
          <w:lang w:eastAsia="en-US"/>
        </w:rPr>
        <w:t>with a VA score</w:t>
      </w:r>
      <w:r w:rsidR="00AA4337">
        <w:rPr>
          <w:lang w:eastAsia="en-US"/>
        </w:rPr>
        <w:t xml:space="preserve"> of</w:t>
      </w:r>
      <w:r w:rsidR="00B9776A">
        <w:rPr>
          <w:lang w:eastAsia="en-US"/>
        </w:rPr>
        <w:t xml:space="preserve"> 64%, which is below the threshold for being considered </w:t>
      </w:r>
      <w:ins w:id="748" w:author="fikayo akeredolu" w:date="2022-07-21T21:41:00Z">
        <w:r w:rsidR="00F078B3">
          <w:rPr>
            <w:lang w:eastAsia="en-US"/>
          </w:rPr>
          <w:t>a precise</w:t>
        </w:r>
      </w:ins>
      <w:del w:id="749" w:author="fikayo akeredolu" w:date="2022-07-21T21:41:00Z">
        <w:r w:rsidR="00B9776A" w:rsidDel="00F078B3">
          <w:rPr>
            <w:lang w:eastAsia="en-US"/>
          </w:rPr>
          <w:delText>an accurate</w:delText>
        </w:r>
      </w:del>
      <w:r w:rsidR="00B9776A">
        <w:rPr>
          <w:lang w:eastAsia="en-US"/>
        </w:rPr>
        <w:t xml:space="preserve"> model.</w:t>
      </w:r>
      <w:r w:rsidR="00BB0287">
        <w:rPr>
          <w:lang w:eastAsia="en-US"/>
        </w:rPr>
        <w:t xml:space="preserve"> In the future, it will be worth exploring why this model performs worse than the other NDL models.</w:t>
      </w:r>
      <w:r w:rsidR="00997BDA">
        <w:rPr>
          <w:lang w:eastAsia="en-US"/>
        </w:rPr>
        <w:t xml:space="preserve"> </w:t>
      </w:r>
    </w:p>
    <w:p w14:paraId="3D590228" w14:textId="72EBDE25" w:rsidR="00FB25B4" w:rsidRDefault="00FB25B4" w:rsidP="00B76D98">
      <w:pPr>
        <w:rPr>
          <w:ins w:id="750" w:author="Olubusayo Akeredolu" w:date="2022-07-30T17:18:00Z"/>
          <w:lang w:eastAsia="en-US"/>
        </w:rPr>
      </w:pPr>
    </w:p>
    <w:p w14:paraId="5DB61EAF" w14:textId="764B2CDE" w:rsidR="00FB25B4" w:rsidRDefault="00FB25B4" w:rsidP="00B76D98">
      <w:pPr>
        <w:rPr>
          <w:lang w:eastAsia="en-US"/>
        </w:rPr>
      </w:pPr>
      <w:ins w:id="751" w:author="Olubusayo Akeredolu" w:date="2022-07-30T17:18:00Z">
        <w:r>
          <w:rPr>
            <w:lang w:eastAsia="en-US"/>
          </w:rPr>
          <w:t xml:space="preserve">The conclusion to be drawn from this is that when using text-based data, non-deep learning </w:t>
        </w:r>
      </w:ins>
      <w:ins w:id="752" w:author="Olubusayo Akeredolu" w:date="2022-07-30T17:19:00Z">
        <w:r>
          <w:rPr>
            <w:lang w:eastAsia="en-US"/>
          </w:rPr>
          <w:t>models are better than deep learning models.</w:t>
        </w:r>
        <w:r w:rsidR="00DB0355">
          <w:rPr>
            <w:lang w:eastAsia="en-US"/>
          </w:rPr>
          <w:t xml:space="preserve"> </w:t>
        </w:r>
        <w:r>
          <w:rPr>
            <w:lang w:eastAsia="en-US"/>
          </w:rPr>
          <w:t xml:space="preserve"> </w:t>
        </w:r>
      </w:ins>
    </w:p>
    <w:p w14:paraId="27A5691D" w14:textId="77777777" w:rsidR="00997BDA" w:rsidRDefault="00997BDA" w:rsidP="00B76D98">
      <w:pPr>
        <w:rPr>
          <w:lang w:eastAsia="en-US"/>
        </w:rPr>
      </w:pPr>
    </w:p>
    <w:p w14:paraId="5774CE64" w14:textId="3D21CEFB" w:rsidR="00781772" w:rsidRDefault="00997BDA" w:rsidP="0084164B">
      <w:pPr>
        <w:pStyle w:val="Titre4"/>
      </w:pPr>
      <w:bookmarkStart w:id="753" w:name="_Toc109066030"/>
      <w:bookmarkStart w:id="754" w:name="_Toc109318883"/>
      <w:r>
        <w:t>Statistics</w:t>
      </w:r>
      <w:r w:rsidR="00781772">
        <w:t xml:space="preserve"> and Performance</w:t>
      </w:r>
      <w:bookmarkEnd w:id="753"/>
      <w:bookmarkEnd w:id="754"/>
    </w:p>
    <w:p w14:paraId="3D340D26" w14:textId="029C02D8" w:rsidR="00B9776A" w:rsidRDefault="00AA292C" w:rsidP="00B76D98">
      <w:pPr>
        <w:rPr>
          <w:lang w:eastAsia="en-US"/>
        </w:rPr>
      </w:pPr>
      <w:r>
        <w:rPr>
          <w:lang w:eastAsia="en-US"/>
        </w:rPr>
        <w:t xml:space="preserve">The Deep Learning model results for text are not as remarkable. </w:t>
      </w:r>
      <w:r w:rsidR="004A66FA">
        <w:rPr>
          <w:lang w:eastAsia="en-US"/>
        </w:rPr>
        <w:t xml:space="preserve">The mean TA is </w:t>
      </w:r>
      <w:r w:rsidR="00B87AE0">
        <w:rPr>
          <w:lang w:eastAsia="en-US"/>
        </w:rPr>
        <w:t>53.88</w:t>
      </w:r>
      <w:r w:rsidR="005F76C8">
        <w:rPr>
          <w:lang w:eastAsia="en-US"/>
        </w:rPr>
        <w:t>%</w:t>
      </w:r>
      <w:ins w:id="755" w:author="fikayo akeredolu" w:date="2022-07-21T21:40:00Z">
        <w:r w:rsidR="00F078B3">
          <w:rPr>
            <w:lang w:eastAsia="en-US"/>
          </w:rPr>
          <w:t>,</w:t>
        </w:r>
      </w:ins>
      <w:r w:rsidR="00B87AE0">
        <w:rPr>
          <w:lang w:eastAsia="en-US"/>
        </w:rPr>
        <w:t xml:space="preserve"> while the mean VA is 52.16</w:t>
      </w:r>
      <w:r w:rsidR="005F76C8">
        <w:rPr>
          <w:lang w:eastAsia="en-US"/>
        </w:rPr>
        <w:t>%</w:t>
      </w:r>
      <w:r w:rsidR="00B87AE0">
        <w:rPr>
          <w:lang w:eastAsia="en-US"/>
        </w:rPr>
        <w:t xml:space="preserve">. </w:t>
      </w:r>
      <w:r w:rsidR="00B530FB">
        <w:rPr>
          <w:lang w:eastAsia="en-US"/>
        </w:rPr>
        <w:t>The best performing model was the Dense model</w:t>
      </w:r>
      <w:ins w:id="756" w:author="fikayo akeredolu" w:date="2022-07-21T21:40:00Z">
        <w:r w:rsidR="00F078B3">
          <w:rPr>
            <w:lang w:eastAsia="en-US"/>
          </w:rPr>
          <w:t>,</w:t>
        </w:r>
      </w:ins>
      <w:r w:rsidR="00B530FB">
        <w:rPr>
          <w:lang w:eastAsia="en-US"/>
        </w:rPr>
        <w:t xml:space="preserve"> which produced a TA score of 82.88%</w:t>
      </w:r>
      <w:r w:rsidR="00581936">
        <w:rPr>
          <w:lang w:eastAsia="en-US"/>
        </w:rPr>
        <w:t xml:space="preserve">, </w:t>
      </w:r>
      <w:r w:rsidR="00B530FB">
        <w:rPr>
          <w:lang w:eastAsia="en-US"/>
        </w:rPr>
        <w:t>a VA score of 68%</w:t>
      </w:r>
      <w:r w:rsidR="00790480">
        <w:rPr>
          <w:lang w:eastAsia="en-US"/>
        </w:rPr>
        <w:t xml:space="preserve">, </w:t>
      </w:r>
      <w:r w:rsidR="00581936">
        <w:rPr>
          <w:lang w:eastAsia="en-US"/>
        </w:rPr>
        <w:t xml:space="preserve">a </w:t>
      </w:r>
      <w:r w:rsidR="00790480">
        <w:rPr>
          <w:lang w:eastAsia="en-US"/>
        </w:rPr>
        <w:t>TL</w:t>
      </w:r>
      <w:r w:rsidR="00581936">
        <w:rPr>
          <w:lang w:eastAsia="en-US"/>
        </w:rPr>
        <w:t xml:space="preserve"> of </w:t>
      </w:r>
      <w:r w:rsidR="00432D18">
        <w:rPr>
          <w:lang w:eastAsia="en-US"/>
        </w:rPr>
        <w:t>0.</w:t>
      </w:r>
      <w:r w:rsidR="00816E2B">
        <w:rPr>
          <w:lang w:eastAsia="en-US"/>
        </w:rPr>
        <w:t>66</w:t>
      </w:r>
      <w:r w:rsidR="00790480">
        <w:rPr>
          <w:lang w:eastAsia="en-US"/>
        </w:rPr>
        <w:t xml:space="preserve"> and </w:t>
      </w:r>
      <w:r w:rsidR="00816E2B">
        <w:rPr>
          <w:lang w:eastAsia="en-US"/>
        </w:rPr>
        <w:t>a VL score of 0.8</w:t>
      </w:r>
      <w:r w:rsidR="00B60967">
        <w:rPr>
          <w:lang w:eastAsia="en-US"/>
        </w:rPr>
        <w:t>3</w:t>
      </w:r>
      <w:ins w:id="757" w:author="fikayo akeredolu" w:date="2022-07-21T21:40:00Z">
        <w:r w:rsidR="00F078B3">
          <w:rPr>
            <w:lang w:eastAsia="en-US"/>
          </w:rPr>
          <w:t>—using</w:t>
        </w:r>
      </w:ins>
      <w:del w:id="758" w:author="fikayo akeredolu" w:date="2022-07-21T21:40:00Z">
        <w:r w:rsidR="00816E2B" w:rsidDel="00F078B3">
          <w:rPr>
            <w:lang w:eastAsia="en-US"/>
          </w:rPr>
          <w:delText xml:space="preserve">. </w:delText>
        </w:r>
        <w:r w:rsidR="00B530FB" w:rsidDel="00F078B3">
          <w:rPr>
            <w:lang w:eastAsia="en-US"/>
          </w:rPr>
          <w:delText>using</w:delText>
        </w:r>
      </w:del>
      <w:r w:rsidR="00B530FB">
        <w:rPr>
          <w:lang w:eastAsia="en-US"/>
        </w:rPr>
        <w:t xml:space="preserve"> the ReLu activation</w:t>
      </w:r>
      <w:del w:id="759" w:author="fikayo akeredolu" w:date="2022-07-21T21:41:00Z">
        <w:r w:rsidR="00581936" w:rsidDel="00F078B3">
          <w:rPr>
            <w:lang w:eastAsia="en-US"/>
          </w:rPr>
          <w:delText>,</w:delText>
        </w:r>
      </w:del>
      <w:r w:rsidR="00581936">
        <w:rPr>
          <w:lang w:eastAsia="en-US"/>
        </w:rPr>
        <w:t xml:space="preserve"> </w:t>
      </w:r>
      <w:ins w:id="760" w:author="fikayo akeredolu" w:date="2022-07-21T21:41:00Z">
        <w:r w:rsidR="00F078B3">
          <w:rPr>
            <w:lang w:eastAsia="en-US"/>
          </w:rPr>
          <w:t xml:space="preserve">of </w:t>
        </w:r>
      </w:ins>
      <w:r w:rsidR="00581936">
        <w:rPr>
          <w:lang w:eastAsia="en-US"/>
        </w:rPr>
        <w:t>256 neurons</w:t>
      </w:r>
      <w:r w:rsidR="00432D18">
        <w:rPr>
          <w:lang w:eastAsia="en-US"/>
        </w:rPr>
        <w:t>,</w:t>
      </w:r>
      <w:r w:rsidR="00581936">
        <w:rPr>
          <w:lang w:eastAsia="en-US"/>
        </w:rPr>
        <w:t xml:space="preserve"> a batch size of 10, and 10 epochs</w:t>
      </w:r>
      <w:r w:rsidR="00B530FB">
        <w:rPr>
          <w:lang w:eastAsia="en-US"/>
        </w:rPr>
        <w:t xml:space="preserve">. </w:t>
      </w:r>
      <w:r w:rsidR="00836675">
        <w:rPr>
          <w:lang w:eastAsia="en-US"/>
        </w:rPr>
        <w:t>This sharp drop in values</w:t>
      </w:r>
      <w:r w:rsidR="00B60967">
        <w:rPr>
          <w:lang w:eastAsia="en-US"/>
        </w:rPr>
        <w:t xml:space="preserve"> between TA and VA</w:t>
      </w:r>
      <w:r w:rsidR="00836675">
        <w:rPr>
          <w:lang w:eastAsia="en-US"/>
        </w:rPr>
        <w:t xml:space="preserve"> is demonstrated in the graph pictured in </w:t>
      </w:r>
      <w:r w:rsidR="00836675" w:rsidRPr="00836675">
        <w:rPr>
          <w:i/>
          <w:iCs/>
          <w:lang w:eastAsia="en-US"/>
        </w:rPr>
        <w:t>fig 5.1</w:t>
      </w:r>
      <w:r w:rsidR="00836675">
        <w:rPr>
          <w:lang w:eastAsia="en-US"/>
        </w:rPr>
        <w:t xml:space="preserve">. </w:t>
      </w:r>
      <w:r w:rsidR="00B530FB">
        <w:rPr>
          <w:lang w:eastAsia="en-US"/>
        </w:rPr>
        <w:t xml:space="preserve">The </w:t>
      </w:r>
      <w:r w:rsidR="00F23910">
        <w:rPr>
          <w:lang w:eastAsia="en-US"/>
        </w:rPr>
        <w:t>accuracy</w:t>
      </w:r>
      <w:r w:rsidR="00432D18">
        <w:rPr>
          <w:lang w:eastAsia="en-US"/>
        </w:rPr>
        <w:t xml:space="preserve"> and loss</w:t>
      </w:r>
      <w:r w:rsidR="00581936">
        <w:rPr>
          <w:lang w:eastAsia="en-US"/>
        </w:rPr>
        <w:t xml:space="preserve"> </w:t>
      </w:r>
      <w:r w:rsidR="00432D18">
        <w:rPr>
          <w:lang w:eastAsia="en-US"/>
        </w:rPr>
        <w:t>values</w:t>
      </w:r>
      <w:r w:rsidR="00581936">
        <w:rPr>
          <w:lang w:eastAsia="en-US"/>
        </w:rPr>
        <w:t xml:space="preserve"> </w:t>
      </w:r>
      <w:r w:rsidR="00432D18">
        <w:rPr>
          <w:lang w:eastAsia="en-US"/>
        </w:rPr>
        <w:t>are</w:t>
      </w:r>
      <w:r w:rsidR="00581936">
        <w:rPr>
          <w:lang w:eastAsia="en-US"/>
        </w:rPr>
        <w:t xml:space="preserve"> in the range to be considered </w:t>
      </w:r>
      <w:del w:id="761" w:author="fikayo akeredolu" w:date="2022-07-21T21:41:00Z">
        <w:r w:rsidR="00581936" w:rsidDel="00F078B3">
          <w:rPr>
            <w:lang w:eastAsia="en-US"/>
          </w:rPr>
          <w:delText xml:space="preserve">as </w:delText>
        </w:r>
      </w:del>
      <w:r w:rsidR="00581936">
        <w:rPr>
          <w:lang w:eastAsia="en-US"/>
        </w:rPr>
        <w:t xml:space="preserve">a good model </w:t>
      </w:r>
      <w:r w:rsidR="00432D18">
        <w:rPr>
          <w:lang w:eastAsia="en-US"/>
        </w:rPr>
        <w:t xml:space="preserve">for classifying source code based on sorting algorithms. </w:t>
      </w:r>
      <w:ins w:id="762" w:author="fikayo akeredolu" w:date="2022-07-21T21:42:00Z">
        <w:r w:rsidR="004F02F9">
          <w:rPr>
            <w:lang w:eastAsia="en-US"/>
          </w:rPr>
          <w:t>However, the</w:t>
        </w:r>
      </w:ins>
      <w:del w:id="763" w:author="fikayo akeredolu" w:date="2022-07-21T21:42:00Z">
        <w:r w:rsidR="00432D18" w:rsidDel="004F02F9">
          <w:rPr>
            <w:lang w:eastAsia="en-US"/>
          </w:rPr>
          <w:delText>The</w:delText>
        </w:r>
      </w:del>
      <w:r w:rsidR="00432D18">
        <w:rPr>
          <w:lang w:eastAsia="en-US"/>
        </w:rPr>
        <w:t xml:space="preserve"> VA score falling just outside </w:t>
      </w:r>
      <w:del w:id="764" w:author="fikayo akeredolu" w:date="2022-07-21T21:42:00Z">
        <w:r w:rsidR="00432D18" w:rsidDel="004F02F9">
          <w:rPr>
            <w:lang w:eastAsia="en-US"/>
          </w:rPr>
          <w:delText xml:space="preserve">of </w:delText>
        </w:r>
      </w:del>
      <w:r w:rsidR="00432D18">
        <w:rPr>
          <w:lang w:eastAsia="en-US"/>
        </w:rPr>
        <w:t xml:space="preserve">the acceptable range for </w:t>
      </w:r>
      <w:r w:rsidR="004937B2">
        <w:rPr>
          <w:lang w:eastAsia="en-US"/>
        </w:rPr>
        <w:t>V</w:t>
      </w:r>
      <w:r w:rsidR="00432D18">
        <w:rPr>
          <w:lang w:eastAsia="en-US"/>
        </w:rPr>
        <w:t xml:space="preserve">A scores indicates that </w:t>
      </w:r>
      <w:r w:rsidR="0045284F">
        <w:rPr>
          <w:lang w:eastAsia="en-US"/>
        </w:rPr>
        <w:t>the model is either insufficient to classify unseen data</w:t>
      </w:r>
      <w:del w:id="765" w:author="fikayo akeredolu" w:date="2022-07-21T21:41:00Z">
        <w:r w:rsidR="0045284F" w:rsidDel="00F078B3">
          <w:rPr>
            <w:lang w:eastAsia="en-US"/>
          </w:rPr>
          <w:delText>,</w:delText>
        </w:r>
      </w:del>
      <w:r w:rsidR="0045284F">
        <w:rPr>
          <w:lang w:eastAsia="en-US"/>
        </w:rPr>
        <w:t xml:space="preserve"> or </w:t>
      </w:r>
      <w:r w:rsidR="00816E2B">
        <w:rPr>
          <w:lang w:eastAsia="en-US"/>
        </w:rPr>
        <w:t xml:space="preserve">that overfitting might </w:t>
      </w:r>
      <w:ins w:id="766" w:author="Olubusayo Akeredolu" w:date="2022-07-30T17:19:00Z">
        <w:r w:rsidR="00DB0355">
          <w:rPr>
            <w:lang w:eastAsia="en-US"/>
          </w:rPr>
          <w:t xml:space="preserve">be </w:t>
        </w:r>
      </w:ins>
      <w:ins w:id="767" w:author="fikayo akeredolu" w:date="2022-07-21T21:42:00Z">
        <w:r w:rsidR="004F02F9">
          <w:rPr>
            <w:lang w:eastAsia="en-US"/>
          </w:rPr>
          <w:t>occur</w:t>
        </w:r>
      </w:ins>
      <w:ins w:id="768" w:author="Olubusayo Akeredolu" w:date="2022-07-30T17:19:00Z">
        <w:r w:rsidR="00DB0355">
          <w:rPr>
            <w:lang w:eastAsia="en-US"/>
          </w:rPr>
          <w:t>ring</w:t>
        </w:r>
      </w:ins>
      <w:del w:id="769" w:author="fikayo akeredolu" w:date="2022-07-21T21:42:00Z">
        <w:r w:rsidR="00816E2B" w:rsidDel="004F02F9">
          <w:rPr>
            <w:lang w:eastAsia="en-US"/>
          </w:rPr>
          <w:delText>be occurring</w:delText>
        </w:r>
      </w:del>
      <w:r w:rsidR="00816E2B">
        <w:rPr>
          <w:lang w:eastAsia="en-US"/>
        </w:rPr>
        <w:t xml:space="preserve"> </w:t>
      </w:r>
      <w:r w:rsidR="00FC72EF">
        <w:rPr>
          <w:lang w:eastAsia="en-US"/>
        </w:rPr>
        <w:t>during</w:t>
      </w:r>
      <w:r w:rsidR="00816E2B">
        <w:rPr>
          <w:lang w:eastAsia="en-US"/>
        </w:rPr>
        <w:t xml:space="preserve"> training.</w:t>
      </w:r>
      <w:r w:rsidR="003C547C">
        <w:rPr>
          <w:lang w:eastAsia="en-US"/>
        </w:rPr>
        <w:t xml:space="preserve"> </w:t>
      </w:r>
    </w:p>
    <w:p w14:paraId="6CA682A4" w14:textId="4AEECE3B" w:rsidR="0045284F" w:rsidRDefault="0045284F" w:rsidP="00B76D98">
      <w:pPr>
        <w:rPr>
          <w:lang w:eastAsia="en-US"/>
        </w:rPr>
      </w:pPr>
    </w:p>
    <w:p w14:paraId="1980215E" w14:textId="70D484CC" w:rsidR="006811BB" w:rsidRDefault="0045284F" w:rsidP="00B76D98">
      <w:pPr>
        <w:rPr>
          <w:lang w:eastAsia="en-US"/>
        </w:rPr>
      </w:pPr>
      <w:r>
        <w:rPr>
          <w:lang w:eastAsia="en-US"/>
        </w:rPr>
        <w:t xml:space="preserve">The </w:t>
      </w:r>
      <w:r w:rsidR="00CF5B95">
        <w:rPr>
          <w:lang w:eastAsia="en-US"/>
        </w:rPr>
        <w:t>next best DL model was the GRU model with SoftMax activation</w:t>
      </w:r>
      <w:r w:rsidR="00EB21FA">
        <w:rPr>
          <w:lang w:eastAsia="en-US"/>
        </w:rPr>
        <w:t xml:space="preserve">, 256 neurons, </w:t>
      </w:r>
      <w:ins w:id="770" w:author="fikayo akeredolu" w:date="2022-07-21T21:42:00Z">
        <w:r w:rsidR="004F02F9">
          <w:rPr>
            <w:lang w:eastAsia="en-US"/>
          </w:rPr>
          <w:t xml:space="preserve">and </w:t>
        </w:r>
      </w:ins>
      <w:r w:rsidR="00EB21FA">
        <w:rPr>
          <w:lang w:eastAsia="en-US"/>
        </w:rPr>
        <w:t>batches of 10</w:t>
      </w:r>
      <w:ins w:id="771" w:author="Olubusayo Akeredolu" w:date="2022-07-30T17:19:00Z">
        <w:r w:rsidR="00DB0355">
          <w:rPr>
            <w:lang w:eastAsia="en-US"/>
          </w:rPr>
          <w:t>,</w:t>
        </w:r>
      </w:ins>
      <w:r w:rsidR="00EB21FA">
        <w:rPr>
          <w:lang w:eastAsia="en-US"/>
        </w:rPr>
        <w:t xml:space="preserve"> and 10 epochs. This model produced a TA score of 55.86%, VA of 60%</w:t>
      </w:r>
      <w:r w:rsidR="003B2B0F">
        <w:rPr>
          <w:lang w:eastAsia="en-US"/>
        </w:rPr>
        <w:t>, a</w:t>
      </w:r>
      <w:r w:rsidR="00EB21FA">
        <w:rPr>
          <w:lang w:eastAsia="en-US"/>
        </w:rPr>
        <w:t xml:space="preserve"> </w:t>
      </w:r>
      <w:r w:rsidR="003B2B0F">
        <w:rPr>
          <w:lang w:eastAsia="en-US"/>
        </w:rPr>
        <w:t>TL</w:t>
      </w:r>
      <w:r w:rsidR="00AA3BBA">
        <w:rPr>
          <w:lang w:eastAsia="en-US"/>
        </w:rPr>
        <w:t xml:space="preserve"> of 0.68</w:t>
      </w:r>
      <w:r w:rsidR="003B2B0F">
        <w:rPr>
          <w:lang w:eastAsia="en-US"/>
        </w:rPr>
        <w:t xml:space="preserve"> and a VL of 0.69</w:t>
      </w:r>
      <w:r w:rsidR="00AA3BBA">
        <w:rPr>
          <w:lang w:eastAsia="en-US"/>
        </w:rPr>
        <w:t xml:space="preserve">. </w:t>
      </w:r>
      <w:r w:rsidR="0037239D">
        <w:rPr>
          <w:lang w:eastAsia="en-US"/>
        </w:rPr>
        <w:t>This result further proves that converting source code to tokens as if it were text is insufficient for classification</w:t>
      </w:r>
      <w:r w:rsidR="00541F04">
        <w:rPr>
          <w:lang w:eastAsia="en-US"/>
        </w:rPr>
        <w:t xml:space="preserve"> in DL models</w:t>
      </w:r>
      <w:r w:rsidR="0037239D">
        <w:rPr>
          <w:lang w:eastAsia="en-US"/>
        </w:rPr>
        <w:t>.</w:t>
      </w:r>
      <w:r w:rsidR="00F862CF">
        <w:rPr>
          <w:lang w:eastAsia="en-US"/>
        </w:rPr>
        <w:t xml:space="preserve"> </w:t>
      </w:r>
      <w:r w:rsidR="006811BB">
        <w:rPr>
          <w:lang w:eastAsia="en-US"/>
        </w:rPr>
        <w:t>The LSTM models all produced the same VA</w:t>
      </w:r>
      <w:ins w:id="772" w:author="fikayo akeredolu" w:date="2022-07-21T21:42:00Z">
        <w:r w:rsidR="004F02F9">
          <w:rPr>
            <w:lang w:eastAsia="en-US"/>
          </w:rPr>
          <w:t>, indicating</w:t>
        </w:r>
      </w:ins>
      <w:del w:id="773" w:author="fikayo akeredolu" w:date="2022-07-21T21:42:00Z">
        <w:r w:rsidR="006811BB" w:rsidDel="004F02F9">
          <w:rPr>
            <w:lang w:eastAsia="en-US"/>
          </w:rPr>
          <w:delText xml:space="preserve"> which indicates</w:delText>
        </w:r>
      </w:del>
      <w:r w:rsidR="006811BB">
        <w:rPr>
          <w:lang w:eastAsia="en-US"/>
        </w:rPr>
        <w:t xml:space="preserve"> that the activation function used with this model is not a </w:t>
      </w:r>
      <w:ins w:id="774" w:author="fikayo akeredolu" w:date="2022-07-21T21:43:00Z">
        <w:r w:rsidR="004F02F9">
          <w:rPr>
            <w:lang w:eastAsia="en-US"/>
          </w:rPr>
          <w:t>significant</w:t>
        </w:r>
      </w:ins>
      <w:del w:id="775" w:author="fikayo akeredolu" w:date="2022-07-21T21:43:00Z">
        <w:r w:rsidR="006811BB" w:rsidDel="004F02F9">
          <w:rPr>
            <w:lang w:eastAsia="en-US"/>
          </w:rPr>
          <w:delText>major</w:delText>
        </w:r>
      </w:del>
      <w:r w:rsidR="006811BB">
        <w:rPr>
          <w:lang w:eastAsia="en-US"/>
        </w:rPr>
        <w:t xml:space="preserve"> factor in determining the </w:t>
      </w:r>
      <w:ins w:id="776" w:author="fikayo akeredolu" w:date="2022-07-21T21:42:00Z">
        <w:r w:rsidR="004F02F9">
          <w:rPr>
            <w:lang w:eastAsia="en-US"/>
          </w:rPr>
          <w:t>model's output</w:t>
        </w:r>
      </w:ins>
      <w:del w:id="777" w:author="fikayo akeredolu" w:date="2022-07-21T21:42:00Z">
        <w:r w:rsidR="006811BB" w:rsidDel="004F02F9">
          <w:rPr>
            <w:lang w:eastAsia="en-US"/>
          </w:rPr>
          <w:delText>output of the model</w:delText>
        </w:r>
      </w:del>
      <w:r w:rsidR="006811BB">
        <w:rPr>
          <w:lang w:eastAsia="en-US"/>
        </w:rPr>
        <w:t xml:space="preserve">. All the MLP models produce VA scores in the </w:t>
      </w:r>
      <w:del w:id="778" w:author="fikayo akeredolu" w:date="2022-07-21T21:46:00Z">
        <w:r w:rsidR="006811BB" w:rsidDel="00A577E7">
          <w:rPr>
            <w:lang w:eastAsia="en-US"/>
          </w:rPr>
          <w:delText xml:space="preserve">range </w:delText>
        </w:r>
      </w:del>
      <w:r w:rsidR="006811BB">
        <w:rPr>
          <w:lang w:eastAsia="en-US"/>
        </w:rPr>
        <w:t>48% - 52%</w:t>
      </w:r>
      <w:ins w:id="779" w:author="fikayo akeredolu" w:date="2022-07-21T21:46:00Z">
        <w:r w:rsidR="00A577E7">
          <w:rPr>
            <w:lang w:eastAsia="en-US"/>
          </w:rPr>
          <w:t xml:space="preserve"> range, supporting</w:t>
        </w:r>
      </w:ins>
      <w:del w:id="780" w:author="fikayo akeredolu" w:date="2022-07-21T21:46:00Z">
        <w:r w:rsidR="006811BB" w:rsidDel="00A577E7">
          <w:rPr>
            <w:lang w:eastAsia="en-US"/>
          </w:rPr>
          <w:delText xml:space="preserve"> which also supports</w:delText>
        </w:r>
      </w:del>
      <w:r w:rsidR="006811BB">
        <w:rPr>
          <w:lang w:eastAsia="en-US"/>
        </w:rPr>
        <w:t xml:space="preserve"> this assumption. </w:t>
      </w:r>
    </w:p>
    <w:p w14:paraId="1879F386" w14:textId="77777777" w:rsidR="006811BB" w:rsidRDefault="006811BB" w:rsidP="00B76D98">
      <w:pPr>
        <w:rPr>
          <w:lang w:eastAsia="en-US"/>
        </w:rPr>
      </w:pPr>
    </w:p>
    <w:p w14:paraId="466A82A1" w14:textId="36864E57" w:rsidR="0045284F" w:rsidRDefault="00AA3BBA" w:rsidP="00B76D98">
      <w:pPr>
        <w:rPr>
          <w:lang w:eastAsia="en-US"/>
        </w:rPr>
      </w:pPr>
      <w:r>
        <w:rPr>
          <w:lang w:eastAsia="en-US"/>
        </w:rPr>
        <w:t xml:space="preserve">The worst performing </w:t>
      </w:r>
      <w:r w:rsidR="00DB0EB9">
        <w:rPr>
          <w:lang w:eastAsia="en-US"/>
        </w:rPr>
        <w:t xml:space="preserve">DL </w:t>
      </w:r>
      <w:r>
        <w:rPr>
          <w:lang w:eastAsia="en-US"/>
        </w:rPr>
        <w:t xml:space="preserve">model overall was the </w:t>
      </w:r>
      <w:r w:rsidR="002D3CDF">
        <w:rPr>
          <w:lang w:eastAsia="en-US"/>
        </w:rPr>
        <w:t xml:space="preserve">Simple RNN model with </w:t>
      </w:r>
      <w:r w:rsidR="00CF7618">
        <w:rPr>
          <w:lang w:eastAsia="en-US"/>
        </w:rPr>
        <w:t xml:space="preserve">Tanh activation, 256 neuron units, </w:t>
      </w:r>
      <w:r w:rsidR="0037239D">
        <w:rPr>
          <w:lang w:eastAsia="en-US"/>
        </w:rPr>
        <w:t xml:space="preserve">and </w:t>
      </w:r>
      <w:r w:rsidR="00CF7618">
        <w:rPr>
          <w:lang w:eastAsia="en-US"/>
        </w:rPr>
        <w:t>batch size and epoch size of 10 each</w:t>
      </w:r>
      <w:r w:rsidR="00837620">
        <w:rPr>
          <w:lang w:eastAsia="en-US"/>
        </w:rPr>
        <w:t>. This model</w:t>
      </w:r>
      <w:r w:rsidR="002D3CDF">
        <w:rPr>
          <w:lang w:eastAsia="en-US"/>
        </w:rPr>
        <w:t xml:space="preserve"> produced</w:t>
      </w:r>
      <w:r w:rsidR="00981107">
        <w:rPr>
          <w:lang w:eastAsia="en-US"/>
        </w:rPr>
        <w:t xml:space="preserve"> the lowest VA with 42% and a</w:t>
      </w:r>
      <w:r w:rsidR="002D3CDF">
        <w:rPr>
          <w:lang w:eastAsia="en-US"/>
        </w:rPr>
        <w:t xml:space="preserve"> TA of </w:t>
      </w:r>
      <w:r w:rsidR="00837620">
        <w:rPr>
          <w:lang w:eastAsia="en-US"/>
        </w:rPr>
        <w:t>49.55% (the second lowest, the</w:t>
      </w:r>
      <w:r w:rsidR="0088045D">
        <w:rPr>
          <w:lang w:eastAsia="en-US"/>
        </w:rPr>
        <w:t xml:space="preserve"> lowest overall was the Simple RNN model with </w:t>
      </w:r>
      <w:r w:rsidR="00CE0069">
        <w:rPr>
          <w:lang w:eastAsia="en-US"/>
        </w:rPr>
        <w:t>SoftMax activation and a TA score of 46.85%</w:t>
      </w:r>
      <w:r w:rsidR="00981107">
        <w:rPr>
          <w:lang w:eastAsia="en-US"/>
        </w:rPr>
        <w:t xml:space="preserve"> but a VA score of 50%</w:t>
      </w:r>
      <w:r w:rsidR="00CE0069">
        <w:rPr>
          <w:lang w:eastAsia="en-US"/>
        </w:rPr>
        <w:t xml:space="preserve">). </w:t>
      </w:r>
    </w:p>
    <w:p w14:paraId="2113F999" w14:textId="4785CEC2" w:rsidR="003014EC" w:rsidRDefault="003014EC" w:rsidP="00B76D98">
      <w:pPr>
        <w:rPr>
          <w:lang w:eastAsia="en-US"/>
        </w:rPr>
      </w:pPr>
    </w:p>
    <w:p w14:paraId="7359D259" w14:textId="57E7936C" w:rsidR="00781772" w:rsidRDefault="00781772" w:rsidP="00B76D98">
      <w:pPr>
        <w:rPr>
          <w:lang w:eastAsia="en-US"/>
        </w:rPr>
      </w:pPr>
    </w:p>
    <w:p w14:paraId="6A0F7012" w14:textId="77777777" w:rsidR="00781772" w:rsidRDefault="00781772" w:rsidP="00B76D98">
      <w:pPr>
        <w:rPr>
          <w:lang w:eastAsia="en-US"/>
        </w:rPr>
      </w:pPr>
    </w:p>
    <w:p w14:paraId="12952A65" w14:textId="01E5885D" w:rsidR="00F862CF" w:rsidRDefault="006811BB" w:rsidP="00B76D98">
      <w:pPr>
        <w:rPr>
          <w:lang w:eastAsia="en-US"/>
        </w:rPr>
      </w:pPr>
      <w:r>
        <w:rPr>
          <w:lang w:eastAsia="en-US"/>
        </w:rPr>
        <w:t>To sum up</w:t>
      </w:r>
      <w:r w:rsidR="003014EC">
        <w:rPr>
          <w:lang w:eastAsia="en-US"/>
        </w:rPr>
        <w:t xml:space="preserve">, </w:t>
      </w:r>
      <w:ins w:id="781" w:author="fikayo akeredolu" w:date="2022-07-21T21:44:00Z">
        <w:r w:rsidR="004F02F9">
          <w:rPr>
            <w:lang w:eastAsia="en-US"/>
          </w:rPr>
          <w:t>I observed</w:t>
        </w:r>
      </w:ins>
      <w:del w:id="782" w:author="fikayo akeredolu" w:date="2022-07-21T21:44:00Z">
        <w:r w:rsidR="003014EC" w:rsidDel="004F02F9">
          <w:rPr>
            <w:lang w:eastAsia="en-US"/>
          </w:rPr>
          <w:delText>my observation is</w:delText>
        </w:r>
      </w:del>
      <w:r w:rsidR="003014EC">
        <w:rPr>
          <w:lang w:eastAsia="en-US"/>
        </w:rPr>
        <w:t xml:space="preserve"> that the Simple RNN model performed the worst across the board</w:t>
      </w:r>
      <w:r w:rsidR="0046334D">
        <w:rPr>
          <w:lang w:eastAsia="en-US"/>
        </w:rPr>
        <w:t xml:space="preserve">, regardless of </w:t>
      </w:r>
      <w:ins w:id="783" w:author="fikayo akeredolu" w:date="2022-07-21T21:44:00Z">
        <w:r w:rsidR="004F02F9">
          <w:rPr>
            <w:lang w:eastAsia="en-US"/>
          </w:rPr>
          <w:t xml:space="preserve">the </w:t>
        </w:r>
      </w:ins>
      <w:r w:rsidR="0046334D">
        <w:rPr>
          <w:lang w:eastAsia="en-US"/>
        </w:rPr>
        <w:t>activation function</w:t>
      </w:r>
      <w:r w:rsidR="003014EC">
        <w:rPr>
          <w:lang w:eastAsia="en-US"/>
        </w:rPr>
        <w:t xml:space="preserve">. </w:t>
      </w:r>
      <w:r>
        <w:rPr>
          <w:lang w:eastAsia="en-US"/>
        </w:rPr>
        <w:t>This indicates that the updated versions of this model (the LSTM and the GRU) are better</w:t>
      </w:r>
      <w:r w:rsidR="0046334D">
        <w:rPr>
          <w:lang w:eastAsia="en-US"/>
        </w:rPr>
        <w:t xml:space="preserve"> </w:t>
      </w:r>
      <w:r>
        <w:rPr>
          <w:lang w:eastAsia="en-US"/>
        </w:rPr>
        <w:t>suited for carrying out the classification task</w:t>
      </w:r>
      <w:r w:rsidR="003F2CB2">
        <w:rPr>
          <w:lang w:eastAsia="en-US"/>
        </w:rPr>
        <w:t>s</w:t>
      </w:r>
      <w:r>
        <w:rPr>
          <w:lang w:eastAsia="en-US"/>
        </w:rPr>
        <w:t xml:space="preserve"> in this </w:t>
      </w:r>
      <w:r w:rsidR="00DB0EB9">
        <w:rPr>
          <w:lang w:eastAsia="en-US"/>
        </w:rPr>
        <w:t>project and</w:t>
      </w:r>
      <w:r w:rsidR="003F2CB2">
        <w:rPr>
          <w:lang w:eastAsia="en-US"/>
        </w:rPr>
        <w:t xml:space="preserve"> may</w:t>
      </w:r>
      <w:r w:rsidR="00DB0EB9">
        <w:rPr>
          <w:lang w:eastAsia="en-US"/>
        </w:rPr>
        <w:t xml:space="preserve"> </w:t>
      </w:r>
      <w:r w:rsidR="003F2CB2">
        <w:rPr>
          <w:lang w:eastAsia="en-US"/>
        </w:rPr>
        <w:t>be better suited to classification tasks in general</w:t>
      </w:r>
      <w:r>
        <w:rPr>
          <w:lang w:eastAsia="en-US"/>
        </w:rPr>
        <w:t>.</w:t>
      </w:r>
      <w:r w:rsidR="00D30DF9">
        <w:rPr>
          <w:lang w:eastAsia="en-US"/>
        </w:rPr>
        <w:t xml:space="preserve"> The results also show that the activation function used only creates a marginal difference in results.</w:t>
      </w:r>
      <w:r w:rsidR="00413F81">
        <w:rPr>
          <w:lang w:eastAsia="en-US"/>
        </w:rPr>
        <w:t xml:space="preserve"> These results have been plotted in a graph</w:t>
      </w:r>
      <w:del w:id="784" w:author="fikayo akeredolu" w:date="2022-07-21T21:44:00Z">
        <w:r w:rsidR="00413F81" w:rsidDel="004F02F9">
          <w:rPr>
            <w:lang w:eastAsia="en-US"/>
          </w:rPr>
          <w:delText>, shown</w:delText>
        </w:r>
      </w:del>
      <w:r w:rsidR="00413F81">
        <w:rPr>
          <w:lang w:eastAsia="en-US"/>
        </w:rPr>
        <w:t xml:space="preserve"> in </w:t>
      </w:r>
      <w:r w:rsidR="00413F81" w:rsidRPr="00D719DA">
        <w:rPr>
          <w:i/>
          <w:iCs/>
          <w:lang w:eastAsia="en-US"/>
        </w:rPr>
        <w:t>fig 5.1</w:t>
      </w:r>
      <w:del w:id="785" w:author="fikayo akeredolu" w:date="2022-07-21T21:44:00Z">
        <w:r w:rsidR="00413F81" w:rsidDel="004F02F9">
          <w:rPr>
            <w:lang w:eastAsia="en-US"/>
          </w:rPr>
          <w:delText>,</w:delText>
        </w:r>
      </w:del>
      <w:r w:rsidR="00413F81">
        <w:rPr>
          <w:lang w:eastAsia="en-US"/>
        </w:rPr>
        <w:t xml:space="preserve"> to show the changes </w:t>
      </w:r>
      <w:r w:rsidR="00243D7A">
        <w:rPr>
          <w:lang w:eastAsia="en-US"/>
        </w:rPr>
        <w:t>in TA and VA scores.</w:t>
      </w:r>
    </w:p>
    <w:p w14:paraId="7EDE92CA" w14:textId="3BB2440C" w:rsidR="00781772" w:rsidRDefault="00781772" w:rsidP="00B76D98">
      <w:pPr>
        <w:rPr>
          <w:lang w:eastAsia="en-US"/>
        </w:rPr>
      </w:pPr>
    </w:p>
    <w:p w14:paraId="40E95328" w14:textId="77777777" w:rsidR="00781772" w:rsidRDefault="00781772" w:rsidP="00B76D98">
      <w:pPr>
        <w:rPr>
          <w:lang w:eastAsia="en-US"/>
        </w:rPr>
      </w:pPr>
    </w:p>
    <w:p w14:paraId="453EE7A8" w14:textId="67B4C8E9" w:rsidR="003019B7" w:rsidRDefault="003019B7" w:rsidP="00B76D98">
      <w:pPr>
        <w:pStyle w:val="Dedication"/>
        <w:rPr>
          <w:lang w:eastAsia="en-US"/>
        </w:rPr>
      </w:pPr>
      <w:r>
        <w:rPr>
          <w:lang w:eastAsia="en-US"/>
        </w:rPr>
        <w:t xml:space="preserve">fig 5.1: </w:t>
      </w:r>
      <w:r w:rsidR="00F862CF">
        <w:rPr>
          <w:lang w:eastAsia="en-US"/>
        </w:rPr>
        <w:t xml:space="preserve">Graph </w:t>
      </w:r>
      <w:r w:rsidR="005B1D9B">
        <w:rPr>
          <w:lang w:eastAsia="en-US"/>
        </w:rPr>
        <w:t xml:space="preserve">showing changes between TA and VA </w:t>
      </w:r>
      <w:r>
        <w:rPr>
          <w:lang w:eastAsia="en-US"/>
        </w:rPr>
        <w:t>from text-based deep learning models</w:t>
      </w:r>
    </w:p>
    <w:p w14:paraId="6187D67C" w14:textId="41DF36C6" w:rsidR="00243D7A" w:rsidRDefault="003019B7" w:rsidP="00B76D98">
      <w:pPr>
        <w:rPr>
          <w:lang w:eastAsia="en-US"/>
        </w:rPr>
      </w:pPr>
      <w:r>
        <w:rPr>
          <w:noProof/>
          <w:lang w:eastAsia="en-US"/>
        </w:rPr>
        <w:drawing>
          <wp:inline distT="0" distB="0" distL="0" distR="0" wp14:anchorId="2B451456" wp14:editId="426F4CAE">
            <wp:extent cx="5731510" cy="35471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0DB07B65" w14:textId="37BDBF6C" w:rsidR="0058280B" w:rsidRDefault="0058280B" w:rsidP="00B76D98">
      <w:pPr>
        <w:rPr>
          <w:lang w:eastAsia="en-US"/>
        </w:rPr>
      </w:pPr>
    </w:p>
    <w:p w14:paraId="166670BC" w14:textId="2544DCA0" w:rsidR="0012745A" w:rsidRDefault="0012745A" w:rsidP="00B76D98">
      <w:pPr>
        <w:rPr>
          <w:lang w:eastAsia="en-US"/>
        </w:rPr>
      </w:pPr>
    </w:p>
    <w:p w14:paraId="4C3B980C" w14:textId="77777777" w:rsidR="006C76B3" w:rsidRDefault="006C76B3" w:rsidP="00B76D98">
      <w:pPr>
        <w:rPr>
          <w:lang w:eastAsia="en-US"/>
        </w:rPr>
      </w:pPr>
    </w:p>
    <w:p w14:paraId="260B3952" w14:textId="03705AB3" w:rsidR="00B76C1C" w:rsidRDefault="00B76C1C" w:rsidP="0084164B">
      <w:pPr>
        <w:pStyle w:val="Titre3"/>
      </w:pPr>
      <w:bookmarkStart w:id="786" w:name="_Toc108386301"/>
      <w:bookmarkStart w:id="787" w:name="_Toc109066031"/>
      <w:bookmarkStart w:id="788" w:name="_Toc109318884"/>
      <w:r w:rsidRPr="00240F2B">
        <w:t>Results from Experiments on Graphs</w:t>
      </w:r>
      <w:bookmarkEnd w:id="786"/>
      <w:bookmarkEnd w:id="787"/>
      <w:bookmarkEnd w:id="788"/>
    </w:p>
    <w:p w14:paraId="012E2099" w14:textId="4C5871A2" w:rsidR="00CA65CB" w:rsidRDefault="00B76C1C" w:rsidP="00B76D98">
      <w:pPr>
        <w:rPr>
          <w:lang w:eastAsia="en-US"/>
        </w:rPr>
      </w:pPr>
      <w:r>
        <w:rPr>
          <w:lang w:eastAsia="en-US"/>
        </w:rPr>
        <w:t xml:space="preserve">The results derived from running each model </w:t>
      </w:r>
      <w:ins w:id="789" w:author="fikayo akeredolu" w:date="2022-07-21T21:44:00Z">
        <w:r w:rsidR="004F02F9">
          <w:rPr>
            <w:lang w:eastAsia="en-US"/>
          </w:rPr>
          <w:t>are</w:t>
        </w:r>
      </w:ins>
      <w:del w:id="790" w:author="fikayo akeredolu" w:date="2022-07-21T21:44:00Z">
        <w:r w:rsidDel="004F02F9">
          <w:rPr>
            <w:lang w:eastAsia="en-US"/>
          </w:rPr>
          <w:delText>is</w:delText>
        </w:r>
      </w:del>
      <w:r>
        <w:rPr>
          <w:lang w:eastAsia="en-US"/>
        </w:rPr>
        <w:t xml:space="preserve"> displayed in tables </w:t>
      </w:r>
      <w:r w:rsidRPr="00A879E6">
        <w:rPr>
          <w:i/>
          <w:iCs/>
          <w:lang w:eastAsia="en-US"/>
        </w:rPr>
        <w:t xml:space="preserve">5.2 </w:t>
      </w:r>
      <w:r>
        <w:rPr>
          <w:lang w:eastAsia="en-US"/>
        </w:rPr>
        <w:t xml:space="preserve">and </w:t>
      </w:r>
      <w:r w:rsidRPr="00A879E6">
        <w:rPr>
          <w:i/>
          <w:iCs/>
          <w:lang w:eastAsia="en-US"/>
        </w:rPr>
        <w:t>5.3</w:t>
      </w:r>
      <w:r>
        <w:rPr>
          <w:lang w:eastAsia="en-US"/>
        </w:rPr>
        <w:t>. The headings indicate each metric for both padding (PTA – Padded Training Accuracy, PVA – Padded Validation Accuracy, PVL – Padded Validation Loss, and PTL – Padded Training Loss) and segmentation (STA – Segmented Training Accuracy, SVA – Segmented Validation Accuracy, SVL – Segmented Validation Loss and STL – Segmented Training Loss</w:t>
      </w:r>
      <w:r w:rsidR="0014090E">
        <w:rPr>
          <w:lang w:eastAsia="en-US"/>
        </w:rPr>
        <w:t>)</w:t>
      </w:r>
      <w:r>
        <w:rPr>
          <w:lang w:eastAsia="en-US"/>
        </w:rPr>
        <w:t>.</w:t>
      </w:r>
      <w:r w:rsidR="00CA5A94">
        <w:rPr>
          <w:lang w:eastAsia="en-US"/>
        </w:rPr>
        <w:t xml:space="preserve"> </w:t>
      </w:r>
      <w:ins w:id="791" w:author="fikayo akeredolu" w:date="2022-07-21T21:44:00Z">
        <w:r w:rsidR="004F02F9">
          <w:rPr>
            <w:lang w:eastAsia="en-US"/>
          </w:rPr>
          <w:t>In addition, the</w:t>
        </w:r>
      </w:ins>
      <w:del w:id="792" w:author="fikayo akeredolu" w:date="2022-07-21T21:44:00Z">
        <w:r w:rsidDel="004F02F9">
          <w:rPr>
            <w:lang w:eastAsia="en-US"/>
          </w:rPr>
          <w:delText>The</w:delText>
        </w:r>
      </w:del>
      <w:r>
        <w:rPr>
          <w:lang w:eastAsia="en-US"/>
        </w:rPr>
        <w:t xml:space="preserve"> results from running the models on graphs with vectorized (unhashed) embeddings are displayed in </w:t>
      </w:r>
      <w:r w:rsidRPr="009052D5">
        <w:rPr>
          <w:i/>
          <w:iCs/>
          <w:lang w:eastAsia="en-US"/>
        </w:rPr>
        <w:t>table 5.2</w:t>
      </w:r>
      <w:ins w:id="793" w:author="fikayo akeredolu" w:date="2022-07-21T21:44:00Z">
        <w:r w:rsidR="004F02F9">
          <w:rPr>
            <w:i/>
            <w:iCs/>
            <w:lang w:eastAsia="en-US"/>
          </w:rPr>
          <w:t>. The</w:t>
        </w:r>
      </w:ins>
      <w:del w:id="794" w:author="fikayo akeredolu" w:date="2022-07-21T21:44:00Z">
        <w:r w:rsidDel="004F02F9">
          <w:rPr>
            <w:lang w:eastAsia="en-US"/>
          </w:rPr>
          <w:delText xml:space="preserve"> </w:delText>
        </w:r>
        <w:r w:rsidR="00A879E6" w:rsidDel="004F02F9">
          <w:rPr>
            <w:lang w:eastAsia="en-US"/>
          </w:rPr>
          <w:delText>while the</w:delText>
        </w:r>
      </w:del>
      <w:r>
        <w:rPr>
          <w:lang w:eastAsia="en-US"/>
        </w:rPr>
        <w:t xml:space="preserve"> results from running the models using the hashed embeddings are in </w:t>
      </w:r>
      <w:r w:rsidRPr="002E2BBF">
        <w:rPr>
          <w:i/>
          <w:iCs/>
          <w:lang w:eastAsia="en-US"/>
        </w:rPr>
        <w:t>table 5.3</w:t>
      </w:r>
      <w:r>
        <w:rPr>
          <w:lang w:eastAsia="en-US"/>
        </w:rPr>
        <w:t>.</w:t>
      </w:r>
      <w:r w:rsidR="00CA65CB">
        <w:rPr>
          <w:lang w:eastAsia="en-US"/>
        </w:rPr>
        <w:t xml:space="preserve"> </w:t>
      </w:r>
    </w:p>
    <w:p w14:paraId="1D97F8C9" w14:textId="77777777" w:rsidR="00CA65CB" w:rsidRDefault="00CA65CB" w:rsidP="00B76D98">
      <w:pPr>
        <w:rPr>
          <w:lang w:eastAsia="en-US"/>
        </w:rPr>
      </w:pPr>
    </w:p>
    <w:p w14:paraId="6D733097" w14:textId="51062016" w:rsidR="00CA65CB" w:rsidRDefault="00CB653D" w:rsidP="00B76D98">
      <w:pPr>
        <w:rPr>
          <w:lang w:eastAsia="en-US"/>
        </w:rPr>
      </w:pPr>
      <w:r>
        <w:rPr>
          <w:lang w:eastAsia="en-US"/>
        </w:rPr>
        <w:t xml:space="preserve">The results from </w:t>
      </w:r>
      <w:del w:id="795" w:author="fikayo akeredolu" w:date="2022-07-21T21:44:00Z">
        <w:r w:rsidDel="004F02F9">
          <w:rPr>
            <w:lang w:eastAsia="en-US"/>
          </w:rPr>
          <w:delText xml:space="preserve">running </w:delText>
        </w:r>
      </w:del>
      <w:r>
        <w:rPr>
          <w:lang w:eastAsia="en-US"/>
        </w:rPr>
        <w:t xml:space="preserve">these experiments on graphs do not appear </w:t>
      </w:r>
      <w:del w:id="796" w:author="fikayo akeredolu" w:date="2022-07-21T21:44:00Z">
        <w:r w:rsidDel="004F02F9">
          <w:rPr>
            <w:lang w:eastAsia="en-US"/>
          </w:rPr>
          <w:delText xml:space="preserve">to be </w:delText>
        </w:r>
      </w:del>
      <w:r w:rsidR="00C278CA">
        <w:rPr>
          <w:lang w:eastAsia="en-US"/>
        </w:rPr>
        <w:t>interesting</w:t>
      </w:r>
      <w:r>
        <w:rPr>
          <w:lang w:eastAsia="en-US"/>
        </w:rPr>
        <w:t xml:space="preserve"> at first glance. The </w:t>
      </w:r>
      <w:r w:rsidR="0050609A">
        <w:rPr>
          <w:lang w:eastAsia="en-US"/>
        </w:rPr>
        <w:t>hashed and unhashed embedding</w:t>
      </w:r>
      <w:r w:rsidR="00C278CA">
        <w:rPr>
          <w:lang w:eastAsia="en-US"/>
        </w:rPr>
        <w:t>s</w:t>
      </w:r>
      <w:r w:rsidR="0050609A">
        <w:rPr>
          <w:lang w:eastAsia="en-US"/>
        </w:rPr>
        <w:t xml:space="preserve"> provide very similar resul</w:t>
      </w:r>
      <w:r w:rsidR="007C0812">
        <w:rPr>
          <w:lang w:eastAsia="en-US"/>
        </w:rPr>
        <w:t xml:space="preserve">ts. The padded and segmented graphs also give results that do not differ </w:t>
      </w:r>
      <w:del w:id="797" w:author="fikayo akeredolu" w:date="2022-07-21T21:46:00Z">
        <w:r w:rsidR="007C0812" w:rsidDel="00A577E7">
          <w:rPr>
            <w:lang w:eastAsia="en-US"/>
          </w:rPr>
          <w:delText xml:space="preserve">by </w:delText>
        </w:r>
      </w:del>
      <w:r w:rsidR="007C0812">
        <w:rPr>
          <w:lang w:eastAsia="en-US"/>
        </w:rPr>
        <w:t xml:space="preserve">much. </w:t>
      </w:r>
    </w:p>
    <w:p w14:paraId="0AAD5F70" w14:textId="5227F45B" w:rsidR="00CA65CB" w:rsidRDefault="00CA65CB" w:rsidP="00B76D98">
      <w:pPr>
        <w:rPr>
          <w:lang w:eastAsia="en-US"/>
        </w:rPr>
      </w:pPr>
    </w:p>
    <w:p w14:paraId="61D62431" w14:textId="77777777" w:rsidR="00781772" w:rsidRDefault="00781772" w:rsidP="00B76D98">
      <w:pPr>
        <w:rPr>
          <w:lang w:eastAsia="en-US"/>
        </w:rPr>
      </w:pPr>
    </w:p>
    <w:p w14:paraId="62978E8B" w14:textId="32E2CF8F" w:rsidR="00781772" w:rsidRDefault="00CA65CB" w:rsidP="0084164B">
      <w:pPr>
        <w:pStyle w:val="Titre4"/>
      </w:pPr>
      <w:bookmarkStart w:id="798" w:name="_Toc109066032"/>
      <w:bookmarkStart w:id="799" w:name="_Toc109318885"/>
      <w:r>
        <w:t>Statistics</w:t>
      </w:r>
      <w:r w:rsidR="00781772">
        <w:t xml:space="preserve"> and Performance</w:t>
      </w:r>
      <w:bookmarkEnd w:id="798"/>
      <w:bookmarkEnd w:id="799"/>
    </w:p>
    <w:p w14:paraId="6A7B3C9C" w14:textId="2DFE9175" w:rsidR="0046334D" w:rsidRDefault="00704E03" w:rsidP="00B76D98">
      <w:pPr>
        <w:rPr>
          <w:lang w:eastAsia="en-US"/>
        </w:rPr>
      </w:pPr>
      <w:r>
        <w:rPr>
          <w:lang w:eastAsia="en-US"/>
        </w:rPr>
        <w:t>The mean</w:t>
      </w:r>
      <w:r w:rsidR="00A60C04">
        <w:rPr>
          <w:lang w:eastAsia="en-US"/>
        </w:rPr>
        <w:t xml:space="preserve"> TA</w:t>
      </w:r>
      <w:r>
        <w:rPr>
          <w:lang w:eastAsia="en-US"/>
        </w:rPr>
        <w:t xml:space="preserve"> for padded and hashed graphs is </w:t>
      </w:r>
      <w:r w:rsidR="00A60C04">
        <w:rPr>
          <w:lang w:eastAsia="en-US"/>
        </w:rPr>
        <w:t>57.64%</w:t>
      </w:r>
      <w:ins w:id="800" w:author="fikayo akeredolu" w:date="2022-07-21T21:45:00Z">
        <w:r w:rsidR="004F02F9">
          <w:rPr>
            <w:lang w:eastAsia="en-US"/>
          </w:rPr>
          <w:t>,</w:t>
        </w:r>
      </w:ins>
      <w:r w:rsidR="00A60C04">
        <w:rPr>
          <w:lang w:eastAsia="en-US"/>
        </w:rPr>
        <w:t xml:space="preserve"> while the mean VA was </w:t>
      </w:r>
      <w:r w:rsidR="00CA5A94">
        <w:rPr>
          <w:lang w:eastAsia="en-US"/>
        </w:rPr>
        <w:t xml:space="preserve">48.76%. </w:t>
      </w:r>
      <w:r w:rsidR="002455F6">
        <w:rPr>
          <w:lang w:eastAsia="en-US"/>
        </w:rPr>
        <w:t>The mean TA for segmented and hashed graphs is 53.49%</w:t>
      </w:r>
      <w:ins w:id="801" w:author="fikayo akeredolu" w:date="2022-07-21T21:45:00Z">
        <w:r w:rsidR="004F02F9">
          <w:rPr>
            <w:lang w:eastAsia="en-US"/>
          </w:rPr>
          <w:t>,</w:t>
        </w:r>
      </w:ins>
      <w:r w:rsidR="002455F6">
        <w:rPr>
          <w:lang w:eastAsia="en-US"/>
        </w:rPr>
        <w:t xml:space="preserve"> with a mean VA of </w:t>
      </w:r>
      <w:r w:rsidR="00B420B0">
        <w:rPr>
          <w:lang w:eastAsia="en-US"/>
        </w:rPr>
        <w:t>51.85</w:t>
      </w:r>
      <w:r w:rsidR="004E122A">
        <w:rPr>
          <w:lang w:eastAsia="en-US"/>
        </w:rPr>
        <w:t>%</w:t>
      </w:r>
      <w:r w:rsidR="00B420B0">
        <w:rPr>
          <w:lang w:eastAsia="en-US"/>
        </w:rPr>
        <w:t xml:space="preserve">, </w:t>
      </w:r>
      <w:del w:id="802" w:author="fikayo akeredolu" w:date="2022-07-21T21:46:00Z">
        <w:r w:rsidR="00B420B0" w:rsidDel="00A577E7">
          <w:rPr>
            <w:lang w:eastAsia="en-US"/>
          </w:rPr>
          <w:delText xml:space="preserve">which is </w:delText>
        </w:r>
      </w:del>
      <w:r w:rsidR="00B420B0">
        <w:rPr>
          <w:lang w:eastAsia="en-US"/>
        </w:rPr>
        <w:t xml:space="preserve">the </w:t>
      </w:r>
      <w:r w:rsidR="008D2D98">
        <w:rPr>
          <w:lang w:eastAsia="en-US"/>
        </w:rPr>
        <w:t>highest</w:t>
      </w:r>
      <w:r w:rsidR="00B420B0">
        <w:rPr>
          <w:lang w:eastAsia="en-US"/>
        </w:rPr>
        <w:t xml:space="preserve"> mean VA</w:t>
      </w:r>
      <w:del w:id="803" w:author="fikayo akeredolu" w:date="2022-07-21T21:45:00Z">
        <w:r w:rsidR="008D2D98" w:rsidDel="004F02F9">
          <w:rPr>
            <w:lang w:eastAsia="en-US"/>
          </w:rPr>
          <w:delText xml:space="preserve"> of all</w:delText>
        </w:r>
      </w:del>
      <w:r w:rsidR="008D2D98">
        <w:rPr>
          <w:lang w:eastAsia="en-US"/>
        </w:rPr>
        <w:t xml:space="preserve">. </w:t>
      </w:r>
      <w:r w:rsidR="00CA65CB">
        <w:rPr>
          <w:lang w:eastAsia="en-US"/>
        </w:rPr>
        <w:t xml:space="preserve">The lowest average VA is from padding and unhashed graphs at </w:t>
      </w:r>
      <w:r w:rsidR="00997BDA">
        <w:rPr>
          <w:lang w:eastAsia="en-US"/>
        </w:rPr>
        <w:t xml:space="preserve">46.25%. </w:t>
      </w:r>
      <w:r w:rsidR="00E348A1">
        <w:rPr>
          <w:lang w:eastAsia="en-US"/>
        </w:rPr>
        <w:t>One</w:t>
      </w:r>
      <w:r w:rsidR="004E122A">
        <w:rPr>
          <w:lang w:eastAsia="en-US"/>
        </w:rPr>
        <w:t xml:space="preserve"> assumption that can be drawn from the similarity of these values (VA range = </w:t>
      </w:r>
      <w:r w:rsidR="00057CC5">
        <w:rPr>
          <w:lang w:eastAsia="en-US"/>
        </w:rPr>
        <w:t>5.2</w:t>
      </w:r>
      <w:r w:rsidR="004E122A">
        <w:rPr>
          <w:lang w:eastAsia="en-US"/>
        </w:rPr>
        <w:t>)</w:t>
      </w:r>
      <w:r w:rsidR="00057CC5">
        <w:rPr>
          <w:lang w:eastAsia="en-US"/>
        </w:rPr>
        <w:t xml:space="preserve"> is</w:t>
      </w:r>
      <w:r w:rsidR="00C947A9">
        <w:rPr>
          <w:lang w:eastAsia="en-US"/>
        </w:rPr>
        <w:t xml:space="preserve"> </w:t>
      </w:r>
      <w:r w:rsidR="007C0812">
        <w:rPr>
          <w:lang w:eastAsia="en-US"/>
        </w:rPr>
        <w:t>that with gra</w:t>
      </w:r>
      <w:r w:rsidR="00C947A9">
        <w:rPr>
          <w:lang w:eastAsia="en-US"/>
        </w:rPr>
        <w:t>phs, both padding and segmentation are insufficient for evening out the sizes of the graphs</w:t>
      </w:r>
      <w:ins w:id="804" w:author="fikayo akeredolu" w:date="2022-07-21T21:46:00Z">
        <w:r w:rsidR="00A577E7">
          <w:rPr>
            <w:lang w:eastAsia="en-US"/>
          </w:rPr>
          <w:t>,</w:t>
        </w:r>
      </w:ins>
      <w:r w:rsidR="00C947A9">
        <w:rPr>
          <w:lang w:eastAsia="en-US"/>
        </w:rPr>
        <w:t xml:space="preserve"> and another alternative </w:t>
      </w:r>
      <w:ins w:id="805" w:author="fikayo akeredolu" w:date="2022-07-21T21:45:00Z">
        <w:r w:rsidR="00A577E7">
          <w:rPr>
            <w:lang w:eastAsia="en-US"/>
          </w:rPr>
          <w:t>is</w:t>
        </w:r>
      </w:ins>
      <w:del w:id="806" w:author="fikayo akeredolu" w:date="2022-07-21T21:45:00Z">
        <w:r w:rsidR="00C947A9" w:rsidDel="00A577E7">
          <w:rPr>
            <w:lang w:eastAsia="en-US"/>
          </w:rPr>
          <w:delText>in</w:delText>
        </w:r>
      </w:del>
      <w:r w:rsidR="00C947A9">
        <w:rPr>
          <w:lang w:eastAsia="en-US"/>
        </w:rPr>
        <w:t xml:space="preserve"> necessary. </w:t>
      </w:r>
    </w:p>
    <w:p w14:paraId="628F0F97" w14:textId="595A8731" w:rsidR="00C947A9" w:rsidRDefault="00C947A9" w:rsidP="00B76D98">
      <w:pPr>
        <w:rPr>
          <w:lang w:eastAsia="en-US"/>
        </w:rPr>
      </w:pPr>
    </w:p>
    <w:p w14:paraId="7CAF4F6D" w14:textId="15B3D516" w:rsidR="00D76CE5" w:rsidRDefault="001B5ED9" w:rsidP="00B76D98">
      <w:pPr>
        <w:rPr>
          <w:lang w:eastAsia="en-US"/>
        </w:rPr>
      </w:pPr>
      <w:r>
        <w:rPr>
          <w:lang w:eastAsia="en-US"/>
        </w:rPr>
        <w:t>The model with the highest TA score</w:t>
      </w:r>
      <w:r w:rsidR="00D76CE5">
        <w:rPr>
          <w:lang w:eastAsia="en-US"/>
        </w:rPr>
        <w:t>s</w:t>
      </w:r>
      <w:r>
        <w:rPr>
          <w:lang w:eastAsia="en-US"/>
        </w:rPr>
        <w:t xml:space="preserve"> was the Dense model using </w:t>
      </w:r>
      <w:r w:rsidR="00666A2A">
        <w:rPr>
          <w:lang w:eastAsia="en-US"/>
        </w:rPr>
        <w:t xml:space="preserve">ReLu activation. Its scores were 100% using padded graphs and </w:t>
      </w:r>
      <w:r w:rsidR="00D76CE5">
        <w:rPr>
          <w:lang w:eastAsia="en-US"/>
        </w:rPr>
        <w:t xml:space="preserve">88.39% using segmented graphs. </w:t>
      </w:r>
      <w:r w:rsidR="00530ED4">
        <w:rPr>
          <w:lang w:eastAsia="en-US"/>
        </w:rPr>
        <w:t>This might seem like a good result without further exploration</w:t>
      </w:r>
      <w:ins w:id="807" w:author="fikayo akeredolu" w:date="2022-07-21T21:46:00Z">
        <w:r w:rsidR="00A577E7">
          <w:rPr>
            <w:lang w:eastAsia="en-US"/>
          </w:rPr>
          <w:t>,</w:t>
        </w:r>
      </w:ins>
      <w:r w:rsidR="00530ED4">
        <w:rPr>
          <w:lang w:eastAsia="en-US"/>
        </w:rPr>
        <w:t xml:space="preserve"> but a closer look at the VA scores indicates otherwise. </w:t>
      </w:r>
      <w:r w:rsidR="00BD5DEA">
        <w:rPr>
          <w:lang w:eastAsia="en-US"/>
        </w:rPr>
        <w:t>The VA scores for padding were 40.82%</w:t>
      </w:r>
      <w:ins w:id="808" w:author="Olubusayo Akeredolu" w:date="2022-07-30T17:21:00Z">
        <w:r w:rsidR="00623B11">
          <w:rPr>
            <w:lang w:eastAsia="en-US"/>
          </w:rPr>
          <w:t>,</w:t>
        </w:r>
      </w:ins>
      <w:r w:rsidR="00BD5DEA">
        <w:rPr>
          <w:lang w:eastAsia="en-US"/>
        </w:rPr>
        <w:t xml:space="preserve"> and 65.31</w:t>
      </w:r>
      <w:r w:rsidR="000A7B17">
        <w:rPr>
          <w:lang w:eastAsia="en-US"/>
        </w:rPr>
        <w:t>%</w:t>
      </w:r>
      <w:r w:rsidR="00BD5DEA">
        <w:rPr>
          <w:lang w:eastAsia="en-US"/>
        </w:rPr>
        <w:t xml:space="preserve"> for segmentation. </w:t>
      </w:r>
      <w:r w:rsidR="008E7BD3">
        <w:rPr>
          <w:lang w:eastAsia="en-US"/>
        </w:rPr>
        <w:t xml:space="preserve">These high TA scores with low VA scores show that during the training phase, </w:t>
      </w:r>
      <w:r w:rsidR="00684D2F">
        <w:rPr>
          <w:lang w:eastAsia="en-US"/>
        </w:rPr>
        <w:t xml:space="preserve">overfitting is occurring, and </w:t>
      </w:r>
      <w:r w:rsidR="008E7BD3">
        <w:rPr>
          <w:lang w:eastAsia="en-US"/>
        </w:rPr>
        <w:t>the model</w:t>
      </w:r>
      <w:r w:rsidR="00684D2F">
        <w:rPr>
          <w:lang w:eastAsia="en-US"/>
        </w:rPr>
        <w:t xml:space="preserve"> has </w:t>
      </w:r>
      <w:r w:rsidR="008E7BD3">
        <w:rPr>
          <w:lang w:eastAsia="en-US"/>
        </w:rPr>
        <w:t xml:space="preserve">become unable to generalize to new data (overfitting). </w:t>
      </w:r>
      <w:r w:rsidR="00481E89">
        <w:rPr>
          <w:lang w:eastAsia="en-US"/>
        </w:rPr>
        <w:t xml:space="preserve">The Dense model also experiences overfitting when used with </w:t>
      </w:r>
      <w:r w:rsidR="00684D2F">
        <w:rPr>
          <w:lang w:eastAsia="en-US"/>
        </w:rPr>
        <w:t xml:space="preserve">Sigmoid and </w:t>
      </w:r>
      <w:r w:rsidR="00481E89">
        <w:rPr>
          <w:lang w:eastAsia="en-US"/>
        </w:rPr>
        <w:t xml:space="preserve">Tanh activation functions. </w:t>
      </w:r>
      <w:r w:rsidR="00684D2F">
        <w:rPr>
          <w:lang w:eastAsia="en-US"/>
        </w:rPr>
        <w:t>With</w:t>
      </w:r>
      <w:r w:rsidR="006F04D1">
        <w:rPr>
          <w:lang w:eastAsia="en-US"/>
        </w:rPr>
        <w:t xml:space="preserve"> Tanh</w:t>
      </w:r>
      <w:r w:rsidR="00481E89">
        <w:rPr>
          <w:lang w:eastAsia="en-US"/>
        </w:rPr>
        <w:t xml:space="preserve"> activation</w:t>
      </w:r>
      <w:r w:rsidR="00684D2F">
        <w:rPr>
          <w:lang w:eastAsia="en-US"/>
        </w:rPr>
        <w:t xml:space="preserve">, it </w:t>
      </w:r>
      <w:r w:rsidR="00481E89">
        <w:rPr>
          <w:lang w:eastAsia="en-US"/>
        </w:rPr>
        <w:t>provide</w:t>
      </w:r>
      <w:r w:rsidR="006F04D1">
        <w:rPr>
          <w:lang w:eastAsia="en-US"/>
        </w:rPr>
        <w:t>s</w:t>
      </w:r>
      <w:r w:rsidR="00481E89">
        <w:rPr>
          <w:lang w:eastAsia="en-US"/>
        </w:rPr>
        <w:t xml:space="preserve"> TA scores of </w:t>
      </w:r>
      <w:r w:rsidR="00FE79BE">
        <w:rPr>
          <w:lang w:eastAsia="en-US"/>
        </w:rPr>
        <w:t xml:space="preserve">98.21% and </w:t>
      </w:r>
      <w:r w:rsidR="008E6D11">
        <w:rPr>
          <w:lang w:eastAsia="en-US"/>
        </w:rPr>
        <w:t>69.64</w:t>
      </w:r>
      <w:r w:rsidR="00FE79BE">
        <w:rPr>
          <w:lang w:eastAsia="en-US"/>
        </w:rPr>
        <w:t xml:space="preserve">% </w:t>
      </w:r>
      <w:r w:rsidR="006F04D1">
        <w:rPr>
          <w:lang w:eastAsia="en-US"/>
        </w:rPr>
        <w:t>on padding and segmentation</w:t>
      </w:r>
      <w:ins w:id="809" w:author="fikayo akeredolu" w:date="2022-07-21T21:46:00Z">
        <w:r w:rsidR="00A577E7">
          <w:rPr>
            <w:lang w:eastAsia="en-US"/>
          </w:rPr>
          <w:t>,</w:t>
        </w:r>
      </w:ins>
      <w:r w:rsidR="006F04D1">
        <w:rPr>
          <w:lang w:eastAsia="en-US"/>
        </w:rPr>
        <w:t xml:space="preserve"> </w:t>
      </w:r>
      <w:r w:rsidR="00FE79BE">
        <w:rPr>
          <w:lang w:eastAsia="en-US"/>
        </w:rPr>
        <w:t xml:space="preserve">respectively. The Tanh VA </w:t>
      </w:r>
      <w:r w:rsidR="006F04D1">
        <w:rPr>
          <w:lang w:eastAsia="en-US"/>
        </w:rPr>
        <w:t xml:space="preserve">scores are </w:t>
      </w:r>
      <w:r w:rsidR="008E6D11">
        <w:rPr>
          <w:lang w:eastAsia="en-US"/>
        </w:rPr>
        <w:t>much lower</w:t>
      </w:r>
      <w:ins w:id="810" w:author="fikayo akeredolu" w:date="2022-07-21T21:46:00Z">
        <w:r w:rsidR="00A577E7">
          <w:rPr>
            <w:lang w:eastAsia="en-US"/>
          </w:rPr>
          <w:t>,</w:t>
        </w:r>
      </w:ins>
      <w:r w:rsidR="008E6D11">
        <w:rPr>
          <w:lang w:eastAsia="en-US"/>
        </w:rPr>
        <w:t xml:space="preserve"> with 48.98% on both padding and segmentation. </w:t>
      </w:r>
    </w:p>
    <w:p w14:paraId="46FEDC9F" w14:textId="3A629136" w:rsidR="008E6D11" w:rsidRDefault="008E6D11" w:rsidP="00B76D98">
      <w:pPr>
        <w:rPr>
          <w:lang w:eastAsia="en-US"/>
        </w:rPr>
      </w:pPr>
    </w:p>
    <w:p w14:paraId="72698919" w14:textId="497542A7" w:rsidR="008E6D11" w:rsidRDefault="008E6D11" w:rsidP="00B76D98">
      <w:pPr>
        <w:rPr>
          <w:lang w:eastAsia="en-US"/>
        </w:rPr>
      </w:pPr>
      <w:r>
        <w:rPr>
          <w:lang w:eastAsia="en-US"/>
        </w:rPr>
        <w:t>The Dens</w:t>
      </w:r>
      <w:r w:rsidR="00057CC5">
        <w:rPr>
          <w:lang w:eastAsia="en-US"/>
        </w:rPr>
        <w:t>e</w:t>
      </w:r>
      <w:r>
        <w:rPr>
          <w:lang w:eastAsia="en-US"/>
        </w:rPr>
        <w:t xml:space="preserve"> model with Sigmoid activation results in</w:t>
      </w:r>
      <w:r w:rsidR="00AB62D9">
        <w:rPr>
          <w:lang w:eastAsia="en-US"/>
        </w:rPr>
        <w:t xml:space="preserve"> a TA score of </w:t>
      </w:r>
      <w:r w:rsidR="00356EA2">
        <w:rPr>
          <w:lang w:eastAsia="en-US"/>
        </w:rPr>
        <w:t>86.61% on padding and 56.25</w:t>
      </w:r>
      <w:r w:rsidR="002E53AF">
        <w:rPr>
          <w:lang w:eastAsia="en-US"/>
        </w:rPr>
        <w:t>%</w:t>
      </w:r>
      <w:r w:rsidR="00356EA2">
        <w:rPr>
          <w:lang w:eastAsia="en-US"/>
        </w:rPr>
        <w:t xml:space="preserve"> on segmentation. Here, the segmentation model does not seem to experience overfitting</w:t>
      </w:r>
      <w:ins w:id="811" w:author="fikayo akeredolu" w:date="2022-07-21T21:46:00Z">
        <w:r w:rsidR="00A577E7">
          <w:rPr>
            <w:lang w:eastAsia="en-US"/>
          </w:rPr>
          <w:t>,</w:t>
        </w:r>
      </w:ins>
      <w:r w:rsidR="00356EA2">
        <w:rPr>
          <w:lang w:eastAsia="en-US"/>
        </w:rPr>
        <w:t xml:space="preserve"> with a </w:t>
      </w:r>
      <w:r w:rsidR="00301584">
        <w:rPr>
          <w:lang w:eastAsia="en-US"/>
        </w:rPr>
        <w:t xml:space="preserve">VA score </w:t>
      </w:r>
      <w:ins w:id="812" w:author="fikayo akeredolu" w:date="2022-07-21T21:46:00Z">
        <w:r w:rsidR="00A577E7">
          <w:rPr>
            <w:lang w:eastAsia="en-US"/>
          </w:rPr>
          <w:t>of</w:t>
        </w:r>
      </w:ins>
      <w:del w:id="813" w:author="fikayo akeredolu" w:date="2022-07-21T21:46:00Z">
        <w:r w:rsidR="00301584" w:rsidDel="00A577E7">
          <w:rPr>
            <w:lang w:eastAsia="en-US"/>
          </w:rPr>
          <w:delText>at</w:delText>
        </w:r>
      </w:del>
      <w:r w:rsidR="00301584">
        <w:rPr>
          <w:lang w:eastAsia="en-US"/>
        </w:rPr>
        <w:t xml:space="preserve"> 59.18%. </w:t>
      </w:r>
      <w:ins w:id="814" w:author="fikayo akeredolu" w:date="2022-07-21T21:46:00Z">
        <w:r w:rsidR="00A577E7">
          <w:rPr>
            <w:lang w:eastAsia="en-US"/>
          </w:rPr>
          <w:t>On</w:t>
        </w:r>
      </w:ins>
      <w:del w:id="815" w:author="fikayo akeredolu" w:date="2022-07-21T21:46:00Z">
        <w:r w:rsidR="00333142" w:rsidDel="00A577E7">
          <w:rPr>
            <w:lang w:eastAsia="en-US"/>
          </w:rPr>
          <w:delText>The padded model on</w:delText>
        </w:r>
      </w:del>
      <w:r w:rsidR="00333142">
        <w:rPr>
          <w:lang w:eastAsia="en-US"/>
        </w:rPr>
        <w:t xml:space="preserve"> the other hand, </w:t>
      </w:r>
      <w:ins w:id="816" w:author="fikayo akeredolu" w:date="2022-07-21T21:46:00Z">
        <w:r w:rsidR="00A577E7">
          <w:rPr>
            <w:lang w:eastAsia="en-US"/>
          </w:rPr>
          <w:t xml:space="preserve">the padded model </w:t>
        </w:r>
      </w:ins>
      <w:r w:rsidR="00333142">
        <w:rPr>
          <w:lang w:eastAsia="en-US"/>
        </w:rPr>
        <w:t xml:space="preserve">also experiences overfitting with a considerably lower VA of </w:t>
      </w:r>
      <w:r w:rsidR="00685A5F">
        <w:rPr>
          <w:lang w:eastAsia="en-US"/>
        </w:rPr>
        <w:t>48.98%.</w:t>
      </w:r>
    </w:p>
    <w:p w14:paraId="0979EE0F" w14:textId="77777777" w:rsidR="00666A2A" w:rsidRDefault="00666A2A" w:rsidP="00B76D98">
      <w:pPr>
        <w:rPr>
          <w:lang w:eastAsia="en-US"/>
        </w:rPr>
      </w:pPr>
    </w:p>
    <w:p w14:paraId="709768C7" w14:textId="324ADC4C" w:rsidR="00C947A9" w:rsidRDefault="00685A5F" w:rsidP="00B76D98">
      <w:pPr>
        <w:rPr>
          <w:lang w:eastAsia="en-US"/>
        </w:rPr>
      </w:pPr>
      <w:r>
        <w:rPr>
          <w:lang w:eastAsia="en-US"/>
        </w:rPr>
        <w:t>In general, the</w:t>
      </w:r>
      <w:r w:rsidR="00C947A9">
        <w:rPr>
          <w:lang w:eastAsia="en-US"/>
        </w:rPr>
        <w:t xml:space="preserve"> best performing graph-based model was the Simple RNN with SoftMax activation, 256 neurons, </w:t>
      </w:r>
      <w:ins w:id="817" w:author="fikayo akeredolu" w:date="2022-07-21T21:46:00Z">
        <w:del w:id="818" w:author="Olubusayo Akeredolu" w:date="2022-07-30T17:22:00Z">
          <w:r w:rsidR="00A577E7" w:rsidDel="00BA58F0">
            <w:rPr>
              <w:lang w:eastAsia="en-US"/>
            </w:rPr>
            <w:delText>ten</w:delText>
          </w:r>
        </w:del>
      </w:ins>
      <w:del w:id="819" w:author="Olubusayo Akeredolu" w:date="2022-07-30T17:22:00Z">
        <w:r w:rsidR="00C947A9" w:rsidDel="00BA58F0">
          <w:rPr>
            <w:lang w:eastAsia="en-US"/>
          </w:rPr>
          <w:delText>10</w:delText>
        </w:r>
      </w:del>
      <w:ins w:id="820" w:author="Olubusayo Akeredolu" w:date="2022-07-30T17:22:00Z">
        <w:r w:rsidR="00BA58F0">
          <w:rPr>
            <w:lang w:eastAsia="en-US"/>
          </w:rPr>
          <w:t>10</w:t>
        </w:r>
      </w:ins>
      <w:r w:rsidR="00C947A9">
        <w:rPr>
          <w:lang w:eastAsia="en-US"/>
        </w:rPr>
        <w:t xml:space="preserve"> epochs and batch sizes of 10. </w:t>
      </w:r>
      <w:r w:rsidR="00344EFB">
        <w:rPr>
          <w:lang w:eastAsia="en-US"/>
        </w:rPr>
        <w:t xml:space="preserve">For padding, it produced TA </w:t>
      </w:r>
      <w:ins w:id="821" w:author="fikayo akeredolu" w:date="2022-07-21T21:47:00Z">
        <w:r w:rsidR="00DC025D">
          <w:rPr>
            <w:lang w:eastAsia="en-US"/>
          </w:rPr>
          <w:t>of</w:t>
        </w:r>
      </w:ins>
      <w:del w:id="822" w:author="fikayo akeredolu" w:date="2022-07-21T21:47:00Z">
        <w:r w:rsidR="00344EFB" w:rsidDel="00DC025D">
          <w:rPr>
            <w:lang w:eastAsia="en-US"/>
          </w:rPr>
          <w:delText>as</w:delText>
        </w:r>
      </w:del>
      <w:r w:rsidR="00344EFB">
        <w:rPr>
          <w:lang w:eastAsia="en-US"/>
        </w:rPr>
        <w:t xml:space="preserve"> 61.61</w:t>
      </w:r>
      <w:r w:rsidR="00EC1132">
        <w:rPr>
          <w:lang w:eastAsia="en-US"/>
        </w:rPr>
        <w:t>%</w:t>
      </w:r>
      <w:r w:rsidR="00344EFB">
        <w:rPr>
          <w:lang w:eastAsia="en-US"/>
        </w:rPr>
        <w:t xml:space="preserve"> and VA </w:t>
      </w:r>
      <w:ins w:id="823" w:author="fikayo akeredolu" w:date="2022-07-21T21:47:00Z">
        <w:r w:rsidR="00DC025D">
          <w:rPr>
            <w:lang w:eastAsia="en-US"/>
          </w:rPr>
          <w:t>of</w:t>
        </w:r>
      </w:ins>
      <w:del w:id="824" w:author="fikayo akeredolu" w:date="2022-07-21T21:47:00Z">
        <w:r w:rsidR="00344EFB" w:rsidDel="00DC025D">
          <w:rPr>
            <w:lang w:eastAsia="en-US"/>
          </w:rPr>
          <w:delText>as</w:delText>
        </w:r>
      </w:del>
      <w:r w:rsidR="00344EFB">
        <w:rPr>
          <w:lang w:eastAsia="en-US"/>
        </w:rPr>
        <w:t xml:space="preserve"> 67.35</w:t>
      </w:r>
      <w:r w:rsidR="00EC1132">
        <w:rPr>
          <w:lang w:eastAsia="en-US"/>
        </w:rPr>
        <w:t xml:space="preserve">%, the highest VA </w:t>
      </w:r>
      <w:ins w:id="825" w:author="fikayo akeredolu" w:date="2022-07-21T21:47:00Z">
        <w:r w:rsidR="00DC025D">
          <w:rPr>
            <w:lang w:eastAsia="en-US"/>
          </w:rPr>
          <w:t>of</w:t>
        </w:r>
      </w:ins>
      <w:del w:id="826" w:author="fikayo akeredolu" w:date="2022-07-21T21:47:00Z">
        <w:r w:rsidR="00EC1132" w:rsidDel="00DC025D">
          <w:rPr>
            <w:lang w:eastAsia="en-US"/>
          </w:rPr>
          <w:delText>from</w:delText>
        </w:r>
      </w:del>
      <w:r w:rsidR="00EC1132">
        <w:rPr>
          <w:lang w:eastAsia="en-US"/>
        </w:rPr>
        <w:t xml:space="preserve"> all the graph-based experiments. This </w:t>
      </w:r>
      <w:r w:rsidR="004F734A">
        <w:rPr>
          <w:lang w:eastAsia="en-US"/>
        </w:rPr>
        <w:t>contrasts with</w:t>
      </w:r>
      <w:r w:rsidR="00EC1132">
        <w:rPr>
          <w:lang w:eastAsia="en-US"/>
        </w:rPr>
        <w:t xml:space="preserve"> the text-based model</w:t>
      </w:r>
      <w:ins w:id="827" w:author="fikayo akeredolu" w:date="2022-07-21T21:41:00Z">
        <w:r w:rsidR="00F078B3">
          <w:rPr>
            <w:lang w:eastAsia="en-US"/>
          </w:rPr>
          <w:t>,</w:t>
        </w:r>
      </w:ins>
      <w:r w:rsidR="00EC1132">
        <w:rPr>
          <w:lang w:eastAsia="en-US"/>
        </w:rPr>
        <w:t xml:space="preserve"> where the SRNN was generally the worst performing model across the board. </w:t>
      </w:r>
    </w:p>
    <w:p w14:paraId="23D83725" w14:textId="39C1A1CD" w:rsidR="00AD4189" w:rsidRDefault="00AD4189" w:rsidP="00B76D98">
      <w:pPr>
        <w:rPr>
          <w:lang w:eastAsia="en-US"/>
        </w:rPr>
      </w:pPr>
    </w:p>
    <w:p w14:paraId="793106B0" w14:textId="62DB08D1" w:rsidR="00AD4189" w:rsidRDefault="00B5234C" w:rsidP="00B76D98">
      <w:pPr>
        <w:rPr>
          <w:lang w:eastAsia="en-US"/>
        </w:rPr>
      </w:pPr>
      <w:r>
        <w:rPr>
          <w:lang w:eastAsia="en-US"/>
        </w:rPr>
        <w:t xml:space="preserve">The loss values </w:t>
      </w:r>
      <w:ins w:id="828" w:author="fikayo akeredolu" w:date="2022-07-21T21:46:00Z">
        <w:r w:rsidR="00A577E7">
          <w:rPr>
            <w:lang w:eastAsia="en-US"/>
          </w:rPr>
          <w:t>mainly were</w:t>
        </w:r>
      </w:ins>
      <w:del w:id="829" w:author="fikayo akeredolu" w:date="2022-07-21T21:46:00Z">
        <w:r w:rsidDel="00A577E7">
          <w:rPr>
            <w:lang w:eastAsia="en-US"/>
          </w:rPr>
          <w:delText>were mostly</w:delText>
        </w:r>
      </w:del>
      <w:r>
        <w:rPr>
          <w:lang w:eastAsia="en-US"/>
        </w:rPr>
        <w:t xml:space="preserve"> under 1.0</w:t>
      </w:r>
      <w:ins w:id="830" w:author="fikayo akeredolu" w:date="2022-07-21T21:41:00Z">
        <w:r w:rsidR="00F078B3">
          <w:rPr>
            <w:lang w:eastAsia="en-US"/>
          </w:rPr>
          <w:t>,</w:t>
        </w:r>
      </w:ins>
      <w:r>
        <w:rPr>
          <w:lang w:eastAsia="en-US"/>
        </w:rPr>
        <w:t xml:space="preserve"> with a few exceptions. </w:t>
      </w:r>
      <w:r w:rsidR="002561A0">
        <w:rPr>
          <w:lang w:eastAsia="en-US"/>
        </w:rPr>
        <w:t xml:space="preserve">The GRU regularly produced the highest TL values with an average of </w:t>
      </w:r>
      <w:r w:rsidR="001F1A74">
        <w:rPr>
          <w:lang w:eastAsia="en-US"/>
        </w:rPr>
        <w:t>5.955. This indicates that the GRU model is experiencing the most incorrect classifications.</w:t>
      </w:r>
    </w:p>
    <w:p w14:paraId="42A8E642" w14:textId="649654BB" w:rsidR="00B369C6" w:rsidRDefault="00B369C6" w:rsidP="00B76D98">
      <w:pPr>
        <w:rPr>
          <w:lang w:eastAsia="en-US"/>
        </w:rPr>
      </w:pPr>
    </w:p>
    <w:p w14:paraId="763D7334" w14:textId="3A735CB8" w:rsidR="00B369C6" w:rsidRDefault="00B369C6" w:rsidP="00B76D98">
      <w:pPr>
        <w:rPr>
          <w:lang w:eastAsia="en-US"/>
        </w:rPr>
      </w:pPr>
      <w:r>
        <w:rPr>
          <w:lang w:eastAsia="en-US"/>
        </w:rPr>
        <w:t>The NDL models do not perform very well</w:t>
      </w:r>
      <w:ins w:id="831" w:author="fikayo akeredolu" w:date="2022-07-21T21:41:00Z">
        <w:r w:rsidR="00F078B3">
          <w:rPr>
            <w:lang w:eastAsia="en-US"/>
          </w:rPr>
          <w:t>, as</w:t>
        </w:r>
      </w:ins>
      <w:del w:id="832" w:author="fikayo akeredolu" w:date="2022-07-21T21:41:00Z">
        <w:r w:rsidDel="00F078B3">
          <w:rPr>
            <w:lang w:eastAsia="en-US"/>
          </w:rPr>
          <w:delText xml:space="preserve"> as can be</w:delText>
        </w:r>
      </w:del>
      <w:r>
        <w:rPr>
          <w:lang w:eastAsia="en-US"/>
        </w:rPr>
        <w:t xml:space="preserve"> seen </w:t>
      </w:r>
      <w:r w:rsidR="00531B08">
        <w:rPr>
          <w:lang w:eastAsia="en-US"/>
        </w:rPr>
        <w:t xml:space="preserve">in tables </w:t>
      </w:r>
      <w:r w:rsidR="00531B08" w:rsidRPr="00531B08">
        <w:rPr>
          <w:i/>
          <w:iCs/>
          <w:lang w:eastAsia="en-US"/>
        </w:rPr>
        <w:t>5.2</w:t>
      </w:r>
      <w:r w:rsidR="00531B08">
        <w:rPr>
          <w:lang w:eastAsia="en-US"/>
        </w:rPr>
        <w:t xml:space="preserve"> and </w:t>
      </w:r>
      <w:r w:rsidR="00531B08" w:rsidRPr="00531B08">
        <w:rPr>
          <w:i/>
          <w:iCs/>
          <w:lang w:eastAsia="en-US"/>
        </w:rPr>
        <w:t>5.3</w:t>
      </w:r>
      <w:r w:rsidR="00531B08">
        <w:rPr>
          <w:lang w:eastAsia="en-US"/>
        </w:rPr>
        <w:t xml:space="preserve">. </w:t>
      </w:r>
      <w:r w:rsidR="00C24838">
        <w:rPr>
          <w:lang w:eastAsia="en-US"/>
        </w:rPr>
        <w:t xml:space="preserve">In comparison to their results on text, they </w:t>
      </w:r>
      <w:ins w:id="833" w:author="fikayo akeredolu" w:date="2022-07-21T21:41:00Z">
        <w:r w:rsidR="00F078B3">
          <w:rPr>
            <w:lang w:eastAsia="en-US"/>
          </w:rPr>
          <w:t>perform</w:t>
        </w:r>
      </w:ins>
      <w:del w:id="834" w:author="fikayo akeredolu" w:date="2022-07-21T21:41:00Z">
        <w:r w:rsidR="00C24838" w:rsidDel="00F078B3">
          <w:rPr>
            <w:lang w:eastAsia="en-US"/>
          </w:rPr>
          <w:delText>preform</w:delText>
        </w:r>
      </w:del>
      <w:r w:rsidR="00C24838">
        <w:rPr>
          <w:lang w:eastAsia="en-US"/>
        </w:rPr>
        <w:t xml:space="preserve"> much worse. </w:t>
      </w:r>
      <w:ins w:id="835" w:author="fikayo akeredolu" w:date="2022-07-21T21:41:00Z">
        <w:r w:rsidR="00F078B3">
          <w:rPr>
            <w:lang w:eastAsia="en-US"/>
          </w:rPr>
          <w:t>This could be because</w:t>
        </w:r>
      </w:ins>
      <w:del w:id="836" w:author="fikayo akeredolu" w:date="2022-07-21T21:41:00Z">
        <w:r w:rsidR="00C24838" w:rsidDel="00F078B3">
          <w:rPr>
            <w:lang w:eastAsia="en-US"/>
          </w:rPr>
          <w:delText>The reason for this could be that</w:delText>
        </w:r>
      </w:del>
      <w:r w:rsidR="00C24838">
        <w:rPr>
          <w:lang w:eastAsia="en-US"/>
        </w:rPr>
        <w:t xml:space="preserve"> these models are specifically designed to work with text-based data and do not generalize well to other types of data structures.</w:t>
      </w:r>
    </w:p>
    <w:p w14:paraId="2F5E6E3F" w14:textId="54B84153" w:rsidR="00C06ECF" w:rsidRDefault="00C06ECF" w:rsidP="00B76D98">
      <w:pPr>
        <w:rPr>
          <w:lang w:eastAsia="en-US"/>
        </w:rPr>
      </w:pPr>
    </w:p>
    <w:p w14:paraId="3BAEF035" w14:textId="25599433" w:rsidR="00C06ECF" w:rsidDel="00BC5B89" w:rsidRDefault="00C06ECF" w:rsidP="00B76D98">
      <w:pPr>
        <w:rPr>
          <w:del w:id="837" w:author="Olubusayo Akeredolu" w:date="2022-07-30T17:23:00Z"/>
          <w:lang w:eastAsia="en-US"/>
        </w:rPr>
      </w:pPr>
      <w:r>
        <w:rPr>
          <w:lang w:eastAsia="en-US"/>
        </w:rPr>
        <w:t xml:space="preserve">Overall, the results from </w:t>
      </w:r>
      <w:del w:id="838" w:author="fikayo akeredolu" w:date="2022-07-21T21:53:00Z">
        <w:r w:rsidDel="00C43D92">
          <w:rPr>
            <w:lang w:eastAsia="en-US"/>
          </w:rPr>
          <w:delText xml:space="preserve">running </w:delText>
        </w:r>
      </w:del>
      <w:r>
        <w:rPr>
          <w:lang w:eastAsia="en-US"/>
        </w:rPr>
        <w:t xml:space="preserve">these </w:t>
      </w:r>
      <w:ins w:id="839" w:author="fikayo akeredolu" w:date="2022-07-21T21:47:00Z">
        <w:r w:rsidR="00DC025D">
          <w:rPr>
            <w:lang w:eastAsia="en-US"/>
          </w:rPr>
          <w:t>graphs experiments indicate</w:t>
        </w:r>
      </w:ins>
      <w:del w:id="840" w:author="fikayo akeredolu" w:date="2022-07-21T21:47:00Z">
        <w:r w:rsidDel="00DC025D">
          <w:rPr>
            <w:lang w:eastAsia="en-US"/>
          </w:rPr>
          <w:delText>experiments on graphs point out</w:delText>
        </w:r>
      </w:del>
      <w:r>
        <w:rPr>
          <w:lang w:eastAsia="en-US"/>
        </w:rPr>
        <w:t xml:space="preserve"> that padding and segmentation are not well suited </w:t>
      </w:r>
      <w:r w:rsidR="005C0584">
        <w:rPr>
          <w:lang w:eastAsia="en-US"/>
        </w:rPr>
        <w:t>for</w:t>
      </w:r>
      <w:r>
        <w:rPr>
          <w:lang w:eastAsia="en-US"/>
        </w:rPr>
        <w:t xml:space="preserve"> carrying out classification tasks on </w:t>
      </w:r>
      <w:r w:rsidR="00442F00">
        <w:rPr>
          <w:lang w:eastAsia="en-US"/>
        </w:rPr>
        <w:t xml:space="preserve">graph-based </w:t>
      </w:r>
      <w:r>
        <w:rPr>
          <w:lang w:eastAsia="en-US"/>
        </w:rPr>
        <w:t>source code</w:t>
      </w:r>
      <w:ins w:id="841" w:author="fikayo akeredolu" w:date="2022-07-21T21:41:00Z">
        <w:r w:rsidR="00F078B3">
          <w:rPr>
            <w:lang w:eastAsia="en-US"/>
          </w:rPr>
          <w:t>,</w:t>
        </w:r>
      </w:ins>
      <w:r>
        <w:rPr>
          <w:lang w:eastAsia="en-US"/>
        </w:rPr>
        <w:t xml:space="preserve"> and a more accurate alternative is necessary.</w:t>
      </w:r>
      <w:r w:rsidR="006769F2">
        <w:rPr>
          <w:lang w:eastAsia="en-US"/>
        </w:rPr>
        <w:t xml:space="preserve"> The results from the NDL models reinforce this conclusion due to the </w:t>
      </w:r>
      <w:ins w:id="842" w:author="fikayo akeredolu" w:date="2022-07-21T21:47:00Z">
        <w:r w:rsidR="00DC025D">
          <w:rPr>
            <w:lang w:eastAsia="en-US"/>
          </w:rPr>
          <w:t>enormous</w:t>
        </w:r>
      </w:ins>
      <w:del w:id="843" w:author="fikayo akeredolu" w:date="2022-07-21T21:47:00Z">
        <w:r w:rsidR="006769F2" w:rsidDel="00DC025D">
          <w:rPr>
            <w:lang w:eastAsia="en-US"/>
          </w:rPr>
          <w:delText>huge</w:delText>
        </w:r>
      </w:del>
      <w:r w:rsidR="006769F2">
        <w:rPr>
          <w:lang w:eastAsia="en-US"/>
        </w:rPr>
        <w:t xml:space="preserve"> drop in VA scores compared to the</w:t>
      </w:r>
      <w:r w:rsidR="005C0584">
        <w:rPr>
          <w:lang w:eastAsia="en-US"/>
        </w:rPr>
        <w:t>ir results on the</w:t>
      </w:r>
      <w:r w:rsidR="006769F2">
        <w:rPr>
          <w:lang w:eastAsia="en-US"/>
        </w:rPr>
        <w:t xml:space="preserve"> text-based models. </w:t>
      </w:r>
      <w:r w:rsidR="00442838">
        <w:rPr>
          <w:lang w:eastAsia="en-US"/>
        </w:rPr>
        <w:t xml:space="preserve">It would also be interesting to observe how all these scores increase or decrease when more data is added for training and testing. </w:t>
      </w:r>
    </w:p>
    <w:p w14:paraId="42441432" w14:textId="48C78C1E" w:rsidR="00641F9F" w:rsidDel="00BC5B89" w:rsidRDefault="00641F9F" w:rsidP="00B76D98">
      <w:pPr>
        <w:rPr>
          <w:del w:id="844" w:author="Olubusayo Akeredolu" w:date="2022-07-30T17:23:00Z"/>
          <w:lang w:eastAsia="en-US"/>
        </w:rPr>
      </w:pPr>
    </w:p>
    <w:p w14:paraId="2A573F74" w14:textId="594071D2" w:rsidR="00641F9F" w:rsidDel="00C02010" w:rsidRDefault="00641F9F" w:rsidP="00B76D98">
      <w:pPr>
        <w:rPr>
          <w:del w:id="845" w:author="Olubusayo Akeredolu" w:date="2022-07-30T17:24:00Z"/>
          <w:lang w:eastAsia="en-US"/>
        </w:rPr>
      </w:pPr>
    </w:p>
    <w:p w14:paraId="185B6713" w14:textId="77777777" w:rsidR="00057CC5" w:rsidRPr="002E2BBF" w:rsidRDefault="00057CC5" w:rsidP="00B76D98">
      <w:pPr>
        <w:rPr>
          <w:lang w:eastAsia="en-US"/>
        </w:rPr>
      </w:pPr>
    </w:p>
    <w:p w14:paraId="373EFE06" w14:textId="0E951C1E" w:rsidR="00C06ECF" w:rsidRPr="00C06ECF" w:rsidRDefault="00B76C1C" w:rsidP="0084164B">
      <w:pPr>
        <w:pStyle w:val="Titre3"/>
      </w:pPr>
      <w:bookmarkStart w:id="846" w:name="_Toc109066033"/>
      <w:bookmarkStart w:id="847" w:name="_Toc109318886"/>
      <w:r w:rsidRPr="00240F2B">
        <w:lastRenderedPageBreak/>
        <w:t>Results from Experiments on Trees</w:t>
      </w:r>
      <w:bookmarkEnd w:id="846"/>
      <w:bookmarkEnd w:id="847"/>
    </w:p>
    <w:p w14:paraId="048BF4DA" w14:textId="1BE64B7F" w:rsidR="00B76C1C" w:rsidRDefault="00B76C1C" w:rsidP="00B76D98">
      <w:pPr>
        <w:rPr>
          <w:lang w:eastAsia="en-US"/>
        </w:rPr>
      </w:pPr>
      <w:r>
        <w:rPr>
          <w:lang w:eastAsia="en-US"/>
        </w:rPr>
        <w:t xml:space="preserve">To carry out segmentation on the trees, I initially experimented with all 11 options provided by TensorFlow and found that all the </w:t>
      </w:r>
      <w:del w:id="848" w:author="fikayo akeredolu" w:date="2022-07-21T21:48:00Z">
        <w:r w:rsidR="009E2F9F" w:rsidDel="00DC025D">
          <w:rPr>
            <w:lang w:eastAsia="en-US"/>
          </w:rPr>
          <w:delText xml:space="preserve">all the </w:delText>
        </w:r>
      </w:del>
      <w:r w:rsidR="009E2F9F">
        <w:rPr>
          <w:lang w:eastAsia="en-US"/>
        </w:rPr>
        <w:t>functions</w:t>
      </w:r>
      <w:r>
        <w:rPr>
          <w:lang w:eastAsia="en-US"/>
        </w:rPr>
        <w:t xml:space="preserve"> give approximately the same results</w:t>
      </w:r>
      <w:r w:rsidR="009E2F9F">
        <w:rPr>
          <w:lang w:eastAsia="en-US"/>
        </w:rPr>
        <w:t xml:space="preserve">, </w:t>
      </w:r>
      <w:r>
        <w:rPr>
          <w:lang w:eastAsia="en-US"/>
        </w:rPr>
        <w:t>except the mean function</w:t>
      </w:r>
      <w:r w:rsidR="00BC2591">
        <w:rPr>
          <w:lang w:eastAsia="en-US"/>
        </w:rPr>
        <w:t>,</w:t>
      </w:r>
      <w:r>
        <w:rPr>
          <w:lang w:eastAsia="en-US"/>
        </w:rPr>
        <w:t xml:space="preserve"> which produced better results than the others. As a result, I have chosen to use unsorted mean segmentation for my final experiments. The preliminary experiments to compare the results of the different segmentation methods have been included in a file called ‘preliminaryTreeExperiments.py’. </w:t>
      </w:r>
      <w:ins w:id="849" w:author="fikayo akeredolu" w:date="2022-07-21T21:47:00Z">
        <w:r w:rsidR="00DC025D">
          <w:rPr>
            <w:lang w:eastAsia="en-US"/>
          </w:rPr>
          <w:t>In addition, the</w:t>
        </w:r>
      </w:ins>
      <w:del w:id="850" w:author="fikayo akeredolu" w:date="2022-07-21T21:47:00Z">
        <w:r w:rsidDel="00DC025D">
          <w:rPr>
            <w:lang w:eastAsia="en-US"/>
          </w:rPr>
          <w:delText>The</w:delText>
        </w:r>
      </w:del>
      <w:r>
        <w:rPr>
          <w:lang w:eastAsia="en-US"/>
        </w:rPr>
        <w:t xml:space="preserve"> results for </w:t>
      </w:r>
      <w:ins w:id="851" w:author="Olubusayo Akeredolu" w:date="2022-07-30T17:24:00Z">
        <w:r w:rsidR="00C02010">
          <w:rPr>
            <w:lang w:eastAsia="en-US"/>
          </w:rPr>
          <w:t xml:space="preserve">the </w:t>
        </w:r>
      </w:ins>
      <w:ins w:id="852" w:author="fikayo akeredolu" w:date="2022-07-21T21:47:00Z">
        <w:r w:rsidR="00DC025D">
          <w:rPr>
            <w:lang w:eastAsia="en-US"/>
          </w:rPr>
          <w:t>t</w:t>
        </w:r>
        <w:del w:id="853" w:author="Olubusayo Akeredolu" w:date="2022-07-30T17:23:00Z">
          <w:r w:rsidR="00DC025D" w:rsidDel="00E26160">
            <w:rPr>
              <w:lang w:eastAsia="en-US"/>
            </w:rPr>
            <w:delText>h</w:delText>
          </w:r>
        </w:del>
        <w:r w:rsidR="00DC025D">
          <w:rPr>
            <w:lang w:eastAsia="en-US"/>
          </w:rPr>
          <w:t>ree</w:t>
        </w:r>
      </w:ins>
      <w:del w:id="854" w:author="fikayo akeredolu" w:date="2022-07-21T21:47:00Z">
        <w:r w:rsidDel="00DC025D">
          <w:rPr>
            <w:lang w:eastAsia="en-US"/>
          </w:rPr>
          <w:delText>tree</w:delText>
        </w:r>
      </w:del>
      <w:r>
        <w:rPr>
          <w:lang w:eastAsia="en-US"/>
        </w:rPr>
        <w:t xml:space="preserve"> experiments using unhashed and hashed embeddings can be found in tables </w:t>
      </w:r>
      <w:r w:rsidRPr="00AF76F2">
        <w:rPr>
          <w:i/>
          <w:iCs/>
          <w:lang w:eastAsia="en-US"/>
        </w:rPr>
        <w:t>5.4</w:t>
      </w:r>
      <w:r>
        <w:rPr>
          <w:i/>
          <w:iCs/>
          <w:lang w:eastAsia="en-US"/>
        </w:rPr>
        <w:t xml:space="preserve"> </w:t>
      </w:r>
      <w:r>
        <w:rPr>
          <w:lang w:eastAsia="en-US"/>
        </w:rPr>
        <w:t xml:space="preserve">and </w:t>
      </w:r>
      <w:r w:rsidRPr="00F1449F">
        <w:rPr>
          <w:i/>
          <w:iCs/>
          <w:lang w:eastAsia="en-US"/>
        </w:rPr>
        <w:t>5.5</w:t>
      </w:r>
      <w:ins w:id="855" w:author="fikayo akeredolu" w:date="2022-07-21T21:48:00Z">
        <w:r w:rsidR="00DC025D">
          <w:rPr>
            <w:i/>
            <w:iCs/>
            <w:lang w:eastAsia="en-US"/>
          </w:rPr>
          <w:t>,</w:t>
        </w:r>
      </w:ins>
      <w:r>
        <w:rPr>
          <w:lang w:eastAsia="en-US"/>
        </w:rPr>
        <w:t xml:space="preserve"> respectively.</w:t>
      </w:r>
      <w:r w:rsidR="00623350">
        <w:rPr>
          <w:lang w:eastAsia="en-US"/>
        </w:rPr>
        <w:t xml:space="preserve"> </w:t>
      </w:r>
    </w:p>
    <w:p w14:paraId="6AA32927" w14:textId="106EA133" w:rsidR="00A16651" w:rsidRDefault="00A16651" w:rsidP="00B76D98">
      <w:pPr>
        <w:rPr>
          <w:lang w:eastAsia="en-US"/>
        </w:rPr>
      </w:pPr>
    </w:p>
    <w:p w14:paraId="7F2AE7CE" w14:textId="45C8A650" w:rsidR="00A16651" w:rsidRDefault="00A16651" w:rsidP="0084164B">
      <w:pPr>
        <w:pStyle w:val="Titre4"/>
      </w:pPr>
      <w:bookmarkStart w:id="856" w:name="_Toc109066034"/>
      <w:bookmarkStart w:id="857" w:name="_Toc109318887"/>
      <w:r>
        <w:t>Statistics and Performance</w:t>
      </w:r>
      <w:bookmarkEnd w:id="856"/>
      <w:bookmarkEnd w:id="857"/>
    </w:p>
    <w:p w14:paraId="4704308E" w14:textId="7AE72CEA" w:rsidR="00AA3505" w:rsidRDefault="00AA3505" w:rsidP="00B76D98">
      <w:pPr>
        <w:rPr>
          <w:lang w:eastAsia="en-US"/>
        </w:rPr>
      </w:pPr>
      <w:r>
        <w:rPr>
          <w:lang w:eastAsia="en-US"/>
        </w:rPr>
        <w:t xml:space="preserve">The statistics for the tree-based models with unhashed node embeddings are very promising. The mean TA for unhashing was </w:t>
      </w:r>
      <w:r w:rsidR="002D6FBD">
        <w:rPr>
          <w:lang w:eastAsia="en-US"/>
        </w:rPr>
        <w:t>68.69%</w:t>
      </w:r>
      <w:ins w:id="858" w:author="fikayo akeredolu" w:date="2022-07-21T21:48:00Z">
        <w:r w:rsidR="00DC025D">
          <w:rPr>
            <w:lang w:eastAsia="en-US"/>
          </w:rPr>
          <w:t>,</w:t>
        </w:r>
      </w:ins>
      <w:r w:rsidR="002D6FBD">
        <w:rPr>
          <w:lang w:eastAsia="en-US"/>
        </w:rPr>
        <w:t xml:space="preserve"> with a mean VA of 61.71%. This indicates that with more data for training and testing, these scores could go up and</w:t>
      </w:r>
      <w:r w:rsidR="00465056">
        <w:rPr>
          <w:lang w:eastAsia="en-US"/>
        </w:rPr>
        <w:t xml:space="preserve"> be even more accurate. </w:t>
      </w:r>
      <w:r w:rsidR="00153A6F">
        <w:rPr>
          <w:lang w:eastAsia="en-US"/>
        </w:rPr>
        <w:t xml:space="preserve">The hashed nodes do not produce </w:t>
      </w:r>
      <w:ins w:id="859" w:author="fikayo akeredolu" w:date="2022-07-21T21:48:00Z">
        <w:r w:rsidR="00DC025D">
          <w:rPr>
            <w:lang w:eastAsia="en-US"/>
          </w:rPr>
          <w:t>as good results</w:t>
        </w:r>
      </w:ins>
      <w:del w:id="860" w:author="fikayo akeredolu" w:date="2022-07-21T21:48:00Z">
        <w:r w:rsidR="00153A6F" w:rsidDel="00DC025D">
          <w:rPr>
            <w:lang w:eastAsia="en-US"/>
          </w:rPr>
          <w:delText>results that are as good</w:delText>
        </w:r>
      </w:del>
      <w:r w:rsidR="00153A6F">
        <w:rPr>
          <w:lang w:eastAsia="en-US"/>
        </w:rPr>
        <w:t>. The mean TA for hashing was 50.04%</w:t>
      </w:r>
      <w:ins w:id="861" w:author="fikayo akeredolu" w:date="2022-07-21T21:48:00Z">
        <w:r w:rsidR="00DC025D">
          <w:rPr>
            <w:lang w:eastAsia="en-US"/>
          </w:rPr>
          <w:t>,</w:t>
        </w:r>
      </w:ins>
      <w:r w:rsidR="00153A6F">
        <w:rPr>
          <w:lang w:eastAsia="en-US"/>
        </w:rPr>
        <w:t xml:space="preserve"> with an average VA of 52.28%. The closeness of </w:t>
      </w:r>
      <w:r w:rsidR="001615F5">
        <w:rPr>
          <w:lang w:eastAsia="en-US"/>
        </w:rPr>
        <w:t>all</w:t>
      </w:r>
      <w:r w:rsidR="00153A6F">
        <w:rPr>
          <w:lang w:eastAsia="en-US"/>
        </w:rPr>
        <w:t xml:space="preserve"> these values indicates that there is little to no overfitting occurring in both the hashed and unhashed models.</w:t>
      </w:r>
      <w:r w:rsidR="003B410B">
        <w:rPr>
          <w:lang w:eastAsia="en-US"/>
        </w:rPr>
        <w:t xml:space="preserve"> The changes between TA and VA for all the models using unhashing are plotted on the graph </w:t>
      </w:r>
      <w:r w:rsidR="00500758">
        <w:rPr>
          <w:lang w:eastAsia="en-US"/>
        </w:rPr>
        <w:t xml:space="preserve">in </w:t>
      </w:r>
      <w:r w:rsidR="00500758" w:rsidRPr="00500758">
        <w:rPr>
          <w:i/>
          <w:iCs/>
          <w:lang w:eastAsia="en-US"/>
        </w:rPr>
        <w:t>fig 5.2</w:t>
      </w:r>
      <w:r w:rsidR="00500758">
        <w:rPr>
          <w:lang w:eastAsia="en-US"/>
        </w:rPr>
        <w:t xml:space="preserve">. </w:t>
      </w:r>
    </w:p>
    <w:p w14:paraId="08C91769" w14:textId="4DBDA7CD" w:rsidR="00153A6F" w:rsidRDefault="00153A6F" w:rsidP="00B76D98">
      <w:pPr>
        <w:rPr>
          <w:lang w:eastAsia="en-US"/>
        </w:rPr>
      </w:pPr>
    </w:p>
    <w:p w14:paraId="7FDB4A92" w14:textId="38FFA090" w:rsidR="00153A6F" w:rsidRDefault="00153A6F" w:rsidP="00B76D98">
      <w:pPr>
        <w:rPr>
          <w:lang w:eastAsia="en-US"/>
        </w:rPr>
      </w:pPr>
      <w:r>
        <w:rPr>
          <w:lang w:eastAsia="en-US"/>
        </w:rPr>
        <w:t>The highest TA score</w:t>
      </w:r>
      <w:r w:rsidR="00C73B8B">
        <w:rPr>
          <w:lang w:eastAsia="en-US"/>
        </w:rPr>
        <w:t>s are from the Simple RNN model with 100%</w:t>
      </w:r>
      <w:r w:rsidR="001615F5">
        <w:rPr>
          <w:lang w:eastAsia="en-US"/>
        </w:rPr>
        <w:t xml:space="preserve"> TA</w:t>
      </w:r>
      <w:r w:rsidR="00C73B8B">
        <w:rPr>
          <w:lang w:eastAsia="en-US"/>
        </w:rPr>
        <w:t xml:space="preserve"> on </w:t>
      </w:r>
      <w:r w:rsidR="001615F5">
        <w:rPr>
          <w:lang w:eastAsia="en-US"/>
        </w:rPr>
        <w:t>SoftMax</w:t>
      </w:r>
      <w:r w:rsidR="00C73B8B">
        <w:rPr>
          <w:lang w:eastAsia="en-US"/>
        </w:rPr>
        <w:t xml:space="preserve"> and Sigmoid activations. The SoftMax model produces a VA of 60.61%</w:t>
      </w:r>
      <w:ins w:id="862" w:author="fikayo akeredolu" w:date="2022-07-21T21:53:00Z">
        <w:r w:rsidR="00C43D92">
          <w:rPr>
            <w:lang w:eastAsia="en-US"/>
          </w:rPr>
          <w:t>,</w:t>
        </w:r>
      </w:ins>
      <w:r w:rsidR="00C73B8B">
        <w:rPr>
          <w:lang w:eastAsia="en-US"/>
        </w:rPr>
        <w:t xml:space="preserve"> while the Sigmoid model has a VA of 70%. The Sigmoid model has both values in the acceptable range for accuracy</w:t>
      </w:r>
      <w:ins w:id="863" w:author="fikayo akeredolu" w:date="2022-07-21T21:53:00Z">
        <w:r w:rsidR="00C43D92">
          <w:rPr>
            <w:lang w:eastAsia="en-US"/>
          </w:rPr>
          <w:t>,</w:t>
        </w:r>
      </w:ins>
      <w:r w:rsidR="00C73B8B">
        <w:rPr>
          <w:lang w:eastAsia="en-US"/>
        </w:rPr>
        <w:t xml:space="preserve"> making it the superior model.</w:t>
      </w:r>
      <w:r w:rsidR="00EE1E95">
        <w:rPr>
          <w:lang w:eastAsia="en-US"/>
        </w:rPr>
        <w:t xml:space="preserve"> </w:t>
      </w:r>
      <w:ins w:id="864" w:author="fikayo akeredolu" w:date="2022-07-21T21:53:00Z">
        <w:r w:rsidR="00C43D92">
          <w:rPr>
            <w:lang w:eastAsia="en-US"/>
          </w:rPr>
          <w:t>However, the</w:t>
        </w:r>
      </w:ins>
      <w:del w:id="865" w:author="fikayo akeredolu" w:date="2022-07-21T21:53:00Z">
        <w:r w:rsidR="00EE1E95" w:rsidDel="00C43D92">
          <w:rPr>
            <w:lang w:eastAsia="en-US"/>
          </w:rPr>
          <w:delText>The</w:delText>
        </w:r>
      </w:del>
      <w:r w:rsidR="00EE1E95">
        <w:rPr>
          <w:lang w:eastAsia="en-US"/>
        </w:rPr>
        <w:t xml:space="preserve"> SoftMax model has its VA score below the acceptable range</w:t>
      </w:r>
      <w:ins w:id="866" w:author="fikayo akeredolu" w:date="2022-07-21T21:52:00Z">
        <w:r w:rsidR="00C43D92">
          <w:rPr>
            <w:lang w:eastAsia="en-US"/>
          </w:rPr>
          <w:t>,</w:t>
        </w:r>
      </w:ins>
      <w:r w:rsidR="00EE1E95">
        <w:rPr>
          <w:lang w:eastAsia="en-US"/>
        </w:rPr>
        <w:t xml:space="preserve"> which indicates that in this model, either there is overfitting occurring, </w:t>
      </w:r>
      <w:r w:rsidR="002A7849">
        <w:rPr>
          <w:lang w:eastAsia="en-US"/>
        </w:rPr>
        <w:t>or</w:t>
      </w:r>
      <w:r w:rsidR="00EE1E95">
        <w:rPr>
          <w:lang w:eastAsia="en-US"/>
        </w:rPr>
        <w:t xml:space="preserve"> the model needs to be tested using more validation data to increase the VA score. </w:t>
      </w:r>
    </w:p>
    <w:p w14:paraId="31892AAB" w14:textId="74D53AA3" w:rsidR="00153A6F" w:rsidRDefault="00153A6F" w:rsidP="00B76D98">
      <w:pPr>
        <w:rPr>
          <w:lang w:eastAsia="en-US"/>
        </w:rPr>
      </w:pPr>
    </w:p>
    <w:p w14:paraId="33378736" w14:textId="6C100B4F" w:rsidR="001615F5" w:rsidRDefault="001615F5" w:rsidP="00B76D98">
      <w:pPr>
        <w:rPr>
          <w:lang w:eastAsia="en-US"/>
        </w:rPr>
      </w:pPr>
      <w:r>
        <w:rPr>
          <w:lang w:eastAsia="en-US"/>
        </w:rPr>
        <w:t xml:space="preserve">Other models that perform very well </w:t>
      </w:r>
      <w:r w:rsidR="00FC59DF">
        <w:rPr>
          <w:lang w:eastAsia="en-US"/>
        </w:rPr>
        <w:t xml:space="preserve">on both TA and VA </w:t>
      </w:r>
      <w:r>
        <w:rPr>
          <w:lang w:eastAsia="en-US"/>
        </w:rPr>
        <w:t>include the GRU model with Sigmoid</w:t>
      </w:r>
      <w:r w:rsidR="0000158B">
        <w:rPr>
          <w:lang w:eastAsia="en-US"/>
        </w:rPr>
        <w:t xml:space="preserve"> (TA 76.56%, VA 75.76%</w:t>
      </w:r>
      <w:r w:rsidR="009B0282">
        <w:rPr>
          <w:lang w:eastAsia="en-US"/>
        </w:rPr>
        <w:t>), the</w:t>
      </w:r>
      <w:r w:rsidR="00FC59DF">
        <w:rPr>
          <w:lang w:eastAsia="en-US"/>
        </w:rPr>
        <w:t xml:space="preserve"> LSTM model with Tanh activation (</w:t>
      </w:r>
      <w:r w:rsidR="00365854">
        <w:rPr>
          <w:lang w:eastAsia="en-US"/>
        </w:rPr>
        <w:t>TA 60.94%, VA 70%) and Sigmoid activation (</w:t>
      </w:r>
      <w:r w:rsidR="009B0282">
        <w:rPr>
          <w:lang w:eastAsia="en-US"/>
        </w:rPr>
        <w:t xml:space="preserve">TA 77.34% and VA 70%) and the Dense Model with SoftMax activation (96.88% TA, 75.76% VA). These four models prove the underlying theory behind this project that says that conventional neural network architectures can be made to process source code accurately using the right data structures. It appears that trees are an appropriate data structure for achieving this aim. </w:t>
      </w:r>
    </w:p>
    <w:p w14:paraId="0C0F302C" w14:textId="24CFCB5B" w:rsidR="00500758" w:rsidRDefault="00500758" w:rsidP="00B76D98">
      <w:pPr>
        <w:rPr>
          <w:lang w:eastAsia="en-US"/>
        </w:rPr>
      </w:pPr>
    </w:p>
    <w:p w14:paraId="52B9166F" w14:textId="25289A00" w:rsidR="00500758" w:rsidRDefault="00500758" w:rsidP="00B76D98">
      <w:pPr>
        <w:rPr>
          <w:lang w:eastAsia="en-US"/>
        </w:rPr>
      </w:pPr>
      <w:r>
        <w:rPr>
          <w:lang w:eastAsia="en-US"/>
        </w:rPr>
        <w:t xml:space="preserve">Other models with either a high TA and a low VA or a low TA and a high VA are the </w:t>
      </w:r>
      <w:r w:rsidR="00EC0699">
        <w:rPr>
          <w:lang w:eastAsia="en-US"/>
        </w:rPr>
        <w:t>LSTM model with ReLu activation (TA 56.25% and VA 75.76%)</w:t>
      </w:r>
      <w:r w:rsidR="00EC60F8">
        <w:rPr>
          <w:lang w:eastAsia="en-US"/>
        </w:rPr>
        <w:t>, the LSTM with SoftMax activation (72.66% for TA and 63.64% for VA), the GRU with ReLu (TA 71.88% and VA 66.67%)</w:t>
      </w:r>
      <w:r w:rsidR="00B4508A">
        <w:rPr>
          <w:lang w:eastAsia="en-US"/>
        </w:rPr>
        <w:t xml:space="preserve"> and </w:t>
      </w:r>
      <w:r w:rsidR="00EC60F8">
        <w:rPr>
          <w:lang w:eastAsia="en-US"/>
        </w:rPr>
        <w:t xml:space="preserve">the GRU with SoftMax (TA 74.22 % and VA 60.61%). </w:t>
      </w:r>
      <w:r w:rsidR="00B4508A">
        <w:rPr>
          <w:lang w:eastAsia="en-US"/>
        </w:rPr>
        <w:t xml:space="preserve">There </w:t>
      </w:r>
      <w:ins w:id="867" w:author="fikayo akeredolu" w:date="2022-07-21T21:54:00Z">
        <w:r w:rsidR="00C43D92">
          <w:rPr>
            <w:lang w:eastAsia="en-US"/>
          </w:rPr>
          <w:t>is</w:t>
        </w:r>
      </w:ins>
      <w:del w:id="868" w:author="fikayo akeredolu" w:date="2022-07-21T21:54:00Z">
        <w:r w:rsidR="002E3831" w:rsidDel="00C43D92">
          <w:rPr>
            <w:lang w:eastAsia="en-US"/>
          </w:rPr>
          <w:delText>are</w:delText>
        </w:r>
      </w:del>
      <w:r w:rsidR="00B4508A">
        <w:rPr>
          <w:lang w:eastAsia="en-US"/>
        </w:rPr>
        <w:t xml:space="preserve"> also the Simple RNN</w:t>
      </w:r>
      <w:r w:rsidR="002E3831">
        <w:rPr>
          <w:lang w:eastAsia="en-US"/>
        </w:rPr>
        <w:t>,</w:t>
      </w:r>
      <w:r w:rsidR="00B4508A">
        <w:rPr>
          <w:lang w:eastAsia="en-US"/>
        </w:rPr>
        <w:t xml:space="preserve"> with Tanh activation</w:t>
      </w:r>
      <w:ins w:id="869" w:author="fikayo akeredolu" w:date="2022-07-21T21:53:00Z">
        <w:r w:rsidR="00C43D92">
          <w:rPr>
            <w:lang w:eastAsia="en-US"/>
          </w:rPr>
          <w:t>,</w:t>
        </w:r>
      </w:ins>
      <w:r w:rsidR="00B4508A">
        <w:rPr>
          <w:lang w:eastAsia="en-US"/>
        </w:rPr>
        <w:t xml:space="preserve"> which has a TA score of 71.09</w:t>
      </w:r>
      <w:r w:rsidR="00E530CD">
        <w:rPr>
          <w:lang w:eastAsia="en-US"/>
        </w:rPr>
        <w:t>%</w:t>
      </w:r>
      <w:r w:rsidR="00B4508A">
        <w:rPr>
          <w:lang w:eastAsia="en-US"/>
        </w:rPr>
        <w:t xml:space="preserve"> and VA score of 66.67%</w:t>
      </w:r>
      <w:r w:rsidR="002E3831">
        <w:rPr>
          <w:lang w:eastAsia="en-US"/>
        </w:rPr>
        <w:t>, and the Dense model with Sigmoid activation</w:t>
      </w:r>
      <w:ins w:id="870" w:author="fikayo akeredolu" w:date="2022-07-21T21:53:00Z">
        <w:r w:rsidR="00C43D92">
          <w:rPr>
            <w:lang w:eastAsia="en-US"/>
          </w:rPr>
          <w:t>,</w:t>
        </w:r>
      </w:ins>
      <w:r w:rsidR="002E3831">
        <w:rPr>
          <w:lang w:eastAsia="en-US"/>
        </w:rPr>
        <w:t xml:space="preserve"> which has a TA of 97.66</w:t>
      </w:r>
      <w:r w:rsidR="00E530CD">
        <w:rPr>
          <w:lang w:eastAsia="en-US"/>
        </w:rPr>
        <w:t>%</w:t>
      </w:r>
      <w:r w:rsidR="002E3831">
        <w:rPr>
          <w:lang w:eastAsia="en-US"/>
        </w:rPr>
        <w:t xml:space="preserve"> and VA of 57.58</w:t>
      </w:r>
      <w:r w:rsidR="00E530CD">
        <w:rPr>
          <w:lang w:eastAsia="en-US"/>
        </w:rPr>
        <w:t>%</w:t>
      </w:r>
      <w:r w:rsidR="002E3831">
        <w:rPr>
          <w:lang w:eastAsia="en-US"/>
        </w:rPr>
        <w:t>. This high TA and low VA indicate that this dense model overfi</w:t>
      </w:r>
      <w:r w:rsidR="002C2D79">
        <w:rPr>
          <w:lang w:eastAsia="en-US"/>
        </w:rPr>
        <w:t>ts</w:t>
      </w:r>
      <w:r w:rsidR="002E3831">
        <w:rPr>
          <w:lang w:eastAsia="en-US"/>
        </w:rPr>
        <w:t xml:space="preserve"> itself</w:t>
      </w:r>
      <w:r w:rsidR="00A96743">
        <w:rPr>
          <w:lang w:eastAsia="en-US"/>
        </w:rPr>
        <w:t xml:space="preserve"> during training</w:t>
      </w:r>
      <w:r w:rsidR="002E3831">
        <w:rPr>
          <w:lang w:eastAsia="en-US"/>
        </w:rPr>
        <w:t xml:space="preserve">. </w:t>
      </w:r>
    </w:p>
    <w:p w14:paraId="2B4A4FC1" w14:textId="15DF9894" w:rsidR="00E0002B" w:rsidRDefault="00E0002B" w:rsidP="00B76D98">
      <w:pPr>
        <w:rPr>
          <w:lang w:eastAsia="en-US"/>
        </w:rPr>
      </w:pPr>
    </w:p>
    <w:p w14:paraId="2BA6D31F" w14:textId="5E20187E" w:rsidR="008229BA" w:rsidRDefault="00FD004F" w:rsidP="00B76D98">
      <w:pPr>
        <w:rPr>
          <w:lang w:eastAsia="en-US"/>
        </w:rPr>
      </w:pPr>
      <w:r>
        <w:rPr>
          <w:lang w:eastAsia="en-US"/>
        </w:rPr>
        <w:t>The MLP underperformed across the board (on trees, text, and graphs)</w:t>
      </w:r>
      <w:ins w:id="871" w:author="fikayo akeredolu" w:date="2022-07-21T21:54:00Z">
        <w:r w:rsidR="00C43D92">
          <w:rPr>
            <w:lang w:eastAsia="en-US"/>
          </w:rPr>
          <w:t>,</w:t>
        </w:r>
      </w:ins>
      <w:r>
        <w:rPr>
          <w:lang w:eastAsia="en-US"/>
        </w:rPr>
        <w:t xml:space="preserve"> indicating that this model might be </w:t>
      </w:r>
      <w:ins w:id="872" w:author="fikayo akeredolu" w:date="2022-07-21T21:54:00Z">
        <w:r w:rsidR="00C43D92">
          <w:rPr>
            <w:lang w:eastAsia="en-US"/>
          </w:rPr>
          <w:t>entirely</w:t>
        </w:r>
      </w:ins>
      <w:del w:id="873" w:author="fikayo akeredolu" w:date="2022-07-21T21:54:00Z">
        <w:r w:rsidDel="00C43D92">
          <w:rPr>
            <w:lang w:eastAsia="en-US"/>
          </w:rPr>
          <w:delText>completely</w:delText>
        </w:r>
      </w:del>
      <w:r>
        <w:rPr>
          <w:lang w:eastAsia="en-US"/>
        </w:rPr>
        <w:t xml:space="preserve"> unsuitable for carrying out classification tasks on source code, regardless of the data structure used to store the program. </w:t>
      </w:r>
      <w:r w:rsidR="006D0463">
        <w:rPr>
          <w:lang w:eastAsia="en-US"/>
        </w:rPr>
        <w:t xml:space="preserve">All the LSTM models had either a high TA or a high VA, or both. This </w:t>
      </w:r>
      <w:ins w:id="874" w:author="fikayo akeredolu" w:date="2022-07-21T21:50:00Z">
        <w:r w:rsidR="001629A8">
          <w:rPr>
            <w:lang w:eastAsia="en-US"/>
          </w:rPr>
          <w:t>indicates</w:t>
        </w:r>
      </w:ins>
      <w:del w:id="875" w:author="fikayo akeredolu" w:date="2022-07-21T21:50:00Z">
        <w:r w:rsidR="006D0463" w:rsidDel="001629A8">
          <w:rPr>
            <w:lang w:eastAsia="en-US"/>
          </w:rPr>
          <w:delText>gives an indication</w:delText>
        </w:r>
      </w:del>
      <w:r w:rsidR="006D0463">
        <w:rPr>
          <w:lang w:eastAsia="en-US"/>
        </w:rPr>
        <w:t xml:space="preserve"> that </w:t>
      </w:r>
      <w:del w:id="876" w:author="fikayo akeredolu" w:date="2022-07-21T21:54:00Z">
        <w:r w:rsidR="006D0463" w:rsidDel="00C43D92">
          <w:rPr>
            <w:lang w:eastAsia="en-US"/>
          </w:rPr>
          <w:delText xml:space="preserve">with more training and testing data, </w:delText>
        </w:r>
      </w:del>
      <w:r w:rsidR="006D0463">
        <w:rPr>
          <w:lang w:eastAsia="en-US"/>
        </w:rPr>
        <w:t xml:space="preserve">these models might be </w:t>
      </w:r>
      <w:del w:id="877" w:author="fikayo akeredolu" w:date="2022-07-21T21:50:00Z">
        <w:r w:rsidR="006D0463" w:rsidDel="001629A8">
          <w:rPr>
            <w:lang w:eastAsia="en-US"/>
          </w:rPr>
          <w:delText xml:space="preserve">made </w:delText>
        </w:r>
      </w:del>
      <w:r w:rsidR="006D0463">
        <w:rPr>
          <w:lang w:eastAsia="en-US"/>
        </w:rPr>
        <w:t>even more accurate</w:t>
      </w:r>
      <w:ins w:id="878" w:author="fikayo akeredolu" w:date="2022-07-21T21:54:00Z">
        <w:r w:rsidR="00C43D92">
          <w:rPr>
            <w:lang w:eastAsia="en-US"/>
          </w:rPr>
          <w:t xml:space="preserve"> with more training and testing data</w:t>
        </w:r>
      </w:ins>
      <w:r w:rsidR="006D0463">
        <w:rPr>
          <w:lang w:eastAsia="en-US"/>
        </w:rPr>
        <w:t xml:space="preserve">. </w:t>
      </w:r>
      <w:r w:rsidR="008229BA">
        <w:rPr>
          <w:lang w:eastAsia="en-US"/>
        </w:rPr>
        <w:t xml:space="preserve">This is also the case with the SRNN model. </w:t>
      </w:r>
      <w:ins w:id="879" w:author="fikayo akeredolu" w:date="2022-07-21T21:54:00Z">
        <w:r w:rsidR="00C43D92">
          <w:rPr>
            <w:lang w:eastAsia="en-US"/>
          </w:rPr>
          <w:t>Finally, the</w:t>
        </w:r>
      </w:ins>
      <w:del w:id="880" w:author="fikayo akeredolu" w:date="2022-07-21T21:54:00Z">
        <w:r w:rsidR="00974296" w:rsidDel="00C43D92">
          <w:rPr>
            <w:lang w:eastAsia="en-US"/>
          </w:rPr>
          <w:delText>The</w:delText>
        </w:r>
      </w:del>
      <w:r w:rsidR="00974296">
        <w:rPr>
          <w:lang w:eastAsia="en-US"/>
        </w:rPr>
        <w:t xml:space="preserve"> </w:t>
      </w:r>
      <w:r w:rsidR="00974296">
        <w:rPr>
          <w:lang w:eastAsia="en-US"/>
        </w:rPr>
        <w:lastRenderedPageBreak/>
        <w:t xml:space="preserve">GRU </w:t>
      </w:r>
      <w:r w:rsidR="008229BA">
        <w:rPr>
          <w:lang w:eastAsia="en-US"/>
        </w:rPr>
        <w:t>model</w:t>
      </w:r>
      <w:r w:rsidR="00974296">
        <w:rPr>
          <w:lang w:eastAsia="en-US"/>
        </w:rPr>
        <w:t xml:space="preserve"> only had one </w:t>
      </w:r>
      <w:r w:rsidR="008229BA">
        <w:rPr>
          <w:lang w:eastAsia="en-US"/>
        </w:rPr>
        <w:t>activation</w:t>
      </w:r>
      <w:r w:rsidR="00974296">
        <w:rPr>
          <w:lang w:eastAsia="en-US"/>
        </w:rPr>
        <w:t xml:space="preserve"> that fell below </w:t>
      </w:r>
      <w:ins w:id="881" w:author="fikayo akeredolu" w:date="2022-07-21T21:51:00Z">
        <w:r w:rsidR="001629A8">
          <w:rPr>
            <w:lang w:eastAsia="en-US"/>
          </w:rPr>
          <w:t>the</w:t>
        </w:r>
      </w:ins>
      <w:ins w:id="882" w:author="Olubusayo Akeredolu" w:date="2022-07-30T17:25:00Z">
        <w:r w:rsidR="0009744D">
          <w:rPr>
            <w:lang w:eastAsia="en-US"/>
          </w:rPr>
          <w:t xml:space="preserve"> acceptable</w:t>
        </w:r>
      </w:ins>
      <w:ins w:id="883" w:author="fikayo akeredolu" w:date="2022-07-21T21:51:00Z">
        <w:r w:rsidR="001629A8">
          <w:rPr>
            <w:lang w:eastAsia="en-US"/>
          </w:rPr>
          <w:t xml:space="preserve"> </w:t>
        </w:r>
      </w:ins>
      <w:r w:rsidR="00974296">
        <w:rPr>
          <w:lang w:eastAsia="en-US"/>
        </w:rPr>
        <w:t xml:space="preserve">range in TA and VA. </w:t>
      </w:r>
      <w:r w:rsidR="008229BA">
        <w:rPr>
          <w:lang w:eastAsia="en-US"/>
        </w:rPr>
        <w:t>This is the Tanh activation function.</w:t>
      </w:r>
      <w:r w:rsidR="00F751E0">
        <w:rPr>
          <w:lang w:eastAsia="en-US"/>
        </w:rPr>
        <w:t xml:space="preserve"> </w:t>
      </w:r>
      <w:r w:rsidR="008229BA">
        <w:rPr>
          <w:lang w:eastAsia="en-US"/>
        </w:rPr>
        <w:t xml:space="preserve">This is interesting </w:t>
      </w:r>
      <w:del w:id="884" w:author="fikayo akeredolu" w:date="2022-07-21T21:54:00Z">
        <w:r w:rsidR="008229BA" w:rsidDel="00C43D92">
          <w:rPr>
            <w:lang w:eastAsia="en-US"/>
          </w:rPr>
          <w:delText xml:space="preserve">to note </w:delText>
        </w:r>
      </w:del>
      <w:r w:rsidR="008229BA">
        <w:rPr>
          <w:lang w:eastAsia="en-US"/>
        </w:rPr>
        <w:t xml:space="preserve">because GRUs and LSTMs usually work best with Tanh activation. </w:t>
      </w:r>
    </w:p>
    <w:p w14:paraId="3DED2528" w14:textId="77777777" w:rsidR="00FD004F" w:rsidRDefault="00FD004F" w:rsidP="00B76D98">
      <w:pPr>
        <w:rPr>
          <w:lang w:eastAsia="en-US"/>
        </w:rPr>
      </w:pPr>
    </w:p>
    <w:p w14:paraId="10BB1E5E" w14:textId="2569FAE1" w:rsidR="003A38AE" w:rsidRDefault="003A32D9" w:rsidP="00B76D98">
      <w:pPr>
        <w:rPr>
          <w:lang w:eastAsia="en-US"/>
        </w:rPr>
      </w:pPr>
      <w:r>
        <w:rPr>
          <w:lang w:eastAsia="en-US"/>
        </w:rPr>
        <w:t>The</w:t>
      </w:r>
      <w:r w:rsidR="00E0002B">
        <w:rPr>
          <w:lang w:eastAsia="en-US"/>
        </w:rPr>
        <w:t xml:space="preserve"> best performing model</w:t>
      </w:r>
      <w:r>
        <w:rPr>
          <w:lang w:eastAsia="en-US"/>
        </w:rPr>
        <w:t>s</w:t>
      </w:r>
      <w:r w:rsidR="00E0002B">
        <w:rPr>
          <w:lang w:eastAsia="en-US"/>
        </w:rPr>
        <w:t xml:space="preserve"> </w:t>
      </w:r>
      <w:r>
        <w:rPr>
          <w:lang w:eastAsia="en-US"/>
        </w:rPr>
        <w:t>for the tree data structure are</w:t>
      </w:r>
      <w:r w:rsidR="00E0002B">
        <w:rPr>
          <w:lang w:eastAsia="en-US"/>
        </w:rPr>
        <w:t xml:space="preserve"> the </w:t>
      </w:r>
      <w:r>
        <w:rPr>
          <w:lang w:eastAsia="en-US"/>
        </w:rPr>
        <w:t xml:space="preserve">GRU model with Sigmoid activation and the </w:t>
      </w:r>
      <w:r w:rsidR="00A16A65">
        <w:rPr>
          <w:lang w:eastAsia="en-US"/>
        </w:rPr>
        <w:t xml:space="preserve">Dense model with SoftMax activation. These models’ performances show that deep learning models can be </w:t>
      </w:r>
      <w:r w:rsidR="00FD004F">
        <w:rPr>
          <w:lang w:eastAsia="en-US"/>
        </w:rPr>
        <w:t xml:space="preserve">used to carry out learning tasks on source code, given that the source code has been embedded using the tree data structure. </w:t>
      </w:r>
      <w:r w:rsidR="00BF6E4B">
        <w:rPr>
          <w:lang w:eastAsia="en-US"/>
        </w:rPr>
        <w:t xml:space="preserve">As with graphs, the NDL models </w:t>
      </w:r>
      <w:r w:rsidR="006E61BF">
        <w:rPr>
          <w:lang w:eastAsia="en-US"/>
        </w:rPr>
        <w:t>generally</w:t>
      </w:r>
      <w:r w:rsidR="00BF6E4B">
        <w:rPr>
          <w:lang w:eastAsia="en-US"/>
        </w:rPr>
        <w:t xml:space="preserve"> do not perform </w:t>
      </w:r>
      <w:r w:rsidR="006E61BF">
        <w:rPr>
          <w:lang w:eastAsia="en-US"/>
        </w:rPr>
        <w:t xml:space="preserve">well with trees except </w:t>
      </w:r>
      <w:ins w:id="885" w:author="fikayo akeredolu" w:date="2022-07-21T21:48:00Z">
        <w:r w:rsidR="001629A8">
          <w:rPr>
            <w:lang w:eastAsia="en-US"/>
          </w:rPr>
          <w:t xml:space="preserve">for </w:t>
        </w:r>
      </w:ins>
      <w:r w:rsidR="006E61BF">
        <w:rPr>
          <w:lang w:eastAsia="en-US"/>
        </w:rPr>
        <w:t>the SGD classifier</w:t>
      </w:r>
      <w:ins w:id="886" w:author="fikayo akeredolu" w:date="2022-07-21T21:48:00Z">
        <w:r w:rsidR="001629A8">
          <w:rPr>
            <w:lang w:eastAsia="en-US"/>
          </w:rPr>
          <w:t>,</w:t>
        </w:r>
      </w:ins>
      <w:r w:rsidR="006E61BF">
        <w:rPr>
          <w:lang w:eastAsia="en-US"/>
        </w:rPr>
        <w:t xml:space="preserve"> which recorded a VA score of 81.82% using unhashed tress.</w:t>
      </w:r>
      <w:r w:rsidR="0093595B">
        <w:rPr>
          <w:lang w:eastAsia="en-US"/>
        </w:rPr>
        <w:t xml:space="preserve"> This contrasts with its results on text (64%) and </w:t>
      </w:r>
      <w:ins w:id="887" w:author="fikayo akeredolu" w:date="2022-07-21T21:49:00Z">
        <w:r w:rsidR="001629A8">
          <w:rPr>
            <w:lang w:eastAsia="en-US"/>
          </w:rPr>
          <w:t>indicates</w:t>
        </w:r>
      </w:ins>
      <w:del w:id="888" w:author="fikayo akeredolu" w:date="2022-07-21T21:49:00Z">
        <w:r w:rsidR="0093595B" w:rsidDel="001629A8">
          <w:rPr>
            <w:lang w:eastAsia="en-US"/>
          </w:rPr>
          <w:delText>indicate</w:delText>
        </w:r>
      </w:del>
      <w:r w:rsidR="0093595B">
        <w:rPr>
          <w:lang w:eastAsia="en-US"/>
        </w:rPr>
        <w:t xml:space="preserve"> that maybe the SGD classifier is better suited to work with tree-based data than text. This is a theory that needs to </w:t>
      </w:r>
      <w:r w:rsidR="000E05D0">
        <w:rPr>
          <w:lang w:eastAsia="en-US"/>
        </w:rPr>
        <w:t xml:space="preserve">be </w:t>
      </w:r>
      <w:r w:rsidR="0093595B">
        <w:rPr>
          <w:lang w:eastAsia="en-US"/>
        </w:rPr>
        <w:t>explored beyond the scope of this project.</w:t>
      </w:r>
    </w:p>
    <w:p w14:paraId="05A23B82" w14:textId="7074B738" w:rsidR="00465056" w:rsidRDefault="00465056" w:rsidP="00B76D98">
      <w:pPr>
        <w:rPr>
          <w:lang w:eastAsia="en-US"/>
        </w:rPr>
      </w:pPr>
    </w:p>
    <w:p w14:paraId="48A5E3F7" w14:textId="5DE4D62F" w:rsidR="00D444E0" w:rsidRPr="00AA3505" w:rsidRDefault="00D444E0" w:rsidP="00B76D98">
      <w:pPr>
        <w:rPr>
          <w:lang w:eastAsia="en-US"/>
        </w:rPr>
      </w:pPr>
    </w:p>
    <w:p w14:paraId="4B920AD5" w14:textId="77157959" w:rsidR="00623350" w:rsidRDefault="00465056" w:rsidP="00B76D98">
      <w:pPr>
        <w:pStyle w:val="Dedication"/>
        <w:rPr>
          <w:lang w:eastAsia="en-US"/>
        </w:rPr>
      </w:pPr>
      <w:r>
        <w:rPr>
          <w:lang w:eastAsia="en-US"/>
        </w:rPr>
        <w:t xml:space="preserve">fig 5.2: Graph showing changes between TA and VA from tree-based deep learning models and unhashing </w:t>
      </w:r>
    </w:p>
    <w:p w14:paraId="083CFF27" w14:textId="602408BC" w:rsidR="00B76C1C" w:rsidRDefault="00623350">
      <w:pPr>
        <w:rPr>
          <w:lang w:eastAsia="en-US"/>
        </w:rPr>
        <w:pPrChange w:id="889" w:author="Olubusayo Akeredolu" w:date="2022-07-30T16:55:00Z">
          <w:pPr>
            <w:ind w:left="720"/>
          </w:pPr>
        </w:pPrChange>
      </w:pPr>
      <w:r>
        <w:rPr>
          <w:noProof/>
          <w:lang w:eastAsia="en-US"/>
        </w:rPr>
        <w:drawing>
          <wp:inline distT="0" distB="0" distL="0" distR="0" wp14:anchorId="55B61780" wp14:editId="222E49AB">
            <wp:extent cx="4928135" cy="304991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48821" cy="3062720"/>
                    </a:xfrm>
                    <a:prstGeom prst="rect">
                      <a:avLst/>
                    </a:prstGeom>
                  </pic:spPr>
                </pic:pic>
              </a:graphicData>
            </a:graphic>
          </wp:inline>
        </w:drawing>
      </w:r>
    </w:p>
    <w:p w14:paraId="54C72DAC" w14:textId="2FC97834" w:rsidR="00B76C1C" w:rsidRPr="00BE46BF" w:rsidRDefault="00B76C1C">
      <w:pPr>
        <w:pStyle w:val="Titre2"/>
      </w:pPr>
      <w:bookmarkStart w:id="890" w:name="_Toc109318888"/>
      <w:r>
        <w:t>Overall Findings</w:t>
      </w:r>
      <w:bookmarkEnd w:id="890"/>
    </w:p>
    <w:p w14:paraId="07CF0EDE" w14:textId="7A1D2901" w:rsidR="00E700C6" w:rsidRDefault="006857DF" w:rsidP="00B76D98">
      <w:pPr>
        <w:rPr>
          <w:lang w:eastAsia="en-US"/>
        </w:rPr>
      </w:pPr>
      <w:r>
        <w:rPr>
          <w:lang w:eastAsia="en-US"/>
        </w:rPr>
        <w:t xml:space="preserve">The </w:t>
      </w:r>
      <w:r w:rsidR="002A7849">
        <w:rPr>
          <w:lang w:eastAsia="en-US"/>
        </w:rPr>
        <w:t>consensus</w:t>
      </w:r>
      <w:r w:rsidR="00227D1E">
        <w:rPr>
          <w:lang w:eastAsia="en-US"/>
        </w:rPr>
        <w:t xml:space="preserve"> from the results is that segmentation is better suited for scaling trees to be the same size</w:t>
      </w:r>
      <w:r>
        <w:rPr>
          <w:lang w:eastAsia="en-US"/>
        </w:rPr>
        <w:t xml:space="preserve"> and a</w:t>
      </w:r>
      <w:r w:rsidR="00227D1E">
        <w:rPr>
          <w:lang w:eastAsia="en-US"/>
        </w:rPr>
        <w:t xml:space="preserve"> suitable </w:t>
      </w:r>
      <w:r>
        <w:rPr>
          <w:lang w:eastAsia="en-US"/>
        </w:rPr>
        <w:t xml:space="preserve">method for scaling graphs needs to be explored. Padding and segmentation </w:t>
      </w:r>
      <w:ins w:id="891" w:author="fikayo akeredolu" w:date="2022-07-21T21:55:00Z">
        <w:r w:rsidR="00C43D92">
          <w:rPr>
            <w:lang w:eastAsia="en-US"/>
          </w:rPr>
          <w:t>are</w:t>
        </w:r>
      </w:ins>
      <w:del w:id="892" w:author="fikayo akeredolu" w:date="2022-07-21T21:55:00Z">
        <w:r w:rsidDel="00C43D92">
          <w:rPr>
            <w:lang w:eastAsia="en-US"/>
          </w:rPr>
          <w:delText>have proven to be</w:delText>
        </w:r>
      </w:del>
      <w:r>
        <w:rPr>
          <w:lang w:eastAsia="en-US"/>
        </w:rPr>
        <w:t xml:space="preserve"> insufficient</w:t>
      </w:r>
      <w:r w:rsidR="00F80A13">
        <w:rPr>
          <w:lang w:eastAsia="en-US"/>
        </w:rPr>
        <w:t xml:space="preserve"> for graphs</w:t>
      </w:r>
      <w:r>
        <w:rPr>
          <w:lang w:eastAsia="en-US"/>
        </w:rPr>
        <w:t xml:space="preserve"> as they do not result in high </w:t>
      </w:r>
      <w:del w:id="893" w:author="fikayo akeredolu" w:date="2022-07-21T21:49:00Z">
        <w:r w:rsidDel="001629A8">
          <w:rPr>
            <w:lang w:eastAsia="en-US"/>
          </w:rPr>
          <w:delText xml:space="preserve">levels of </w:delText>
        </w:r>
      </w:del>
      <w:r>
        <w:rPr>
          <w:lang w:eastAsia="en-US"/>
        </w:rPr>
        <w:t>training or validation accuracy</w:t>
      </w:r>
      <w:ins w:id="894" w:author="fikayo akeredolu" w:date="2022-07-21T21:49:00Z">
        <w:r w:rsidR="001629A8">
          <w:rPr>
            <w:lang w:eastAsia="en-US"/>
          </w:rPr>
          <w:t xml:space="preserve"> levels</w:t>
        </w:r>
      </w:ins>
      <w:r>
        <w:rPr>
          <w:lang w:eastAsia="en-US"/>
        </w:rPr>
        <w:t xml:space="preserve">. These results also show that unhashing in trees is a better option </w:t>
      </w:r>
      <w:r w:rsidR="00871D38">
        <w:rPr>
          <w:lang w:eastAsia="en-US"/>
        </w:rPr>
        <w:t>than hashing. This is likely because unhashing allows a node’s embedding to embed information about the tree in general (</w:t>
      </w:r>
      <w:r w:rsidR="001B25FB">
        <w:rPr>
          <w:lang w:eastAsia="en-US"/>
        </w:rPr>
        <w:t xml:space="preserve">e.g., </w:t>
      </w:r>
      <w:r w:rsidR="00871D38">
        <w:rPr>
          <w:lang w:eastAsia="en-US"/>
        </w:rPr>
        <w:t>tree depth, as in section 4.2.2.1.1</w:t>
      </w:r>
      <w:r w:rsidR="00E700C6">
        <w:rPr>
          <w:lang w:eastAsia="en-US"/>
        </w:rPr>
        <w:t>) alongside information about its parent node</w:t>
      </w:r>
      <w:ins w:id="895" w:author="Olubusayo Akeredolu" w:date="2022-07-30T17:26:00Z">
        <w:r w:rsidR="00070634">
          <w:rPr>
            <w:lang w:eastAsia="en-US"/>
          </w:rPr>
          <w:t xml:space="preserve">, </w:t>
        </w:r>
      </w:ins>
      <w:del w:id="896" w:author="Olubusayo Akeredolu" w:date="2022-07-30T17:26:00Z">
        <w:r w:rsidR="00E700C6" w:rsidDel="00070634">
          <w:rPr>
            <w:lang w:eastAsia="en-US"/>
          </w:rPr>
          <w:delText xml:space="preserve"> </w:delText>
        </w:r>
      </w:del>
      <w:r w:rsidR="00E700C6">
        <w:rPr>
          <w:lang w:eastAsia="en-US"/>
        </w:rPr>
        <w:t xml:space="preserve">if one exists. </w:t>
      </w:r>
    </w:p>
    <w:p w14:paraId="3E3D7624" w14:textId="77777777" w:rsidR="00E700C6" w:rsidRDefault="00E700C6" w:rsidP="00B76D98">
      <w:pPr>
        <w:rPr>
          <w:lang w:eastAsia="en-US"/>
        </w:rPr>
      </w:pPr>
    </w:p>
    <w:p w14:paraId="7396D270" w14:textId="360B0104" w:rsidR="00E933D6" w:rsidRPr="002C43DF" w:rsidRDefault="00E700C6" w:rsidP="00B76D98">
      <w:pPr>
        <w:rPr>
          <w:lang w:eastAsia="en-US"/>
        </w:rPr>
      </w:pPr>
      <w:r>
        <w:rPr>
          <w:lang w:eastAsia="en-US"/>
        </w:rPr>
        <w:t xml:space="preserve">In addition, </w:t>
      </w:r>
      <w:del w:id="897" w:author="fikayo akeredolu" w:date="2022-07-21T21:49:00Z">
        <w:r w:rsidDel="001629A8">
          <w:rPr>
            <w:lang w:eastAsia="en-US"/>
          </w:rPr>
          <w:delText xml:space="preserve">the results of </w:delText>
        </w:r>
      </w:del>
      <w:r>
        <w:rPr>
          <w:lang w:eastAsia="en-US"/>
        </w:rPr>
        <w:t xml:space="preserve">the research carried out for this project </w:t>
      </w:r>
      <w:ins w:id="898" w:author="fikayo akeredolu" w:date="2022-07-21T21:49:00Z">
        <w:r w:rsidR="001629A8">
          <w:rPr>
            <w:lang w:eastAsia="en-US"/>
          </w:rPr>
          <w:t>shows</w:t>
        </w:r>
      </w:ins>
      <w:del w:id="899" w:author="fikayo akeredolu" w:date="2022-07-21T21:49:00Z">
        <w:r w:rsidDel="001629A8">
          <w:rPr>
            <w:lang w:eastAsia="en-US"/>
          </w:rPr>
          <w:delText>show</w:delText>
        </w:r>
      </w:del>
      <w:r>
        <w:rPr>
          <w:lang w:eastAsia="en-US"/>
        </w:rPr>
        <w:t xml:space="preserve"> that on the classification task (see section 1.2.2), trees are better suited for representing source code than graphs when using deep learning models. </w:t>
      </w:r>
      <w:ins w:id="900" w:author="fikayo akeredolu" w:date="2022-07-21T21:51:00Z">
        <w:r w:rsidR="001629A8">
          <w:rPr>
            <w:lang w:eastAsia="en-US"/>
          </w:rPr>
          <w:t>On the other hand, non-deep</w:t>
        </w:r>
      </w:ins>
      <w:del w:id="901" w:author="fikayo akeredolu" w:date="2022-07-21T21:51:00Z">
        <w:r w:rsidDel="001629A8">
          <w:rPr>
            <w:lang w:eastAsia="en-US"/>
          </w:rPr>
          <w:delText>Non-deep</w:delText>
        </w:r>
      </w:del>
      <w:r>
        <w:rPr>
          <w:lang w:eastAsia="en-US"/>
        </w:rPr>
        <w:t xml:space="preserve"> learning models do not need the data to be converted into trees and graphs because th</w:t>
      </w:r>
      <w:r w:rsidR="002A7849">
        <w:rPr>
          <w:lang w:eastAsia="en-US"/>
        </w:rPr>
        <w:t xml:space="preserve">eir architectures allow </w:t>
      </w:r>
      <w:del w:id="902" w:author="fikayo akeredolu" w:date="2022-07-21T21:49:00Z">
        <w:r w:rsidR="002A7849" w:rsidDel="001629A8">
          <w:rPr>
            <w:lang w:eastAsia="en-US"/>
          </w:rPr>
          <w:delText xml:space="preserve">for </w:delText>
        </w:r>
      </w:del>
      <w:r w:rsidR="002A7849">
        <w:rPr>
          <w:lang w:eastAsia="en-US"/>
        </w:rPr>
        <w:t xml:space="preserve">the information stored in source code to be accurately captured. </w:t>
      </w:r>
    </w:p>
    <w:p w14:paraId="2621C344" w14:textId="5AA0DCEB" w:rsidR="006E61BF" w:rsidRDefault="006E61BF" w:rsidP="00B76D98">
      <w:pPr>
        <w:rPr>
          <w:lang w:eastAsia="en-US"/>
        </w:rPr>
      </w:pPr>
    </w:p>
    <w:p w14:paraId="0CBB650A" w14:textId="64CCF6B7" w:rsidR="00992FFA" w:rsidRDefault="00992FFA" w:rsidP="00B76D98">
      <w:pPr>
        <w:pStyle w:val="Dedication"/>
        <w:rPr>
          <w:lang w:eastAsia="en-US"/>
        </w:rPr>
      </w:pPr>
      <w:r>
        <w:rPr>
          <w:lang w:eastAsia="en-US"/>
        </w:rPr>
        <w:lastRenderedPageBreak/>
        <w:t>Table 5.1: Results from all experiments on Text</w:t>
      </w:r>
      <w:r w:rsidR="00AD3625">
        <w:rPr>
          <w:lang w:eastAsia="en-US"/>
        </w:rPr>
        <w:t xml:space="preserve"> </w:t>
      </w:r>
    </w:p>
    <w:p w14:paraId="49A7E244" w14:textId="77777777" w:rsidR="0096313F" w:rsidRPr="00992FFA" w:rsidRDefault="0096313F" w:rsidP="00B76D98">
      <w:pPr>
        <w:pStyle w:val="Dedication"/>
        <w:rPr>
          <w:lang w:eastAsia="en-US"/>
        </w:rPr>
      </w:pPr>
    </w:p>
    <w:tbl>
      <w:tblPr>
        <w:tblStyle w:val="Grilledutableau"/>
        <w:tblW w:w="8642" w:type="dxa"/>
        <w:tblLook w:val="04A0" w:firstRow="1" w:lastRow="0" w:firstColumn="1" w:lastColumn="0" w:noHBand="0" w:noVBand="1"/>
      </w:tblPr>
      <w:tblGrid>
        <w:gridCol w:w="2250"/>
        <w:gridCol w:w="1573"/>
        <w:gridCol w:w="1559"/>
        <w:gridCol w:w="1639"/>
        <w:gridCol w:w="1621"/>
      </w:tblGrid>
      <w:tr w:rsidR="001B4872" w14:paraId="7FB59F8D" w14:textId="7DE2F31C" w:rsidTr="001B4872">
        <w:trPr>
          <w:cnfStyle w:val="100000000000" w:firstRow="1" w:lastRow="0" w:firstColumn="0" w:lastColumn="0" w:oddVBand="0" w:evenVBand="0" w:oddHBand="0" w:evenHBand="0" w:firstRowFirstColumn="0" w:firstRowLastColumn="0" w:lastRowFirstColumn="0" w:lastRowLastColumn="0"/>
          <w:trHeight w:val="232"/>
        </w:trPr>
        <w:tc>
          <w:tcPr>
            <w:tcW w:w="2250" w:type="dxa"/>
          </w:tcPr>
          <w:p w14:paraId="14AA3130" w14:textId="1E1A1F96" w:rsidR="00E32C00" w:rsidRDefault="00515024">
            <w:pPr>
              <w:rPr>
                <w:lang w:eastAsia="en-US"/>
              </w:rPr>
              <w:pPrChange w:id="903" w:author="Olubusayo Akeredolu" w:date="2022-07-30T16:55:00Z">
                <w:pPr>
                  <w:jc w:val="center"/>
                </w:pPr>
              </w:pPrChange>
            </w:pPr>
            <w:r>
              <w:rPr>
                <w:lang w:eastAsia="en-US"/>
              </w:rPr>
              <w:t>Model</w:t>
            </w:r>
          </w:p>
        </w:tc>
        <w:tc>
          <w:tcPr>
            <w:tcW w:w="1573" w:type="dxa"/>
          </w:tcPr>
          <w:p w14:paraId="602DABEB" w14:textId="1BECD1CE" w:rsidR="00E32C00" w:rsidRDefault="00E5687F">
            <w:pPr>
              <w:rPr>
                <w:lang w:eastAsia="en-US"/>
              </w:rPr>
              <w:pPrChange w:id="904" w:author="Olubusayo Akeredolu" w:date="2022-07-30T16:55:00Z">
                <w:pPr>
                  <w:jc w:val="center"/>
                </w:pPr>
              </w:pPrChange>
            </w:pPr>
            <w:r>
              <w:rPr>
                <w:lang w:eastAsia="en-US"/>
              </w:rPr>
              <w:t>TA</w:t>
            </w:r>
            <w:r w:rsidR="001B4872">
              <w:rPr>
                <w:lang w:eastAsia="en-US"/>
              </w:rPr>
              <w:t xml:space="preserve"> </w:t>
            </w:r>
            <w:r w:rsidR="00612B51">
              <w:rPr>
                <w:lang w:eastAsia="en-US"/>
              </w:rPr>
              <w:t>%</w:t>
            </w:r>
          </w:p>
        </w:tc>
        <w:tc>
          <w:tcPr>
            <w:tcW w:w="1559" w:type="dxa"/>
          </w:tcPr>
          <w:p w14:paraId="532947AE" w14:textId="1A7D5F7E" w:rsidR="00E32C00" w:rsidRDefault="00E5687F">
            <w:pPr>
              <w:rPr>
                <w:lang w:eastAsia="en-US"/>
              </w:rPr>
              <w:pPrChange w:id="905" w:author="Olubusayo Akeredolu" w:date="2022-07-30T16:55:00Z">
                <w:pPr>
                  <w:jc w:val="center"/>
                </w:pPr>
              </w:pPrChange>
            </w:pPr>
            <w:r>
              <w:rPr>
                <w:lang w:eastAsia="en-US"/>
              </w:rPr>
              <w:t>VA</w:t>
            </w:r>
            <w:r w:rsidR="001B4872">
              <w:rPr>
                <w:lang w:eastAsia="en-US"/>
              </w:rPr>
              <w:t xml:space="preserve"> </w:t>
            </w:r>
            <w:r w:rsidR="00612B51">
              <w:rPr>
                <w:lang w:eastAsia="en-US"/>
              </w:rPr>
              <w:t>%</w:t>
            </w:r>
          </w:p>
        </w:tc>
        <w:tc>
          <w:tcPr>
            <w:tcW w:w="1639" w:type="dxa"/>
          </w:tcPr>
          <w:p w14:paraId="71AFC8C2" w14:textId="193E2B9B" w:rsidR="00E32C00" w:rsidRDefault="00E5687F">
            <w:pPr>
              <w:rPr>
                <w:lang w:eastAsia="en-US"/>
              </w:rPr>
              <w:pPrChange w:id="906" w:author="Olubusayo Akeredolu" w:date="2022-07-30T16:55:00Z">
                <w:pPr>
                  <w:jc w:val="center"/>
                </w:pPr>
              </w:pPrChange>
            </w:pPr>
            <w:r>
              <w:rPr>
                <w:lang w:eastAsia="en-US"/>
              </w:rPr>
              <w:t>TL</w:t>
            </w:r>
          </w:p>
        </w:tc>
        <w:tc>
          <w:tcPr>
            <w:tcW w:w="1621" w:type="dxa"/>
          </w:tcPr>
          <w:p w14:paraId="06957D59" w14:textId="287CA1E8" w:rsidR="00E32C00" w:rsidRDefault="00E5687F">
            <w:pPr>
              <w:rPr>
                <w:lang w:eastAsia="en-US"/>
              </w:rPr>
              <w:pPrChange w:id="907" w:author="Olubusayo Akeredolu" w:date="2022-07-30T16:55:00Z">
                <w:pPr>
                  <w:jc w:val="center"/>
                </w:pPr>
              </w:pPrChange>
            </w:pPr>
            <w:r>
              <w:rPr>
                <w:lang w:eastAsia="en-US"/>
              </w:rPr>
              <w:t>VL</w:t>
            </w:r>
          </w:p>
        </w:tc>
      </w:tr>
      <w:tr w:rsidR="001B4872" w14:paraId="358E856C" w14:textId="76D83538" w:rsidTr="001B4872">
        <w:trPr>
          <w:trHeight w:val="470"/>
        </w:trPr>
        <w:tc>
          <w:tcPr>
            <w:tcW w:w="2250" w:type="dxa"/>
          </w:tcPr>
          <w:p w14:paraId="75B6E5C5" w14:textId="5F17C076" w:rsidR="00E32C00" w:rsidRDefault="00E32C00" w:rsidP="00B76D98">
            <w:pPr>
              <w:rPr>
                <w:lang w:eastAsia="en-US"/>
              </w:rPr>
            </w:pPr>
            <w:r>
              <w:rPr>
                <w:lang w:eastAsia="en-US"/>
              </w:rPr>
              <w:t>MLP with ReLu</w:t>
            </w:r>
          </w:p>
        </w:tc>
        <w:tc>
          <w:tcPr>
            <w:tcW w:w="1573" w:type="dxa"/>
          </w:tcPr>
          <w:p w14:paraId="0499B905" w14:textId="612CD49C" w:rsidR="00E32C00" w:rsidRDefault="00612B51" w:rsidP="00B76D98">
            <w:pPr>
              <w:rPr>
                <w:lang w:eastAsia="en-US"/>
              </w:rPr>
            </w:pPr>
            <w:r>
              <w:rPr>
                <w:lang w:eastAsia="en-US"/>
              </w:rPr>
              <w:t>55.50</w:t>
            </w:r>
          </w:p>
        </w:tc>
        <w:tc>
          <w:tcPr>
            <w:tcW w:w="1559" w:type="dxa"/>
          </w:tcPr>
          <w:p w14:paraId="185BB170" w14:textId="368732E1" w:rsidR="00E32C00" w:rsidRDefault="00C04EAC" w:rsidP="00B76D98">
            <w:pPr>
              <w:rPr>
                <w:lang w:eastAsia="en-US"/>
              </w:rPr>
            </w:pPr>
            <w:r>
              <w:rPr>
                <w:lang w:eastAsia="en-US"/>
              </w:rPr>
              <w:t>51.2</w:t>
            </w:r>
          </w:p>
        </w:tc>
        <w:tc>
          <w:tcPr>
            <w:tcW w:w="1639" w:type="dxa"/>
          </w:tcPr>
          <w:p w14:paraId="10B2C725" w14:textId="05BE17E4" w:rsidR="00E32C00" w:rsidRDefault="00C04EAC" w:rsidP="00B76D98">
            <w:pPr>
              <w:rPr>
                <w:lang w:eastAsia="en-US"/>
              </w:rPr>
            </w:pPr>
            <w:r>
              <w:rPr>
                <w:lang w:eastAsia="en-US"/>
              </w:rPr>
              <w:t>0.91</w:t>
            </w:r>
          </w:p>
        </w:tc>
        <w:tc>
          <w:tcPr>
            <w:tcW w:w="1621" w:type="dxa"/>
          </w:tcPr>
          <w:p w14:paraId="5F7E9CA1" w14:textId="3A7E34CB" w:rsidR="00E32C00" w:rsidRDefault="00242463" w:rsidP="00B76D98">
            <w:pPr>
              <w:rPr>
                <w:lang w:eastAsia="en-US"/>
              </w:rPr>
            </w:pPr>
            <w:r>
              <w:rPr>
                <w:lang w:eastAsia="en-US"/>
              </w:rPr>
              <w:t>-</w:t>
            </w:r>
          </w:p>
        </w:tc>
      </w:tr>
      <w:tr w:rsidR="00242463" w14:paraId="105C892E" w14:textId="1EE68F35" w:rsidTr="001B4872">
        <w:trPr>
          <w:trHeight w:val="449"/>
        </w:trPr>
        <w:tc>
          <w:tcPr>
            <w:tcW w:w="2250" w:type="dxa"/>
          </w:tcPr>
          <w:p w14:paraId="37A155CE" w14:textId="655538A2" w:rsidR="00242463" w:rsidRDefault="00242463" w:rsidP="00B76D98">
            <w:pPr>
              <w:rPr>
                <w:lang w:eastAsia="en-US"/>
              </w:rPr>
            </w:pPr>
            <w:r>
              <w:rPr>
                <w:lang w:eastAsia="en-US"/>
              </w:rPr>
              <w:t>MLP with Tanh</w:t>
            </w:r>
          </w:p>
        </w:tc>
        <w:tc>
          <w:tcPr>
            <w:tcW w:w="1573" w:type="dxa"/>
          </w:tcPr>
          <w:p w14:paraId="436583F2" w14:textId="3A2849A4" w:rsidR="00242463" w:rsidRDefault="00242463" w:rsidP="00B76D98">
            <w:pPr>
              <w:rPr>
                <w:lang w:eastAsia="en-US"/>
              </w:rPr>
            </w:pPr>
            <w:r>
              <w:rPr>
                <w:lang w:eastAsia="en-US"/>
              </w:rPr>
              <w:t>58.2</w:t>
            </w:r>
          </w:p>
        </w:tc>
        <w:tc>
          <w:tcPr>
            <w:tcW w:w="1559" w:type="dxa"/>
          </w:tcPr>
          <w:p w14:paraId="2883B907" w14:textId="05EAC0B6" w:rsidR="00242463" w:rsidRDefault="00242463" w:rsidP="00B76D98">
            <w:pPr>
              <w:rPr>
                <w:lang w:eastAsia="en-US"/>
              </w:rPr>
            </w:pPr>
            <w:r>
              <w:rPr>
                <w:lang w:eastAsia="en-US"/>
              </w:rPr>
              <w:t>48.01</w:t>
            </w:r>
          </w:p>
        </w:tc>
        <w:tc>
          <w:tcPr>
            <w:tcW w:w="1639" w:type="dxa"/>
          </w:tcPr>
          <w:p w14:paraId="605DFA69" w14:textId="6F53474A" w:rsidR="00242463" w:rsidRDefault="00242463" w:rsidP="00B76D98">
            <w:pPr>
              <w:rPr>
                <w:lang w:eastAsia="en-US"/>
              </w:rPr>
            </w:pPr>
            <w:r>
              <w:rPr>
                <w:lang w:eastAsia="en-US"/>
              </w:rPr>
              <w:t>0.82</w:t>
            </w:r>
          </w:p>
        </w:tc>
        <w:tc>
          <w:tcPr>
            <w:tcW w:w="1621" w:type="dxa"/>
          </w:tcPr>
          <w:p w14:paraId="0E10AD16" w14:textId="57AFED61" w:rsidR="00242463" w:rsidRDefault="00242463" w:rsidP="00B76D98">
            <w:pPr>
              <w:rPr>
                <w:lang w:eastAsia="en-US"/>
              </w:rPr>
            </w:pPr>
            <w:r>
              <w:rPr>
                <w:lang w:eastAsia="en-US"/>
              </w:rPr>
              <w:t>-</w:t>
            </w:r>
          </w:p>
        </w:tc>
      </w:tr>
      <w:tr w:rsidR="00242463" w14:paraId="518310DB" w14:textId="1220940B" w:rsidTr="001B4872">
        <w:trPr>
          <w:trHeight w:val="449"/>
        </w:trPr>
        <w:tc>
          <w:tcPr>
            <w:tcW w:w="2250" w:type="dxa"/>
          </w:tcPr>
          <w:p w14:paraId="490766ED" w14:textId="3FF4155A" w:rsidR="00242463" w:rsidRDefault="00242463" w:rsidP="00B76D98">
            <w:pPr>
              <w:rPr>
                <w:lang w:eastAsia="en-US"/>
              </w:rPr>
            </w:pPr>
            <w:r>
              <w:rPr>
                <w:lang w:eastAsia="en-US"/>
              </w:rPr>
              <w:t>MLP with SoftMax</w:t>
            </w:r>
          </w:p>
        </w:tc>
        <w:tc>
          <w:tcPr>
            <w:tcW w:w="1573" w:type="dxa"/>
          </w:tcPr>
          <w:p w14:paraId="3C047B4C" w14:textId="62056AE4" w:rsidR="00242463" w:rsidRDefault="00242463" w:rsidP="00B76D98">
            <w:pPr>
              <w:rPr>
                <w:lang w:eastAsia="en-US"/>
              </w:rPr>
            </w:pPr>
            <w:r>
              <w:rPr>
                <w:lang w:eastAsia="en-US"/>
              </w:rPr>
              <w:t>47.75</w:t>
            </w:r>
          </w:p>
        </w:tc>
        <w:tc>
          <w:tcPr>
            <w:tcW w:w="1559" w:type="dxa"/>
          </w:tcPr>
          <w:p w14:paraId="12FAED5A" w14:textId="7008CE5E" w:rsidR="00242463" w:rsidRDefault="00242463" w:rsidP="00B76D98">
            <w:pPr>
              <w:rPr>
                <w:lang w:eastAsia="en-US"/>
              </w:rPr>
            </w:pPr>
            <w:r>
              <w:rPr>
                <w:lang w:eastAsia="en-US"/>
              </w:rPr>
              <w:t>48.01</w:t>
            </w:r>
          </w:p>
        </w:tc>
        <w:tc>
          <w:tcPr>
            <w:tcW w:w="1639" w:type="dxa"/>
          </w:tcPr>
          <w:p w14:paraId="3F7047E6" w14:textId="3D7D3947" w:rsidR="00242463" w:rsidRDefault="00242463" w:rsidP="00B76D98">
            <w:pPr>
              <w:rPr>
                <w:lang w:eastAsia="en-US"/>
              </w:rPr>
            </w:pPr>
            <w:r>
              <w:rPr>
                <w:lang w:eastAsia="en-US"/>
              </w:rPr>
              <w:t>0.78</w:t>
            </w:r>
          </w:p>
        </w:tc>
        <w:tc>
          <w:tcPr>
            <w:tcW w:w="1621" w:type="dxa"/>
          </w:tcPr>
          <w:p w14:paraId="06DC2F89" w14:textId="163E755E" w:rsidR="00242463" w:rsidRDefault="00242463" w:rsidP="00B76D98">
            <w:pPr>
              <w:rPr>
                <w:lang w:eastAsia="en-US"/>
              </w:rPr>
            </w:pPr>
            <w:r>
              <w:rPr>
                <w:lang w:eastAsia="en-US"/>
              </w:rPr>
              <w:t>-</w:t>
            </w:r>
          </w:p>
        </w:tc>
      </w:tr>
      <w:tr w:rsidR="00242463" w14:paraId="00BEEAAA" w14:textId="0112D7D6" w:rsidTr="001B4872">
        <w:trPr>
          <w:trHeight w:val="449"/>
        </w:trPr>
        <w:tc>
          <w:tcPr>
            <w:tcW w:w="2250" w:type="dxa"/>
          </w:tcPr>
          <w:p w14:paraId="2C2A7448" w14:textId="396488FD" w:rsidR="00242463" w:rsidRPr="00AD3625" w:rsidRDefault="00242463" w:rsidP="00B76D98">
            <w:pPr>
              <w:rPr>
                <w:lang w:eastAsia="en-US"/>
              </w:rPr>
            </w:pPr>
            <w:r w:rsidRPr="00AD3625">
              <w:rPr>
                <w:lang w:eastAsia="en-US"/>
              </w:rPr>
              <w:t>MLP with Sigmoid</w:t>
            </w:r>
          </w:p>
        </w:tc>
        <w:tc>
          <w:tcPr>
            <w:tcW w:w="1573" w:type="dxa"/>
          </w:tcPr>
          <w:p w14:paraId="73BBB602" w14:textId="79E514D4" w:rsidR="00242463" w:rsidRPr="00AD3625" w:rsidRDefault="00242463" w:rsidP="00B76D98">
            <w:pPr>
              <w:rPr>
                <w:lang w:eastAsia="en-US"/>
              </w:rPr>
            </w:pPr>
            <w:r w:rsidRPr="00AD3625">
              <w:rPr>
                <w:lang w:eastAsia="en-US"/>
              </w:rPr>
              <w:t>52.25</w:t>
            </w:r>
          </w:p>
        </w:tc>
        <w:tc>
          <w:tcPr>
            <w:tcW w:w="1559" w:type="dxa"/>
          </w:tcPr>
          <w:p w14:paraId="0342725A" w14:textId="7346FE85" w:rsidR="00242463" w:rsidRPr="00AD3625" w:rsidRDefault="00242463" w:rsidP="00B76D98">
            <w:pPr>
              <w:rPr>
                <w:lang w:eastAsia="en-US"/>
              </w:rPr>
            </w:pPr>
            <w:r w:rsidRPr="00AD3625">
              <w:rPr>
                <w:lang w:eastAsia="en-US"/>
              </w:rPr>
              <w:t>52.0</w:t>
            </w:r>
          </w:p>
        </w:tc>
        <w:tc>
          <w:tcPr>
            <w:tcW w:w="1639" w:type="dxa"/>
          </w:tcPr>
          <w:p w14:paraId="2729917B" w14:textId="1909F32E" w:rsidR="00242463" w:rsidRPr="00AD3625" w:rsidRDefault="00242463" w:rsidP="00B76D98">
            <w:pPr>
              <w:rPr>
                <w:lang w:eastAsia="en-US"/>
              </w:rPr>
            </w:pPr>
            <w:r w:rsidRPr="00AD3625">
              <w:rPr>
                <w:lang w:eastAsia="en-US"/>
              </w:rPr>
              <w:t>0.76</w:t>
            </w:r>
          </w:p>
        </w:tc>
        <w:tc>
          <w:tcPr>
            <w:tcW w:w="1621" w:type="dxa"/>
          </w:tcPr>
          <w:p w14:paraId="4AEECD69" w14:textId="4CCD2609" w:rsidR="00242463" w:rsidRPr="00AD3625" w:rsidRDefault="00242463" w:rsidP="00B76D98">
            <w:pPr>
              <w:rPr>
                <w:lang w:eastAsia="en-US"/>
              </w:rPr>
            </w:pPr>
            <w:r>
              <w:rPr>
                <w:lang w:eastAsia="en-US"/>
              </w:rPr>
              <w:t>-</w:t>
            </w:r>
          </w:p>
        </w:tc>
      </w:tr>
      <w:tr w:rsidR="001B4872" w14:paraId="0A93542F" w14:textId="20108604" w:rsidTr="001B4872">
        <w:trPr>
          <w:trHeight w:val="470"/>
        </w:trPr>
        <w:tc>
          <w:tcPr>
            <w:tcW w:w="2250" w:type="dxa"/>
          </w:tcPr>
          <w:p w14:paraId="373D311C" w14:textId="3F060CC1" w:rsidR="00E32C00" w:rsidRDefault="00E32C00" w:rsidP="00B76D98">
            <w:pPr>
              <w:rPr>
                <w:lang w:eastAsia="en-US"/>
              </w:rPr>
            </w:pPr>
            <w:r>
              <w:rPr>
                <w:lang w:eastAsia="en-US"/>
              </w:rPr>
              <w:t>LSTM with ReLu</w:t>
            </w:r>
          </w:p>
        </w:tc>
        <w:tc>
          <w:tcPr>
            <w:tcW w:w="1573" w:type="dxa"/>
          </w:tcPr>
          <w:p w14:paraId="4191BF3D" w14:textId="3C7B8BED" w:rsidR="00E32C00" w:rsidRDefault="000D3735" w:rsidP="00B76D98">
            <w:pPr>
              <w:rPr>
                <w:lang w:eastAsia="en-US"/>
              </w:rPr>
            </w:pPr>
            <w:r>
              <w:rPr>
                <w:lang w:eastAsia="en-US"/>
              </w:rPr>
              <w:t>51.35</w:t>
            </w:r>
          </w:p>
        </w:tc>
        <w:tc>
          <w:tcPr>
            <w:tcW w:w="1559" w:type="dxa"/>
          </w:tcPr>
          <w:p w14:paraId="0F6251B8" w14:textId="43B4BF80" w:rsidR="00E32C00" w:rsidRDefault="000A6B29" w:rsidP="00B76D98">
            <w:pPr>
              <w:rPr>
                <w:lang w:eastAsia="en-US"/>
              </w:rPr>
            </w:pPr>
            <w:r>
              <w:rPr>
                <w:lang w:eastAsia="en-US"/>
              </w:rPr>
              <w:t>52.0</w:t>
            </w:r>
          </w:p>
        </w:tc>
        <w:tc>
          <w:tcPr>
            <w:tcW w:w="1639" w:type="dxa"/>
          </w:tcPr>
          <w:p w14:paraId="49E5A90E" w14:textId="26905CDD" w:rsidR="00E32C00" w:rsidRDefault="000D3735" w:rsidP="00B76D98">
            <w:pPr>
              <w:rPr>
                <w:lang w:eastAsia="en-US"/>
              </w:rPr>
            </w:pPr>
            <w:r>
              <w:rPr>
                <w:lang w:eastAsia="en-US"/>
              </w:rPr>
              <w:t>0.70</w:t>
            </w:r>
          </w:p>
        </w:tc>
        <w:tc>
          <w:tcPr>
            <w:tcW w:w="1621" w:type="dxa"/>
          </w:tcPr>
          <w:p w14:paraId="34F20412" w14:textId="04CA13D5" w:rsidR="00E32C00" w:rsidRDefault="00F33DE8" w:rsidP="00B76D98">
            <w:pPr>
              <w:rPr>
                <w:lang w:eastAsia="en-US"/>
              </w:rPr>
            </w:pPr>
            <w:r>
              <w:rPr>
                <w:lang w:eastAsia="en-US"/>
              </w:rPr>
              <w:t>0.70</w:t>
            </w:r>
          </w:p>
        </w:tc>
      </w:tr>
      <w:tr w:rsidR="001B4872" w14:paraId="28735618" w14:textId="77794AFC" w:rsidTr="001B4872">
        <w:trPr>
          <w:trHeight w:val="449"/>
        </w:trPr>
        <w:tc>
          <w:tcPr>
            <w:tcW w:w="2250" w:type="dxa"/>
          </w:tcPr>
          <w:p w14:paraId="5111373C" w14:textId="32D66E90" w:rsidR="00E32C00" w:rsidRDefault="00E32C00" w:rsidP="00B76D98">
            <w:pPr>
              <w:rPr>
                <w:lang w:eastAsia="en-US"/>
              </w:rPr>
            </w:pPr>
            <w:r>
              <w:rPr>
                <w:lang w:eastAsia="en-US"/>
              </w:rPr>
              <w:t>LSTM with Tanh</w:t>
            </w:r>
          </w:p>
        </w:tc>
        <w:tc>
          <w:tcPr>
            <w:tcW w:w="1573" w:type="dxa"/>
          </w:tcPr>
          <w:p w14:paraId="1C80E06D" w14:textId="3580B9C9" w:rsidR="00E32C00" w:rsidRDefault="003E231C" w:rsidP="00B76D98">
            <w:pPr>
              <w:rPr>
                <w:lang w:eastAsia="en-US"/>
              </w:rPr>
            </w:pPr>
            <w:r>
              <w:rPr>
                <w:lang w:eastAsia="en-US"/>
              </w:rPr>
              <w:t>52.25</w:t>
            </w:r>
          </w:p>
        </w:tc>
        <w:tc>
          <w:tcPr>
            <w:tcW w:w="1559" w:type="dxa"/>
          </w:tcPr>
          <w:p w14:paraId="172E7118" w14:textId="27F891BB" w:rsidR="00E32C00" w:rsidRDefault="00056418" w:rsidP="00B76D98">
            <w:pPr>
              <w:rPr>
                <w:lang w:eastAsia="en-US"/>
              </w:rPr>
            </w:pPr>
            <w:r>
              <w:rPr>
                <w:lang w:eastAsia="en-US"/>
              </w:rPr>
              <w:t>52.0</w:t>
            </w:r>
          </w:p>
        </w:tc>
        <w:tc>
          <w:tcPr>
            <w:tcW w:w="1639" w:type="dxa"/>
          </w:tcPr>
          <w:p w14:paraId="6BB561BC" w14:textId="1BC05051" w:rsidR="00E32C00" w:rsidRDefault="003E231C" w:rsidP="00B76D98">
            <w:pPr>
              <w:rPr>
                <w:lang w:eastAsia="en-US"/>
              </w:rPr>
            </w:pPr>
            <w:r>
              <w:rPr>
                <w:lang w:eastAsia="en-US"/>
              </w:rPr>
              <w:t>0.71</w:t>
            </w:r>
          </w:p>
        </w:tc>
        <w:tc>
          <w:tcPr>
            <w:tcW w:w="1621" w:type="dxa"/>
          </w:tcPr>
          <w:p w14:paraId="033E902D" w14:textId="537F1BF5" w:rsidR="00E32C00" w:rsidRDefault="003E231C" w:rsidP="00B76D98">
            <w:pPr>
              <w:rPr>
                <w:lang w:eastAsia="en-US"/>
              </w:rPr>
            </w:pPr>
            <w:r>
              <w:rPr>
                <w:lang w:eastAsia="en-US"/>
              </w:rPr>
              <w:t>0.70</w:t>
            </w:r>
          </w:p>
        </w:tc>
      </w:tr>
      <w:tr w:rsidR="001B4872" w14:paraId="63C8A363" w14:textId="2D90BED9" w:rsidTr="001B4872">
        <w:trPr>
          <w:trHeight w:val="449"/>
        </w:trPr>
        <w:tc>
          <w:tcPr>
            <w:tcW w:w="2250" w:type="dxa"/>
          </w:tcPr>
          <w:p w14:paraId="6BBAA6AA" w14:textId="1A294DB0" w:rsidR="00E32C00" w:rsidRDefault="00E32C00" w:rsidP="00B76D98">
            <w:pPr>
              <w:rPr>
                <w:lang w:eastAsia="en-US"/>
              </w:rPr>
            </w:pPr>
            <w:r>
              <w:rPr>
                <w:lang w:eastAsia="en-US"/>
              </w:rPr>
              <w:t>LSTM with SoftMax</w:t>
            </w:r>
          </w:p>
        </w:tc>
        <w:tc>
          <w:tcPr>
            <w:tcW w:w="1573" w:type="dxa"/>
          </w:tcPr>
          <w:p w14:paraId="7298C0B0" w14:textId="62CCE6BA" w:rsidR="00E32C00" w:rsidRDefault="00230E38" w:rsidP="00B76D98">
            <w:pPr>
              <w:rPr>
                <w:lang w:eastAsia="en-US"/>
              </w:rPr>
            </w:pPr>
            <w:r>
              <w:rPr>
                <w:lang w:eastAsia="en-US"/>
              </w:rPr>
              <w:t>51.35</w:t>
            </w:r>
          </w:p>
        </w:tc>
        <w:tc>
          <w:tcPr>
            <w:tcW w:w="1559" w:type="dxa"/>
          </w:tcPr>
          <w:p w14:paraId="692526BB" w14:textId="55165885" w:rsidR="00E32C00" w:rsidRDefault="00230E38" w:rsidP="00B76D98">
            <w:pPr>
              <w:rPr>
                <w:lang w:eastAsia="en-US"/>
              </w:rPr>
            </w:pPr>
            <w:r>
              <w:rPr>
                <w:lang w:eastAsia="en-US"/>
              </w:rPr>
              <w:t>52.0</w:t>
            </w:r>
          </w:p>
        </w:tc>
        <w:tc>
          <w:tcPr>
            <w:tcW w:w="1639" w:type="dxa"/>
          </w:tcPr>
          <w:p w14:paraId="514BCB72" w14:textId="6AEEAB5D" w:rsidR="00E32C00" w:rsidRDefault="00056418" w:rsidP="00B76D98">
            <w:pPr>
              <w:rPr>
                <w:lang w:eastAsia="en-US"/>
              </w:rPr>
            </w:pPr>
            <w:r>
              <w:rPr>
                <w:lang w:eastAsia="en-US"/>
              </w:rPr>
              <w:t>0.69</w:t>
            </w:r>
          </w:p>
        </w:tc>
        <w:tc>
          <w:tcPr>
            <w:tcW w:w="1621" w:type="dxa"/>
          </w:tcPr>
          <w:p w14:paraId="24F65EAE" w14:textId="44306C8B" w:rsidR="00E32C00" w:rsidRDefault="00056418" w:rsidP="00B76D98">
            <w:pPr>
              <w:rPr>
                <w:lang w:eastAsia="en-US"/>
              </w:rPr>
            </w:pPr>
            <w:r>
              <w:rPr>
                <w:lang w:eastAsia="en-US"/>
              </w:rPr>
              <w:t>0.69</w:t>
            </w:r>
          </w:p>
        </w:tc>
      </w:tr>
      <w:tr w:rsidR="001B4872" w14:paraId="008A21A0" w14:textId="0F8E82BE" w:rsidTr="001B4872">
        <w:trPr>
          <w:trHeight w:val="449"/>
        </w:trPr>
        <w:tc>
          <w:tcPr>
            <w:tcW w:w="2250" w:type="dxa"/>
          </w:tcPr>
          <w:p w14:paraId="6F596C01" w14:textId="4E5FA831" w:rsidR="00E32C00" w:rsidRPr="00AD3625" w:rsidRDefault="00E32C00" w:rsidP="00B76D98">
            <w:pPr>
              <w:rPr>
                <w:lang w:eastAsia="en-US"/>
              </w:rPr>
            </w:pPr>
            <w:r w:rsidRPr="00AD3625">
              <w:rPr>
                <w:lang w:eastAsia="en-US"/>
              </w:rPr>
              <w:t>LSTM with Sigmoid</w:t>
            </w:r>
          </w:p>
        </w:tc>
        <w:tc>
          <w:tcPr>
            <w:tcW w:w="1573" w:type="dxa"/>
          </w:tcPr>
          <w:p w14:paraId="54916543" w14:textId="2AC65844" w:rsidR="00E32C00" w:rsidRPr="00AD3625" w:rsidRDefault="00617698" w:rsidP="00B76D98">
            <w:pPr>
              <w:rPr>
                <w:lang w:eastAsia="en-US"/>
              </w:rPr>
            </w:pPr>
            <w:r w:rsidRPr="00AD3625">
              <w:rPr>
                <w:lang w:eastAsia="en-US"/>
              </w:rPr>
              <w:t>53.15</w:t>
            </w:r>
          </w:p>
        </w:tc>
        <w:tc>
          <w:tcPr>
            <w:tcW w:w="1559" w:type="dxa"/>
          </w:tcPr>
          <w:p w14:paraId="68E6A1C4" w14:textId="058E294A" w:rsidR="00E32C00" w:rsidRPr="00AD3625" w:rsidRDefault="00B87151" w:rsidP="00B76D98">
            <w:pPr>
              <w:rPr>
                <w:lang w:eastAsia="en-US"/>
              </w:rPr>
            </w:pPr>
            <w:r w:rsidRPr="00AD3625">
              <w:rPr>
                <w:lang w:eastAsia="en-US"/>
              </w:rPr>
              <w:t>52.0</w:t>
            </w:r>
          </w:p>
        </w:tc>
        <w:tc>
          <w:tcPr>
            <w:tcW w:w="1639" w:type="dxa"/>
          </w:tcPr>
          <w:p w14:paraId="72D8C1A7" w14:textId="119BAEEF" w:rsidR="00E32C00" w:rsidRPr="00AD3625" w:rsidRDefault="00AA0E6D" w:rsidP="00B76D98">
            <w:pPr>
              <w:rPr>
                <w:lang w:eastAsia="en-US"/>
              </w:rPr>
            </w:pPr>
            <w:r w:rsidRPr="00AD3625">
              <w:rPr>
                <w:lang w:eastAsia="en-US"/>
              </w:rPr>
              <w:t>0.70</w:t>
            </w:r>
          </w:p>
        </w:tc>
        <w:tc>
          <w:tcPr>
            <w:tcW w:w="1621" w:type="dxa"/>
          </w:tcPr>
          <w:p w14:paraId="693A6599" w14:textId="636761DE" w:rsidR="00E32C00" w:rsidRPr="00AD3625" w:rsidRDefault="00AA0E6D" w:rsidP="00B76D98">
            <w:pPr>
              <w:rPr>
                <w:lang w:eastAsia="en-US"/>
              </w:rPr>
            </w:pPr>
            <w:r w:rsidRPr="00AD3625">
              <w:rPr>
                <w:lang w:eastAsia="en-US"/>
              </w:rPr>
              <w:t>0.70</w:t>
            </w:r>
          </w:p>
        </w:tc>
      </w:tr>
      <w:tr w:rsidR="001B4872" w14:paraId="03B507BC" w14:textId="585179AB" w:rsidTr="001B4872">
        <w:trPr>
          <w:trHeight w:val="449"/>
        </w:trPr>
        <w:tc>
          <w:tcPr>
            <w:tcW w:w="2250" w:type="dxa"/>
          </w:tcPr>
          <w:p w14:paraId="42E337E7" w14:textId="103AC1B7" w:rsidR="00E32C00" w:rsidRDefault="00E32C00" w:rsidP="00B76D98">
            <w:pPr>
              <w:rPr>
                <w:lang w:eastAsia="en-US"/>
              </w:rPr>
            </w:pPr>
            <w:r>
              <w:rPr>
                <w:lang w:eastAsia="en-US"/>
              </w:rPr>
              <w:t>GRU with ReLu</w:t>
            </w:r>
          </w:p>
        </w:tc>
        <w:tc>
          <w:tcPr>
            <w:tcW w:w="1573" w:type="dxa"/>
          </w:tcPr>
          <w:p w14:paraId="21E46652" w14:textId="48198B48" w:rsidR="00E32C00" w:rsidRDefault="000D3735" w:rsidP="00B76D98">
            <w:pPr>
              <w:rPr>
                <w:lang w:eastAsia="en-US"/>
              </w:rPr>
            </w:pPr>
            <w:r>
              <w:rPr>
                <w:lang w:eastAsia="en-US"/>
              </w:rPr>
              <w:t>52.25</w:t>
            </w:r>
          </w:p>
        </w:tc>
        <w:tc>
          <w:tcPr>
            <w:tcW w:w="1559" w:type="dxa"/>
          </w:tcPr>
          <w:p w14:paraId="5236239E" w14:textId="3EF1E2E7" w:rsidR="00E32C00" w:rsidRDefault="000A6B29" w:rsidP="00B76D98">
            <w:pPr>
              <w:rPr>
                <w:lang w:eastAsia="en-US"/>
              </w:rPr>
            </w:pPr>
            <w:r>
              <w:rPr>
                <w:lang w:eastAsia="en-US"/>
              </w:rPr>
              <w:t>52.0</w:t>
            </w:r>
          </w:p>
        </w:tc>
        <w:tc>
          <w:tcPr>
            <w:tcW w:w="1639" w:type="dxa"/>
          </w:tcPr>
          <w:p w14:paraId="02013759" w14:textId="1EF7BDE6" w:rsidR="00E32C00" w:rsidRDefault="000D3735" w:rsidP="00B76D98">
            <w:pPr>
              <w:rPr>
                <w:lang w:eastAsia="en-US"/>
              </w:rPr>
            </w:pPr>
            <w:r>
              <w:rPr>
                <w:lang w:eastAsia="en-US"/>
              </w:rPr>
              <w:t>0.70</w:t>
            </w:r>
          </w:p>
        </w:tc>
        <w:tc>
          <w:tcPr>
            <w:tcW w:w="1621" w:type="dxa"/>
          </w:tcPr>
          <w:p w14:paraId="48B57328" w14:textId="23A1DB00" w:rsidR="00E32C00" w:rsidRDefault="00F33DE8" w:rsidP="00B76D98">
            <w:pPr>
              <w:rPr>
                <w:lang w:eastAsia="en-US"/>
              </w:rPr>
            </w:pPr>
            <w:r>
              <w:rPr>
                <w:lang w:eastAsia="en-US"/>
              </w:rPr>
              <w:t>0.70</w:t>
            </w:r>
          </w:p>
        </w:tc>
      </w:tr>
      <w:tr w:rsidR="001B4872" w14:paraId="66C76C21" w14:textId="35DC21D6" w:rsidTr="001B4872">
        <w:trPr>
          <w:trHeight w:val="449"/>
        </w:trPr>
        <w:tc>
          <w:tcPr>
            <w:tcW w:w="2250" w:type="dxa"/>
          </w:tcPr>
          <w:p w14:paraId="117FDA83" w14:textId="5B02DCCE" w:rsidR="00E32C00" w:rsidRDefault="00E32C00" w:rsidP="00B76D98">
            <w:pPr>
              <w:rPr>
                <w:lang w:eastAsia="en-US"/>
              </w:rPr>
            </w:pPr>
            <w:r>
              <w:rPr>
                <w:lang w:eastAsia="en-US"/>
              </w:rPr>
              <w:t>GRU with Tanh</w:t>
            </w:r>
          </w:p>
        </w:tc>
        <w:tc>
          <w:tcPr>
            <w:tcW w:w="1573" w:type="dxa"/>
          </w:tcPr>
          <w:p w14:paraId="70EE9AC5" w14:textId="5E1C7335" w:rsidR="00E32C00" w:rsidRDefault="00056418" w:rsidP="00B76D98">
            <w:pPr>
              <w:rPr>
                <w:lang w:eastAsia="en-US"/>
              </w:rPr>
            </w:pPr>
            <w:r>
              <w:rPr>
                <w:lang w:eastAsia="en-US"/>
              </w:rPr>
              <w:t>50.45</w:t>
            </w:r>
          </w:p>
        </w:tc>
        <w:tc>
          <w:tcPr>
            <w:tcW w:w="1559" w:type="dxa"/>
          </w:tcPr>
          <w:p w14:paraId="0CB466D7" w14:textId="08F28E23" w:rsidR="00E32C00" w:rsidRDefault="00056418" w:rsidP="00B76D98">
            <w:pPr>
              <w:rPr>
                <w:lang w:eastAsia="en-US"/>
              </w:rPr>
            </w:pPr>
            <w:r>
              <w:rPr>
                <w:lang w:eastAsia="en-US"/>
              </w:rPr>
              <w:t>52.0</w:t>
            </w:r>
          </w:p>
        </w:tc>
        <w:tc>
          <w:tcPr>
            <w:tcW w:w="1639" w:type="dxa"/>
          </w:tcPr>
          <w:p w14:paraId="7FD9EF8A" w14:textId="05CFE93B" w:rsidR="00E32C00" w:rsidRDefault="003E231C" w:rsidP="00B76D98">
            <w:pPr>
              <w:rPr>
                <w:lang w:eastAsia="en-US"/>
              </w:rPr>
            </w:pPr>
            <w:r>
              <w:rPr>
                <w:lang w:eastAsia="en-US"/>
              </w:rPr>
              <w:t>0.71</w:t>
            </w:r>
          </w:p>
        </w:tc>
        <w:tc>
          <w:tcPr>
            <w:tcW w:w="1621" w:type="dxa"/>
          </w:tcPr>
          <w:p w14:paraId="590ADC11" w14:textId="076D3F3F" w:rsidR="00E32C00" w:rsidRDefault="003E231C" w:rsidP="00B76D98">
            <w:pPr>
              <w:rPr>
                <w:lang w:eastAsia="en-US"/>
              </w:rPr>
            </w:pPr>
            <w:r>
              <w:rPr>
                <w:lang w:eastAsia="en-US"/>
              </w:rPr>
              <w:t>0.71</w:t>
            </w:r>
          </w:p>
        </w:tc>
      </w:tr>
      <w:tr w:rsidR="001B4872" w14:paraId="638D60FF" w14:textId="211EDCA7" w:rsidTr="001B4872">
        <w:trPr>
          <w:trHeight w:val="449"/>
        </w:trPr>
        <w:tc>
          <w:tcPr>
            <w:tcW w:w="2250" w:type="dxa"/>
          </w:tcPr>
          <w:p w14:paraId="3C71E31A" w14:textId="608C81F4" w:rsidR="00E32C00" w:rsidRPr="00AD3625" w:rsidRDefault="00E32C00" w:rsidP="00B76D98">
            <w:pPr>
              <w:rPr>
                <w:lang w:eastAsia="en-US"/>
              </w:rPr>
            </w:pPr>
            <w:r w:rsidRPr="00AD3625">
              <w:rPr>
                <w:lang w:eastAsia="en-US"/>
              </w:rPr>
              <w:t>GRU with SoftMax</w:t>
            </w:r>
          </w:p>
        </w:tc>
        <w:tc>
          <w:tcPr>
            <w:tcW w:w="1573" w:type="dxa"/>
          </w:tcPr>
          <w:p w14:paraId="78221DEE" w14:textId="242BDBD8" w:rsidR="00E32C00" w:rsidRPr="00AD3625" w:rsidRDefault="00230E38" w:rsidP="00B76D98">
            <w:pPr>
              <w:rPr>
                <w:lang w:eastAsia="en-US"/>
              </w:rPr>
            </w:pPr>
            <w:r w:rsidRPr="00AD3625">
              <w:rPr>
                <w:lang w:eastAsia="en-US"/>
              </w:rPr>
              <w:t>55.86</w:t>
            </w:r>
          </w:p>
        </w:tc>
        <w:tc>
          <w:tcPr>
            <w:tcW w:w="1559" w:type="dxa"/>
          </w:tcPr>
          <w:p w14:paraId="4FE32A39" w14:textId="26A85B31" w:rsidR="00E32C00" w:rsidRPr="00AD3625" w:rsidRDefault="00230E38" w:rsidP="00B76D98">
            <w:pPr>
              <w:rPr>
                <w:lang w:eastAsia="en-US"/>
              </w:rPr>
            </w:pPr>
            <w:r w:rsidRPr="00AD3625">
              <w:rPr>
                <w:lang w:eastAsia="en-US"/>
              </w:rPr>
              <w:t>60.0</w:t>
            </w:r>
          </w:p>
        </w:tc>
        <w:tc>
          <w:tcPr>
            <w:tcW w:w="1639" w:type="dxa"/>
          </w:tcPr>
          <w:p w14:paraId="58D7A2CC" w14:textId="610E8A07" w:rsidR="00E32C00" w:rsidRPr="00AD3625" w:rsidRDefault="00BA2ECD" w:rsidP="00B76D98">
            <w:pPr>
              <w:rPr>
                <w:lang w:eastAsia="en-US"/>
              </w:rPr>
            </w:pPr>
            <w:r w:rsidRPr="00AD3625">
              <w:rPr>
                <w:lang w:eastAsia="en-US"/>
              </w:rPr>
              <w:t>0.68</w:t>
            </w:r>
          </w:p>
        </w:tc>
        <w:tc>
          <w:tcPr>
            <w:tcW w:w="1621" w:type="dxa"/>
          </w:tcPr>
          <w:p w14:paraId="3803A4B9" w14:textId="0BAF2CAC" w:rsidR="00E32C00" w:rsidRPr="00AD3625" w:rsidRDefault="00BA2ECD" w:rsidP="00B76D98">
            <w:pPr>
              <w:rPr>
                <w:lang w:eastAsia="en-US"/>
              </w:rPr>
            </w:pPr>
            <w:r w:rsidRPr="00AD3625">
              <w:rPr>
                <w:lang w:eastAsia="en-US"/>
              </w:rPr>
              <w:t>0.69</w:t>
            </w:r>
          </w:p>
        </w:tc>
      </w:tr>
      <w:tr w:rsidR="001B4872" w14:paraId="4F461BF3" w14:textId="35E16E9F" w:rsidTr="001B4872">
        <w:trPr>
          <w:trHeight w:val="449"/>
        </w:trPr>
        <w:tc>
          <w:tcPr>
            <w:tcW w:w="2250" w:type="dxa"/>
          </w:tcPr>
          <w:p w14:paraId="1CE28432" w14:textId="74147585" w:rsidR="00E32C00" w:rsidRPr="00AD3625" w:rsidRDefault="00E32C00" w:rsidP="00B76D98">
            <w:pPr>
              <w:rPr>
                <w:lang w:eastAsia="en-US"/>
              </w:rPr>
            </w:pPr>
            <w:r w:rsidRPr="00AD3625">
              <w:rPr>
                <w:lang w:eastAsia="en-US"/>
              </w:rPr>
              <w:t>GRU with Sigmoid</w:t>
            </w:r>
          </w:p>
        </w:tc>
        <w:tc>
          <w:tcPr>
            <w:tcW w:w="1573" w:type="dxa"/>
          </w:tcPr>
          <w:p w14:paraId="38F644BC" w14:textId="102C2357" w:rsidR="00E32C00" w:rsidRPr="00AD3625" w:rsidRDefault="00617698" w:rsidP="00B76D98">
            <w:pPr>
              <w:rPr>
                <w:lang w:eastAsia="en-US"/>
              </w:rPr>
            </w:pPr>
            <w:r w:rsidRPr="00AD3625">
              <w:rPr>
                <w:lang w:eastAsia="en-US"/>
              </w:rPr>
              <w:t>52.25</w:t>
            </w:r>
          </w:p>
        </w:tc>
        <w:tc>
          <w:tcPr>
            <w:tcW w:w="1559" w:type="dxa"/>
          </w:tcPr>
          <w:p w14:paraId="5AB7C094" w14:textId="39D29F79" w:rsidR="00E32C00" w:rsidRPr="00AD3625" w:rsidRDefault="00B87151" w:rsidP="00B76D98">
            <w:pPr>
              <w:rPr>
                <w:lang w:eastAsia="en-US"/>
              </w:rPr>
            </w:pPr>
            <w:r w:rsidRPr="00AD3625">
              <w:rPr>
                <w:lang w:eastAsia="en-US"/>
              </w:rPr>
              <w:t>52.0</w:t>
            </w:r>
          </w:p>
        </w:tc>
        <w:tc>
          <w:tcPr>
            <w:tcW w:w="1639" w:type="dxa"/>
          </w:tcPr>
          <w:p w14:paraId="5663D743" w14:textId="290C6293" w:rsidR="00E32C00" w:rsidRPr="00AD3625" w:rsidRDefault="00AA0E6D" w:rsidP="00B76D98">
            <w:pPr>
              <w:rPr>
                <w:lang w:eastAsia="en-US"/>
              </w:rPr>
            </w:pPr>
            <w:r w:rsidRPr="00AD3625">
              <w:rPr>
                <w:lang w:eastAsia="en-US"/>
              </w:rPr>
              <w:t>0.69</w:t>
            </w:r>
          </w:p>
        </w:tc>
        <w:tc>
          <w:tcPr>
            <w:tcW w:w="1621" w:type="dxa"/>
          </w:tcPr>
          <w:p w14:paraId="245D99A4" w14:textId="0C85603E" w:rsidR="00E32C00" w:rsidRPr="00AD3625" w:rsidRDefault="00AA0E6D" w:rsidP="00B76D98">
            <w:pPr>
              <w:rPr>
                <w:lang w:eastAsia="en-US"/>
              </w:rPr>
            </w:pPr>
            <w:r w:rsidRPr="00AD3625">
              <w:rPr>
                <w:lang w:eastAsia="en-US"/>
              </w:rPr>
              <w:t>0.70</w:t>
            </w:r>
          </w:p>
        </w:tc>
      </w:tr>
      <w:tr w:rsidR="001B4872" w14:paraId="5A9CCC10" w14:textId="4B8B0F13" w:rsidTr="001B4872">
        <w:trPr>
          <w:trHeight w:val="449"/>
        </w:trPr>
        <w:tc>
          <w:tcPr>
            <w:tcW w:w="2250" w:type="dxa"/>
          </w:tcPr>
          <w:p w14:paraId="613756BD" w14:textId="5932C911" w:rsidR="00E32C00" w:rsidRDefault="00E32C00" w:rsidP="00B76D98">
            <w:pPr>
              <w:rPr>
                <w:lang w:eastAsia="en-US"/>
              </w:rPr>
            </w:pPr>
            <w:r>
              <w:rPr>
                <w:lang w:eastAsia="en-US"/>
              </w:rPr>
              <w:t>SRNN with ReLu</w:t>
            </w:r>
          </w:p>
        </w:tc>
        <w:tc>
          <w:tcPr>
            <w:tcW w:w="1573" w:type="dxa"/>
          </w:tcPr>
          <w:p w14:paraId="23076EEC" w14:textId="6D9FBAF0" w:rsidR="00E32C00" w:rsidRDefault="000D3735" w:rsidP="00B76D98">
            <w:pPr>
              <w:rPr>
                <w:lang w:eastAsia="en-US"/>
              </w:rPr>
            </w:pPr>
            <w:r>
              <w:rPr>
                <w:lang w:eastAsia="en-US"/>
              </w:rPr>
              <w:t>50.45</w:t>
            </w:r>
          </w:p>
        </w:tc>
        <w:tc>
          <w:tcPr>
            <w:tcW w:w="1559" w:type="dxa"/>
          </w:tcPr>
          <w:p w14:paraId="6F371A8A" w14:textId="609A8AA3" w:rsidR="00E32C00" w:rsidRDefault="000A6B29" w:rsidP="00B76D98">
            <w:pPr>
              <w:rPr>
                <w:lang w:eastAsia="en-US"/>
              </w:rPr>
            </w:pPr>
            <w:r>
              <w:rPr>
                <w:lang w:eastAsia="en-US"/>
              </w:rPr>
              <w:t>52.0</w:t>
            </w:r>
          </w:p>
        </w:tc>
        <w:tc>
          <w:tcPr>
            <w:tcW w:w="1639" w:type="dxa"/>
          </w:tcPr>
          <w:p w14:paraId="300212ED" w14:textId="7BA46CEA" w:rsidR="00E32C00" w:rsidRDefault="000D3735" w:rsidP="00B76D98">
            <w:pPr>
              <w:rPr>
                <w:lang w:eastAsia="en-US"/>
              </w:rPr>
            </w:pPr>
            <w:r>
              <w:rPr>
                <w:lang w:eastAsia="en-US"/>
              </w:rPr>
              <w:t>6.</w:t>
            </w:r>
            <w:r w:rsidR="00F33DE8">
              <w:rPr>
                <w:lang w:eastAsia="en-US"/>
              </w:rPr>
              <w:t>95</w:t>
            </w:r>
          </w:p>
        </w:tc>
        <w:tc>
          <w:tcPr>
            <w:tcW w:w="1621" w:type="dxa"/>
          </w:tcPr>
          <w:p w14:paraId="30CE1F99" w14:textId="77762699" w:rsidR="00E32C00" w:rsidRDefault="00F33DE8" w:rsidP="00B76D98">
            <w:pPr>
              <w:rPr>
                <w:lang w:eastAsia="en-US"/>
              </w:rPr>
            </w:pPr>
            <w:r>
              <w:rPr>
                <w:lang w:eastAsia="en-US"/>
              </w:rPr>
              <w:t>6.67</w:t>
            </w:r>
          </w:p>
        </w:tc>
      </w:tr>
      <w:tr w:rsidR="001B4872" w14:paraId="565CF402" w14:textId="4CD8B7C2" w:rsidTr="001B4872">
        <w:trPr>
          <w:trHeight w:val="449"/>
        </w:trPr>
        <w:tc>
          <w:tcPr>
            <w:tcW w:w="2250" w:type="dxa"/>
          </w:tcPr>
          <w:p w14:paraId="5B79B4FF" w14:textId="2CB2D624" w:rsidR="00E32C00" w:rsidRDefault="00E32C00" w:rsidP="00B76D98">
            <w:pPr>
              <w:rPr>
                <w:lang w:eastAsia="en-US"/>
              </w:rPr>
            </w:pPr>
            <w:r>
              <w:rPr>
                <w:lang w:eastAsia="en-US"/>
              </w:rPr>
              <w:t>SRNN with Tanh</w:t>
            </w:r>
          </w:p>
        </w:tc>
        <w:tc>
          <w:tcPr>
            <w:tcW w:w="1573" w:type="dxa"/>
          </w:tcPr>
          <w:p w14:paraId="67217539" w14:textId="4C7EE885" w:rsidR="00E32C00" w:rsidRDefault="00056418" w:rsidP="00B76D98">
            <w:pPr>
              <w:rPr>
                <w:lang w:eastAsia="en-US"/>
              </w:rPr>
            </w:pPr>
            <w:r>
              <w:rPr>
                <w:lang w:eastAsia="en-US"/>
              </w:rPr>
              <w:t>49.55</w:t>
            </w:r>
          </w:p>
        </w:tc>
        <w:tc>
          <w:tcPr>
            <w:tcW w:w="1559" w:type="dxa"/>
          </w:tcPr>
          <w:p w14:paraId="099AFCB4" w14:textId="03912E25" w:rsidR="00E32C00" w:rsidRDefault="00056418" w:rsidP="00B76D98">
            <w:pPr>
              <w:rPr>
                <w:lang w:eastAsia="en-US"/>
              </w:rPr>
            </w:pPr>
            <w:r>
              <w:rPr>
                <w:lang w:eastAsia="en-US"/>
              </w:rPr>
              <w:t>42.0</w:t>
            </w:r>
          </w:p>
        </w:tc>
        <w:tc>
          <w:tcPr>
            <w:tcW w:w="1639" w:type="dxa"/>
          </w:tcPr>
          <w:p w14:paraId="19DD3592" w14:textId="4481FCE7" w:rsidR="00E32C00" w:rsidRDefault="003E231C" w:rsidP="00B76D98">
            <w:pPr>
              <w:rPr>
                <w:lang w:eastAsia="en-US"/>
              </w:rPr>
            </w:pPr>
            <w:r>
              <w:rPr>
                <w:lang w:eastAsia="en-US"/>
              </w:rPr>
              <w:t>2.65</w:t>
            </w:r>
          </w:p>
        </w:tc>
        <w:tc>
          <w:tcPr>
            <w:tcW w:w="1621" w:type="dxa"/>
          </w:tcPr>
          <w:p w14:paraId="310E746E" w14:textId="2917D496" w:rsidR="00E32C00" w:rsidRDefault="003E231C" w:rsidP="00B76D98">
            <w:pPr>
              <w:rPr>
                <w:lang w:eastAsia="en-US"/>
              </w:rPr>
            </w:pPr>
            <w:r>
              <w:rPr>
                <w:lang w:eastAsia="en-US"/>
              </w:rPr>
              <w:t>1.30</w:t>
            </w:r>
          </w:p>
        </w:tc>
      </w:tr>
      <w:tr w:rsidR="001B4872" w14:paraId="3B98BA5C" w14:textId="411A5BAB" w:rsidTr="001B4872">
        <w:trPr>
          <w:trHeight w:val="449"/>
        </w:trPr>
        <w:tc>
          <w:tcPr>
            <w:tcW w:w="2250" w:type="dxa"/>
          </w:tcPr>
          <w:p w14:paraId="3C66EF48" w14:textId="242FFABB" w:rsidR="00E32C00" w:rsidRDefault="00E32C00" w:rsidP="00B76D98">
            <w:pPr>
              <w:rPr>
                <w:lang w:eastAsia="en-US"/>
              </w:rPr>
            </w:pPr>
            <w:r>
              <w:rPr>
                <w:lang w:eastAsia="en-US"/>
              </w:rPr>
              <w:t>SRNN with SoftMax</w:t>
            </w:r>
          </w:p>
        </w:tc>
        <w:tc>
          <w:tcPr>
            <w:tcW w:w="1573" w:type="dxa"/>
          </w:tcPr>
          <w:p w14:paraId="53F660BE" w14:textId="0F2A1CA2" w:rsidR="00E32C00" w:rsidRDefault="00230E38" w:rsidP="00B76D98">
            <w:pPr>
              <w:rPr>
                <w:lang w:eastAsia="en-US"/>
              </w:rPr>
            </w:pPr>
            <w:r>
              <w:rPr>
                <w:lang w:eastAsia="en-US"/>
              </w:rPr>
              <w:t>46.85</w:t>
            </w:r>
          </w:p>
        </w:tc>
        <w:tc>
          <w:tcPr>
            <w:tcW w:w="1559" w:type="dxa"/>
          </w:tcPr>
          <w:p w14:paraId="2DEA2CB8" w14:textId="4AFBE026" w:rsidR="00E32C00" w:rsidRDefault="00230E38" w:rsidP="00B76D98">
            <w:pPr>
              <w:rPr>
                <w:lang w:eastAsia="en-US"/>
              </w:rPr>
            </w:pPr>
            <w:r>
              <w:rPr>
                <w:lang w:eastAsia="en-US"/>
              </w:rPr>
              <w:t>50.0</w:t>
            </w:r>
          </w:p>
        </w:tc>
        <w:tc>
          <w:tcPr>
            <w:tcW w:w="1639" w:type="dxa"/>
          </w:tcPr>
          <w:p w14:paraId="0BC26491" w14:textId="4868D688" w:rsidR="00E32C00" w:rsidRDefault="00BA2ECD" w:rsidP="00B76D98">
            <w:pPr>
              <w:rPr>
                <w:lang w:eastAsia="en-US"/>
              </w:rPr>
            </w:pPr>
            <w:r>
              <w:rPr>
                <w:lang w:eastAsia="en-US"/>
              </w:rPr>
              <w:t>0.94</w:t>
            </w:r>
          </w:p>
        </w:tc>
        <w:tc>
          <w:tcPr>
            <w:tcW w:w="1621" w:type="dxa"/>
          </w:tcPr>
          <w:p w14:paraId="2B3B7867" w14:textId="319E75EE" w:rsidR="00E32C00" w:rsidRDefault="00BA2ECD" w:rsidP="00B76D98">
            <w:pPr>
              <w:rPr>
                <w:lang w:eastAsia="en-US"/>
              </w:rPr>
            </w:pPr>
            <w:r>
              <w:rPr>
                <w:lang w:eastAsia="en-US"/>
              </w:rPr>
              <w:t>0.73</w:t>
            </w:r>
          </w:p>
        </w:tc>
      </w:tr>
      <w:tr w:rsidR="001B4872" w14:paraId="08B2F86F" w14:textId="4337DB98" w:rsidTr="001B4872">
        <w:trPr>
          <w:trHeight w:val="449"/>
        </w:trPr>
        <w:tc>
          <w:tcPr>
            <w:tcW w:w="2250" w:type="dxa"/>
          </w:tcPr>
          <w:p w14:paraId="1A9992BC" w14:textId="5FDF7576" w:rsidR="00E32C00" w:rsidRPr="00AD3625" w:rsidRDefault="00E32C00" w:rsidP="00B76D98">
            <w:pPr>
              <w:rPr>
                <w:lang w:eastAsia="en-US"/>
              </w:rPr>
            </w:pPr>
            <w:r w:rsidRPr="00AD3625">
              <w:rPr>
                <w:lang w:eastAsia="en-US"/>
              </w:rPr>
              <w:t>SRNN with Sigmoid</w:t>
            </w:r>
          </w:p>
        </w:tc>
        <w:tc>
          <w:tcPr>
            <w:tcW w:w="1573" w:type="dxa"/>
          </w:tcPr>
          <w:p w14:paraId="109EEE32" w14:textId="2659416C" w:rsidR="00E32C00" w:rsidRPr="00AD3625" w:rsidRDefault="00617698" w:rsidP="00B76D98">
            <w:pPr>
              <w:rPr>
                <w:lang w:eastAsia="en-US"/>
              </w:rPr>
            </w:pPr>
            <w:r w:rsidRPr="00AD3625">
              <w:rPr>
                <w:lang w:eastAsia="en-US"/>
              </w:rPr>
              <w:t>52.25</w:t>
            </w:r>
          </w:p>
        </w:tc>
        <w:tc>
          <w:tcPr>
            <w:tcW w:w="1559" w:type="dxa"/>
          </w:tcPr>
          <w:p w14:paraId="3C24BAF9" w14:textId="603CC982" w:rsidR="00E32C00" w:rsidRPr="00AD3625" w:rsidRDefault="00B87151" w:rsidP="00B76D98">
            <w:pPr>
              <w:rPr>
                <w:lang w:eastAsia="en-US"/>
              </w:rPr>
            </w:pPr>
            <w:r w:rsidRPr="00AD3625">
              <w:rPr>
                <w:lang w:eastAsia="en-US"/>
              </w:rPr>
              <w:t>52.0</w:t>
            </w:r>
          </w:p>
        </w:tc>
        <w:tc>
          <w:tcPr>
            <w:tcW w:w="1639" w:type="dxa"/>
          </w:tcPr>
          <w:p w14:paraId="6825AEE2" w14:textId="310E1C9A" w:rsidR="00E32C00" w:rsidRPr="00AD3625" w:rsidRDefault="00B87151" w:rsidP="00B76D98">
            <w:pPr>
              <w:rPr>
                <w:lang w:eastAsia="en-US"/>
              </w:rPr>
            </w:pPr>
            <w:r w:rsidRPr="00AD3625">
              <w:rPr>
                <w:lang w:eastAsia="en-US"/>
              </w:rPr>
              <w:t>6.55</w:t>
            </w:r>
          </w:p>
        </w:tc>
        <w:tc>
          <w:tcPr>
            <w:tcW w:w="1621" w:type="dxa"/>
          </w:tcPr>
          <w:p w14:paraId="50F02CFC" w14:textId="728A4AF9" w:rsidR="00E32C00" w:rsidRPr="00AD3625" w:rsidRDefault="00B87151" w:rsidP="00B76D98">
            <w:pPr>
              <w:rPr>
                <w:lang w:eastAsia="en-US"/>
              </w:rPr>
            </w:pPr>
            <w:r w:rsidRPr="00AD3625">
              <w:rPr>
                <w:lang w:eastAsia="en-US"/>
              </w:rPr>
              <w:t>7.36</w:t>
            </w:r>
          </w:p>
        </w:tc>
      </w:tr>
      <w:tr w:rsidR="001B4872" w14:paraId="12969C29" w14:textId="598E0B94" w:rsidTr="001B4872">
        <w:trPr>
          <w:trHeight w:val="449"/>
        </w:trPr>
        <w:tc>
          <w:tcPr>
            <w:tcW w:w="2250" w:type="dxa"/>
          </w:tcPr>
          <w:p w14:paraId="5479D005" w14:textId="43550EC8" w:rsidR="00E32C00" w:rsidRPr="00E15E25" w:rsidRDefault="00E32C00" w:rsidP="00B76D98">
            <w:pPr>
              <w:rPr>
                <w:lang w:eastAsia="en-US"/>
              </w:rPr>
            </w:pPr>
            <w:r w:rsidRPr="00E15E25">
              <w:rPr>
                <w:lang w:eastAsia="en-US"/>
              </w:rPr>
              <w:t>Dense with ReLu</w:t>
            </w:r>
          </w:p>
        </w:tc>
        <w:tc>
          <w:tcPr>
            <w:tcW w:w="1573" w:type="dxa"/>
          </w:tcPr>
          <w:p w14:paraId="602E4168" w14:textId="4FAB2E68" w:rsidR="00E32C00" w:rsidRPr="00E15E25" w:rsidRDefault="008C1A96" w:rsidP="00B76D98">
            <w:pPr>
              <w:rPr>
                <w:lang w:eastAsia="en-US"/>
              </w:rPr>
            </w:pPr>
            <w:r w:rsidRPr="00E15E25">
              <w:rPr>
                <w:lang w:eastAsia="en-US"/>
              </w:rPr>
              <w:t>82.88</w:t>
            </w:r>
          </w:p>
        </w:tc>
        <w:tc>
          <w:tcPr>
            <w:tcW w:w="1559" w:type="dxa"/>
          </w:tcPr>
          <w:p w14:paraId="69901AB4" w14:textId="0DF48FF4" w:rsidR="00E32C00" w:rsidRPr="00E15E25" w:rsidRDefault="0064436F" w:rsidP="00B76D98">
            <w:pPr>
              <w:rPr>
                <w:lang w:eastAsia="en-US"/>
              </w:rPr>
            </w:pPr>
            <w:r w:rsidRPr="00E15E25">
              <w:rPr>
                <w:lang w:eastAsia="en-US"/>
              </w:rPr>
              <w:t>68.0</w:t>
            </w:r>
          </w:p>
        </w:tc>
        <w:tc>
          <w:tcPr>
            <w:tcW w:w="1639" w:type="dxa"/>
          </w:tcPr>
          <w:p w14:paraId="585D691E" w14:textId="72887C26" w:rsidR="00E32C00" w:rsidRPr="00E15E25" w:rsidRDefault="008C1A96" w:rsidP="00B76D98">
            <w:pPr>
              <w:rPr>
                <w:lang w:eastAsia="en-US"/>
              </w:rPr>
            </w:pPr>
            <w:r w:rsidRPr="00E15E25">
              <w:rPr>
                <w:lang w:eastAsia="en-US"/>
              </w:rPr>
              <w:t>0.66</w:t>
            </w:r>
          </w:p>
        </w:tc>
        <w:tc>
          <w:tcPr>
            <w:tcW w:w="1621" w:type="dxa"/>
          </w:tcPr>
          <w:p w14:paraId="395F15D1" w14:textId="56E74E56" w:rsidR="00E32C00" w:rsidRPr="00E15E25" w:rsidRDefault="00F412DF" w:rsidP="00B76D98">
            <w:pPr>
              <w:rPr>
                <w:lang w:eastAsia="en-US"/>
              </w:rPr>
            </w:pPr>
            <w:r w:rsidRPr="00E15E25">
              <w:rPr>
                <w:lang w:eastAsia="en-US"/>
              </w:rPr>
              <w:t>0.80</w:t>
            </w:r>
          </w:p>
        </w:tc>
      </w:tr>
      <w:tr w:rsidR="001B4872" w14:paraId="5C249828" w14:textId="05760DCB" w:rsidTr="001B4872">
        <w:trPr>
          <w:trHeight w:val="449"/>
        </w:trPr>
        <w:tc>
          <w:tcPr>
            <w:tcW w:w="2250" w:type="dxa"/>
          </w:tcPr>
          <w:p w14:paraId="5CAF04CF" w14:textId="7066D54D" w:rsidR="00E32C00" w:rsidRDefault="00E32C00" w:rsidP="00B76D98">
            <w:pPr>
              <w:rPr>
                <w:lang w:eastAsia="en-US"/>
              </w:rPr>
            </w:pPr>
            <w:r>
              <w:rPr>
                <w:lang w:eastAsia="en-US"/>
              </w:rPr>
              <w:t>Dense with Tanh</w:t>
            </w:r>
          </w:p>
        </w:tc>
        <w:tc>
          <w:tcPr>
            <w:tcW w:w="1573" w:type="dxa"/>
          </w:tcPr>
          <w:p w14:paraId="41585210" w14:textId="16CF6432" w:rsidR="00E32C00" w:rsidRDefault="008C1A96" w:rsidP="00B76D98">
            <w:pPr>
              <w:rPr>
                <w:lang w:eastAsia="en-US"/>
              </w:rPr>
            </w:pPr>
            <w:r>
              <w:rPr>
                <w:lang w:eastAsia="en-US"/>
              </w:rPr>
              <w:t>53.15</w:t>
            </w:r>
          </w:p>
        </w:tc>
        <w:tc>
          <w:tcPr>
            <w:tcW w:w="1559" w:type="dxa"/>
          </w:tcPr>
          <w:p w14:paraId="745119FC" w14:textId="13502D25" w:rsidR="00E32C00" w:rsidRDefault="0064436F" w:rsidP="00B76D98">
            <w:pPr>
              <w:rPr>
                <w:lang w:eastAsia="en-US"/>
              </w:rPr>
            </w:pPr>
            <w:r>
              <w:rPr>
                <w:lang w:eastAsia="en-US"/>
              </w:rPr>
              <w:t>52.0</w:t>
            </w:r>
          </w:p>
        </w:tc>
        <w:tc>
          <w:tcPr>
            <w:tcW w:w="1639" w:type="dxa"/>
          </w:tcPr>
          <w:p w14:paraId="665EC125" w14:textId="349D5CD2" w:rsidR="00E32C00" w:rsidRDefault="00F412DF" w:rsidP="00B76D98">
            <w:pPr>
              <w:rPr>
                <w:lang w:eastAsia="en-US"/>
              </w:rPr>
            </w:pPr>
            <w:r>
              <w:rPr>
                <w:lang w:eastAsia="en-US"/>
              </w:rPr>
              <w:t>3.91</w:t>
            </w:r>
          </w:p>
        </w:tc>
        <w:tc>
          <w:tcPr>
            <w:tcW w:w="1621" w:type="dxa"/>
          </w:tcPr>
          <w:p w14:paraId="1CFBD839" w14:textId="45A1DC52" w:rsidR="00E32C00" w:rsidRDefault="00F412DF" w:rsidP="00B76D98">
            <w:pPr>
              <w:rPr>
                <w:lang w:eastAsia="en-US"/>
              </w:rPr>
            </w:pPr>
            <w:r>
              <w:rPr>
                <w:lang w:eastAsia="en-US"/>
              </w:rPr>
              <w:t>3.98</w:t>
            </w:r>
          </w:p>
        </w:tc>
      </w:tr>
      <w:tr w:rsidR="001B4872" w14:paraId="5FE03341" w14:textId="0AFFFCB8" w:rsidTr="001B4872">
        <w:trPr>
          <w:trHeight w:val="449"/>
        </w:trPr>
        <w:tc>
          <w:tcPr>
            <w:tcW w:w="2250" w:type="dxa"/>
          </w:tcPr>
          <w:p w14:paraId="67DBDEA9" w14:textId="4C97627F" w:rsidR="00E32C00" w:rsidRDefault="00E32C00" w:rsidP="00B76D98">
            <w:pPr>
              <w:rPr>
                <w:lang w:eastAsia="en-US"/>
              </w:rPr>
            </w:pPr>
            <w:r>
              <w:rPr>
                <w:lang w:eastAsia="en-US"/>
              </w:rPr>
              <w:t>Dense with SoftMax</w:t>
            </w:r>
          </w:p>
        </w:tc>
        <w:tc>
          <w:tcPr>
            <w:tcW w:w="1573" w:type="dxa"/>
          </w:tcPr>
          <w:p w14:paraId="78F9F985" w14:textId="562F4D29" w:rsidR="00E32C00" w:rsidRDefault="008C1A96" w:rsidP="00B76D98">
            <w:pPr>
              <w:rPr>
                <w:lang w:eastAsia="en-US"/>
              </w:rPr>
            </w:pPr>
            <w:r>
              <w:rPr>
                <w:lang w:eastAsia="en-US"/>
              </w:rPr>
              <w:t>57.66</w:t>
            </w:r>
          </w:p>
        </w:tc>
        <w:tc>
          <w:tcPr>
            <w:tcW w:w="1559" w:type="dxa"/>
          </w:tcPr>
          <w:p w14:paraId="28E65463" w14:textId="3D9D2274" w:rsidR="00E32C00" w:rsidRDefault="0064436F" w:rsidP="00B76D98">
            <w:pPr>
              <w:rPr>
                <w:lang w:eastAsia="en-US"/>
              </w:rPr>
            </w:pPr>
            <w:r>
              <w:rPr>
                <w:lang w:eastAsia="en-US"/>
              </w:rPr>
              <w:t>52.0</w:t>
            </w:r>
          </w:p>
        </w:tc>
        <w:tc>
          <w:tcPr>
            <w:tcW w:w="1639" w:type="dxa"/>
          </w:tcPr>
          <w:p w14:paraId="27401130" w14:textId="314E3AFC" w:rsidR="00E32C00" w:rsidRDefault="00F412DF" w:rsidP="00B76D98">
            <w:pPr>
              <w:rPr>
                <w:lang w:eastAsia="en-US"/>
              </w:rPr>
            </w:pPr>
            <w:r>
              <w:rPr>
                <w:lang w:eastAsia="en-US"/>
              </w:rPr>
              <w:t>0.69</w:t>
            </w:r>
          </w:p>
        </w:tc>
        <w:tc>
          <w:tcPr>
            <w:tcW w:w="1621" w:type="dxa"/>
          </w:tcPr>
          <w:p w14:paraId="198EC43C" w14:textId="03C7695A" w:rsidR="00E32C00" w:rsidRDefault="00F412DF" w:rsidP="00B76D98">
            <w:pPr>
              <w:rPr>
                <w:lang w:eastAsia="en-US"/>
              </w:rPr>
            </w:pPr>
            <w:r>
              <w:rPr>
                <w:lang w:eastAsia="en-US"/>
              </w:rPr>
              <w:t>0.69</w:t>
            </w:r>
          </w:p>
        </w:tc>
      </w:tr>
      <w:tr w:rsidR="001B4872" w14:paraId="2629691A" w14:textId="2FD28115" w:rsidTr="001B4872">
        <w:trPr>
          <w:trHeight w:val="449"/>
        </w:trPr>
        <w:tc>
          <w:tcPr>
            <w:tcW w:w="2250" w:type="dxa"/>
          </w:tcPr>
          <w:p w14:paraId="26FB93D7" w14:textId="0C8A6528" w:rsidR="00E32C00" w:rsidRDefault="00E32C00" w:rsidP="00B76D98">
            <w:pPr>
              <w:rPr>
                <w:lang w:eastAsia="en-US"/>
              </w:rPr>
            </w:pPr>
            <w:r>
              <w:rPr>
                <w:lang w:eastAsia="en-US"/>
              </w:rPr>
              <w:t>Dense with Sigmoid</w:t>
            </w:r>
          </w:p>
        </w:tc>
        <w:tc>
          <w:tcPr>
            <w:tcW w:w="1573" w:type="dxa"/>
          </w:tcPr>
          <w:p w14:paraId="1C636D68" w14:textId="12510E39" w:rsidR="00E32C00" w:rsidRDefault="008C1A96" w:rsidP="00B76D98">
            <w:pPr>
              <w:rPr>
                <w:lang w:eastAsia="en-US"/>
              </w:rPr>
            </w:pPr>
            <w:r>
              <w:rPr>
                <w:lang w:eastAsia="en-US"/>
              </w:rPr>
              <w:t>52.25</w:t>
            </w:r>
          </w:p>
        </w:tc>
        <w:tc>
          <w:tcPr>
            <w:tcW w:w="1559" w:type="dxa"/>
          </w:tcPr>
          <w:p w14:paraId="2D690181" w14:textId="05E09B5E" w:rsidR="00E32C00" w:rsidRDefault="0064436F" w:rsidP="00B76D98">
            <w:pPr>
              <w:rPr>
                <w:lang w:eastAsia="en-US"/>
              </w:rPr>
            </w:pPr>
            <w:r>
              <w:rPr>
                <w:lang w:eastAsia="en-US"/>
              </w:rPr>
              <w:t>52.0</w:t>
            </w:r>
          </w:p>
        </w:tc>
        <w:tc>
          <w:tcPr>
            <w:tcW w:w="1639" w:type="dxa"/>
          </w:tcPr>
          <w:p w14:paraId="306B79B9" w14:textId="1C7D54EB" w:rsidR="00E32C00" w:rsidRDefault="00F412DF" w:rsidP="00B76D98">
            <w:pPr>
              <w:rPr>
                <w:lang w:eastAsia="en-US"/>
              </w:rPr>
            </w:pPr>
            <w:r>
              <w:rPr>
                <w:lang w:eastAsia="en-US"/>
              </w:rPr>
              <w:t>0.69</w:t>
            </w:r>
          </w:p>
        </w:tc>
        <w:tc>
          <w:tcPr>
            <w:tcW w:w="1621" w:type="dxa"/>
          </w:tcPr>
          <w:p w14:paraId="39AED846" w14:textId="4AB40420" w:rsidR="00E32C00" w:rsidRDefault="00C1090D" w:rsidP="00B76D98">
            <w:pPr>
              <w:rPr>
                <w:lang w:eastAsia="en-US"/>
              </w:rPr>
            </w:pPr>
            <w:r>
              <w:rPr>
                <w:lang w:eastAsia="en-US"/>
              </w:rPr>
              <w:t>0.69</w:t>
            </w:r>
          </w:p>
        </w:tc>
      </w:tr>
      <w:tr w:rsidR="001B4872" w14:paraId="30645265" w14:textId="310BBE97" w:rsidTr="001B4872">
        <w:trPr>
          <w:trHeight w:val="449"/>
        </w:trPr>
        <w:tc>
          <w:tcPr>
            <w:tcW w:w="2250" w:type="dxa"/>
          </w:tcPr>
          <w:p w14:paraId="68E5C7C0" w14:textId="2C7302B8" w:rsidR="00E32C00" w:rsidRDefault="00E32C00" w:rsidP="00B76D98">
            <w:pPr>
              <w:rPr>
                <w:lang w:eastAsia="en-US"/>
              </w:rPr>
            </w:pPr>
            <w:r>
              <w:rPr>
                <w:lang w:eastAsia="en-US"/>
              </w:rPr>
              <w:t>Gaussian NB</w:t>
            </w:r>
          </w:p>
        </w:tc>
        <w:tc>
          <w:tcPr>
            <w:tcW w:w="1573" w:type="dxa"/>
          </w:tcPr>
          <w:p w14:paraId="522D11B3" w14:textId="1EE6E352" w:rsidR="00E32C00" w:rsidRDefault="00F6186C" w:rsidP="00B76D98">
            <w:pPr>
              <w:rPr>
                <w:lang w:eastAsia="en-US"/>
              </w:rPr>
            </w:pPr>
            <w:r>
              <w:rPr>
                <w:lang w:eastAsia="en-US"/>
              </w:rPr>
              <w:t>-</w:t>
            </w:r>
          </w:p>
        </w:tc>
        <w:tc>
          <w:tcPr>
            <w:tcW w:w="1559" w:type="dxa"/>
          </w:tcPr>
          <w:p w14:paraId="260CF105" w14:textId="2F8D5535" w:rsidR="00E32C00" w:rsidRDefault="00CF5805" w:rsidP="00B76D98">
            <w:pPr>
              <w:rPr>
                <w:lang w:eastAsia="en-US"/>
              </w:rPr>
            </w:pPr>
            <w:r>
              <w:rPr>
                <w:lang w:eastAsia="en-US"/>
              </w:rPr>
              <w:t>86.8</w:t>
            </w:r>
            <w:r w:rsidR="00E26B2C">
              <w:rPr>
                <w:lang w:eastAsia="en-US"/>
              </w:rPr>
              <w:t>8</w:t>
            </w:r>
          </w:p>
        </w:tc>
        <w:tc>
          <w:tcPr>
            <w:tcW w:w="1639" w:type="dxa"/>
          </w:tcPr>
          <w:p w14:paraId="5987235B" w14:textId="26A09997" w:rsidR="00E32C00" w:rsidRDefault="00F6186C" w:rsidP="00B76D98">
            <w:pPr>
              <w:rPr>
                <w:lang w:eastAsia="en-US"/>
              </w:rPr>
            </w:pPr>
            <w:r>
              <w:rPr>
                <w:lang w:eastAsia="en-US"/>
              </w:rPr>
              <w:t>-</w:t>
            </w:r>
          </w:p>
        </w:tc>
        <w:tc>
          <w:tcPr>
            <w:tcW w:w="1621" w:type="dxa"/>
          </w:tcPr>
          <w:p w14:paraId="2A9B7801" w14:textId="349703FD" w:rsidR="00E32C00" w:rsidRDefault="00F6186C" w:rsidP="00B76D98">
            <w:pPr>
              <w:rPr>
                <w:lang w:eastAsia="en-US"/>
              </w:rPr>
            </w:pPr>
            <w:r>
              <w:rPr>
                <w:lang w:eastAsia="en-US"/>
              </w:rPr>
              <w:t>-</w:t>
            </w:r>
          </w:p>
        </w:tc>
      </w:tr>
      <w:tr w:rsidR="001B4872" w14:paraId="30FCA1AD" w14:textId="13E3778F" w:rsidTr="001B4872">
        <w:trPr>
          <w:trHeight w:val="449"/>
        </w:trPr>
        <w:tc>
          <w:tcPr>
            <w:tcW w:w="2250" w:type="dxa"/>
          </w:tcPr>
          <w:p w14:paraId="072547DC" w14:textId="719D89F4" w:rsidR="00E32C00" w:rsidRPr="00E15E25" w:rsidRDefault="00E32C00" w:rsidP="00B76D98">
            <w:pPr>
              <w:rPr>
                <w:lang w:eastAsia="en-US"/>
              </w:rPr>
            </w:pPr>
            <w:r w:rsidRPr="00E15E25">
              <w:rPr>
                <w:lang w:eastAsia="en-US"/>
              </w:rPr>
              <w:t>RF Classifier</w:t>
            </w:r>
          </w:p>
        </w:tc>
        <w:tc>
          <w:tcPr>
            <w:tcW w:w="1573" w:type="dxa"/>
          </w:tcPr>
          <w:p w14:paraId="3C4278A5" w14:textId="2DE485CE" w:rsidR="00E32C00" w:rsidRPr="00E15E25" w:rsidRDefault="00F6186C" w:rsidP="00B76D98">
            <w:pPr>
              <w:rPr>
                <w:lang w:eastAsia="en-US"/>
              </w:rPr>
            </w:pPr>
            <w:r>
              <w:rPr>
                <w:lang w:eastAsia="en-US"/>
              </w:rPr>
              <w:t>-</w:t>
            </w:r>
          </w:p>
        </w:tc>
        <w:tc>
          <w:tcPr>
            <w:tcW w:w="1559" w:type="dxa"/>
          </w:tcPr>
          <w:p w14:paraId="5D1B34D8" w14:textId="4A738F7E" w:rsidR="00E32C00" w:rsidRPr="00E15E25" w:rsidRDefault="00CF5805" w:rsidP="00B76D98">
            <w:pPr>
              <w:rPr>
                <w:lang w:eastAsia="en-US"/>
              </w:rPr>
            </w:pPr>
            <w:r w:rsidRPr="00E15E25">
              <w:rPr>
                <w:lang w:eastAsia="en-US"/>
              </w:rPr>
              <w:t>100</w:t>
            </w:r>
          </w:p>
        </w:tc>
        <w:tc>
          <w:tcPr>
            <w:tcW w:w="1639" w:type="dxa"/>
          </w:tcPr>
          <w:p w14:paraId="77C739AD" w14:textId="7FAC5F9F" w:rsidR="00E32C00" w:rsidRPr="00E15E25" w:rsidRDefault="00F6186C" w:rsidP="00B76D98">
            <w:pPr>
              <w:rPr>
                <w:lang w:eastAsia="en-US"/>
              </w:rPr>
            </w:pPr>
            <w:r>
              <w:rPr>
                <w:lang w:eastAsia="en-US"/>
              </w:rPr>
              <w:t>-</w:t>
            </w:r>
          </w:p>
        </w:tc>
        <w:tc>
          <w:tcPr>
            <w:tcW w:w="1621" w:type="dxa"/>
          </w:tcPr>
          <w:p w14:paraId="186E6738" w14:textId="659CB65A" w:rsidR="00E32C00" w:rsidRPr="00E15E25" w:rsidRDefault="00F6186C" w:rsidP="00B76D98">
            <w:pPr>
              <w:rPr>
                <w:lang w:eastAsia="en-US"/>
              </w:rPr>
            </w:pPr>
            <w:r>
              <w:rPr>
                <w:lang w:eastAsia="en-US"/>
              </w:rPr>
              <w:t>-</w:t>
            </w:r>
          </w:p>
        </w:tc>
      </w:tr>
      <w:tr w:rsidR="001B4872" w14:paraId="7C71DA2F" w14:textId="2D4E4EEE" w:rsidTr="001B4872">
        <w:trPr>
          <w:trHeight w:val="449"/>
        </w:trPr>
        <w:tc>
          <w:tcPr>
            <w:tcW w:w="2250" w:type="dxa"/>
          </w:tcPr>
          <w:p w14:paraId="5357E73F" w14:textId="70A92F91" w:rsidR="00E32C00" w:rsidRDefault="00E32C00" w:rsidP="00B76D98">
            <w:pPr>
              <w:rPr>
                <w:lang w:eastAsia="en-US"/>
              </w:rPr>
            </w:pPr>
            <w:r>
              <w:rPr>
                <w:lang w:eastAsia="en-US"/>
              </w:rPr>
              <w:t>SGD Classifier</w:t>
            </w:r>
          </w:p>
        </w:tc>
        <w:tc>
          <w:tcPr>
            <w:tcW w:w="1573" w:type="dxa"/>
          </w:tcPr>
          <w:p w14:paraId="6E4F308E" w14:textId="7F037D09" w:rsidR="00E32C00" w:rsidRDefault="00F6186C" w:rsidP="00B76D98">
            <w:pPr>
              <w:rPr>
                <w:lang w:eastAsia="en-US"/>
              </w:rPr>
            </w:pPr>
            <w:r>
              <w:rPr>
                <w:lang w:eastAsia="en-US"/>
              </w:rPr>
              <w:t>-</w:t>
            </w:r>
          </w:p>
        </w:tc>
        <w:tc>
          <w:tcPr>
            <w:tcW w:w="1559" w:type="dxa"/>
          </w:tcPr>
          <w:p w14:paraId="6F069B2A" w14:textId="7C72E769" w:rsidR="00E32C00" w:rsidRDefault="00CF5805" w:rsidP="00B76D98">
            <w:pPr>
              <w:rPr>
                <w:lang w:eastAsia="en-US"/>
              </w:rPr>
            </w:pPr>
            <w:r>
              <w:rPr>
                <w:lang w:eastAsia="en-US"/>
              </w:rPr>
              <w:t>64.0</w:t>
            </w:r>
          </w:p>
        </w:tc>
        <w:tc>
          <w:tcPr>
            <w:tcW w:w="1639" w:type="dxa"/>
          </w:tcPr>
          <w:p w14:paraId="6B7B8388" w14:textId="1F513DBA" w:rsidR="00E32C00" w:rsidRDefault="00F6186C" w:rsidP="00B76D98">
            <w:pPr>
              <w:rPr>
                <w:lang w:eastAsia="en-US"/>
              </w:rPr>
            </w:pPr>
            <w:r>
              <w:rPr>
                <w:lang w:eastAsia="en-US"/>
              </w:rPr>
              <w:t>-</w:t>
            </w:r>
          </w:p>
        </w:tc>
        <w:tc>
          <w:tcPr>
            <w:tcW w:w="1621" w:type="dxa"/>
          </w:tcPr>
          <w:p w14:paraId="3036C3D3" w14:textId="628C2922" w:rsidR="00E32C00" w:rsidRDefault="00F6186C" w:rsidP="00B76D98">
            <w:pPr>
              <w:rPr>
                <w:lang w:eastAsia="en-US"/>
              </w:rPr>
            </w:pPr>
            <w:r>
              <w:rPr>
                <w:lang w:eastAsia="en-US"/>
              </w:rPr>
              <w:t>-</w:t>
            </w:r>
          </w:p>
        </w:tc>
      </w:tr>
      <w:tr w:rsidR="001B4872" w14:paraId="01EBB98F" w14:textId="4DD4AA46" w:rsidTr="001B4872">
        <w:trPr>
          <w:trHeight w:val="449"/>
        </w:trPr>
        <w:tc>
          <w:tcPr>
            <w:tcW w:w="2250" w:type="dxa"/>
          </w:tcPr>
          <w:p w14:paraId="1338B8FD" w14:textId="02AB2BAF" w:rsidR="00E32C00" w:rsidRDefault="00E32C00" w:rsidP="00B76D98">
            <w:pPr>
              <w:rPr>
                <w:lang w:eastAsia="en-US"/>
              </w:rPr>
            </w:pPr>
            <w:r>
              <w:rPr>
                <w:lang w:eastAsia="en-US"/>
              </w:rPr>
              <w:t>SVM Classifier</w:t>
            </w:r>
          </w:p>
        </w:tc>
        <w:tc>
          <w:tcPr>
            <w:tcW w:w="1573" w:type="dxa"/>
          </w:tcPr>
          <w:p w14:paraId="021D6B0D" w14:textId="671E1DC5" w:rsidR="00E32C00" w:rsidRDefault="00F6186C" w:rsidP="00B76D98">
            <w:pPr>
              <w:rPr>
                <w:lang w:eastAsia="en-US"/>
              </w:rPr>
            </w:pPr>
            <w:r>
              <w:rPr>
                <w:lang w:eastAsia="en-US"/>
              </w:rPr>
              <w:t>-</w:t>
            </w:r>
          </w:p>
        </w:tc>
        <w:tc>
          <w:tcPr>
            <w:tcW w:w="1559" w:type="dxa"/>
          </w:tcPr>
          <w:p w14:paraId="3DA07A7C" w14:textId="6683C035" w:rsidR="00E32C00" w:rsidRDefault="00CF5805" w:rsidP="00B76D98">
            <w:pPr>
              <w:rPr>
                <w:lang w:eastAsia="en-US"/>
              </w:rPr>
            </w:pPr>
            <w:r>
              <w:rPr>
                <w:lang w:eastAsia="en-US"/>
              </w:rPr>
              <w:t>76.0</w:t>
            </w:r>
          </w:p>
        </w:tc>
        <w:tc>
          <w:tcPr>
            <w:tcW w:w="1639" w:type="dxa"/>
          </w:tcPr>
          <w:p w14:paraId="5087B9B2" w14:textId="6CE47781" w:rsidR="00E32C00" w:rsidRDefault="00F6186C" w:rsidP="00B76D98">
            <w:pPr>
              <w:rPr>
                <w:lang w:eastAsia="en-US"/>
              </w:rPr>
            </w:pPr>
            <w:r>
              <w:rPr>
                <w:lang w:eastAsia="en-US"/>
              </w:rPr>
              <w:t>-</w:t>
            </w:r>
          </w:p>
        </w:tc>
        <w:tc>
          <w:tcPr>
            <w:tcW w:w="1621" w:type="dxa"/>
          </w:tcPr>
          <w:p w14:paraId="72951FDC" w14:textId="25F9E197" w:rsidR="00E32C00" w:rsidRDefault="00F6186C" w:rsidP="00B76D98">
            <w:pPr>
              <w:rPr>
                <w:lang w:eastAsia="en-US"/>
              </w:rPr>
            </w:pPr>
            <w:r>
              <w:rPr>
                <w:lang w:eastAsia="en-US"/>
              </w:rPr>
              <w:t>-</w:t>
            </w:r>
          </w:p>
        </w:tc>
      </w:tr>
    </w:tbl>
    <w:p w14:paraId="1701317E" w14:textId="76B477C8" w:rsidR="008C6981" w:rsidRPr="008C6981" w:rsidRDefault="008C6981" w:rsidP="00B76D98">
      <w:pPr>
        <w:rPr>
          <w:lang w:eastAsia="en-US"/>
        </w:rPr>
      </w:pPr>
    </w:p>
    <w:p w14:paraId="42573BE1" w14:textId="77777777" w:rsidR="00F1449F" w:rsidRPr="00084A6F" w:rsidRDefault="00F1449F" w:rsidP="00B76D98">
      <w:pPr>
        <w:rPr>
          <w:lang w:eastAsia="en-US"/>
        </w:rPr>
      </w:pPr>
      <w:bookmarkStart w:id="908" w:name="_Toc108386300"/>
    </w:p>
    <w:p w14:paraId="2BEDB516" w14:textId="6A8EA1AF" w:rsidR="006B77CD" w:rsidRPr="00084A6F" w:rsidRDefault="006B77CD" w:rsidP="00B76D98">
      <w:pPr>
        <w:rPr>
          <w:lang w:eastAsia="en-US"/>
        </w:rPr>
      </w:pPr>
    </w:p>
    <w:p w14:paraId="4DB1CCF8" w14:textId="77777777" w:rsidR="00084A6F" w:rsidRDefault="00084A6F" w:rsidP="00B76D98">
      <w:pPr>
        <w:rPr>
          <w:color w:val="000000"/>
          <w:lang w:eastAsia="en-US"/>
        </w:rPr>
      </w:pPr>
      <w:r>
        <w:rPr>
          <w:lang w:eastAsia="en-US"/>
        </w:rPr>
        <w:br w:type="page"/>
      </w:r>
    </w:p>
    <w:p w14:paraId="2E98E707" w14:textId="5634BDB4" w:rsidR="00515024" w:rsidRDefault="00515024" w:rsidP="00B76D98">
      <w:pPr>
        <w:pStyle w:val="Dedication"/>
        <w:rPr>
          <w:lang w:eastAsia="en-US"/>
        </w:rPr>
      </w:pPr>
      <w:r w:rsidRPr="00992FFA">
        <w:rPr>
          <w:lang w:eastAsia="en-US"/>
        </w:rPr>
        <w:lastRenderedPageBreak/>
        <w:t xml:space="preserve">Table 5.2: Results from </w:t>
      </w:r>
      <w:r w:rsidR="00565E5F">
        <w:rPr>
          <w:lang w:eastAsia="en-US"/>
        </w:rPr>
        <w:t>g</w:t>
      </w:r>
      <w:r w:rsidRPr="00992FFA">
        <w:rPr>
          <w:lang w:eastAsia="en-US"/>
        </w:rPr>
        <w:t xml:space="preserve">raphs with </w:t>
      </w:r>
      <w:r w:rsidR="00144AEA" w:rsidRPr="00992FFA">
        <w:rPr>
          <w:lang w:eastAsia="en-US"/>
        </w:rPr>
        <w:t>u</w:t>
      </w:r>
      <w:r w:rsidRPr="00992FFA">
        <w:rPr>
          <w:lang w:eastAsia="en-US"/>
        </w:rPr>
        <w:t xml:space="preserve">nhashed </w:t>
      </w:r>
      <w:r w:rsidR="00144AEA" w:rsidRPr="00992FFA">
        <w:rPr>
          <w:lang w:eastAsia="en-US"/>
        </w:rPr>
        <w:t>e</w:t>
      </w:r>
      <w:r w:rsidRPr="00992FFA">
        <w:rPr>
          <w:lang w:eastAsia="en-US"/>
        </w:rPr>
        <w:t>mbedding</w:t>
      </w:r>
      <w:r w:rsidR="00C52115">
        <w:rPr>
          <w:lang w:eastAsia="en-US"/>
        </w:rPr>
        <w:t>s, padding and segmentation</w:t>
      </w:r>
      <w:r w:rsidR="00DA0DAD">
        <w:rPr>
          <w:lang w:eastAsia="en-US"/>
        </w:rPr>
        <w:t xml:space="preserve"> </w:t>
      </w:r>
    </w:p>
    <w:p w14:paraId="405E866C" w14:textId="77777777" w:rsidR="00565E5F" w:rsidRPr="00992FFA" w:rsidRDefault="00565E5F" w:rsidP="00B76D98">
      <w:pPr>
        <w:pStyle w:val="Dedication"/>
        <w:rPr>
          <w:lang w:eastAsia="en-US"/>
        </w:rPr>
      </w:pPr>
    </w:p>
    <w:tbl>
      <w:tblPr>
        <w:tblStyle w:val="Grilledutableau"/>
        <w:tblW w:w="9067" w:type="dxa"/>
        <w:tblLook w:val="04A0" w:firstRow="1" w:lastRow="0" w:firstColumn="1" w:lastColumn="0" w:noHBand="0" w:noVBand="1"/>
      </w:tblPr>
      <w:tblGrid>
        <w:gridCol w:w="2347"/>
        <w:gridCol w:w="797"/>
        <w:gridCol w:w="848"/>
        <w:gridCol w:w="848"/>
        <w:gridCol w:w="856"/>
        <w:gridCol w:w="930"/>
        <w:gridCol w:w="791"/>
        <w:gridCol w:w="826"/>
        <w:gridCol w:w="824"/>
      </w:tblGrid>
      <w:tr w:rsidR="003853F2" w14:paraId="6C00188C" w14:textId="421E6B7F" w:rsidTr="00242463">
        <w:trPr>
          <w:cnfStyle w:val="100000000000" w:firstRow="1" w:lastRow="0" w:firstColumn="0" w:lastColumn="0" w:oddVBand="0" w:evenVBand="0" w:oddHBand="0" w:evenHBand="0" w:firstRowFirstColumn="0" w:firstRowLastColumn="0" w:lastRowFirstColumn="0" w:lastRowLastColumn="0"/>
          <w:trHeight w:val="283"/>
        </w:trPr>
        <w:tc>
          <w:tcPr>
            <w:tcW w:w="2347" w:type="dxa"/>
          </w:tcPr>
          <w:p w14:paraId="5AE139CA" w14:textId="0E2676F9" w:rsidR="006274A1" w:rsidRDefault="006274A1" w:rsidP="00B76D98">
            <w:pPr>
              <w:rPr>
                <w:lang w:eastAsia="en-US"/>
              </w:rPr>
            </w:pPr>
            <w:r>
              <w:rPr>
                <w:lang w:eastAsia="en-US"/>
              </w:rPr>
              <w:t>Model</w:t>
            </w:r>
          </w:p>
        </w:tc>
        <w:tc>
          <w:tcPr>
            <w:tcW w:w="797" w:type="dxa"/>
          </w:tcPr>
          <w:p w14:paraId="0D72DFFD" w14:textId="473C6795" w:rsidR="006274A1" w:rsidRDefault="006274A1" w:rsidP="00B76D98">
            <w:pPr>
              <w:rPr>
                <w:lang w:eastAsia="en-US"/>
              </w:rPr>
            </w:pPr>
            <w:r>
              <w:rPr>
                <w:lang w:eastAsia="en-US"/>
              </w:rPr>
              <w:t>PTA %</w:t>
            </w:r>
          </w:p>
        </w:tc>
        <w:tc>
          <w:tcPr>
            <w:tcW w:w="848" w:type="dxa"/>
          </w:tcPr>
          <w:p w14:paraId="25CED198" w14:textId="103B4604" w:rsidR="006274A1" w:rsidRDefault="006274A1" w:rsidP="00B76D98">
            <w:pPr>
              <w:rPr>
                <w:lang w:eastAsia="en-US"/>
              </w:rPr>
            </w:pPr>
            <w:r>
              <w:rPr>
                <w:lang w:eastAsia="en-US"/>
              </w:rPr>
              <w:t>STA %</w:t>
            </w:r>
          </w:p>
        </w:tc>
        <w:tc>
          <w:tcPr>
            <w:tcW w:w="848" w:type="dxa"/>
          </w:tcPr>
          <w:p w14:paraId="0B07AC14" w14:textId="735EA0AF" w:rsidR="006274A1" w:rsidRDefault="006274A1" w:rsidP="00B76D98">
            <w:pPr>
              <w:rPr>
                <w:lang w:eastAsia="en-US"/>
              </w:rPr>
            </w:pPr>
            <w:r>
              <w:rPr>
                <w:lang w:eastAsia="en-US"/>
              </w:rPr>
              <w:t>PVA %</w:t>
            </w:r>
          </w:p>
        </w:tc>
        <w:tc>
          <w:tcPr>
            <w:tcW w:w="856" w:type="dxa"/>
          </w:tcPr>
          <w:p w14:paraId="4C476DB9" w14:textId="1051680C" w:rsidR="006274A1" w:rsidRDefault="006274A1" w:rsidP="00B76D98">
            <w:pPr>
              <w:rPr>
                <w:lang w:eastAsia="en-US"/>
              </w:rPr>
            </w:pPr>
            <w:r>
              <w:rPr>
                <w:lang w:eastAsia="en-US"/>
              </w:rPr>
              <w:t>SVA %</w:t>
            </w:r>
          </w:p>
        </w:tc>
        <w:tc>
          <w:tcPr>
            <w:tcW w:w="930" w:type="dxa"/>
          </w:tcPr>
          <w:p w14:paraId="40613376" w14:textId="7F5598C7" w:rsidR="006274A1" w:rsidRDefault="006274A1" w:rsidP="00B76D98">
            <w:pPr>
              <w:rPr>
                <w:lang w:eastAsia="en-US"/>
              </w:rPr>
            </w:pPr>
            <w:r>
              <w:rPr>
                <w:lang w:eastAsia="en-US"/>
              </w:rPr>
              <w:t>PTL</w:t>
            </w:r>
          </w:p>
        </w:tc>
        <w:tc>
          <w:tcPr>
            <w:tcW w:w="791" w:type="dxa"/>
          </w:tcPr>
          <w:p w14:paraId="73CF143F" w14:textId="5EC7779C" w:rsidR="006274A1" w:rsidRDefault="00C715A2" w:rsidP="00B76D98">
            <w:pPr>
              <w:rPr>
                <w:lang w:eastAsia="en-US"/>
              </w:rPr>
            </w:pPr>
            <w:r>
              <w:rPr>
                <w:lang w:eastAsia="en-US"/>
              </w:rPr>
              <w:t>S</w:t>
            </w:r>
            <w:r w:rsidR="006055D0">
              <w:rPr>
                <w:lang w:eastAsia="en-US"/>
              </w:rPr>
              <w:t>T</w:t>
            </w:r>
            <w:r>
              <w:rPr>
                <w:lang w:eastAsia="en-US"/>
              </w:rPr>
              <w:t>L</w:t>
            </w:r>
          </w:p>
        </w:tc>
        <w:tc>
          <w:tcPr>
            <w:tcW w:w="826" w:type="dxa"/>
          </w:tcPr>
          <w:p w14:paraId="63F3541C" w14:textId="79CE20D9" w:rsidR="006274A1" w:rsidRDefault="006274A1" w:rsidP="00B76D98">
            <w:pPr>
              <w:rPr>
                <w:lang w:eastAsia="en-US"/>
              </w:rPr>
            </w:pPr>
            <w:r>
              <w:rPr>
                <w:lang w:eastAsia="en-US"/>
              </w:rPr>
              <w:t xml:space="preserve">PVL </w:t>
            </w:r>
          </w:p>
        </w:tc>
        <w:tc>
          <w:tcPr>
            <w:tcW w:w="824" w:type="dxa"/>
          </w:tcPr>
          <w:p w14:paraId="240EBBF5" w14:textId="5FE5A329" w:rsidR="006274A1" w:rsidRDefault="00C715A2" w:rsidP="00B76D98">
            <w:pPr>
              <w:rPr>
                <w:lang w:eastAsia="en-US"/>
              </w:rPr>
            </w:pPr>
            <w:r>
              <w:rPr>
                <w:lang w:eastAsia="en-US"/>
              </w:rPr>
              <w:t>SVL</w:t>
            </w:r>
            <w:r w:rsidR="006274A1">
              <w:rPr>
                <w:lang w:eastAsia="en-US"/>
              </w:rPr>
              <w:t xml:space="preserve"> </w:t>
            </w:r>
          </w:p>
        </w:tc>
      </w:tr>
      <w:tr w:rsidR="00242463" w14:paraId="661C429B" w14:textId="7A4F52E5" w:rsidTr="00242463">
        <w:trPr>
          <w:trHeight w:val="479"/>
        </w:trPr>
        <w:tc>
          <w:tcPr>
            <w:tcW w:w="2347" w:type="dxa"/>
          </w:tcPr>
          <w:p w14:paraId="5ABA952A" w14:textId="69FB44B0" w:rsidR="00242463" w:rsidRDefault="00242463" w:rsidP="00B76D98">
            <w:pPr>
              <w:rPr>
                <w:lang w:eastAsia="en-US"/>
              </w:rPr>
            </w:pPr>
            <w:r>
              <w:rPr>
                <w:lang w:eastAsia="en-US"/>
              </w:rPr>
              <w:t>MLP with ReLu</w:t>
            </w:r>
          </w:p>
        </w:tc>
        <w:tc>
          <w:tcPr>
            <w:tcW w:w="797" w:type="dxa"/>
          </w:tcPr>
          <w:p w14:paraId="42F95216" w14:textId="3810BA4C" w:rsidR="00242463" w:rsidRDefault="00242463" w:rsidP="00B76D98">
            <w:pPr>
              <w:rPr>
                <w:lang w:eastAsia="en-US"/>
              </w:rPr>
            </w:pPr>
            <w:r>
              <w:rPr>
                <w:lang w:eastAsia="en-US"/>
              </w:rPr>
              <w:t>53.21</w:t>
            </w:r>
          </w:p>
        </w:tc>
        <w:tc>
          <w:tcPr>
            <w:tcW w:w="848" w:type="dxa"/>
          </w:tcPr>
          <w:p w14:paraId="1728CE1E" w14:textId="47455120" w:rsidR="00242463" w:rsidRDefault="00242463" w:rsidP="00B76D98">
            <w:pPr>
              <w:rPr>
                <w:lang w:eastAsia="en-US"/>
              </w:rPr>
            </w:pPr>
            <w:r>
              <w:rPr>
                <w:lang w:eastAsia="en-US"/>
              </w:rPr>
              <w:t>51.61</w:t>
            </w:r>
          </w:p>
        </w:tc>
        <w:tc>
          <w:tcPr>
            <w:tcW w:w="848" w:type="dxa"/>
          </w:tcPr>
          <w:p w14:paraId="71CEEA0F" w14:textId="778A7EA1" w:rsidR="00242463" w:rsidRDefault="00242463" w:rsidP="00B76D98">
            <w:pPr>
              <w:rPr>
                <w:lang w:eastAsia="en-US"/>
              </w:rPr>
            </w:pPr>
            <w:r>
              <w:rPr>
                <w:lang w:eastAsia="en-US"/>
              </w:rPr>
              <w:t>44.69</w:t>
            </w:r>
          </w:p>
        </w:tc>
        <w:tc>
          <w:tcPr>
            <w:tcW w:w="856" w:type="dxa"/>
          </w:tcPr>
          <w:p w14:paraId="761FE735" w14:textId="1AA563C8" w:rsidR="00242463" w:rsidRDefault="00242463" w:rsidP="00B76D98">
            <w:pPr>
              <w:rPr>
                <w:lang w:eastAsia="en-US"/>
              </w:rPr>
            </w:pPr>
            <w:r>
              <w:rPr>
                <w:lang w:eastAsia="en-US"/>
              </w:rPr>
              <w:t>55.31</w:t>
            </w:r>
          </w:p>
        </w:tc>
        <w:tc>
          <w:tcPr>
            <w:tcW w:w="930" w:type="dxa"/>
          </w:tcPr>
          <w:p w14:paraId="29F63A03" w14:textId="75631B6C" w:rsidR="00242463" w:rsidRDefault="00242463" w:rsidP="00B76D98">
            <w:pPr>
              <w:rPr>
                <w:lang w:eastAsia="en-US"/>
              </w:rPr>
            </w:pPr>
            <w:r>
              <w:rPr>
                <w:lang w:eastAsia="en-US"/>
              </w:rPr>
              <w:t>100.29</w:t>
            </w:r>
          </w:p>
        </w:tc>
        <w:tc>
          <w:tcPr>
            <w:tcW w:w="791" w:type="dxa"/>
          </w:tcPr>
          <w:p w14:paraId="26CE717D" w14:textId="4C3437F4" w:rsidR="00242463" w:rsidRDefault="00242463" w:rsidP="00B76D98">
            <w:pPr>
              <w:rPr>
                <w:lang w:eastAsia="en-US"/>
              </w:rPr>
            </w:pPr>
            <w:r>
              <w:rPr>
                <w:lang w:eastAsia="en-US"/>
              </w:rPr>
              <w:t>1.61</w:t>
            </w:r>
          </w:p>
        </w:tc>
        <w:tc>
          <w:tcPr>
            <w:tcW w:w="826" w:type="dxa"/>
          </w:tcPr>
          <w:p w14:paraId="378C8BDB" w14:textId="1A4F2C59" w:rsidR="00242463" w:rsidRDefault="00242463" w:rsidP="00B76D98">
            <w:pPr>
              <w:rPr>
                <w:lang w:eastAsia="en-US"/>
              </w:rPr>
            </w:pPr>
            <w:r>
              <w:rPr>
                <w:lang w:eastAsia="en-US"/>
              </w:rPr>
              <w:t>-</w:t>
            </w:r>
          </w:p>
        </w:tc>
        <w:tc>
          <w:tcPr>
            <w:tcW w:w="824" w:type="dxa"/>
          </w:tcPr>
          <w:p w14:paraId="502C1313" w14:textId="4836F1A1" w:rsidR="00242463" w:rsidRDefault="00242463" w:rsidP="00B76D98">
            <w:pPr>
              <w:rPr>
                <w:lang w:eastAsia="en-US"/>
              </w:rPr>
            </w:pPr>
            <w:r>
              <w:rPr>
                <w:lang w:eastAsia="en-US"/>
              </w:rPr>
              <w:t>-</w:t>
            </w:r>
          </w:p>
        </w:tc>
      </w:tr>
      <w:tr w:rsidR="00242463" w14:paraId="481BD4B5" w14:textId="3E98E611" w:rsidTr="00242463">
        <w:trPr>
          <w:trHeight w:val="459"/>
        </w:trPr>
        <w:tc>
          <w:tcPr>
            <w:tcW w:w="2347" w:type="dxa"/>
          </w:tcPr>
          <w:p w14:paraId="65341304" w14:textId="67870A66" w:rsidR="00242463" w:rsidRDefault="00242463" w:rsidP="00B76D98">
            <w:pPr>
              <w:rPr>
                <w:lang w:eastAsia="en-US"/>
              </w:rPr>
            </w:pPr>
            <w:r>
              <w:rPr>
                <w:lang w:eastAsia="en-US"/>
              </w:rPr>
              <w:t>MLP with Tanh</w:t>
            </w:r>
          </w:p>
        </w:tc>
        <w:tc>
          <w:tcPr>
            <w:tcW w:w="797" w:type="dxa"/>
          </w:tcPr>
          <w:p w14:paraId="19CA7113" w14:textId="2795E39C" w:rsidR="00242463" w:rsidRDefault="00242463" w:rsidP="00B76D98">
            <w:pPr>
              <w:rPr>
                <w:lang w:eastAsia="en-US"/>
              </w:rPr>
            </w:pPr>
            <w:r>
              <w:rPr>
                <w:lang w:eastAsia="en-US"/>
              </w:rPr>
              <w:t>52.21</w:t>
            </w:r>
          </w:p>
        </w:tc>
        <w:tc>
          <w:tcPr>
            <w:tcW w:w="848" w:type="dxa"/>
          </w:tcPr>
          <w:p w14:paraId="49623B60" w14:textId="39368BF5" w:rsidR="00242463" w:rsidRDefault="00242463" w:rsidP="00B76D98">
            <w:pPr>
              <w:rPr>
                <w:lang w:eastAsia="en-US"/>
              </w:rPr>
            </w:pPr>
            <w:r>
              <w:rPr>
                <w:lang w:eastAsia="en-US"/>
              </w:rPr>
              <w:t>52.05</w:t>
            </w:r>
          </w:p>
        </w:tc>
        <w:tc>
          <w:tcPr>
            <w:tcW w:w="848" w:type="dxa"/>
          </w:tcPr>
          <w:p w14:paraId="0660999B" w14:textId="6296AC70" w:rsidR="00242463" w:rsidRDefault="00242463" w:rsidP="00B76D98">
            <w:pPr>
              <w:rPr>
                <w:lang w:eastAsia="en-US"/>
              </w:rPr>
            </w:pPr>
            <w:r>
              <w:rPr>
                <w:lang w:eastAsia="en-US"/>
              </w:rPr>
              <w:t>44.69</w:t>
            </w:r>
          </w:p>
        </w:tc>
        <w:tc>
          <w:tcPr>
            <w:tcW w:w="856" w:type="dxa"/>
          </w:tcPr>
          <w:p w14:paraId="60A005D7" w14:textId="046F8430" w:rsidR="00242463" w:rsidRDefault="00242463" w:rsidP="00B76D98">
            <w:pPr>
              <w:rPr>
                <w:lang w:eastAsia="en-US"/>
              </w:rPr>
            </w:pPr>
            <w:r>
              <w:rPr>
                <w:lang w:eastAsia="en-US"/>
              </w:rPr>
              <w:t>63.27</w:t>
            </w:r>
          </w:p>
        </w:tc>
        <w:tc>
          <w:tcPr>
            <w:tcW w:w="930" w:type="dxa"/>
          </w:tcPr>
          <w:p w14:paraId="42F18F86" w14:textId="09C4DEB2" w:rsidR="00242463" w:rsidRDefault="00242463" w:rsidP="00B76D98">
            <w:pPr>
              <w:rPr>
                <w:lang w:eastAsia="en-US"/>
              </w:rPr>
            </w:pPr>
            <w:r>
              <w:rPr>
                <w:lang w:eastAsia="en-US"/>
              </w:rPr>
              <w:t>100.29</w:t>
            </w:r>
          </w:p>
        </w:tc>
        <w:tc>
          <w:tcPr>
            <w:tcW w:w="791" w:type="dxa"/>
          </w:tcPr>
          <w:p w14:paraId="0CE71BD4" w14:textId="2E47F2B7" w:rsidR="00242463" w:rsidRDefault="00242463" w:rsidP="00B76D98">
            <w:pPr>
              <w:rPr>
                <w:lang w:eastAsia="en-US"/>
              </w:rPr>
            </w:pPr>
            <w:r>
              <w:rPr>
                <w:lang w:eastAsia="en-US"/>
              </w:rPr>
              <w:t>0.87</w:t>
            </w:r>
          </w:p>
        </w:tc>
        <w:tc>
          <w:tcPr>
            <w:tcW w:w="826" w:type="dxa"/>
          </w:tcPr>
          <w:p w14:paraId="4F2ED7D0" w14:textId="44F515D2" w:rsidR="00242463" w:rsidRDefault="00242463" w:rsidP="00B76D98">
            <w:pPr>
              <w:rPr>
                <w:lang w:eastAsia="en-US"/>
              </w:rPr>
            </w:pPr>
            <w:r>
              <w:rPr>
                <w:lang w:eastAsia="en-US"/>
              </w:rPr>
              <w:t>-</w:t>
            </w:r>
          </w:p>
        </w:tc>
        <w:tc>
          <w:tcPr>
            <w:tcW w:w="824" w:type="dxa"/>
          </w:tcPr>
          <w:p w14:paraId="0ABEED46" w14:textId="06096AD9" w:rsidR="00242463" w:rsidRDefault="00242463" w:rsidP="00B76D98">
            <w:pPr>
              <w:rPr>
                <w:lang w:eastAsia="en-US"/>
              </w:rPr>
            </w:pPr>
            <w:r>
              <w:rPr>
                <w:lang w:eastAsia="en-US"/>
              </w:rPr>
              <w:t>-</w:t>
            </w:r>
          </w:p>
        </w:tc>
      </w:tr>
      <w:tr w:rsidR="00242463" w14:paraId="266D8C11" w14:textId="6102ED6D" w:rsidTr="00242463">
        <w:trPr>
          <w:trHeight w:val="459"/>
        </w:trPr>
        <w:tc>
          <w:tcPr>
            <w:tcW w:w="2347" w:type="dxa"/>
          </w:tcPr>
          <w:p w14:paraId="6EBBF31A" w14:textId="42A6CB90" w:rsidR="00242463" w:rsidRDefault="00242463" w:rsidP="00B76D98">
            <w:pPr>
              <w:rPr>
                <w:lang w:eastAsia="en-US"/>
              </w:rPr>
            </w:pPr>
            <w:r>
              <w:rPr>
                <w:lang w:eastAsia="en-US"/>
              </w:rPr>
              <w:t>MLP with SoftMax</w:t>
            </w:r>
          </w:p>
        </w:tc>
        <w:tc>
          <w:tcPr>
            <w:tcW w:w="797" w:type="dxa"/>
          </w:tcPr>
          <w:p w14:paraId="3B6A13FF" w14:textId="39B443ED" w:rsidR="00242463" w:rsidRDefault="00242463" w:rsidP="00B76D98">
            <w:pPr>
              <w:rPr>
                <w:lang w:eastAsia="en-US"/>
              </w:rPr>
            </w:pPr>
            <w:r>
              <w:rPr>
                <w:lang w:eastAsia="en-US"/>
              </w:rPr>
              <w:t>49.11</w:t>
            </w:r>
          </w:p>
        </w:tc>
        <w:tc>
          <w:tcPr>
            <w:tcW w:w="848" w:type="dxa"/>
          </w:tcPr>
          <w:p w14:paraId="313797E9" w14:textId="1E4E35F4" w:rsidR="00242463" w:rsidRDefault="00242463" w:rsidP="00B76D98">
            <w:pPr>
              <w:rPr>
                <w:lang w:eastAsia="en-US"/>
              </w:rPr>
            </w:pPr>
            <w:r>
              <w:rPr>
                <w:lang w:eastAsia="en-US"/>
              </w:rPr>
              <w:t>50.89</w:t>
            </w:r>
          </w:p>
        </w:tc>
        <w:tc>
          <w:tcPr>
            <w:tcW w:w="848" w:type="dxa"/>
          </w:tcPr>
          <w:p w14:paraId="6F8DF8AC" w14:textId="14CA5550" w:rsidR="00242463" w:rsidRDefault="00242463" w:rsidP="00B76D98">
            <w:pPr>
              <w:rPr>
                <w:lang w:eastAsia="en-US"/>
              </w:rPr>
            </w:pPr>
            <w:r>
              <w:rPr>
                <w:lang w:eastAsia="en-US"/>
              </w:rPr>
              <w:t>59.18</w:t>
            </w:r>
          </w:p>
        </w:tc>
        <w:tc>
          <w:tcPr>
            <w:tcW w:w="856" w:type="dxa"/>
          </w:tcPr>
          <w:p w14:paraId="0171507D" w14:textId="786BEDF0" w:rsidR="00242463" w:rsidRDefault="00242463" w:rsidP="00B76D98">
            <w:pPr>
              <w:rPr>
                <w:lang w:eastAsia="en-US"/>
              </w:rPr>
            </w:pPr>
            <w:r>
              <w:rPr>
                <w:lang w:eastAsia="en-US"/>
              </w:rPr>
              <w:t>40.82</w:t>
            </w:r>
          </w:p>
        </w:tc>
        <w:tc>
          <w:tcPr>
            <w:tcW w:w="930" w:type="dxa"/>
          </w:tcPr>
          <w:p w14:paraId="3489D2ED" w14:textId="70943991" w:rsidR="00242463" w:rsidRDefault="00242463" w:rsidP="00B76D98">
            <w:pPr>
              <w:rPr>
                <w:lang w:eastAsia="en-US"/>
              </w:rPr>
            </w:pPr>
            <w:r>
              <w:rPr>
                <w:lang w:eastAsia="en-US"/>
              </w:rPr>
              <w:t>0.76</w:t>
            </w:r>
          </w:p>
        </w:tc>
        <w:tc>
          <w:tcPr>
            <w:tcW w:w="791" w:type="dxa"/>
          </w:tcPr>
          <w:p w14:paraId="70032CAC" w14:textId="33610E2B" w:rsidR="00242463" w:rsidRDefault="00242463" w:rsidP="00B76D98">
            <w:pPr>
              <w:rPr>
                <w:lang w:eastAsia="en-US"/>
              </w:rPr>
            </w:pPr>
            <w:r>
              <w:rPr>
                <w:lang w:eastAsia="en-US"/>
              </w:rPr>
              <w:t>0.75</w:t>
            </w:r>
          </w:p>
        </w:tc>
        <w:tc>
          <w:tcPr>
            <w:tcW w:w="826" w:type="dxa"/>
          </w:tcPr>
          <w:p w14:paraId="419202FF" w14:textId="50AA4F1D" w:rsidR="00242463" w:rsidRDefault="00242463" w:rsidP="00B76D98">
            <w:pPr>
              <w:rPr>
                <w:lang w:eastAsia="en-US"/>
              </w:rPr>
            </w:pPr>
            <w:r>
              <w:rPr>
                <w:lang w:eastAsia="en-US"/>
              </w:rPr>
              <w:t>-</w:t>
            </w:r>
          </w:p>
        </w:tc>
        <w:tc>
          <w:tcPr>
            <w:tcW w:w="824" w:type="dxa"/>
          </w:tcPr>
          <w:p w14:paraId="485B6AC1" w14:textId="7925A73A" w:rsidR="00242463" w:rsidRDefault="00242463" w:rsidP="00B76D98">
            <w:pPr>
              <w:rPr>
                <w:lang w:eastAsia="en-US"/>
              </w:rPr>
            </w:pPr>
            <w:r>
              <w:rPr>
                <w:lang w:eastAsia="en-US"/>
              </w:rPr>
              <w:t>-</w:t>
            </w:r>
          </w:p>
        </w:tc>
      </w:tr>
      <w:tr w:rsidR="00242463" w14:paraId="58BB74FF" w14:textId="6B64A2BA" w:rsidTr="00242463">
        <w:trPr>
          <w:trHeight w:val="459"/>
        </w:trPr>
        <w:tc>
          <w:tcPr>
            <w:tcW w:w="2347" w:type="dxa"/>
          </w:tcPr>
          <w:p w14:paraId="53A323F8" w14:textId="13DC2B5B" w:rsidR="00242463" w:rsidRDefault="00242463" w:rsidP="00B76D98">
            <w:pPr>
              <w:rPr>
                <w:lang w:eastAsia="en-US"/>
              </w:rPr>
            </w:pPr>
            <w:r>
              <w:rPr>
                <w:lang w:eastAsia="en-US"/>
              </w:rPr>
              <w:t>MLP with Sigmoid</w:t>
            </w:r>
          </w:p>
        </w:tc>
        <w:tc>
          <w:tcPr>
            <w:tcW w:w="797" w:type="dxa"/>
          </w:tcPr>
          <w:p w14:paraId="34A7B8FC" w14:textId="1C1B084E" w:rsidR="00242463" w:rsidRDefault="00242463" w:rsidP="00B76D98">
            <w:pPr>
              <w:rPr>
                <w:lang w:eastAsia="en-US"/>
              </w:rPr>
            </w:pPr>
            <w:r>
              <w:rPr>
                <w:lang w:eastAsia="en-US"/>
              </w:rPr>
              <w:t>58.04</w:t>
            </w:r>
          </w:p>
        </w:tc>
        <w:tc>
          <w:tcPr>
            <w:tcW w:w="848" w:type="dxa"/>
          </w:tcPr>
          <w:p w14:paraId="43E828BA" w14:textId="080BFB3C" w:rsidR="00242463" w:rsidRDefault="00242463" w:rsidP="00B76D98">
            <w:pPr>
              <w:rPr>
                <w:lang w:eastAsia="en-US"/>
              </w:rPr>
            </w:pPr>
            <w:r>
              <w:rPr>
                <w:lang w:eastAsia="en-US"/>
              </w:rPr>
              <w:t>47.32</w:t>
            </w:r>
          </w:p>
        </w:tc>
        <w:tc>
          <w:tcPr>
            <w:tcW w:w="848" w:type="dxa"/>
          </w:tcPr>
          <w:p w14:paraId="217077DC" w14:textId="3B0B8488" w:rsidR="00242463" w:rsidRDefault="00242463" w:rsidP="00B76D98">
            <w:pPr>
              <w:rPr>
                <w:lang w:eastAsia="en-US"/>
              </w:rPr>
            </w:pPr>
            <w:r>
              <w:rPr>
                <w:lang w:eastAsia="en-US"/>
              </w:rPr>
              <w:t>46.94</w:t>
            </w:r>
          </w:p>
        </w:tc>
        <w:tc>
          <w:tcPr>
            <w:tcW w:w="856" w:type="dxa"/>
          </w:tcPr>
          <w:p w14:paraId="1F0E58DE" w14:textId="41BC29BB" w:rsidR="00242463" w:rsidRDefault="00242463" w:rsidP="00B76D98">
            <w:pPr>
              <w:rPr>
                <w:lang w:eastAsia="en-US"/>
              </w:rPr>
            </w:pPr>
            <w:r>
              <w:rPr>
                <w:lang w:eastAsia="en-US"/>
              </w:rPr>
              <w:t>59.18</w:t>
            </w:r>
          </w:p>
        </w:tc>
        <w:tc>
          <w:tcPr>
            <w:tcW w:w="930" w:type="dxa"/>
          </w:tcPr>
          <w:p w14:paraId="72B3045E" w14:textId="5957F993" w:rsidR="00242463" w:rsidRDefault="00242463" w:rsidP="00B76D98">
            <w:pPr>
              <w:rPr>
                <w:lang w:eastAsia="en-US"/>
              </w:rPr>
            </w:pPr>
            <w:r>
              <w:rPr>
                <w:lang w:eastAsia="en-US"/>
              </w:rPr>
              <w:t>0.69</w:t>
            </w:r>
          </w:p>
        </w:tc>
        <w:tc>
          <w:tcPr>
            <w:tcW w:w="791" w:type="dxa"/>
          </w:tcPr>
          <w:p w14:paraId="3EBFA1E5" w14:textId="32AA5234" w:rsidR="00242463" w:rsidRDefault="00242463" w:rsidP="00B76D98">
            <w:pPr>
              <w:rPr>
                <w:lang w:eastAsia="en-US"/>
              </w:rPr>
            </w:pPr>
            <w:r>
              <w:rPr>
                <w:lang w:eastAsia="en-US"/>
              </w:rPr>
              <w:t>0.81</w:t>
            </w:r>
          </w:p>
        </w:tc>
        <w:tc>
          <w:tcPr>
            <w:tcW w:w="826" w:type="dxa"/>
          </w:tcPr>
          <w:p w14:paraId="4E37D42F" w14:textId="016F7E70" w:rsidR="00242463" w:rsidRDefault="00242463" w:rsidP="00B76D98">
            <w:pPr>
              <w:rPr>
                <w:lang w:eastAsia="en-US"/>
              </w:rPr>
            </w:pPr>
            <w:r>
              <w:rPr>
                <w:lang w:eastAsia="en-US"/>
              </w:rPr>
              <w:t>-</w:t>
            </w:r>
          </w:p>
        </w:tc>
        <w:tc>
          <w:tcPr>
            <w:tcW w:w="824" w:type="dxa"/>
          </w:tcPr>
          <w:p w14:paraId="0EC3B102" w14:textId="2E9DF53B" w:rsidR="00242463" w:rsidRDefault="00242463" w:rsidP="00B76D98">
            <w:pPr>
              <w:rPr>
                <w:lang w:eastAsia="en-US"/>
              </w:rPr>
            </w:pPr>
            <w:r>
              <w:rPr>
                <w:lang w:eastAsia="en-US"/>
              </w:rPr>
              <w:t>-</w:t>
            </w:r>
          </w:p>
        </w:tc>
      </w:tr>
      <w:tr w:rsidR="003853F2" w14:paraId="132A54BB" w14:textId="4A00B886" w:rsidTr="00242463">
        <w:trPr>
          <w:trHeight w:val="479"/>
        </w:trPr>
        <w:tc>
          <w:tcPr>
            <w:tcW w:w="2347" w:type="dxa"/>
          </w:tcPr>
          <w:p w14:paraId="2A843560" w14:textId="007805F3" w:rsidR="006274A1" w:rsidRDefault="006274A1" w:rsidP="00B76D98">
            <w:pPr>
              <w:rPr>
                <w:lang w:eastAsia="en-US"/>
              </w:rPr>
            </w:pPr>
            <w:r>
              <w:rPr>
                <w:lang w:eastAsia="en-US"/>
              </w:rPr>
              <w:t>LSTM with ReLu</w:t>
            </w:r>
          </w:p>
        </w:tc>
        <w:tc>
          <w:tcPr>
            <w:tcW w:w="797" w:type="dxa"/>
          </w:tcPr>
          <w:p w14:paraId="2D007C71" w14:textId="1D1E4E64" w:rsidR="006274A1" w:rsidRDefault="006274A1" w:rsidP="00B76D98">
            <w:pPr>
              <w:rPr>
                <w:lang w:eastAsia="en-US"/>
              </w:rPr>
            </w:pPr>
            <w:r>
              <w:rPr>
                <w:lang w:eastAsia="en-US"/>
              </w:rPr>
              <w:t>50.89</w:t>
            </w:r>
          </w:p>
        </w:tc>
        <w:tc>
          <w:tcPr>
            <w:tcW w:w="848" w:type="dxa"/>
          </w:tcPr>
          <w:p w14:paraId="2A9C0908" w14:textId="4D8D329B" w:rsidR="006274A1" w:rsidRDefault="00537B51" w:rsidP="00B76D98">
            <w:pPr>
              <w:rPr>
                <w:lang w:eastAsia="en-US"/>
              </w:rPr>
            </w:pPr>
            <w:r>
              <w:rPr>
                <w:lang w:eastAsia="en-US"/>
              </w:rPr>
              <w:t>46.43</w:t>
            </w:r>
          </w:p>
        </w:tc>
        <w:tc>
          <w:tcPr>
            <w:tcW w:w="848" w:type="dxa"/>
          </w:tcPr>
          <w:p w14:paraId="06B2C95B" w14:textId="549D1E30" w:rsidR="006274A1" w:rsidRDefault="006274A1" w:rsidP="00B76D98">
            <w:pPr>
              <w:rPr>
                <w:lang w:eastAsia="en-US"/>
              </w:rPr>
            </w:pPr>
            <w:r>
              <w:rPr>
                <w:lang w:eastAsia="en-US"/>
              </w:rPr>
              <w:t>40.82</w:t>
            </w:r>
          </w:p>
        </w:tc>
        <w:tc>
          <w:tcPr>
            <w:tcW w:w="856" w:type="dxa"/>
          </w:tcPr>
          <w:p w14:paraId="5E791B4E" w14:textId="7B310370" w:rsidR="006274A1" w:rsidRDefault="00537B51" w:rsidP="00B76D98">
            <w:pPr>
              <w:rPr>
                <w:lang w:eastAsia="en-US"/>
              </w:rPr>
            </w:pPr>
            <w:r>
              <w:rPr>
                <w:lang w:eastAsia="en-US"/>
              </w:rPr>
              <w:t>51.02</w:t>
            </w:r>
          </w:p>
        </w:tc>
        <w:tc>
          <w:tcPr>
            <w:tcW w:w="930" w:type="dxa"/>
          </w:tcPr>
          <w:p w14:paraId="13E3546B" w14:textId="155E51E9" w:rsidR="006274A1" w:rsidRDefault="006274A1" w:rsidP="00B76D98">
            <w:pPr>
              <w:rPr>
                <w:lang w:eastAsia="en-US"/>
              </w:rPr>
            </w:pPr>
            <w:r>
              <w:rPr>
                <w:lang w:eastAsia="en-US"/>
              </w:rPr>
              <w:t>7.53</w:t>
            </w:r>
          </w:p>
        </w:tc>
        <w:tc>
          <w:tcPr>
            <w:tcW w:w="791" w:type="dxa"/>
          </w:tcPr>
          <w:p w14:paraId="587D7875" w14:textId="75CFB421" w:rsidR="006274A1" w:rsidRDefault="005A30BC" w:rsidP="00B76D98">
            <w:pPr>
              <w:rPr>
                <w:lang w:eastAsia="en-US"/>
              </w:rPr>
            </w:pPr>
            <w:r>
              <w:rPr>
                <w:lang w:eastAsia="en-US"/>
              </w:rPr>
              <w:t>0.70</w:t>
            </w:r>
          </w:p>
        </w:tc>
        <w:tc>
          <w:tcPr>
            <w:tcW w:w="826" w:type="dxa"/>
          </w:tcPr>
          <w:p w14:paraId="697F8805" w14:textId="5DE9415D" w:rsidR="006274A1" w:rsidRDefault="006274A1" w:rsidP="00B76D98">
            <w:pPr>
              <w:rPr>
                <w:lang w:eastAsia="en-US"/>
              </w:rPr>
            </w:pPr>
            <w:r>
              <w:rPr>
                <w:lang w:eastAsia="en-US"/>
              </w:rPr>
              <w:t>9.08</w:t>
            </w:r>
          </w:p>
        </w:tc>
        <w:tc>
          <w:tcPr>
            <w:tcW w:w="824" w:type="dxa"/>
          </w:tcPr>
          <w:p w14:paraId="18B3D595" w14:textId="03396397" w:rsidR="006274A1" w:rsidRDefault="005A30BC" w:rsidP="00B76D98">
            <w:pPr>
              <w:rPr>
                <w:lang w:eastAsia="en-US"/>
              </w:rPr>
            </w:pPr>
            <w:r>
              <w:rPr>
                <w:lang w:eastAsia="en-US"/>
              </w:rPr>
              <w:t>0.71</w:t>
            </w:r>
          </w:p>
        </w:tc>
      </w:tr>
      <w:tr w:rsidR="003853F2" w14:paraId="64DFFA06" w14:textId="6C2167F5" w:rsidTr="00242463">
        <w:trPr>
          <w:trHeight w:val="459"/>
        </w:trPr>
        <w:tc>
          <w:tcPr>
            <w:tcW w:w="2347" w:type="dxa"/>
          </w:tcPr>
          <w:p w14:paraId="5A0144D3" w14:textId="1788DE1F" w:rsidR="006274A1" w:rsidRDefault="006274A1" w:rsidP="00B76D98">
            <w:pPr>
              <w:rPr>
                <w:lang w:eastAsia="en-US"/>
              </w:rPr>
            </w:pPr>
            <w:r>
              <w:rPr>
                <w:lang w:eastAsia="en-US"/>
              </w:rPr>
              <w:t>LSTM with Tanh</w:t>
            </w:r>
          </w:p>
        </w:tc>
        <w:tc>
          <w:tcPr>
            <w:tcW w:w="797" w:type="dxa"/>
          </w:tcPr>
          <w:p w14:paraId="7DBA4A02" w14:textId="70B6C3E7" w:rsidR="006274A1" w:rsidRDefault="006274A1" w:rsidP="00B76D98">
            <w:pPr>
              <w:rPr>
                <w:lang w:eastAsia="en-US"/>
              </w:rPr>
            </w:pPr>
            <w:r>
              <w:rPr>
                <w:lang w:eastAsia="en-US"/>
              </w:rPr>
              <w:t>48.21</w:t>
            </w:r>
          </w:p>
        </w:tc>
        <w:tc>
          <w:tcPr>
            <w:tcW w:w="848" w:type="dxa"/>
          </w:tcPr>
          <w:p w14:paraId="51428AA2" w14:textId="0C26F268" w:rsidR="006274A1" w:rsidRDefault="00FC7AEF" w:rsidP="00B76D98">
            <w:pPr>
              <w:rPr>
                <w:lang w:eastAsia="en-US"/>
              </w:rPr>
            </w:pPr>
            <w:r>
              <w:rPr>
                <w:lang w:eastAsia="en-US"/>
              </w:rPr>
              <w:t>51.79</w:t>
            </w:r>
          </w:p>
        </w:tc>
        <w:tc>
          <w:tcPr>
            <w:tcW w:w="848" w:type="dxa"/>
          </w:tcPr>
          <w:p w14:paraId="6EB63C7D" w14:textId="46BCBA44" w:rsidR="006274A1" w:rsidRDefault="006274A1" w:rsidP="00B76D98">
            <w:pPr>
              <w:rPr>
                <w:lang w:eastAsia="en-US"/>
              </w:rPr>
            </w:pPr>
            <w:r>
              <w:rPr>
                <w:lang w:eastAsia="en-US"/>
              </w:rPr>
              <w:t>40.82</w:t>
            </w:r>
          </w:p>
        </w:tc>
        <w:tc>
          <w:tcPr>
            <w:tcW w:w="856" w:type="dxa"/>
          </w:tcPr>
          <w:p w14:paraId="67B593B5" w14:textId="28D41E6A" w:rsidR="006274A1" w:rsidRDefault="00FC7AEF" w:rsidP="00B76D98">
            <w:pPr>
              <w:rPr>
                <w:lang w:eastAsia="en-US"/>
              </w:rPr>
            </w:pPr>
            <w:r>
              <w:rPr>
                <w:lang w:eastAsia="en-US"/>
              </w:rPr>
              <w:t>51.02</w:t>
            </w:r>
          </w:p>
        </w:tc>
        <w:tc>
          <w:tcPr>
            <w:tcW w:w="930" w:type="dxa"/>
          </w:tcPr>
          <w:p w14:paraId="603B7AB9" w14:textId="262B5701" w:rsidR="006274A1" w:rsidRDefault="006274A1" w:rsidP="00B76D98">
            <w:pPr>
              <w:rPr>
                <w:lang w:eastAsia="en-US"/>
              </w:rPr>
            </w:pPr>
            <w:r>
              <w:rPr>
                <w:lang w:eastAsia="en-US"/>
              </w:rPr>
              <w:t>0.70</w:t>
            </w:r>
          </w:p>
        </w:tc>
        <w:tc>
          <w:tcPr>
            <w:tcW w:w="791" w:type="dxa"/>
          </w:tcPr>
          <w:p w14:paraId="2087B125" w14:textId="39C93471" w:rsidR="006274A1" w:rsidRDefault="005A30BC" w:rsidP="00B76D98">
            <w:pPr>
              <w:rPr>
                <w:lang w:eastAsia="en-US"/>
              </w:rPr>
            </w:pPr>
            <w:r>
              <w:rPr>
                <w:lang w:eastAsia="en-US"/>
              </w:rPr>
              <w:t>0.69</w:t>
            </w:r>
          </w:p>
        </w:tc>
        <w:tc>
          <w:tcPr>
            <w:tcW w:w="826" w:type="dxa"/>
          </w:tcPr>
          <w:p w14:paraId="57A5E887" w14:textId="2F9FCCFC" w:rsidR="006274A1" w:rsidRDefault="006274A1" w:rsidP="00B76D98">
            <w:pPr>
              <w:rPr>
                <w:lang w:eastAsia="en-US"/>
              </w:rPr>
            </w:pPr>
            <w:r>
              <w:rPr>
                <w:lang w:eastAsia="en-US"/>
              </w:rPr>
              <w:t>0.70</w:t>
            </w:r>
          </w:p>
        </w:tc>
        <w:tc>
          <w:tcPr>
            <w:tcW w:w="824" w:type="dxa"/>
          </w:tcPr>
          <w:p w14:paraId="589E2461" w14:textId="062AFC3B" w:rsidR="006274A1" w:rsidRDefault="005A30BC" w:rsidP="00B76D98">
            <w:pPr>
              <w:rPr>
                <w:lang w:eastAsia="en-US"/>
              </w:rPr>
            </w:pPr>
            <w:r>
              <w:rPr>
                <w:lang w:eastAsia="en-US"/>
              </w:rPr>
              <w:t>0.71</w:t>
            </w:r>
          </w:p>
        </w:tc>
      </w:tr>
      <w:tr w:rsidR="003853F2" w14:paraId="051F68D0" w14:textId="29516484" w:rsidTr="00242463">
        <w:trPr>
          <w:trHeight w:val="459"/>
        </w:trPr>
        <w:tc>
          <w:tcPr>
            <w:tcW w:w="2347" w:type="dxa"/>
          </w:tcPr>
          <w:p w14:paraId="7F87AAD1" w14:textId="78BE107E" w:rsidR="006274A1" w:rsidRDefault="006274A1" w:rsidP="00B76D98">
            <w:pPr>
              <w:rPr>
                <w:lang w:eastAsia="en-US"/>
              </w:rPr>
            </w:pPr>
            <w:r>
              <w:rPr>
                <w:lang w:eastAsia="en-US"/>
              </w:rPr>
              <w:t>LSTM with SoftMax</w:t>
            </w:r>
          </w:p>
        </w:tc>
        <w:tc>
          <w:tcPr>
            <w:tcW w:w="797" w:type="dxa"/>
          </w:tcPr>
          <w:p w14:paraId="12B110AF" w14:textId="5E7CBDEB" w:rsidR="006274A1" w:rsidRDefault="006274A1" w:rsidP="00B76D98">
            <w:pPr>
              <w:rPr>
                <w:lang w:eastAsia="en-US"/>
              </w:rPr>
            </w:pPr>
            <w:r>
              <w:rPr>
                <w:lang w:eastAsia="en-US"/>
              </w:rPr>
              <w:t>49.11</w:t>
            </w:r>
          </w:p>
        </w:tc>
        <w:tc>
          <w:tcPr>
            <w:tcW w:w="848" w:type="dxa"/>
          </w:tcPr>
          <w:p w14:paraId="73690373" w14:textId="0B387FEE" w:rsidR="006274A1" w:rsidRDefault="00FC7AEF" w:rsidP="00B76D98">
            <w:pPr>
              <w:rPr>
                <w:lang w:eastAsia="en-US"/>
              </w:rPr>
            </w:pPr>
            <w:r>
              <w:rPr>
                <w:lang w:eastAsia="en-US"/>
              </w:rPr>
              <w:t>53.57</w:t>
            </w:r>
          </w:p>
        </w:tc>
        <w:tc>
          <w:tcPr>
            <w:tcW w:w="848" w:type="dxa"/>
          </w:tcPr>
          <w:p w14:paraId="2DD9CDAF" w14:textId="6D1901DA" w:rsidR="006274A1" w:rsidRDefault="006274A1" w:rsidP="00B76D98">
            <w:pPr>
              <w:rPr>
                <w:lang w:eastAsia="en-US"/>
              </w:rPr>
            </w:pPr>
            <w:r>
              <w:rPr>
                <w:lang w:eastAsia="en-US"/>
              </w:rPr>
              <w:t>59.18</w:t>
            </w:r>
          </w:p>
        </w:tc>
        <w:tc>
          <w:tcPr>
            <w:tcW w:w="856" w:type="dxa"/>
          </w:tcPr>
          <w:p w14:paraId="26B5CF41" w14:textId="165DEEC8" w:rsidR="006274A1" w:rsidRDefault="00FC7AEF" w:rsidP="00B76D98">
            <w:pPr>
              <w:rPr>
                <w:lang w:eastAsia="en-US"/>
              </w:rPr>
            </w:pPr>
            <w:r>
              <w:rPr>
                <w:lang w:eastAsia="en-US"/>
              </w:rPr>
              <w:t>51.02</w:t>
            </w:r>
          </w:p>
        </w:tc>
        <w:tc>
          <w:tcPr>
            <w:tcW w:w="930" w:type="dxa"/>
          </w:tcPr>
          <w:p w14:paraId="17B490B0" w14:textId="50068F57" w:rsidR="006274A1" w:rsidRDefault="006274A1" w:rsidP="00B76D98">
            <w:pPr>
              <w:rPr>
                <w:lang w:eastAsia="en-US"/>
              </w:rPr>
            </w:pPr>
            <w:r>
              <w:rPr>
                <w:lang w:eastAsia="en-US"/>
              </w:rPr>
              <w:t>Nan</w:t>
            </w:r>
          </w:p>
        </w:tc>
        <w:tc>
          <w:tcPr>
            <w:tcW w:w="791" w:type="dxa"/>
          </w:tcPr>
          <w:p w14:paraId="177CF316" w14:textId="27B5A6EE" w:rsidR="006274A1" w:rsidRDefault="005A30BC" w:rsidP="00B76D98">
            <w:pPr>
              <w:rPr>
                <w:lang w:eastAsia="en-US"/>
              </w:rPr>
            </w:pPr>
            <w:r>
              <w:rPr>
                <w:lang w:eastAsia="en-US"/>
              </w:rPr>
              <w:t>0.69</w:t>
            </w:r>
          </w:p>
        </w:tc>
        <w:tc>
          <w:tcPr>
            <w:tcW w:w="826" w:type="dxa"/>
          </w:tcPr>
          <w:p w14:paraId="34B9599E" w14:textId="0777BC3C" w:rsidR="006274A1" w:rsidRDefault="006274A1" w:rsidP="00B76D98">
            <w:pPr>
              <w:rPr>
                <w:lang w:eastAsia="en-US"/>
              </w:rPr>
            </w:pPr>
            <w:r>
              <w:rPr>
                <w:lang w:eastAsia="en-US"/>
              </w:rPr>
              <w:t>Nan</w:t>
            </w:r>
          </w:p>
        </w:tc>
        <w:tc>
          <w:tcPr>
            <w:tcW w:w="824" w:type="dxa"/>
          </w:tcPr>
          <w:p w14:paraId="3289F4AB" w14:textId="4344C3E2" w:rsidR="006274A1" w:rsidRDefault="005A30BC" w:rsidP="00B76D98">
            <w:pPr>
              <w:rPr>
                <w:lang w:eastAsia="en-US"/>
              </w:rPr>
            </w:pPr>
            <w:r>
              <w:rPr>
                <w:lang w:eastAsia="en-US"/>
              </w:rPr>
              <w:t>0.70</w:t>
            </w:r>
          </w:p>
        </w:tc>
      </w:tr>
      <w:tr w:rsidR="003853F2" w14:paraId="28B336C0" w14:textId="03BDEDAD" w:rsidTr="00242463">
        <w:trPr>
          <w:trHeight w:val="459"/>
        </w:trPr>
        <w:tc>
          <w:tcPr>
            <w:tcW w:w="2347" w:type="dxa"/>
          </w:tcPr>
          <w:p w14:paraId="3676A813" w14:textId="2E8BB72F" w:rsidR="006274A1" w:rsidRDefault="006274A1" w:rsidP="00B76D98">
            <w:pPr>
              <w:rPr>
                <w:lang w:eastAsia="en-US"/>
              </w:rPr>
            </w:pPr>
            <w:r>
              <w:rPr>
                <w:lang w:eastAsia="en-US"/>
              </w:rPr>
              <w:t>LSTM with Sigmoid</w:t>
            </w:r>
          </w:p>
        </w:tc>
        <w:tc>
          <w:tcPr>
            <w:tcW w:w="797" w:type="dxa"/>
          </w:tcPr>
          <w:p w14:paraId="011AB294" w14:textId="27B2AF53" w:rsidR="006274A1" w:rsidRDefault="006274A1" w:rsidP="00B76D98">
            <w:pPr>
              <w:rPr>
                <w:lang w:eastAsia="en-US"/>
              </w:rPr>
            </w:pPr>
            <w:r>
              <w:rPr>
                <w:lang w:eastAsia="en-US"/>
              </w:rPr>
              <w:t>49.11</w:t>
            </w:r>
          </w:p>
        </w:tc>
        <w:tc>
          <w:tcPr>
            <w:tcW w:w="848" w:type="dxa"/>
          </w:tcPr>
          <w:p w14:paraId="275067B6" w14:textId="68C572C1" w:rsidR="006274A1" w:rsidRDefault="00FC7AEF" w:rsidP="00B76D98">
            <w:pPr>
              <w:rPr>
                <w:lang w:eastAsia="en-US"/>
              </w:rPr>
            </w:pPr>
            <w:r>
              <w:rPr>
                <w:lang w:eastAsia="en-US"/>
              </w:rPr>
              <w:t>45.54</w:t>
            </w:r>
          </w:p>
        </w:tc>
        <w:tc>
          <w:tcPr>
            <w:tcW w:w="848" w:type="dxa"/>
          </w:tcPr>
          <w:p w14:paraId="78418ACA" w14:textId="6E78B1F8" w:rsidR="006274A1" w:rsidRDefault="006274A1" w:rsidP="00B76D98">
            <w:pPr>
              <w:rPr>
                <w:lang w:eastAsia="en-US"/>
              </w:rPr>
            </w:pPr>
            <w:r>
              <w:rPr>
                <w:lang w:eastAsia="en-US"/>
              </w:rPr>
              <w:t>59.18</w:t>
            </w:r>
          </w:p>
        </w:tc>
        <w:tc>
          <w:tcPr>
            <w:tcW w:w="856" w:type="dxa"/>
          </w:tcPr>
          <w:p w14:paraId="1EFF7C59" w14:textId="559E134A" w:rsidR="006274A1" w:rsidRDefault="00FC7AEF" w:rsidP="00B76D98">
            <w:pPr>
              <w:rPr>
                <w:lang w:eastAsia="en-US"/>
              </w:rPr>
            </w:pPr>
            <w:r>
              <w:rPr>
                <w:lang w:eastAsia="en-US"/>
              </w:rPr>
              <w:t>44.90</w:t>
            </w:r>
          </w:p>
        </w:tc>
        <w:tc>
          <w:tcPr>
            <w:tcW w:w="930" w:type="dxa"/>
          </w:tcPr>
          <w:p w14:paraId="05765BFA" w14:textId="029B685D" w:rsidR="006274A1" w:rsidRDefault="006274A1" w:rsidP="00B76D98">
            <w:pPr>
              <w:rPr>
                <w:lang w:eastAsia="en-US"/>
              </w:rPr>
            </w:pPr>
            <w:r>
              <w:rPr>
                <w:lang w:eastAsia="en-US"/>
              </w:rPr>
              <w:t>7.81</w:t>
            </w:r>
          </w:p>
        </w:tc>
        <w:tc>
          <w:tcPr>
            <w:tcW w:w="791" w:type="dxa"/>
          </w:tcPr>
          <w:p w14:paraId="6D93D4A9" w14:textId="17BEBE42" w:rsidR="006274A1" w:rsidRDefault="005A30BC" w:rsidP="00B76D98">
            <w:pPr>
              <w:rPr>
                <w:lang w:eastAsia="en-US"/>
              </w:rPr>
            </w:pPr>
            <w:r>
              <w:rPr>
                <w:lang w:eastAsia="en-US"/>
              </w:rPr>
              <w:t>0.70</w:t>
            </w:r>
          </w:p>
        </w:tc>
        <w:tc>
          <w:tcPr>
            <w:tcW w:w="826" w:type="dxa"/>
          </w:tcPr>
          <w:p w14:paraId="04B8C921" w14:textId="39A44264" w:rsidR="006274A1" w:rsidRDefault="006274A1" w:rsidP="00B76D98">
            <w:pPr>
              <w:rPr>
                <w:lang w:eastAsia="en-US"/>
              </w:rPr>
            </w:pPr>
            <w:r>
              <w:rPr>
                <w:lang w:eastAsia="en-US"/>
              </w:rPr>
              <w:t>6.26</w:t>
            </w:r>
          </w:p>
        </w:tc>
        <w:tc>
          <w:tcPr>
            <w:tcW w:w="824" w:type="dxa"/>
          </w:tcPr>
          <w:p w14:paraId="2853C7A3" w14:textId="3261CD84" w:rsidR="006274A1" w:rsidRDefault="005A30BC" w:rsidP="00B76D98">
            <w:pPr>
              <w:rPr>
                <w:lang w:eastAsia="en-US"/>
              </w:rPr>
            </w:pPr>
            <w:r>
              <w:rPr>
                <w:lang w:eastAsia="en-US"/>
              </w:rPr>
              <w:t>0.71</w:t>
            </w:r>
          </w:p>
        </w:tc>
      </w:tr>
      <w:tr w:rsidR="003853F2" w14:paraId="180FB584" w14:textId="21F188F4" w:rsidTr="00242463">
        <w:trPr>
          <w:trHeight w:val="459"/>
        </w:trPr>
        <w:tc>
          <w:tcPr>
            <w:tcW w:w="2347" w:type="dxa"/>
          </w:tcPr>
          <w:p w14:paraId="37B55796" w14:textId="40FF5C9E" w:rsidR="006274A1" w:rsidRDefault="006274A1" w:rsidP="00B76D98">
            <w:pPr>
              <w:rPr>
                <w:lang w:eastAsia="en-US"/>
              </w:rPr>
            </w:pPr>
            <w:r>
              <w:rPr>
                <w:lang w:eastAsia="en-US"/>
              </w:rPr>
              <w:t>GRU with ReLu</w:t>
            </w:r>
          </w:p>
        </w:tc>
        <w:tc>
          <w:tcPr>
            <w:tcW w:w="797" w:type="dxa"/>
          </w:tcPr>
          <w:p w14:paraId="42EDEB5C" w14:textId="54358C8D" w:rsidR="006274A1" w:rsidRDefault="006274A1" w:rsidP="00B76D98">
            <w:pPr>
              <w:rPr>
                <w:lang w:eastAsia="en-US"/>
              </w:rPr>
            </w:pPr>
            <w:r>
              <w:rPr>
                <w:lang w:eastAsia="en-US"/>
              </w:rPr>
              <w:t>48.21</w:t>
            </w:r>
          </w:p>
        </w:tc>
        <w:tc>
          <w:tcPr>
            <w:tcW w:w="848" w:type="dxa"/>
          </w:tcPr>
          <w:p w14:paraId="69229B32" w14:textId="4CE30E19" w:rsidR="006274A1" w:rsidRDefault="00982118" w:rsidP="00B76D98">
            <w:pPr>
              <w:rPr>
                <w:lang w:eastAsia="en-US"/>
              </w:rPr>
            </w:pPr>
            <w:r>
              <w:rPr>
                <w:lang w:eastAsia="en-US"/>
              </w:rPr>
              <w:t>59.82</w:t>
            </w:r>
          </w:p>
        </w:tc>
        <w:tc>
          <w:tcPr>
            <w:tcW w:w="848" w:type="dxa"/>
          </w:tcPr>
          <w:p w14:paraId="3C6B0868" w14:textId="1BDC2FCD" w:rsidR="006274A1" w:rsidRDefault="006274A1" w:rsidP="00B76D98">
            <w:pPr>
              <w:rPr>
                <w:lang w:eastAsia="en-US"/>
              </w:rPr>
            </w:pPr>
            <w:r>
              <w:rPr>
                <w:lang w:eastAsia="en-US"/>
              </w:rPr>
              <w:t>57.14</w:t>
            </w:r>
          </w:p>
        </w:tc>
        <w:tc>
          <w:tcPr>
            <w:tcW w:w="856" w:type="dxa"/>
          </w:tcPr>
          <w:p w14:paraId="2A93A1F7" w14:textId="6370A9E1" w:rsidR="006274A1" w:rsidRDefault="00CB1DD5" w:rsidP="00B76D98">
            <w:pPr>
              <w:rPr>
                <w:lang w:eastAsia="en-US"/>
              </w:rPr>
            </w:pPr>
            <w:r>
              <w:rPr>
                <w:lang w:eastAsia="en-US"/>
              </w:rPr>
              <w:t>44.9</w:t>
            </w:r>
          </w:p>
        </w:tc>
        <w:tc>
          <w:tcPr>
            <w:tcW w:w="930" w:type="dxa"/>
          </w:tcPr>
          <w:p w14:paraId="712E4B67" w14:textId="7C99926F" w:rsidR="006274A1" w:rsidRDefault="006274A1" w:rsidP="00B76D98">
            <w:pPr>
              <w:rPr>
                <w:lang w:eastAsia="en-US"/>
              </w:rPr>
            </w:pPr>
            <w:r>
              <w:rPr>
                <w:lang w:eastAsia="en-US"/>
              </w:rPr>
              <w:t>7.71</w:t>
            </w:r>
          </w:p>
        </w:tc>
        <w:tc>
          <w:tcPr>
            <w:tcW w:w="791" w:type="dxa"/>
          </w:tcPr>
          <w:p w14:paraId="1BE1DCE0" w14:textId="00AF4F2A" w:rsidR="006274A1" w:rsidRDefault="00CB1DD5" w:rsidP="00B76D98">
            <w:pPr>
              <w:rPr>
                <w:lang w:eastAsia="en-US"/>
              </w:rPr>
            </w:pPr>
            <w:r>
              <w:rPr>
                <w:lang w:eastAsia="en-US"/>
              </w:rPr>
              <w:t>0.68</w:t>
            </w:r>
          </w:p>
        </w:tc>
        <w:tc>
          <w:tcPr>
            <w:tcW w:w="826" w:type="dxa"/>
          </w:tcPr>
          <w:p w14:paraId="692D202E" w14:textId="520B7059" w:rsidR="006274A1" w:rsidRDefault="006274A1" w:rsidP="00B76D98">
            <w:pPr>
              <w:rPr>
                <w:lang w:eastAsia="en-US"/>
              </w:rPr>
            </w:pPr>
            <w:r>
              <w:rPr>
                <w:lang w:eastAsia="en-US"/>
              </w:rPr>
              <w:t>7.60</w:t>
            </w:r>
          </w:p>
        </w:tc>
        <w:tc>
          <w:tcPr>
            <w:tcW w:w="824" w:type="dxa"/>
          </w:tcPr>
          <w:p w14:paraId="4A1FB003" w14:textId="097D5CE2" w:rsidR="006274A1" w:rsidRDefault="00A10FA2" w:rsidP="00B76D98">
            <w:pPr>
              <w:rPr>
                <w:lang w:eastAsia="en-US"/>
              </w:rPr>
            </w:pPr>
            <w:r>
              <w:rPr>
                <w:lang w:eastAsia="en-US"/>
              </w:rPr>
              <w:t>0.73</w:t>
            </w:r>
          </w:p>
        </w:tc>
      </w:tr>
      <w:tr w:rsidR="003853F2" w14:paraId="17E461DA" w14:textId="777D52BA" w:rsidTr="00242463">
        <w:trPr>
          <w:trHeight w:val="459"/>
        </w:trPr>
        <w:tc>
          <w:tcPr>
            <w:tcW w:w="2347" w:type="dxa"/>
          </w:tcPr>
          <w:p w14:paraId="429044F7" w14:textId="1F90EB5F" w:rsidR="006274A1" w:rsidRDefault="006274A1" w:rsidP="00B76D98">
            <w:pPr>
              <w:rPr>
                <w:lang w:eastAsia="en-US"/>
              </w:rPr>
            </w:pPr>
            <w:r>
              <w:rPr>
                <w:lang w:eastAsia="en-US"/>
              </w:rPr>
              <w:t>GRU with Tanh</w:t>
            </w:r>
          </w:p>
        </w:tc>
        <w:tc>
          <w:tcPr>
            <w:tcW w:w="797" w:type="dxa"/>
          </w:tcPr>
          <w:p w14:paraId="33B296E4" w14:textId="0CE061F9" w:rsidR="006274A1" w:rsidRDefault="006274A1" w:rsidP="00B76D98">
            <w:pPr>
              <w:rPr>
                <w:lang w:eastAsia="en-US"/>
              </w:rPr>
            </w:pPr>
            <w:r>
              <w:rPr>
                <w:lang w:eastAsia="en-US"/>
              </w:rPr>
              <w:t>44.64</w:t>
            </w:r>
          </w:p>
        </w:tc>
        <w:tc>
          <w:tcPr>
            <w:tcW w:w="848" w:type="dxa"/>
          </w:tcPr>
          <w:p w14:paraId="2AB9EE02" w14:textId="70CE4FC3" w:rsidR="006274A1" w:rsidRDefault="00CB1DD5" w:rsidP="00B76D98">
            <w:pPr>
              <w:rPr>
                <w:lang w:eastAsia="en-US"/>
              </w:rPr>
            </w:pPr>
            <w:r>
              <w:rPr>
                <w:lang w:eastAsia="en-US"/>
              </w:rPr>
              <w:t>52.68</w:t>
            </w:r>
          </w:p>
        </w:tc>
        <w:tc>
          <w:tcPr>
            <w:tcW w:w="848" w:type="dxa"/>
          </w:tcPr>
          <w:p w14:paraId="65537687" w14:textId="57EC9917" w:rsidR="006274A1" w:rsidRDefault="006274A1" w:rsidP="00B76D98">
            <w:pPr>
              <w:rPr>
                <w:lang w:eastAsia="en-US"/>
              </w:rPr>
            </w:pPr>
            <w:r>
              <w:rPr>
                <w:lang w:eastAsia="en-US"/>
              </w:rPr>
              <w:t>48.98</w:t>
            </w:r>
          </w:p>
        </w:tc>
        <w:tc>
          <w:tcPr>
            <w:tcW w:w="856" w:type="dxa"/>
          </w:tcPr>
          <w:p w14:paraId="29B63B08" w14:textId="56CA3FA5" w:rsidR="006274A1" w:rsidRDefault="00CB1DD5" w:rsidP="00B76D98">
            <w:pPr>
              <w:rPr>
                <w:lang w:eastAsia="en-US"/>
              </w:rPr>
            </w:pPr>
            <w:r>
              <w:rPr>
                <w:lang w:eastAsia="en-US"/>
              </w:rPr>
              <w:t>57.14</w:t>
            </w:r>
          </w:p>
        </w:tc>
        <w:tc>
          <w:tcPr>
            <w:tcW w:w="930" w:type="dxa"/>
          </w:tcPr>
          <w:p w14:paraId="4DF700BE" w14:textId="1CA2B995" w:rsidR="006274A1" w:rsidRDefault="006274A1" w:rsidP="00B76D98">
            <w:pPr>
              <w:rPr>
                <w:lang w:eastAsia="en-US"/>
              </w:rPr>
            </w:pPr>
            <w:r>
              <w:rPr>
                <w:lang w:eastAsia="en-US"/>
              </w:rPr>
              <w:t>7.71</w:t>
            </w:r>
          </w:p>
        </w:tc>
        <w:tc>
          <w:tcPr>
            <w:tcW w:w="791" w:type="dxa"/>
          </w:tcPr>
          <w:p w14:paraId="5CC90262" w14:textId="05ACD1E4" w:rsidR="006274A1" w:rsidRDefault="00CB1DD5" w:rsidP="00B76D98">
            <w:pPr>
              <w:rPr>
                <w:lang w:eastAsia="en-US"/>
              </w:rPr>
            </w:pPr>
            <w:r>
              <w:rPr>
                <w:lang w:eastAsia="en-US"/>
              </w:rPr>
              <w:t>0.71</w:t>
            </w:r>
          </w:p>
        </w:tc>
        <w:tc>
          <w:tcPr>
            <w:tcW w:w="826" w:type="dxa"/>
          </w:tcPr>
          <w:p w14:paraId="19C0943F" w14:textId="1BDF338A" w:rsidR="006274A1" w:rsidRDefault="006274A1" w:rsidP="00B76D98">
            <w:pPr>
              <w:rPr>
                <w:lang w:eastAsia="en-US"/>
              </w:rPr>
            </w:pPr>
            <w:r>
              <w:rPr>
                <w:lang w:eastAsia="en-US"/>
              </w:rPr>
              <w:t>7.71</w:t>
            </w:r>
          </w:p>
        </w:tc>
        <w:tc>
          <w:tcPr>
            <w:tcW w:w="824" w:type="dxa"/>
          </w:tcPr>
          <w:p w14:paraId="1DDBA461" w14:textId="13C623B2" w:rsidR="006274A1" w:rsidRDefault="00A10FA2" w:rsidP="00B76D98">
            <w:pPr>
              <w:rPr>
                <w:lang w:eastAsia="en-US"/>
              </w:rPr>
            </w:pPr>
            <w:r>
              <w:rPr>
                <w:lang w:eastAsia="en-US"/>
              </w:rPr>
              <w:t>0.69</w:t>
            </w:r>
          </w:p>
        </w:tc>
      </w:tr>
      <w:tr w:rsidR="003853F2" w14:paraId="57C4C1AB" w14:textId="3F1C17C2" w:rsidTr="00242463">
        <w:trPr>
          <w:trHeight w:val="459"/>
        </w:trPr>
        <w:tc>
          <w:tcPr>
            <w:tcW w:w="2347" w:type="dxa"/>
          </w:tcPr>
          <w:p w14:paraId="27B13CE4" w14:textId="15A26A6A" w:rsidR="006274A1" w:rsidRDefault="006274A1" w:rsidP="00B76D98">
            <w:pPr>
              <w:rPr>
                <w:lang w:eastAsia="en-US"/>
              </w:rPr>
            </w:pPr>
            <w:r>
              <w:rPr>
                <w:lang w:eastAsia="en-US"/>
              </w:rPr>
              <w:t>GRU with SoftMax</w:t>
            </w:r>
          </w:p>
        </w:tc>
        <w:tc>
          <w:tcPr>
            <w:tcW w:w="797" w:type="dxa"/>
          </w:tcPr>
          <w:p w14:paraId="5579CEB8" w14:textId="15B97F0F" w:rsidR="006274A1" w:rsidRDefault="006274A1" w:rsidP="00B76D98">
            <w:pPr>
              <w:rPr>
                <w:lang w:eastAsia="en-US"/>
              </w:rPr>
            </w:pPr>
            <w:r>
              <w:rPr>
                <w:lang w:eastAsia="en-US"/>
              </w:rPr>
              <w:t>49.11</w:t>
            </w:r>
          </w:p>
        </w:tc>
        <w:tc>
          <w:tcPr>
            <w:tcW w:w="848" w:type="dxa"/>
          </w:tcPr>
          <w:p w14:paraId="2860229E" w14:textId="605EE6F9" w:rsidR="006274A1" w:rsidRDefault="00CB1DD5" w:rsidP="00B76D98">
            <w:pPr>
              <w:rPr>
                <w:lang w:eastAsia="en-US"/>
              </w:rPr>
            </w:pPr>
            <w:r>
              <w:rPr>
                <w:lang w:eastAsia="en-US"/>
              </w:rPr>
              <w:t>55.36</w:t>
            </w:r>
          </w:p>
        </w:tc>
        <w:tc>
          <w:tcPr>
            <w:tcW w:w="848" w:type="dxa"/>
          </w:tcPr>
          <w:p w14:paraId="3CFC4528" w14:textId="0BED4441" w:rsidR="006274A1" w:rsidRDefault="006274A1" w:rsidP="00B76D98">
            <w:pPr>
              <w:rPr>
                <w:lang w:eastAsia="en-US"/>
              </w:rPr>
            </w:pPr>
            <w:r>
              <w:rPr>
                <w:lang w:eastAsia="en-US"/>
              </w:rPr>
              <w:t>40.82</w:t>
            </w:r>
          </w:p>
        </w:tc>
        <w:tc>
          <w:tcPr>
            <w:tcW w:w="856" w:type="dxa"/>
          </w:tcPr>
          <w:p w14:paraId="5E2C7B7E" w14:textId="458BD0EC" w:rsidR="006274A1" w:rsidRDefault="00CB1DD5" w:rsidP="00B76D98">
            <w:pPr>
              <w:rPr>
                <w:lang w:eastAsia="en-US"/>
              </w:rPr>
            </w:pPr>
            <w:r>
              <w:rPr>
                <w:lang w:eastAsia="en-US"/>
              </w:rPr>
              <w:t>42.86</w:t>
            </w:r>
          </w:p>
        </w:tc>
        <w:tc>
          <w:tcPr>
            <w:tcW w:w="930" w:type="dxa"/>
          </w:tcPr>
          <w:p w14:paraId="34F5E0FB" w14:textId="7893EE5E" w:rsidR="006274A1" w:rsidRDefault="006274A1" w:rsidP="00B76D98">
            <w:pPr>
              <w:rPr>
                <w:lang w:eastAsia="en-US"/>
              </w:rPr>
            </w:pPr>
            <w:r>
              <w:rPr>
                <w:lang w:eastAsia="en-US"/>
              </w:rPr>
              <w:t>0.69</w:t>
            </w:r>
          </w:p>
        </w:tc>
        <w:tc>
          <w:tcPr>
            <w:tcW w:w="791" w:type="dxa"/>
          </w:tcPr>
          <w:p w14:paraId="1F9260FE" w14:textId="61B9200C" w:rsidR="006274A1" w:rsidRDefault="00CB1DD5" w:rsidP="00B76D98">
            <w:pPr>
              <w:rPr>
                <w:lang w:eastAsia="en-US"/>
              </w:rPr>
            </w:pPr>
            <w:r>
              <w:rPr>
                <w:lang w:eastAsia="en-US"/>
              </w:rPr>
              <w:t>0.70</w:t>
            </w:r>
          </w:p>
        </w:tc>
        <w:tc>
          <w:tcPr>
            <w:tcW w:w="826" w:type="dxa"/>
          </w:tcPr>
          <w:p w14:paraId="24B7DFA6" w14:textId="12F36C67" w:rsidR="006274A1" w:rsidRDefault="006274A1" w:rsidP="00B76D98">
            <w:pPr>
              <w:rPr>
                <w:lang w:eastAsia="en-US"/>
              </w:rPr>
            </w:pPr>
            <w:r>
              <w:rPr>
                <w:lang w:eastAsia="en-US"/>
              </w:rPr>
              <w:t>0.70</w:t>
            </w:r>
          </w:p>
        </w:tc>
        <w:tc>
          <w:tcPr>
            <w:tcW w:w="824" w:type="dxa"/>
          </w:tcPr>
          <w:p w14:paraId="33C8510F" w14:textId="55EBBF28" w:rsidR="006274A1" w:rsidRDefault="00A10FA2" w:rsidP="00B76D98">
            <w:pPr>
              <w:rPr>
                <w:lang w:eastAsia="en-US"/>
              </w:rPr>
            </w:pPr>
            <w:r>
              <w:rPr>
                <w:lang w:eastAsia="en-US"/>
              </w:rPr>
              <w:t>0.71</w:t>
            </w:r>
          </w:p>
        </w:tc>
      </w:tr>
      <w:tr w:rsidR="003853F2" w14:paraId="54F63F1D" w14:textId="1151A28C" w:rsidTr="00242463">
        <w:trPr>
          <w:trHeight w:val="459"/>
        </w:trPr>
        <w:tc>
          <w:tcPr>
            <w:tcW w:w="2347" w:type="dxa"/>
          </w:tcPr>
          <w:p w14:paraId="3EBAF139" w14:textId="12D92240" w:rsidR="006274A1" w:rsidRDefault="006274A1" w:rsidP="00B76D98">
            <w:pPr>
              <w:rPr>
                <w:lang w:eastAsia="en-US"/>
              </w:rPr>
            </w:pPr>
            <w:r>
              <w:rPr>
                <w:lang w:eastAsia="en-US"/>
              </w:rPr>
              <w:t>GRU with Sigmoid</w:t>
            </w:r>
          </w:p>
        </w:tc>
        <w:tc>
          <w:tcPr>
            <w:tcW w:w="797" w:type="dxa"/>
          </w:tcPr>
          <w:p w14:paraId="24C4FBD0" w14:textId="0347164C" w:rsidR="006274A1" w:rsidRDefault="006274A1" w:rsidP="00B76D98">
            <w:pPr>
              <w:rPr>
                <w:lang w:eastAsia="en-US"/>
              </w:rPr>
            </w:pPr>
            <w:r>
              <w:rPr>
                <w:lang w:eastAsia="en-US"/>
              </w:rPr>
              <w:t>48.21</w:t>
            </w:r>
          </w:p>
        </w:tc>
        <w:tc>
          <w:tcPr>
            <w:tcW w:w="848" w:type="dxa"/>
          </w:tcPr>
          <w:p w14:paraId="41631460" w14:textId="15F8CA6A" w:rsidR="006274A1" w:rsidRDefault="00CB1DD5" w:rsidP="00B76D98">
            <w:pPr>
              <w:rPr>
                <w:lang w:eastAsia="en-US"/>
              </w:rPr>
            </w:pPr>
            <w:r>
              <w:rPr>
                <w:lang w:eastAsia="en-US"/>
              </w:rPr>
              <w:t>46.43</w:t>
            </w:r>
          </w:p>
        </w:tc>
        <w:tc>
          <w:tcPr>
            <w:tcW w:w="848" w:type="dxa"/>
          </w:tcPr>
          <w:p w14:paraId="33FD27D1" w14:textId="7626965B" w:rsidR="006274A1" w:rsidRDefault="006274A1" w:rsidP="00B76D98">
            <w:pPr>
              <w:rPr>
                <w:lang w:eastAsia="en-US"/>
              </w:rPr>
            </w:pPr>
            <w:r>
              <w:rPr>
                <w:lang w:eastAsia="en-US"/>
              </w:rPr>
              <w:t>48.98</w:t>
            </w:r>
          </w:p>
        </w:tc>
        <w:tc>
          <w:tcPr>
            <w:tcW w:w="856" w:type="dxa"/>
          </w:tcPr>
          <w:p w14:paraId="4AAC304C" w14:textId="18ABA802" w:rsidR="006274A1" w:rsidRDefault="00CB1DD5" w:rsidP="00B76D98">
            <w:pPr>
              <w:rPr>
                <w:lang w:eastAsia="en-US"/>
              </w:rPr>
            </w:pPr>
            <w:r>
              <w:rPr>
                <w:lang w:eastAsia="en-US"/>
              </w:rPr>
              <w:t>44.90</w:t>
            </w:r>
          </w:p>
        </w:tc>
        <w:tc>
          <w:tcPr>
            <w:tcW w:w="930" w:type="dxa"/>
          </w:tcPr>
          <w:p w14:paraId="11ED3AD2" w14:textId="575A9FAA" w:rsidR="006274A1" w:rsidRDefault="006274A1" w:rsidP="00B76D98">
            <w:pPr>
              <w:rPr>
                <w:lang w:eastAsia="en-US"/>
              </w:rPr>
            </w:pPr>
            <w:r>
              <w:rPr>
                <w:lang w:eastAsia="en-US"/>
              </w:rPr>
              <w:t>7.71</w:t>
            </w:r>
          </w:p>
        </w:tc>
        <w:tc>
          <w:tcPr>
            <w:tcW w:w="791" w:type="dxa"/>
          </w:tcPr>
          <w:p w14:paraId="4BB978FD" w14:textId="345A0D6B" w:rsidR="006274A1" w:rsidRDefault="00CB1DD5" w:rsidP="00B76D98">
            <w:pPr>
              <w:rPr>
                <w:lang w:eastAsia="en-US"/>
              </w:rPr>
            </w:pPr>
            <w:r>
              <w:rPr>
                <w:lang w:eastAsia="en-US"/>
              </w:rPr>
              <w:t>0.71</w:t>
            </w:r>
          </w:p>
        </w:tc>
        <w:tc>
          <w:tcPr>
            <w:tcW w:w="826" w:type="dxa"/>
          </w:tcPr>
          <w:p w14:paraId="58235E30" w14:textId="1D43C3C1" w:rsidR="006274A1" w:rsidRDefault="006274A1" w:rsidP="00B76D98">
            <w:pPr>
              <w:rPr>
                <w:lang w:eastAsia="en-US"/>
              </w:rPr>
            </w:pPr>
            <w:r>
              <w:rPr>
                <w:lang w:eastAsia="en-US"/>
              </w:rPr>
              <w:t>7.63</w:t>
            </w:r>
          </w:p>
        </w:tc>
        <w:tc>
          <w:tcPr>
            <w:tcW w:w="824" w:type="dxa"/>
          </w:tcPr>
          <w:p w14:paraId="03D57CCD" w14:textId="0B6D9937" w:rsidR="006274A1" w:rsidRDefault="00A10FA2" w:rsidP="00B76D98">
            <w:pPr>
              <w:rPr>
                <w:lang w:eastAsia="en-US"/>
              </w:rPr>
            </w:pPr>
            <w:r>
              <w:rPr>
                <w:lang w:eastAsia="en-US"/>
              </w:rPr>
              <w:t>0.73</w:t>
            </w:r>
          </w:p>
        </w:tc>
      </w:tr>
      <w:tr w:rsidR="003853F2" w14:paraId="3ACDAD64" w14:textId="26D5D60E" w:rsidTr="00242463">
        <w:trPr>
          <w:trHeight w:val="459"/>
        </w:trPr>
        <w:tc>
          <w:tcPr>
            <w:tcW w:w="2347" w:type="dxa"/>
          </w:tcPr>
          <w:p w14:paraId="3117D347" w14:textId="2F03BE81" w:rsidR="006274A1" w:rsidRDefault="006274A1" w:rsidP="00B76D98">
            <w:pPr>
              <w:rPr>
                <w:lang w:eastAsia="en-US"/>
              </w:rPr>
            </w:pPr>
            <w:r>
              <w:rPr>
                <w:lang w:eastAsia="en-US"/>
              </w:rPr>
              <w:t>SRNN with ReLu</w:t>
            </w:r>
          </w:p>
        </w:tc>
        <w:tc>
          <w:tcPr>
            <w:tcW w:w="797" w:type="dxa"/>
          </w:tcPr>
          <w:p w14:paraId="7A110F50" w14:textId="2F56C00E" w:rsidR="006274A1" w:rsidRDefault="006274A1" w:rsidP="00B76D98">
            <w:pPr>
              <w:rPr>
                <w:lang w:eastAsia="en-US"/>
              </w:rPr>
            </w:pPr>
            <w:r>
              <w:rPr>
                <w:lang w:eastAsia="en-US"/>
              </w:rPr>
              <w:t>49.11</w:t>
            </w:r>
          </w:p>
        </w:tc>
        <w:tc>
          <w:tcPr>
            <w:tcW w:w="848" w:type="dxa"/>
          </w:tcPr>
          <w:p w14:paraId="05C00823" w14:textId="454521A6" w:rsidR="006274A1" w:rsidRDefault="00A10FA2" w:rsidP="00B76D98">
            <w:pPr>
              <w:rPr>
                <w:lang w:eastAsia="en-US"/>
              </w:rPr>
            </w:pPr>
            <w:r>
              <w:rPr>
                <w:lang w:eastAsia="en-US"/>
              </w:rPr>
              <w:t>47.32</w:t>
            </w:r>
          </w:p>
        </w:tc>
        <w:tc>
          <w:tcPr>
            <w:tcW w:w="848" w:type="dxa"/>
          </w:tcPr>
          <w:p w14:paraId="7B857851" w14:textId="5452C0EC" w:rsidR="006274A1" w:rsidRDefault="006274A1" w:rsidP="00B76D98">
            <w:pPr>
              <w:rPr>
                <w:lang w:eastAsia="en-US"/>
              </w:rPr>
            </w:pPr>
            <w:r>
              <w:rPr>
                <w:lang w:eastAsia="en-US"/>
              </w:rPr>
              <w:t>44.9</w:t>
            </w:r>
          </w:p>
        </w:tc>
        <w:tc>
          <w:tcPr>
            <w:tcW w:w="856" w:type="dxa"/>
          </w:tcPr>
          <w:p w14:paraId="2D0AE02D" w14:textId="5E000785" w:rsidR="006274A1" w:rsidRDefault="00A10FA2" w:rsidP="00B76D98">
            <w:pPr>
              <w:rPr>
                <w:lang w:eastAsia="en-US"/>
              </w:rPr>
            </w:pPr>
            <w:r>
              <w:rPr>
                <w:lang w:eastAsia="en-US"/>
              </w:rPr>
              <w:t>51.02</w:t>
            </w:r>
          </w:p>
        </w:tc>
        <w:tc>
          <w:tcPr>
            <w:tcW w:w="930" w:type="dxa"/>
          </w:tcPr>
          <w:p w14:paraId="4A65B496" w14:textId="748BAA22" w:rsidR="006274A1" w:rsidRDefault="006274A1" w:rsidP="00B76D98">
            <w:pPr>
              <w:rPr>
                <w:lang w:eastAsia="en-US"/>
              </w:rPr>
            </w:pPr>
            <w:r>
              <w:rPr>
                <w:lang w:eastAsia="en-US"/>
              </w:rPr>
              <w:t>5.52</w:t>
            </w:r>
          </w:p>
        </w:tc>
        <w:tc>
          <w:tcPr>
            <w:tcW w:w="791" w:type="dxa"/>
          </w:tcPr>
          <w:p w14:paraId="2BEFCCC9" w14:textId="2507F7A6" w:rsidR="006274A1" w:rsidRDefault="007F7E8A" w:rsidP="00B76D98">
            <w:pPr>
              <w:rPr>
                <w:lang w:eastAsia="en-US"/>
              </w:rPr>
            </w:pPr>
            <w:r>
              <w:rPr>
                <w:lang w:eastAsia="en-US"/>
              </w:rPr>
              <w:t>7.72</w:t>
            </w:r>
          </w:p>
        </w:tc>
        <w:tc>
          <w:tcPr>
            <w:tcW w:w="826" w:type="dxa"/>
          </w:tcPr>
          <w:p w14:paraId="63F3BE48" w14:textId="71718B09" w:rsidR="006274A1" w:rsidRDefault="006274A1" w:rsidP="00B76D98">
            <w:pPr>
              <w:rPr>
                <w:lang w:eastAsia="en-US"/>
              </w:rPr>
            </w:pPr>
            <w:r>
              <w:rPr>
                <w:lang w:eastAsia="en-US"/>
              </w:rPr>
              <w:t>3.68</w:t>
            </w:r>
          </w:p>
        </w:tc>
        <w:tc>
          <w:tcPr>
            <w:tcW w:w="824" w:type="dxa"/>
          </w:tcPr>
          <w:p w14:paraId="7481A815" w14:textId="7B784AA0" w:rsidR="006274A1" w:rsidRDefault="007F7E8A" w:rsidP="00B76D98">
            <w:pPr>
              <w:rPr>
                <w:lang w:eastAsia="en-US"/>
              </w:rPr>
            </w:pPr>
            <w:r>
              <w:rPr>
                <w:lang w:eastAsia="en-US"/>
              </w:rPr>
              <w:t>7.70</w:t>
            </w:r>
          </w:p>
        </w:tc>
      </w:tr>
      <w:tr w:rsidR="003853F2" w14:paraId="2A24F0ED" w14:textId="5918E04D" w:rsidTr="00242463">
        <w:trPr>
          <w:trHeight w:val="459"/>
        </w:trPr>
        <w:tc>
          <w:tcPr>
            <w:tcW w:w="2347" w:type="dxa"/>
          </w:tcPr>
          <w:p w14:paraId="63E8493F" w14:textId="3DB018C1" w:rsidR="006274A1" w:rsidRDefault="006274A1" w:rsidP="00B76D98">
            <w:pPr>
              <w:rPr>
                <w:lang w:eastAsia="en-US"/>
              </w:rPr>
            </w:pPr>
            <w:r>
              <w:rPr>
                <w:lang w:eastAsia="en-US"/>
              </w:rPr>
              <w:t>SRNN with Tanh</w:t>
            </w:r>
          </w:p>
        </w:tc>
        <w:tc>
          <w:tcPr>
            <w:tcW w:w="797" w:type="dxa"/>
          </w:tcPr>
          <w:p w14:paraId="614ED232" w14:textId="6808EB0E" w:rsidR="006274A1" w:rsidRDefault="006274A1" w:rsidP="00B76D98">
            <w:pPr>
              <w:rPr>
                <w:lang w:eastAsia="en-US"/>
              </w:rPr>
            </w:pPr>
            <w:r>
              <w:rPr>
                <w:lang w:eastAsia="en-US"/>
              </w:rPr>
              <w:t>50.0</w:t>
            </w:r>
          </w:p>
        </w:tc>
        <w:tc>
          <w:tcPr>
            <w:tcW w:w="848" w:type="dxa"/>
          </w:tcPr>
          <w:p w14:paraId="4B637F42" w14:textId="09000031" w:rsidR="006274A1" w:rsidRDefault="00A10FA2" w:rsidP="00B76D98">
            <w:pPr>
              <w:rPr>
                <w:lang w:eastAsia="en-US"/>
              </w:rPr>
            </w:pPr>
            <w:r>
              <w:rPr>
                <w:lang w:eastAsia="en-US"/>
              </w:rPr>
              <w:t>42.86</w:t>
            </w:r>
          </w:p>
        </w:tc>
        <w:tc>
          <w:tcPr>
            <w:tcW w:w="848" w:type="dxa"/>
          </w:tcPr>
          <w:p w14:paraId="27E2BFFA" w14:textId="37622649" w:rsidR="006274A1" w:rsidRDefault="006274A1" w:rsidP="00B76D98">
            <w:pPr>
              <w:rPr>
                <w:lang w:eastAsia="en-US"/>
              </w:rPr>
            </w:pPr>
            <w:r>
              <w:rPr>
                <w:lang w:eastAsia="en-US"/>
              </w:rPr>
              <w:t>51.02</w:t>
            </w:r>
          </w:p>
        </w:tc>
        <w:tc>
          <w:tcPr>
            <w:tcW w:w="856" w:type="dxa"/>
          </w:tcPr>
          <w:p w14:paraId="249797B6" w14:textId="3A3F42A0" w:rsidR="006274A1" w:rsidRDefault="00A10FA2" w:rsidP="00B76D98">
            <w:pPr>
              <w:rPr>
                <w:lang w:eastAsia="en-US"/>
              </w:rPr>
            </w:pPr>
            <w:r>
              <w:rPr>
                <w:lang w:eastAsia="en-US"/>
              </w:rPr>
              <w:t>53.06</w:t>
            </w:r>
          </w:p>
        </w:tc>
        <w:tc>
          <w:tcPr>
            <w:tcW w:w="930" w:type="dxa"/>
          </w:tcPr>
          <w:p w14:paraId="40EB9E4E" w14:textId="5114C35D" w:rsidR="006274A1" w:rsidRDefault="006274A1" w:rsidP="00B76D98">
            <w:pPr>
              <w:rPr>
                <w:lang w:eastAsia="en-US"/>
              </w:rPr>
            </w:pPr>
            <w:r>
              <w:rPr>
                <w:lang w:eastAsia="en-US"/>
              </w:rPr>
              <w:t>3.11</w:t>
            </w:r>
          </w:p>
        </w:tc>
        <w:tc>
          <w:tcPr>
            <w:tcW w:w="791" w:type="dxa"/>
          </w:tcPr>
          <w:p w14:paraId="1C25CB20" w14:textId="528EBE48" w:rsidR="006274A1" w:rsidRDefault="007F7E8A" w:rsidP="00B76D98">
            <w:pPr>
              <w:rPr>
                <w:lang w:eastAsia="en-US"/>
              </w:rPr>
            </w:pPr>
            <w:r>
              <w:rPr>
                <w:lang w:eastAsia="en-US"/>
              </w:rPr>
              <w:t>2.64</w:t>
            </w:r>
          </w:p>
        </w:tc>
        <w:tc>
          <w:tcPr>
            <w:tcW w:w="826" w:type="dxa"/>
          </w:tcPr>
          <w:p w14:paraId="34140A77" w14:textId="167B883A" w:rsidR="006274A1" w:rsidRDefault="006274A1" w:rsidP="00B76D98">
            <w:pPr>
              <w:rPr>
                <w:lang w:eastAsia="en-US"/>
              </w:rPr>
            </w:pPr>
            <w:r>
              <w:rPr>
                <w:lang w:eastAsia="en-US"/>
              </w:rPr>
              <w:t>3.06</w:t>
            </w:r>
          </w:p>
        </w:tc>
        <w:tc>
          <w:tcPr>
            <w:tcW w:w="824" w:type="dxa"/>
          </w:tcPr>
          <w:p w14:paraId="2A61D5A5" w14:textId="7D076183" w:rsidR="006274A1" w:rsidRDefault="00CE7653" w:rsidP="00B76D98">
            <w:pPr>
              <w:rPr>
                <w:lang w:eastAsia="en-US"/>
              </w:rPr>
            </w:pPr>
            <w:r>
              <w:rPr>
                <w:lang w:eastAsia="en-US"/>
              </w:rPr>
              <w:t>0.99</w:t>
            </w:r>
          </w:p>
        </w:tc>
      </w:tr>
      <w:tr w:rsidR="003853F2" w14:paraId="11BF1BC5" w14:textId="40731EEC" w:rsidTr="00242463">
        <w:trPr>
          <w:trHeight w:val="459"/>
        </w:trPr>
        <w:tc>
          <w:tcPr>
            <w:tcW w:w="2347" w:type="dxa"/>
          </w:tcPr>
          <w:p w14:paraId="0183F7BC" w14:textId="27B27F4E" w:rsidR="006274A1" w:rsidRDefault="006274A1" w:rsidP="00B76D98">
            <w:pPr>
              <w:rPr>
                <w:lang w:eastAsia="en-US"/>
              </w:rPr>
            </w:pPr>
            <w:r>
              <w:rPr>
                <w:lang w:eastAsia="en-US"/>
              </w:rPr>
              <w:t>SRNN with SoftMax</w:t>
            </w:r>
          </w:p>
        </w:tc>
        <w:tc>
          <w:tcPr>
            <w:tcW w:w="797" w:type="dxa"/>
          </w:tcPr>
          <w:p w14:paraId="3EC38E2F" w14:textId="58BD05C7" w:rsidR="006274A1" w:rsidRDefault="006274A1" w:rsidP="00B76D98">
            <w:pPr>
              <w:rPr>
                <w:lang w:eastAsia="en-US"/>
              </w:rPr>
            </w:pPr>
            <w:r>
              <w:rPr>
                <w:lang w:eastAsia="en-US"/>
              </w:rPr>
              <w:t>61.61</w:t>
            </w:r>
          </w:p>
        </w:tc>
        <w:tc>
          <w:tcPr>
            <w:tcW w:w="848" w:type="dxa"/>
          </w:tcPr>
          <w:p w14:paraId="6BF6E131" w14:textId="4AC645F1" w:rsidR="006274A1" w:rsidRDefault="00A10FA2" w:rsidP="00B76D98">
            <w:pPr>
              <w:rPr>
                <w:lang w:eastAsia="en-US"/>
              </w:rPr>
            </w:pPr>
            <w:r>
              <w:rPr>
                <w:lang w:eastAsia="en-US"/>
              </w:rPr>
              <w:t>51.79</w:t>
            </w:r>
          </w:p>
        </w:tc>
        <w:tc>
          <w:tcPr>
            <w:tcW w:w="848" w:type="dxa"/>
          </w:tcPr>
          <w:p w14:paraId="6F328554" w14:textId="311E2179" w:rsidR="006274A1" w:rsidRDefault="006274A1" w:rsidP="00B76D98">
            <w:pPr>
              <w:rPr>
                <w:lang w:eastAsia="en-US"/>
              </w:rPr>
            </w:pPr>
            <w:r>
              <w:rPr>
                <w:lang w:eastAsia="en-US"/>
              </w:rPr>
              <w:t>67.35</w:t>
            </w:r>
          </w:p>
        </w:tc>
        <w:tc>
          <w:tcPr>
            <w:tcW w:w="856" w:type="dxa"/>
          </w:tcPr>
          <w:p w14:paraId="50FAB469" w14:textId="7F181277" w:rsidR="006274A1" w:rsidRDefault="005711EB" w:rsidP="00B76D98">
            <w:pPr>
              <w:rPr>
                <w:lang w:eastAsia="en-US"/>
              </w:rPr>
            </w:pPr>
            <w:r>
              <w:rPr>
                <w:lang w:eastAsia="en-US"/>
              </w:rPr>
              <w:t>53.06</w:t>
            </w:r>
          </w:p>
        </w:tc>
        <w:tc>
          <w:tcPr>
            <w:tcW w:w="930" w:type="dxa"/>
          </w:tcPr>
          <w:p w14:paraId="0031CE2C" w14:textId="5E071698" w:rsidR="006274A1" w:rsidRDefault="006274A1" w:rsidP="00B76D98">
            <w:pPr>
              <w:rPr>
                <w:lang w:eastAsia="en-US"/>
              </w:rPr>
            </w:pPr>
            <w:r>
              <w:rPr>
                <w:lang w:eastAsia="en-US"/>
              </w:rPr>
              <w:t>0.69</w:t>
            </w:r>
          </w:p>
        </w:tc>
        <w:tc>
          <w:tcPr>
            <w:tcW w:w="791" w:type="dxa"/>
          </w:tcPr>
          <w:p w14:paraId="4A1264BA" w14:textId="132F7E5C" w:rsidR="006274A1" w:rsidRDefault="007F7E8A" w:rsidP="00B76D98">
            <w:pPr>
              <w:rPr>
                <w:lang w:eastAsia="en-US"/>
              </w:rPr>
            </w:pPr>
            <w:r>
              <w:rPr>
                <w:lang w:eastAsia="en-US"/>
              </w:rPr>
              <w:t>0.78</w:t>
            </w:r>
          </w:p>
        </w:tc>
        <w:tc>
          <w:tcPr>
            <w:tcW w:w="826" w:type="dxa"/>
          </w:tcPr>
          <w:p w14:paraId="7AE84345" w14:textId="5371A6A2" w:rsidR="006274A1" w:rsidRDefault="006274A1" w:rsidP="00B76D98">
            <w:pPr>
              <w:rPr>
                <w:lang w:eastAsia="en-US"/>
              </w:rPr>
            </w:pPr>
            <w:r>
              <w:rPr>
                <w:lang w:eastAsia="en-US"/>
              </w:rPr>
              <w:t>0.66</w:t>
            </w:r>
          </w:p>
        </w:tc>
        <w:tc>
          <w:tcPr>
            <w:tcW w:w="824" w:type="dxa"/>
          </w:tcPr>
          <w:p w14:paraId="1B76157C" w14:textId="2672600B" w:rsidR="006274A1" w:rsidRDefault="00CE7653" w:rsidP="00B76D98">
            <w:pPr>
              <w:rPr>
                <w:lang w:eastAsia="en-US"/>
              </w:rPr>
            </w:pPr>
            <w:r>
              <w:rPr>
                <w:lang w:eastAsia="en-US"/>
              </w:rPr>
              <w:t>7.73</w:t>
            </w:r>
          </w:p>
        </w:tc>
      </w:tr>
      <w:tr w:rsidR="003853F2" w14:paraId="316E0923" w14:textId="068DD194" w:rsidTr="00242463">
        <w:trPr>
          <w:trHeight w:val="459"/>
        </w:trPr>
        <w:tc>
          <w:tcPr>
            <w:tcW w:w="2347" w:type="dxa"/>
          </w:tcPr>
          <w:p w14:paraId="3546473E" w14:textId="05CA88FD" w:rsidR="006274A1" w:rsidRDefault="006274A1" w:rsidP="00B76D98">
            <w:pPr>
              <w:rPr>
                <w:lang w:eastAsia="en-US"/>
              </w:rPr>
            </w:pPr>
            <w:r>
              <w:rPr>
                <w:lang w:eastAsia="en-US"/>
              </w:rPr>
              <w:t>SRNN with Sigmoid</w:t>
            </w:r>
          </w:p>
        </w:tc>
        <w:tc>
          <w:tcPr>
            <w:tcW w:w="797" w:type="dxa"/>
          </w:tcPr>
          <w:p w14:paraId="6427F295" w14:textId="04352E2E" w:rsidR="006274A1" w:rsidRDefault="006274A1" w:rsidP="00B76D98">
            <w:pPr>
              <w:rPr>
                <w:lang w:eastAsia="en-US"/>
              </w:rPr>
            </w:pPr>
            <w:r>
              <w:rPr>
                <w:lang w:eastAsia="en-US"/>
              </w:rPr>
              <w:t>56.25</w:t>
            </w:r>
          </w:p>
        </w:tc>
        <w:tc>
          <w:tcPr>
            <w:tcW w:w="848" w:type="dxa"/>
          </w:tcPr>
          <w:p w14:paraId="08EFC9C7" w14:textId="345FB997" w:rsidR="006274A1" w:rsidRDefault="00A10FA2" w:rsidP="00B76D98">
            <w:pPr>
              <w:rPr>
                <w:lang w:eastAsia="en-US"/>
              </w:rPr>
            </w:pPr>
            <w:r>
              <w:rPr>
                <w:lang w:eastAsia="en-US"/>
              </w:rPr>
              <w:t>49.11</w:t>
            </w:r>
          </w:p>
        </w:tc>
        <w:tc>
          <w:tcPr>
            <w:tcW w:w="848" w:type="dxa"/>
          </w:tcPr>
          <w:p w14:paraId="6B922EE5" w14:textId="759FA7A8" w:rsidR="006274A1" w:rsidRDefault="006274A1" w:rsidP="00B76D98">
            <w:pPr>
              <w:rPr>
                <w:lang w:eastAsia="en-US"/>
              </w:rPr>
            </w:pPr>
            <w:r>
              <w:rPr>
                <w:lang w:eastAsia="en-US"/>
              </w:rPr>
              <w:t>40.82</w:t>
            </w:r>
          </w:p>
        </w:tc>
        <w:tc>
          <w:tcPr>
            <w:tcW w:w="856" w:type="dxa"/>
          </w:tcPr>
          <w:p w14:paraId="455EF71C" w14:textId="1B0BB2A8" w:rsidR="006274A1" w:rsidRDefault="005711EB" w:rsidP="00B76D98">
            <w:pPr>
              <w:rPr>
                <w:lang w:eastAsia="en-US"/>
              </w:rPr>
            </w:pPr>
            <w:r>
              <w:rPr>
                <w:lang w:eastAsia="en-US"/>
              </w:rPr>
              <w:t>59.18</w:t>
            </w:r>
          </w:p>
        </w:tc>
        <w:tc>
          <w:tcPr>
            <w:tcW w:w="930" w:type="dxa"/>
          </w:tcPr>
          <w:p w14:paraId="621DEF31" w14:textId="30A858AF" w:rsidR="006274A1" w:rsidRDefault="006274A1" w:rsidP="00B76D98">
            <w:pPr>
              <w:rPr>
                <w:lang w:eastAsia="en-US"/>
              </w:rPr>
            </w:pPr>
            <w:r>
              <w:rPr>
                <w:lang w:eastAsia="en-US"/>
              </w:rPr>
              <w:t>7.71</w:t>
            </w:r>
          </w:p>
        </w:tc>
        <w:tc>
          <w:tcPr>
            <w:tcW w:w="791" w:type="dxa"/>
          </w:tcPr>
          <w:p w14:paraId="5195EF26" w14:textId="5F529D19" w:rsidR="006274A1" w:rsidRDefault="007F7E8A" w:rsidP="00B76D98">
            <w:pPr>
              <w:rPr>
                <w:lang w:eastAsia="en-US"/>
              </w:rPr>
            </w:pPr>
            <w:r>
              <w:rPr>
                <w:lang w:eastAsia="en-US"/>
              </w:rPr>
              <w:t>7.71</w:t>
            </w:r>
          </w:p>
        </w:tc>
        <w:tc>
          <w:tcPr>
            <w:tcW w:w="826" w:type="dxa"/>
          </w:tcPr>
          <w:p w14:paraId="7EC486AE" w14:textId="68564B5C" w:rsidR="006274A1" w:rsidRDefault="006274A1" w:rsidP="00B76D98">
            <w:pPr>
              <w:rPr>
                <w:lang w:eastAsia="en-US"/>
              </w:rPr>
            </w:pPr>
            <w:r>
              <w:rPr>
                <w:lang w:eastAsia="en-US"/>
              </w:rPr>
              <w:t>7.71</w:t>
            </w:r>
          </w:p>
        </w:tc>
        <w:tc>
          <w:tcPr>
            <w:tcW w:w="824" w:type="dxa"/>
          </w:tcPr>
          <w:p w14:paraId="09ADBCDD" w14:textId="1BF11D5D" w:rsidR="006274A1" w:rsidRDefault="00CE7653" w:rsidP="00B76D98">
            <w:pPr>
              <w:rPr>
                <w:lang w:eastAsia="en-US"/>
              </w:rPr>
            </w:pPr>
            <w:r>
              <w:rPr>
                <w:lang w:eastAsia="en-US"/>
              </w:rPr>
              <w:t>7.71</w:t>
            </w:r>
          </w:p>
        </w:tc>
      </w:tr>
      <w:tr w:rsidR="003853F2" w14:paraId="3D27E547" w14:textId="37A403C5" w:rsidTr="00242463">
        <w:trPr>
          <w:trHeight w:val="459"/>
        </w:trPr>
        <w:tc>
          <w:tcPr>
            <w:tcW w:w="2347" w:type="dxa"/>
          </w:tcPr>
          <w:p w14:paraId="2F0E5F38" w14:textId="45F6077C" w:rsidR="006274A1" w:rsidRDefault="006274A1" w:rsidP="00B76D98">
            <w:pPr>
              <w:rPr>
                <w:lang w:eastAsia="en-US"/>
              </w:rPr>
            </w:pPr>
            <w:r>
              <w:rPr>
                <w:lang w:eastAsia="en-US"/>
              </w:rPr>
              <w:t>Dense with ReLu</w:t>
            </w:r>
          </w:p>
        </w:tc>
        <w:tc>
          <w:tcPr>
            <w:tcW w:w="797" w:type="dxa"/>
          </w:tcPr>
          <w:p w14:paraId="5567C587" w14:textId="0CB4811F" w:rsidR="006274A1" w:rsidRDefault="006274A1" w:rsidP="00B76D98">
            <w:pPr>
              <w:rPr>
                <w:lang w:eastAsia="en-US"/>
              </w:rPr>
            </w:pPr>
            <w:r>
              <w:rPr>
                <w:lang w:eastAsia="en-US"/>
              </w:rPr>
              <w:t>100</w:t>
            </w:r>
          </w:p>
        </w:tc>
        <w:tc>
          <w:tcPr>
            <w:tcW w:w="848" w:type="dxa"/>
          </w:tcPr>
          <w:p w14:paraId="38FFFD9D" w14:textId="5E90A5AC" w:rsidR="006274A1" w:rsidRDefault="0035382D" w:rsidP="00B76D98">
            <w:pPr>
              <w:rPr>
                <w:lang w:eastAsia="en-US"/>
              </w:rPr>
            </w:pPr>
            <w:r>
              <w:rPr>
                <w:lang w:eastAsia="en-US"/>
              </w:rPr>
              <w:t>88.39</w:t>
            </w:r>
          </w:p>
        </w:tc>
        <w:tc>
          <w:tcPr>
            <w:tcW w:w="848" w:type="dxa"/>
          </w:tcPr>
          <w:p w14:paraId="0911B240" w14:textId="4D43B192" w:rsidR="006274A1" w:rsidRDefault="006274A1" w:rsidP="00B76D98">
            <w:pPr>
              <w:rPr>
                <w:lang w:eastAsia="en-US"/>
              </w:rPr>
            </w:pPr>
            <w:r>
              <w:rPr>
                <w:lang w:eastAsia="en-US"/>
              </w:rPr>
              <w:t>40.82</w:t>
            </w:r>
          </w:p>
        </w:tc>
        <w:tc>
          <w:tcPr>
            <w:tcW w:w="856" w:type="dxa"/>
          </w:tcPr>
          <w:p w14:paraId="0E80493E" w14:textId="4086104E" w:rsidR="006274A1" w:rsidRDefault="00813CBF" w:rsidP="00B76D98">
            <w:pPr>
              <w:rPr>
                <w:lang w:eastAsia="en-US"/>
              </w:rPr>
            </w:pPr>
            <w:r>
              <w:rPr>
                <w:lang w:eastAsia="en-US"/>
              </w:rPr>
              <w:t>65.31</w:t>
            </w:r>
          </w:p>
        </w:tc>
        <w:tc>
          <w:tcPr>
            <w:tcW w:w="930" w:type="dxa"/>
          </w:tcPr>
          <w:p w14:paraId="06EFEB70" w14:textId="54885DB8" w:rsidR="006274A1" w:rsidRDefault="006274A1" w:rsidP="00B76D98">
            <w:pPr>
              <w:rPr>
                <w:lang w:eastAsia="en-US"/>
              </w:rPr>
            </w:pPr>
            <w:r>
              <w:rPr>
                <w:lang w:eastAsia="en-US"/>
              </w:rPr>
              <w:t>1.13</w:t>
            </w:r>
          </w:p>
        </w:tc>
        <w:tc>
          <w:tcPr>
            <w:tcW w:w="791" w:type="dxa"/>
          </w:tcPr>
          <w:p w14:paraId="2FABBDBA" w14:textId="7791CCA1" w:rsidR="006274A1" w:rsidRDefault="006D1F2F" w:rsidP="00B76D98">
            <w:pPr>
              <w:rPr>
                <w:lang w:eastAsia="en-US"/>
              </w:rPr>
            </w:pPr>
            <w:r>
              <w:rPr>
                <w:lang w:eastAsia="en-US"/>
              </w:rPr>
              <w:t>0.40</w:t>
            </w:r>
          </w:p>
        </w:tc>
        <w:tc>
          <w:tcPr>
            <w:tcW w:w="826" w:type="dxa"/>
          </w:tcPr>
          <w:p w14:paraId="4E5AF574" w14:textId="5F5DE1C9" w:rsidR="006274A1" w:rsidRDefault="006274A1" w:rsidP="00B76D98">
            <w:pPr>
              <w:rPr>
                <w:lang w:eastAsia="en-US"/>
              </w:rPr>
            </w:pPr>
            <w:r>
              <w:rPr>
                <w:lang w:eastAsia="en-US"/>
              </w:rPr>
              <w:t>2.97</w:t>
            </w:r>
          </w:p>
        </w:tc>
        <w:tc>
          <w:tcPr>
            <w:tcW w:w="824" w:type="dxa"/>
          </w:tcPr>
          <w:p w14:paraId="2A3173B6" w14:textId="69151E87" w:rsidR="006274A1" w:rsidRDefault="00334AB5" w:rsidP="00B76D98">
            <w:pPr>
              <w:rPr>
                <w:lang w:eastAsia="en-US"/>
              </w:rPr>
            </w:pPr>
            <w:r>
              <w:rPr>
                <w:lang w:eastAsia="en-US"/>
              </w:rPr>
              <w:t>1.31</w:t>
            </w:r>
          </w:p>
        </w:tc>
      </w:tr>
      <w:tr w:rsidR="003853F2" w14:paraId="5B2AA4DD" w14:textId="4EA28455" w:rsidTr="00242463">
        <w:trPr>
          <w:trHeight w:val="459"/>
        </w:trPr>
        <w:tc>
          <w:tcPr>
            <w:tcW w:w="2347" w:type="dxa"/>
          </w:tcPr>
          <w:p w14:paraId="0EADFB43" w14:textId="0A89F505" w:rsidR="006274A1" w:rsidRDefault="006274A1" w:rsidP="00B76D98">
            <w:pPr>
              <w:rPr>
                <w:lang w:eastAsia="en-US"/>
              </w:rPr>
            </w:pPr>
            <w:r>
              <w:rPr>
                <w:lang w:eastAsia="en-US"/>
              </w:rPr>
              <w:t>Dense with Tanh</w:t>
            </w:r>
          </w:p>
        </w:tc>
        <w:tc>
          <w:tcPr>
            <w:tcW w:w="797" w:type="dxa"/>
          </w:tcPr>
          <w:p w14:paraId="438CE433" w14:textId="7909AC0A" w:rsidR="006274A1" w:rsidRDefault="006274A1" w:rsidP="00B76D98">
            <w:pPr>
              <w:rPr>
                <w:lang w:eastAsia="en-US"/>
              </w:rPr>
            </w:pPr>
            <w:r>
              <w:rPr>
                <w:lang w:eastAsia="en-US"/>
              </w:rPr>
              <w:t>98.21</w:t>
            </w:r>
          </w:p>
        </w:tc>
        <w:tc>
          <w:tcPr>
            <w:tcW w:w="848" w:type="dxa"/>
          </w:tcPr>
          <w:p w14:paraId="251302D7" w14:textId="4A852F4D" w:rsidR="006274A1" w:rsidRDefault="0035382D" w:rsidP="00B76D98">
            <w:pPr>
              <w:rPr>
                <w:lang w:eastAsia="en-US"/>
              </w:rPr>
            </w:pPr>
            <w:r>
              <w:rPr>
                <w:lang w:eastAsia="en-US"/>
              </w:rPr>
              <w:t>69.64</w:t>
            </w:r>
          </w:p>
        </w:tc>
        <w:tc>
          <w:tcPr>
            <w:tcW w:w="848" w:type="dxa"/>
          </w:tcPr>
          <w:p w14:paraId="0F1B5CD7" w14:textId="3FF13F37" w:rsidR="006274A1" w:rsidRDefault="006274A1" w:rsidP="00B76D98">
            <w:pPr>
              <w:rPr>
                <w:lang w:eastAsia="en-US"/>
              </w:rPr>
            </w:pPr>
            <w:r>
              <w:rPr>
                <w:lang w:eastAsia="en-US"/>
              </w:rPr>
              <w:t>48.98</w:t>
            </w:r>
          </w:p>
        </w:tc>
        <w:tc>
          <w:tcPr>
            <w:tcW w:w="856" w:type="dxa"/>
          </w:tcPr>
          <w:p w14:paraId="43F51EE0" w14:textId="48C92EC2" w:rsidR="006274A1" w:rsidRDefault="004D3CA1" w:rsidP="00B76D98">
            <w:pPr>
              <w:rPr>
                <w:lang w:eastAsia="en-US"/>
              </w:rPr>
            </w:pPr>
            <w:r>
              <w:rPr>
                <w:lang w:eastAsia="en-US"/>
              </w:rPr>
              <w:t>48.98</w:t>
            </w:r>
          </w:p>
        </w:tc>
        <w:tc>
          <w:tcPr>
            <w:tcW w:w="930" w:type="dxa"/>
          </w:tcPr>
          <w:p w14:paraId="27C567C4" w14:textId="18A9C4F1" w:rsidR="006274A1" w:rsidRDefault="006274A1" w:rsidP="00B76D98">
            <w:pPr>
              <w:rPr>
                <w:lang w:eastAsia="en-US"/>
              </w:rPr>
            </w:pPr>
            <w:r>
              <w:rPr>
                <w:lang w:eastAsia="en-US"/>
              </w:rPr>
              <w:t>0.15</w:t>
            </w:r>
          </w:p>
        </w:tc>
        <w:tc>
          <w:tcPr>
            <w:tcW w:w="791" w:type="dxa"/>
          </w:tcPr>
          <w:p w14:paraId="2327A10E" w14:textId="63A8E625" w:rsidR="006274A1" w:rsidRDefault="006D1F2F" w:rsidP="00B76D98">
            <w:pPr>
              <w:rPr>
                <w:lang w:eastAsia="en-US"/>
              </w:rPr>
            </w:pPr>
            <w:r>
              <w:rPr>
                <w:lang w:eastAsia="en-US"/>
              </w:rPr>
              <w:t>0.</w:t>
            </w:r>
            <w:r w:rsidR="0071757F">
              <w:rPr>
                <w:lang w:eastAsia="en-US"/>
              </w:rPr>
              <w:t>53</w:t>
            </w:r>
          </w:p>
        </w:tc>
        <w:tc>
          <w:tcPr>
            <w:tcW w:w="826" w:type="dxa"/>
          </w:tcPr>
          <w:p w14:paraId="136F6F74" w14:textId="793C8E2F" w:rsidR="006274A1" w:rsidRDefault="006274A1" w:rsidP="00B76D98">
            <w:pPr>
              <w:rPr>
                <w:lang w:eastAsia="en-US"/>
              </w:rPr>
            </w:pPr>
            <w:r>
              <w:rPr>
                <w:lang w:eastAsia="en-US"/>
              </w:rPr>
              <w:t>3.05</w:t>
            </w:r>
          </w:p>
        </w:tc>
        <w:tc>
          <w:tcPr>
            <w:tcW w:w="824" w:type="dxa"/>
          </w:tcPr>
          <w:p w14:paraId="4BBB8852" w14:textId="62822E0D" w:rsidR="006274A1" w:rsidRDefault="00334AB5" w:rsidP="00B76D98">
            <w:pPr>
              <w:rPr>
                <w:lang w:eastAsia="en-US"/>
              </w:rPr>
            </w:pPr>
            <w:r>
              <w:rPr>
                <w:lang w:eastAsia="en-US"/>
              </w:rPr>
              <w:t>1.41</w:t>
            </w:r>
          </w:p>
        </w:tc>
      </w:tr>
      <w:tr w:rsidR="003853F2" w14:paraId="15849F3A" w14:textId="6154AAC7" w:rsidTr="00242463">
        <w:trPr>
          <w:trHeight w:val="459"/>
        </w:trPr>
        <w:tc>
          <w:tcPr>
            <w:tcW w:w="2347" w:type="dxa"/>
          </w:tcPr>
          <w:p w14:paraId="7B2CC728" w14:textId="6989738A" w:rsidR="006274A1" w:rsidRDefault="006274A1" w:rsidP="00B76D98">
            <w:pPr>
              <w:rPr>
                <w:lang w:eastAsia="en-US"/>
              </w:rPr>
            </w:pPr>
            <w:r>
              <w:rPr>
                <w:lang w:eastAsia="en-US"/>
              </w:rPr>
              <w:t>Dense with SoftMax</w:t>
            </w:r>
          </w:p>
        </w:tc>
        <w:tc>
          <w:tcPr>
            <w:tcW w:w="797" w:type="dxa"/>
          </w:tcPr>
          <w:p w14:paraId="7FE13F04" w14:textId="3DE570F1" w:rsidR="006274A1" w:rsidRDefault="006274A1" w:rsidP="00B76D98">
            <w:pPr>
              <w:rPr>
                <w:lang w:eastAsia="en-US"/>
              </w:rPr>
            </w:pPr>
            <w:r>
              <w:rPr>
                <w:lang w:eastAsia="en-US"/>
              </w:rPr>
              <w:t>50.89</w:t>
            </w:r>
          </w:p>
        </w:tc>
        <w:tc>
          <w:tcPr>
            <w:tcW w:w="848" w:type="dxa"/>
          </w:tcPr>
          <w:p w14:paraId="403796A0" w14:textId="45A6D763" w:rsidR="006274A1" w:rsidRDefault="0035382D" w:rsidP="00B76D98">
            <w:pPr>
              <w:rPr>
                <w:lang w:eastAsia="en-US"/>
              </w:rPr>
            </w:pPr>
            <w:r>
              <w:rPr>
                <w:lang w:eastAsia="en-US"/>
              </w:rPr>
              <w:t>50.89</w:t>
            </w:r>
          </w:p>
        </w:tc>
        <w:tc>
          <w:tcPr>
            <w:tcW w:w="848" w:type="dxa"/>
          </w:tcPr>
          <w:p w14:paraId="7F3B7575" w14:textId="577BB766" w:rsidR="006274A1" w:rsidRDefault="006274A1" w:rsidP="00B76D98">
            <w:pPr>
              <w:rPr>
                <w:lang w:eastAsia="en-US"/>
              </w:rPr>
            </w:pPr>
            <w:r>
              <w:rPr>
                <w:lang w:eastAsia="en-US"/>
              </w:rPr>
              <w:t>40.82</w:t>
            </w:r>
          </w:p>
        </w:tc>
        <w:tc>
          <w:tcPr>
            <w:tcW w:w="856" w:type="dxa"/>
          </w:tcPr>
          <w:p w14:paraId="6B8578B7" w14:textId="1BFB14AC" w:rsidR="006274A1" w:rsidRDefault="004D3CA1" w:rsidP="00B76D98">
            <w:pPr>
              <w:rPr>
                <w:lang w:eastAsia="en-US"/>
              </w:rPr>
            </w:pPr>
            <w:r>
              <w:rPr>
                <w:lang w:eastAsia="en-US"/>
              </w:rPr>
              <w:t>40.82</w:t>
            </w:r>
          </w:p>
        </w:tc>
        <w:tc>
          <w:tcPr>
            <w:tcW w:w="930" w:type="dxa"/>
          </w:tcPr>
          <w:p w14:paraId="27161732" w14:textId="0080E2B2" w:rsidR="006274A1" w:rsidRDefault="006274A1" w:rsidP="00B76D98">
            <w:pPr>
              <w:rPr>
                <w:lang w:eastAsia="en-US"/>
              </w:rPr>
            </w:pPr>
            <w:r>
              <w:rPr>
                <w:lang w:eastAsia="en-US"/>
              </w:rPr>
              <w:t>40.82</w:t>
            </w:r>
          </w:p>
        </w:tc>
        <w:tc>
          <w:tcPr>
            <w:tcW w:w="791" w:type="dxa"/>
          </w:tcPr>
          <w:p w14:paraId="2610048F" w14:textId="451F61BF" w:rsidR="006274A1" w:rsidRDefault="0071757F" w:rsidP="00B76D98">
            <w:pPr>
              <w:rPr>
                <w:lang w:eastAsia="en-US"/>
              </w:rPr>
            </w:pPr>
            <w:r>
              <w:rPr>
                <w:lang w:eastAsia="en-US"/>
              </w:rPr>
              <w:t>0.69</w:t>
            </w:r>
          </w:p>
        </w:tc>
        <w:tc>
          <w:tcPr>
            <w:tcW w:w="826" w:type="dxa"/>
          </w:tcPr>
          <w:p w14:paraId="20A81CD8" w14:textId="3392E961" w:rsidR="006274A1" w:rsidRDefault="006274A1" w:rsidP="00B76D98">
            <w:pPr>
              <w:rPr>
                <w:lang w:eastAsia="en-US"/>
              </w:rPr>
            </w:pPr>
            <w:r>
              <w:rPr>
                <w:lang w:eastAsia="en-US"/>
              </w:rPr>
              <w:t>0.70</w:t>
            </w:r>
          </w:p>
        </w:tc>
        <w:tc>
          <w:tcPr>
            <w:tcW w:w="824" w:type="dxa"/>
          </w:tcPr>
          <w:p w14:paraId="08288AFC" w14:textId="0B417C62" w:rsidR="006274A1" w:rsidRDefault="00334AB5" w:rsidP="00B76D98">
            <w:pPr>
              <w:rPr>
                <w:lang w:eastAsia="en-US"/>
              </w:rPr>
            </w:pPr>
            <w:r>
              <w:rPr>
                <w:lang w:eastAsia="en-US"/>
              </w:rPr>
              <w:t>0.69</w:t>
            </w:r>
          </w:p>
        </w:tc>
      </w:tr>
      <w:tr w:rsidR="003853F2" w14:paraId="189BC06B" w14:textId="68CC9054" w:rsidTr="00242463">
        <w:trPr>
          <w:trHeight w:val="459"/>
        </w:trPr>
        <w:tc>
          <w:tcPr>
            <w:tcW w:w="2347" w:type="dxa"/>
          </w:tcPr>
          <w:p w14:paraId="7EE369A0" w14:textId="59227436" w:rsidR="006274A1" w:rsidRDefault="006274A1" w:rsidP="00B76D98">
            <w:pPr>
              <w:rPr>
                <w:lang w:eastAsia="en-US"/>
              </w:rPr>
            </w:pPr>
            <w:r>
              <w:rPr>
                <w:lang w:eastAsia="en-US"/>
              </w:rPr>
              <w:t>Dense with Sigmoid</w:t>
            </w:r>
          </w:p>
        </w:tc>
        <w:tc>
          <w:tcPr>
            <w:tcW w:w="797" w:type="dxa"/>
          </w:tcPr>
          <w:p w14:paraId="75582A90" w14:textId="4CEA63B3" w:rsidR="006274A1" w:rsidRDefault="006274A1" w:rsidP="00B76D98">
            <w:pPr>
              <w:rPr>
                <w:lang w:eastAsia="en-US"/>
              </w:rPr>
            </w:pPr>
            <w:r>
              <w:rPr>
                <w:lang w:eastAsia="en-US"/>
              </w:rPr>
              <w:t>86.61</w:t>
            </w:r>
          </w:p>
        </w:tc>
        <w:tc>
          <w:tcPr>
            <w:tcW w:w="848" w:type="dxa"/>
          </w:tcPr>
          <w:p w14:paraId="1271BEDE" w14:textId="65C9DE35" w:rsidR="006274A1" w:rsidRDefault="00813CBF" w:rsidP="00B76D98">
            <w:pPr>
              <w:rPr>
                <w:lang w:eastAsia="en-US"/>
              </w:rPr>
            </w:pPr>
            <w:r>
              <w:rPr>
                <w:lang w:eastAsia="en-US"/>
              </w:rPr>
              <w:t>56.25</w:t>
            </w:r>
          </w:p>
        </w:tc>
        <w:tc>
          <w:tcPr>
            <w:tcW w:w="848" w:type="dxa"/>
          </w:tcPr>
          <w:p w14:paraId="5265D7DD" w14:textId="2A72D568" w:rsidR="006274A1" w:rsidRDefault="006274A1" w:rsidP="00B76D98">
            <w:pPr>
              <w:rPr>
                <w:lang w:eastAsia="en-US"/>
              </w:rPr>
            </w:pPr>
            <w:r>
              <w:rPr>
                <w:lang w:eastAsia="en-US"/>
              </w:rPr>
              <w:t>48.98</w:t>
            </w:r>
          </w:p>
        </w:tc>
        <w:tc>
          <w:tcPr>
            <w:tcW w:w="856" w:type="dxa"/>
          </w:tcPr>
          <w:p w14:paraId="19A68314" w14:textId="46D8AF1F" w:rsidR="006274A1" w:rsidRDefault="004D3CA1" w:rsidP="00B76D98">
            <w:pPr>
              <w:rPr>
                <w:lang w:eastAsia="en-US"/>
              </w:rPr>
            </w:pPr>
            <w:r>
              <w:rPr>
                <w:lang w:eastAsia="en-US"/>
              </w:rPr>
              <w:t>59.18</w:t>
            </w:r>
          </w:p>
        </w:tc>
        <w:tc>
          <w:tcPr>
            <w:tcW w:w="930" w:type="dxa"/>
          </w:tcPr>
          <w:p w14:paraId="28171560" w14:textId="55F4567B" w:rsidR="006274A1" w:rsidRDefault="006274A1" w:rsidP="00B76D98">
            <w:pPr>
              <w:rPr>
                <w:lang w:eastAsia="en-US"/>
              </w:rPr>
            </w:pPr>
            <w:r>
              <w:rPr>
                <w:lang w:eastAsia="en-US"/>
              </w:rPr>
              <w:t>48.98</w:t>
            </w:r>
          </w:p>
        </w:tc>
        <w:tc>
          <w:tcPr>
            <w:tcW w:w="791" w:type="dxa"/>
          </w:tcPr>
          <w:p w14:paraId="5BA368AF" w14:textId="6AD992A0" w:rsidR="006274A1" w:rsidRDefault="0071757F" w:rsidP="00B76D98">
            <w:pPr>
              <w:rPr>
                <w:lang w:eastAsia="en-US"/>
              </w:rPr>
            </w:pPr>
            <w:r>
              <w:rPr>
                <w:lang w:eastAsia="en-US"/>
              </w:rPr>
              <w:t>0.83</w:t>
            </w:r>
          </w:p>
        </w:tc>
        <w:tc>
          <w:tcPr>
            <w:tcW w:w="826" w:type="dxa"/>
          </w:tcPr>
          <w:p w14:paraId="42003BC3" w14:textId="18464A77" w:rsidR="006274A1" w:rsidRDefault="006274A1" w:rsidP="00B76D98">
            <w:pPr>
              <w:rPr>
                <w:lang w:eastAsia="en-US"/>
              </w:rPr>
            </w:pPr>
            <w:r>
              <w:rPr>
                <w:lang w:eastAsia="en-US"/>
              </w:rPr>
              <w:t>0.72</w:t>
            </w:r>
          </w:p>
        </w:tc>
        <w:tc>
          <w:tcPr>
            <w:tcW w:w="824" w:type="dxa"/>
          </w:tcPr>
          <w:p w14:paraId="0AC9CB86" w14:textId="35A6CE1C" w:rsidR="006274A1" w:rsidRDefault="00334AB5" w:rsidP="00B76D98">
            <w:pPr>
              <w:rPr>
                <w:lang w:eastAsia="en-US"/>
              </w:rPr>
            </w:pPr>
            <w:r>
              <w:rPr>
                <w:lang w:eastAsia="en-US"/>
              </w:rPr>
              <w:t>0.69</w:t>
            </w:r>
          </w:p>
        </w:tc>
      </w:tr>
      <w:tr w:rsidR="00242463" w14:paraId="0845F126" w14:textId="64D0C3BD" w:rsidTr="00242463">
        <w:trPr>
          <w:trHeight w:val="459"/>
        </w:trPr>
        <w:tc>
          <w:tcPr>
            <w:tcW w:w="2347" w:type="dxa"/>
          </w:tcPr>
          <w:p w14:paraId="31AC6B01" w14:textId="19D117DB" w:rsidR="00242463" w:rsidRDefault="00242463" w:rsidP="00B76D98">
            <w:pPr>
              <w:rPr>
                <w:lang w:eastAsia="en-US"/>
              </w:rPr>
            </w:pPr>
            <w:r>
              <w:rPr>
                <w:lang w:eastAsia="en-US"/>
              </w:rPr>
              <w:t>Gaussian NB</w:t>
            </w:r>
          </w:p>
        </w:tc>
        <w:tc>
          <w:tcPr>
            <w:tcW w:w="797" w:type="dxa"/>
          </w:tcPr>
          <w:p w14:paraId="3E91E2B9" w14:textId="507BF5B9" w:rsidR="00242463" w:rsidRDefault="00242463" w:rsidP="00B76D98">
            <w:pPr>
              <w:rPr>
                <w:lang w:eastAsia="en-US"/>
              </w:rPr>
            </w:pPr>
            <w:r>
              <w:rPr>
                <w:lang w:eastAsia="en-US"/>
              </w:rPr>
              <w:t>-</w:t>
            </w:r>
          </w:p>
        </w:tc>
        <w:tc>
          <w:tcPr>
            <w:tcW w:w="848" w:type="dxa"/>
          </w:tcPr>
          <w:p w14:paraId="22A8370F" w14:textId="621D4F27" w:rsidR="00242463" w:rsidRDefault="00242463" w:rsidP="00B76D98">
            <w:pPr>
              <w:rPr>
                <w:lang w:eastAsia="en-US"/>
              </w:rPr>
            </w:pPr>
            <w:r>
              <w:rPr>
                <w:lang w:eastAsia="en-US"/>
              </w:rPr>
              <w:t>-</w:t>
            </w:r>
          </w:p>
        </w:tc>
        <w:tc>
          <w:tcPr>
            <w:tcW w:w="848" w:type="dxa"/>
          </w:tcPr>
          <w:p w14:paraId="7DB3B97B" w14:textId="76C946A6" w:rsidR="00242463" w:rsidRDefault="00242463" w:rsidP="00B76D98">
            <w:pPr>
              <w:rPr>
                <w:lang w:eastAsia="en-US"/>
              </w:rPr>
            </w:pPr>
            <w:r>
              <w:rPr>
                <w:lang w:eastAsia="en-US"/>
              </w:rPr>
              <w:t>55.0</w:t>
            </w:r>
          </w:p>
        </w:tc>
        <w:tc>
          <w:tcPr>
            <w:tcW w:w="856" w:type="dxa"/>
          </w:tcPr>
          <w:p w14:paraId="04415920" w14:textId="305C6631" w:rsidR="00242463" w:rsidRDefault="00242463" w:rsidP="00B76D98">
            <w:pPr>
              <w:rPr>
                <w:lang w:eastAsia="en-US"/>
              </w:rPr>
            </w:pPr>
            <w:r>
              <w:rPr>
                <w:lang w:eastAsia="en-US"/>
              </w:rPr>
              <w:t>51.25</w:t>
            </w:r>
          </w:p>
        </w:tc>
        <w:tc>
          <w:tcPr>
            <w:tcW w:w="930" w:type="dxa"/>
          </w:tcPr>
          <w:p w14:paraId="72DFA18F" w14:textId="448085A8" w:rsidR="00242463" w:rsidRDefault="00242463" w:rsidP="00B76D98">
            <w:pPr>
              <w:rPr>
                <w:lang w:eastAsia="en-US"/>
              </w:rPr>
            </w:pPr>
            <w:r>
              <w:rPr>
                <w:lang w:eastAsia="en-US"/>
              </w:rPr>
              <w:t>-</w:t>
            </w:r>
          </w:p>
        </w:tc>
        <w:tc>
          <w:tcPr>
            <w:tcW w:w="791" w:type="dxa"/>
          </w:tcPr>
          <w:p w14:paraId="26D68895" w14:textId="2AE99DA4" w:rsidR="00242463" w:rsidRDefault="00242463" w:rsidP="00B76D98">
            <w:pPr>
              <w:rPr>
                <w:lang w:eastAsia="en-US"/>
              </w:rPr>
            </w:pPr>
            <w:r>
              <w:rPr>
                <w:lang w:eastAsia="en-US"/>
              </w:rPr>
              <w:t>-</w:t>
            </w:r>
          </w:p>
        </w:tc>
        <w:tc>
          <w:tcPr>
            <w:tcW w:w="826" w:type="dxa"/>
          </w:tcPr>
          <w:p w14:paraId="1AD533F7" w14:textId="4F55A6B6" w:rsidR="00242463" w:rsidRDefault="00242463" w:rsidP="00B76D98">
            <w:pPr>
              <w:rPr>
                <w:lang w:eastAsia="en-US"/>
              </w:rPr>
            </w:pPr>
            <w:r>
              <w:rPr>
                <w:lang w:eastAsia="en-US"/>
              </w:rPr>
              <w:t>-</w:t>
            </w:r>
          </w:p>
        </w:tc>
        <w:tc>
          <w:tcPr>
            <w:tcW w:w="824" w:type="dxa"/>
          </w:tcPr>
          <w:p w14:paraId="37F20FB7" w14:textId="6FF3061F" w:rsidR="00242463" w:rsidRDefault="00242463" w:rsidP="00B76D98">
            <w:pPr>
              <w:rPr>
                <w:lang w:eastAsia="en-US"/>
              </w:rPr>
            </w:pPr>
            <w:r>
              <w:rPr>
                <w:lang w:eastAsia="en-US"/>
              </w:rPr>
              <w:t>-</w:t>
            </w:r>
          </w:p>
        </w:tc>
      </w:tr>
      <w:tr w:rsidR="00242463" w14:paraId="26049B03" w14:textId="7CBA5E26" w:rsidTr="00242463">
        <w:trPr>
          <w:trHeight w:val="459"/>
        </w:trPr>
        <w:tc>
          <w:tcPr>
            <w:tcW w:w="2347" w:type="dxa"/>
          </w:tcPr>
          <w:p w14:paraId="1D6BDFC7" w14:textId="058CF70B" w:rsidR="00242463" w:rsidRDefault="00242463" w:rsidP="00B76D98">
            <w:pPr>
              <w:rPr>
                <w:lang w:eastAsia="en-US"/>
              </w:rPr>
            </w:pPr>
            <w:r>
              <w:rPr>
                <w:lang w:eastAsia="en-US"/>
              </w:rPr>
              <w:t>RF Classifier</w:t>
            </w:r>
          </w:p>
        </w:tc>
        <w:tc>
          <w:tcPr>
            <w:tcW w:w="797" w:type="dxa"/>
          </w:tcPr>
          <w:p w14:paraId="4E749EB9" w14:textId="02AC55AD" w:rsidR="00242463" w:rsidRDefault="00242463" w:rsidP="00B76D98">
            <w:pPr>
              <w:rPr>
                <w:lang w:eastAsia="en-US"/>
              </w:rPr>
            </w:pPr>
            <w:r>
              <w:rPr>
                <w:lang w:eastAsia="en-US"/>
              </w:rPr>
              <w:t>-</w:t>
            </w:r>
          </w:p>
        </w:tc>
        <w:tc>
          <w:tcPr>
            <w:tcW w:w="848" w:type="dxa"/>
          </w:tcPr>
          <w:p w14:paraId="41BBE0CA" w14:textId="57E9C93F" w:rsidR="00242463" w:rsidRDefault="00242463" w:rsidP="00B76D98">
            <w:pPr>
              <w:rPr>
                <w:lang w:eastAsia="en-US"/>
              </w:rPr>
            </w:pPr>
            <w:r>
              <w:rPr>
                <w:lang w:eastAsia="en-US"/>
              </w:rPr>
              <w:t>-</w:t>
            </w:r>
          </w:p>
        </w:tc>
        <w:tc>
          <w:tcPr>
            <w:tcW w:w="848" w:type="dxa"/>
          </w:tcPr>
          <w:p w14:paraId="6AF9F958" w14:textId="725BAAFF" w:rsidR="00242463" w:rsidRDefault="00242463" w:rsidP="00B76D98">
            <w:pPr>
              <w:rPr>
                <w:lang w:eastAsia="en-US"/>
              </w:rPr>
            </w:pPr>
            <w:r>
              <w:rPr>
                <w:lang w:eastAsia="en-US"/>
              </w:rPr>
              <w:t>57.14</w:t>
            </w:r>
          </w:p>
        </w:tc>
        <w:tc>
          <w:tcPr>
            <w:tcW w:w="856" w:type="dxa"/>
          </w:tcPr>
          <w:p w14:paraId="4F4E9D18" w14:textId="35A8AFB1" w:rsidR="00242463" w:rsidRDefault="00242463" w:rsidP="00B76D98">
            <w:pPr>
              <w:rPr>
                <w:lang w:eastAsia="en-US"/>
              </w:rPr>
            </w:pPr>
            <w:r>
              <w:rPr>
                <w:lang w:eastAsia="en-US"/>
              </w:rPr>
              <w:t>55.1</w:t>
            </w:r>
          </w:p>
        </w:tc>
        <w:tc>
          <w:tcPr>
            <w:tcW w:w="930" w:type="dxa"/>
          </w:tcPr>
          <w:p w14:paraId="12DF9284" w14:textId="0201C2F0" w:rsidR="00242463" w:rsidRDefault="00242463" w:rsidP="00B76D98">
            <w:pPr>
              <w:rPr>
                <w:lang w:eastAsia="en-US"/>
              </w:rPr>
            </w:pPr>
            <w:r>
              <w:rPr>
                <w:lang w:eastAsia="en-US"/>
              </w:rPr>
              <w:t>-</w:t>
            </w:r>
          </w:p>
        </w:tc>
        <w:tc>
          <w:tcPr>
            <w:tcW w:w="791" w:type="dxa"/>
          </w:tcPr>
          <w:p w14:paraId="6A9B3315" w14:textId="4F7E637A" w:rsidR="00242463" w:rsidRDefault="00242463" w:rsidP="00B76D98">
            <w:pPr>
              <w:rPr>
                <w:lang w:eastAsia="en-US"/>
              </w:rPr>
            </w:pPr>
            <w:r>
              <w:rPr>
                <w:lang w:eastAsia="en-US"/>
              </w:rPr>
              <w:t>-</w:t>
            </w:r>
          </w:p>
        </w:tc>
        <w:tc>
          <w:tcPr>
            <w:tcW w:w="826" w:type="dxa"/>
          </w:tcPr>
          <w:p w14:paraId="2867D738" w14:textId="50008116" w:rsidR="00242463" w:rsidRDefault="00242463" w:rsidP="00B76D98">
            <w:pPr>
              <w:rPr>
                <w:lang w:eastAsia="en-US"/>
              </w:rPr>
            </w:pPr>
            <w:r>
              <w:rPr>
                <w:lang w:eastAsia="en-US"/>
              </w:rPr>
              <w:t>-</w:t>
            </w:r>
          </w:p>
        </w:tc>
        <w:tc>
          <w:tcPr>
            <w:tcW w:w="824" w:type="dxa"/>
          </w:tcPr>
          <w:p w14:paraId="14BACB59" w14:textId="5B06C52F" w:rsidR="00242463" w:rsidRDefault="00242463" w:rsidP="00B76D98">
            <w:pPr>
              <w:rPr>
                <w:lang w:eastAsia="en-US"/>
              </w:rPr>
            </w:pPr>
            <w:r>
              <w:rPr>
                <w:lang w:eastAsia="en-US"/>
              </w:rPr>
              <w:t>-</w:t>
            </w:r>
          </w:p>
        </w:tc>
      </w:tr>
      <w:tr w:rsidR="00242463" w14:paraId="743A8DD2" w14:textId="0766E528" w:rsidTr="00242463">
        <w:trPr>
          <w:trHeight w:val="459"/>
        </w:trPr>
        <w:tc>
          <w:tcPr>
            <w:tcW w:w="2347" w:type="dxa"/>
          </w:tcPr>
          <w:p w14:paraId="735788F8" w14:textId="0BEE033E" w:rsidR="00242463" w:rsidRDefault="00242463" w:rsidP="00B76D98">
            <w:pPr>
              <w:rPr>
                <w:lang w:eastAsia="en-US"/>
              </w:rPr>
            </w:pPr>
            <w:r>
              <w:rPr>
                <w:lang w:eastAsia="en-US"/>
              </w:rPr>
              <w:t>SGD Classifier</w:t>
            </w:r>
          </w:p>
        </w:tc>
        <w:tc>
          <w:tcPr>
            <w:tcW w:w="797" w:type="dxa"/>
          </w:tcPr>
          <w:p w14:paraId="002E7C59" w14:textId="73C2F562" w:rsidR="00242463" w:rsidRDefault="00242463" w:rsidP="00B76D98">
            <w:pPr>
              <w:rPr>
                <w:lang w:eastAsia="en-US"/>
              </w:rPr>
            </w:pPr>
            <w:r>
              <w:rPr>
                <w:lang w:eastAsia="en-US"/>
              </w:rPr>
              <w:t>-</w:t>
            </w:r>
          </w:p>
        </w:tc>
        <w:tc>
          <w:tcPr>
            <w:tcW w:w="848" w:type="dxa"/>
          </w:tcPr>
          <w:p w14:paraId="51338A2F" w14:textId="59E93074" w:rsidR="00242463" w:rsidRDefault="00242463" w:rsidP="00B76D98">
            <w:pPr>
              <w:rPr>
                <w:lang w:eastAsia="en-US"/>
              </w:rPr>
            </w:pPr>
            <w:r>
              <w:rPr>
                <w:lang w:eastAsia="en-US"/>
              </w:rPr>
              <w:t>-</w:t>
            </w:r>
          </w:p>
        </w:tc>
        <w:tc>
          <w:tcPr>
            <w:tcW w:w="848" w:type="dxa"/>
          </w:tcPr>
          <w:p w14:paraId="12650554" w14:textId="6052527E" w:rsidR="00242463" w:rsidRDefault="00242463" w:rsidP="00B76D98">
            <w:pPr>
              <w:rPr>
                <w:lang w:eastAsia="en-US"/>
              </w:rPr>
            </w:pPr>
            <w:r>
              <w:rPr>
                <w:lang w:eastAsia="en-US"/>
              </w:rPr>
              <w:t>48.98</w:t>
            </w:r>
          </w:p>
        </w:tc>
        <w:tc>
          <w:tcPr>
            <w:tcW w:w="856" w:type="dxa"/>
          </w:tcPr>
          <w:p w14:paraId="7EC91FD3" w14:textId="05EDCEE9" w:rsidR="00242463" w:rsidRDefault="00242463" w:rsidP="00B76D98">
            <w:pPr>
              <w:rPr>
                <w:lang w:eastAsia="en-US"/>
              </w:rPr>
            </w:pPr>
            <w:r>
              <w:rPr>
                <w:lang w:eastAsia="en-US"/>
              </w:rPr>
              <w:t>53.06</w:t>
            </w:r>
          </w:p>
        </w:tc>
        <w:tc>
          <w:tcPr>
            <w:tcW w:w="930" w:type="dxa"/>
          </w:tcPr>
          <w:p w14:paraId="488A1453" w14:textId="5496E951" w:rsidR="00242463" w:rsidRDefault="00242463" w:rsidP="00B76D98">
            <w:pPr>
              <w:rPr>
                <w:lang w:eastAsia="en-US"/>
              </w:rPr>
            </w:pPr>
            <w:r>
              <w:rPr>
                <w:lang w:eastAsia="en-US"/>
              </w:rPr>
              <w:t>-</w:t>
            </w:r>
          </w:p>
        </w:tc>
        <w:tc>
          <w:tcPr>
            <w:tcW w:w="791" w:type="dxa"/>
          </w:tcPr>
          <w:p w14:paraId="1C6E9E6F" w14:textId="2E81205F" w:rsidR="00242463" w:rsidRDefault="00242463" w:rsidP="00B76D98">
            <w:pPr>
              <w:rPr>
                <w:lang w:eastAsia="en-US"/>
              </w:rPr>
            </w:pPr>
            <w:r>
              <w:rPr>
                <w:lang w:eastAsia="en-US"/>
              </w:rPr>
              <w:t>-</w:t>
            </w:r>
          </w:p>
        </w:tc>
        <w:tc>
          <w:tcPr>
            <w:tcW w:w="826" w:type="dxa"/>
          </w:tcPr>
          <w:p w14:paraId="01157239" w14:textId="43B1BC7C" w:rsidR="00242463" w:rsidRDefault="00242463" w:rsidP="00B76D98">
            <w:pPr>
              <w:rPr>
                <w:lang w:eastAsia="en-US"/>
              </w:rPr>
            </w:pPr>
            <w:r>
              <w:rPr>
                <w:lang w:eastAsia="en-US"/>
              </w:rPr>
              <w:t>-</w:t>
            </w:r>
          </w:p>
        </w:tc>
        <w:tc>
          <w:tcPr>
            <w:tcW w:w="824" w:type="dxa"/>
          </w:tcPr>
          <w:p w14:paraId="1171E974" w14:textId="573D0C9A" w:rsidR="00242463" w:rsidRDefault="00242463" w:rsidP="00B76D98">
            <w:pPr>
              <w:rPr>
                <w:lang w:eastAsia="en-US"/>
              </w:rPr>
            </w:pPr>
            <w:r>
              <w:rPr>
                <w:lang w:eastAsia="en-US"/>
              </w:rPr>
              <w:t>-</w:t>
            </w:r>
          </w:p>
        </w:tc>
      </w:tr>
      <w:tr w:rsidR="00242463" w14:paraId="39E6D414" w14:textId="75092C13" w:rsidTr="00242463">
        <w:trPr>
          <w:trHeight w:val="459"/>
        </w:trPr>
        <w:tc>
          <w:tcPr>
            <w:tcW w:w="2347" w:type="dxa"/>
          </w:tcPr>
          <w:p w14:paraId="5A8A60A8" w14:textId="44FF1560" w:rsidR="00242463" w:rsidRDefault="00242463" w:rsidP="00B76D98">
            <w:pPr>
              <w:rPr>
                <w:lang w:eastAsia="en-US"/>
              </w:rPr>
            </w:pPr>
            <w:r>
              <w:rPr>
                <w:lang w:eastAsia="en-US"/>
              </w:rPr>
              <w:t>SVM Classifier</w:t>
            </w:r>
          </w:p>
        </w:tc>
        <w:tc>
          <w:tcPr>
            <w:tcW w:w="797" w:type="dxa"/>
          </w:tcPr>
          <w:p w14:paraId="09AAFDCD" w14:textId="2CB1F166" w:rsidR="00242463" w:rsidRDefault="00242463" w:rsidP="00B76D98">
            <w:pPr>
              <w:rPr>
                <w:lang w:eastAsia="en-US"/>
              </w:rPr>
            </w:pPr>
            <w:r>
              <w:rPr>
                <w:lang w:eastAsia="en-US"/>
              </w:rPr>
              <w:t>-</w:t>
            </w:r>
          </w:p>
        </w:tc>
        <w:tc>
          <w:tcPr>
            <w:tcW w:w="848" w:type="dxa"/>
          </w:tcPr>
          <w:p w14:paraId="7499E061" w14:textId="05A40943" w:rsidR="00242463" w:rsidRDefault="00242463" w:rsidP="00B76D98">
            <w:pPr>
              <w:rPr>
                <w:lang w:eastAsia="en-US"/>
              </w:rPr>
            </w:pPr>
            <w:r>
              <w:rPr>
                <w:lang w:eastAsia="en-US"/>
              </w:rPr>
              <w:t>-</w:t>
            </w:r>
          </w:p>
        </w:tc>
        <w:tc>
          <w:tcPr>
            <w:tcW w:w="848" w:type="dxa"/>
          </w:tcPr>
          <w:p w14:paraId="7FD7631B" w14:textId="72279C08" w:rsidR="00242463" w:rsidRDefault="00242463" w:rsidP="00B76D98">
            <w:pPr>
              <w:rPr>
                <w:lang w:eastAsia="en-US"/>
              </w:rPr>
            </w:pPr>
            <w:r>
              <w:rPr>
                <w:lang w:eastAsia="en-US"/>
              </w:rPr>
              <w:t>46.94</w:t>
            </w:r>
          </w:p>
        </w:tc>
        <w:tc>
          <w:tcPr>
            <w:tcW w:w="856" w:type="dxa"/>
          </w:tcPr>
          <w:p w14:paraId="110EF61B" w14:textId="1FBB8458" w:rsidR="00242463" w:rsidRDefault="00242463" w:rsidP="00B76D98">
            <w:pPr>
              <w:rPr>
                <w:lang w:eastAsia="en-US"/>
              </w:rPr>
            </w:pPr>
            <w:r>
              <w:rPr>
                <w:lang w:eastAsia="en-US"/>
              </w:rPr>
              <w:t>59.18</w:t>
            </w:r>
          </w:p>
        </w:tc>
        <w:tc>
          <w:tcPr>
            <w:tcW w:w="930" w:type="dxa"/>
          </w:tcPr>
          <w:p w14:paraId="05020783" w14:textId="557CCDE4" w:rsidR="00242463" w:rsidRDefault="00242463" w:rsidP="00B76D98">
            <w:pPr>
              <w:rPr>
                <w:lang w:eastAsia="en-US"/>
              </w:rPr>
            </w:pPr>
            <w:r>
              <w:rPr>
                <w:lang w:eastAsia="en-US"/>
              </w:rPr>
              <w:t>-</w:t>
            </w:r>
          </w:p>
        </w:tc>
        <w:tc>
          <w:tcPr>
            <w:tcW w:w="791" w:type="dxa"/>
          </w:tcPr>
          <w:p w14:paraId="3544BF4E" w14:textId="31D86520" w:rsidR="00242463" w:rsidRDefault="00242463" w:rsidP="00B76D98">
            <w:pPr>
              <w:rPr>
                <w:lang w:eastAsia="en-US"/>
              </w:rPr>
            </w:pPr>
            <w:r>
              <w:rPr>
                <w:lang w:eastAsia="en-US"/>
              </w:rPr>
              <w:t>-</w:t>
            </w:r>
          </w:p>
        </w:tc>
        <w:tc>
          <w:tcPr>
            <w:tcW w:w="826" w:type="dxa"/>
          </w:tcPr>
          <w:p w14:paraId="3806C197" w14:textId="3F66893F" w:rsidR="00242463" w:rsidRDefault="00242463" w:rsidP="00B76D98">
            <w:pPr>
              <w:rPr>
                <w:lang w:eastAsia="en-US"/>
              </w:rPr>
            </w:pPr>
            <w:r>
              <w:rPr>
                <w:lang w:eastAsia="en-US"/>
              </w:rPr>
              <w:t>-</w:t>
            </w:r>
          </w:p>
        </w:tc>
        <w:tc>
          <w:tcPr>
            <w:tcW w:w="824" w:type="dxa"/>
          </w:tcPr>
          <w:p w14:paraId="7BECCB10" w14:textId="537DBB2E" w:rsidR="00242463" w:rsidRDefault="00242463" w:rsidP="00B76D98">
            <w:pPr>
              <w:rPr>
                <w:lang w:eastAsia="en-US"/>
              </w:rPr>
            </w:pPr>
            <w:r>
              <w:rPr>
                <w:lang w:eastAsia="en-US"/>
              </w:rPr>
              <w:t>-</w:t>
            </w:r>
          </w:p>
        </w:tc>
      </w:tr>
    </w:tbl>
    <w:p w14:paraId="2DFF8A6B" w14:textId="6CF80146" w:rsidR="00992FFA" w:rsidRDefault="00992FFA" w:rsidP="00B76D98">
      <w:pPr>
        <w:rPr>
          <w:lang w:eastAsia="en-US"/>
        </w:rPr>
      </w:pPr>
    </w:p>
    <w:p w14:paraId="0155DD2F" w14:textId="56130633" w:rsidR="000604F5" w:rsidRDefault="000604F5" w:rsidP="00B76D98">
      <w:pPr>
        <w:rPr>
          <w:lang w:eastAsia="en-US"/>
        </w:rPr>
      </w:pPr>
    </w:p>
    <w:p w14:paraId="32E1C03A" w14:textId="72D0EE6D" w:rsidR="000604F5" w:rsidRDefault="000604F5" w:rsidP="00B76D98">
      <w:pPr>
        <w:rPr>
          <w:lang w:eastAsia="en-US"/>
        </w:rPr>
      </w:pPr>
    </w:p>
    <w:p w14:paraId="5457B59F" w14:textId="43DF6F80" w:rsidR="006C7F57" w:rsidRDefault="006C7F57" w:rsidP="00B76D98">
      <w:pPr>
        <w:rPr>
          <w:lang w:eastAsia="en-US"/>
        </w:rPr>
      </w:pPr>
    </w:p>
    <w:p w14:paraId="7FAF599E" w14:textId="62F4A8E0" w:rsidR="006C7F57" w:rsidRDefault="006C7F57" w:rsidP="00B76D98">
      <w:pPr>
        <w:rPr>
          <w:lang w:eastAsia="en-US"/>
        </w:rPr>
      </w:pPr>
      <w:r>
        <w:rPr>
          <w:lang w:eastAsia="en-US"/>
        </w:rPr>
        <w:br w:type="page"/>
      </w:r>
    </w:p>
    <w:p w14:paraId="0DD991B2" w14:textId="77C310AA" w:rsidR="00AD657A" w:rsidRPr="009773B8" w:rsidRDefault="005C029A" w:rsidP="00B76D98">
      <w:pPr>
        <w:pStyle w:val="Dedication"/>
        <w:rPr>
          <w:lang w:eastAsia="en-US"/>
        </w:rPr>
      </w:pPr>
      <w:r w:rsidRPr="00992FFA">
        <w:rPr>
          <w:lang w:eastAsia="en-US"/>
        </w:rPr>
        <w:lastRenderedPageBreak/>
        <w:t>Table 5.</w:t>
      </w:r>
      <w:r>
        <w:rPr>
          <w:lang w:eastAsia="en-US"/>
        </w:rPr>
        <w:t>3</w:t>
      </w:r>
      <w:r w:rsidRPr="00992FFA">
        <w:rPr>
          <w:lang w:eastAsia="en-US"/>
        </w:rPr>
        <w:t>: Results from Graphs with hashed embeddings</w:t>
      </w:r>
      <w:r w:rsidR="00C52115">
        <w:rPr>
          <w:lang w:eastAsia="en-US"/>
        </w:rPr>
        <w:t>, padding and segmentation</w:t>
      </w:r>
    </w:p>
    <w:tbl>
      <w:tblPr>
        <w:tblStyle w:val="Grilledutableau"/>
        <w:tblW w:w="9067" w:type="dxa"/>
        <w:tblLook w:val="04A0" w:firstRow="1" w:lastRow="0" w:firstColumn="1" w:lastColumn="0" w:noHBand="0" w:noVBand="1"/>
      </w:tblPr>
      <w:tblGrid>
        <w:gridCol w:w="2343"/>
        <w:gridCol w:w="797"/>
        <w:gridCol w:w="848"/>
        <w:gridCol w:w="848"/>
        <w:gridCol w:w="856"/>
        <w:gridCol w:w="929"/>
        <w:gridCol w:w="797"/>
        <w:gridCol w:w="825"/>
        <w:gridCol w:w="824"/>
      </w:tblGrid>
      <w:tr w:rsidR="00081B79" w14:paraId="16587434" w14:textId="77777777" w:rsidTr="003B7D97">
        <w:trPr>
          <w:cnfStyle w:val="100000000000" w:firstRow="1" w:lastRow="0" w:firstColumn="0" w:lastColumn="0" w:oddVBand="0" w:evenVBand="0" w:oddHBand="0" w:evenHBand="0" w:firstRowFirstColumn="0" w:firstRowLastColumn="0" w:lastRowFirstColumn="0" w:lastRowLastColumn="0"/>
          <w:trHeight w:val="283"/>
        </w:trPr>
        <w:tc>
          <w:tcPr>
            <w:tcW w:w="2343" w:type="dxa"/>
          </w:tcPr>
          <w:p w14:paraId="095B4D9E" w14:textId="77777777" w:rsidR="005C029A" w:rsidRDefault="005C029A" w:rsidP="00B76D98">
            <w:pPr>
              <w:rPr>
                <w:lang w:eastAsia="en-US"/>
              </w:rPr>
            </w:pPr>
            <w:r>
              <w:rPr>
                <w:lang w:eastAsia="en-US"/>
              </w:rPr>
              <w:t>Model</w:t>
            </w:r>
          </w:p>
        </w:tc>
        <w:tc>
          <w:tcPr>
            <w:tcW w:w="797" w:type="dxa"/>
          </w:tcPr>
          <w:p w14:paraId="0EBD4B1E" w14:textId="77777777" w:rsidR="005C029A" w:rsidRDefault="005C029A" w:rsidP="00B76D98">
            <w:pPr>
              <w:rPr>
                <w:lang w:eastAsia="en-US"/>
              </w:rPr>
            </w:pPr>
            <w:r>
              <w:rPr>
                <w:lang w:eastAsia="en-US"/>
              </w:rPr>
              <w:t>PTA %</w:t>
            </w:r>
          </w:p>
        </w:tc>
        <w:tc>
          <w:tcPr>
            <w:tcW w:w="848" w:type="dxa"/>
          </w:tcPr>
          <w:p w14:paraId="0EF77187" w14:textId="77777777" w:rsidR="005C029A" w:rsidRDefault="005C029A" w:rsidP="00B76D98">
            <w:pPr>
              <w:rPr>
                <w:lang w:eastAsia="en-US"/>
              </w:rPr>
            </w:pPr>
            <w:r>
              <w:rPr>
                <w:lang w:eastAsia="en-US"/>
              </w:rPr>
              <w:t>STA %</w:t>
            </w:r>
          </w:p>
        </w:tc>
        <w:tc>
          <w:tcPr>
            <w:tcW w:w="848" w:type="dxa"/>
          </w:tcPr>
          <w:p w14:paraId="45CB014A" w14:textId="77777777" w:rsidR="005C029A" w:rsidRDefault="005C029A" w:rsidP="00B76D98">
            <w:pPr>
              <w:rPr>
                <w:lang w:eastAsia="en-US"/>
              </w:rPr>
            </w:pPr>
            <w:r>
              <w:rPr>
                <w:lang w:eastAsia="en-US"/>
              </w:rPr>
              <w:t>PVA %</w:t>
            </w:r>
          </w:p>
        </w:tc>
        <w:tc>
          <w:tcPr>
            <w:tcW w:w="856" w:type="dxa"/>
          </w:tcPr>
          <w:p w14:paraId="17FD4508" w14:textId="77777777" w:rsidR="005C029A" w:rsidRDefault="005C029A" w:rsidP="00B76D98">
            <w:pPr>
              <w:rPr>
                <w:lang w:eastAsia="en-US"/>
              </w:rPr>
            </w:pPr>
            <w:r>
              <w:rPr>
                <w:lang w:eastAsia="en-US"/>
              </w:rPr>
              <w:t>SVA %</w:t>
            </w:r>
          </w:p>
        </w:tc>
        <w:tc>
          <w:tcPr>
            <w:tcW w:w="929" w:type="dxa"/>
          </w:tcPr>
          <w:p w14:paraId="6A4E12E1" w14:textId="77777777" w:rsidR="005C029A" w:rsidRDefault="005C029A" w:rsidP="00B76D98">
            <w:pPr>
              <w:rPr>
                <w:lang w:eastAsia="en-US"/>
              </w:rPr>
            </w:pPr>
            <w:r>
              <w:rPr>
                <w:lang w:eastAsia="en-US"/>
              </w:rPr>
              <w:t>PTL</w:t>
            </w:r>
          </w:p>
        </w:tc>
        <w:tc>
          <w:tcPr>
            <w:tcW w:w="797" w:type="dxa"/>
          </w:tcPr>
          <w:p w14:paraId="50372CCF" w14:textId="77777777" w:rsidR="005C029A" w:rsidRDefault="005C029A" w:rsidP="00B76D98">
            <w:pPr>
              <w:rPr>
                <w:lang w:eastAsia="en-US"/>
              </w:rPr>
            </w:pPr>
            <w:r>
              <w:rPr>
                <w:lang w:eastAsia="en-US"/>
              </w:rPr>
              <w:t>STL</w:t>
            </w:r>
          </w:p>
        </w:tc>
        <w:tc>
          <w:tcPr>
            <w:tcW w:w="825" w:type="dxa"/>
          </w:tcPr>
          <w:p w14:paraId="6FBEF0B1" w14:textId="1C9F92BE" w:rsidR="005C029A" w:rsidRDefault="005C029A" w:rsidP="00B76D98">
            <w:pPr>
              <w:rPr>
                <w:lang w:eastAsia="en-US"/>
              </w:rPr>
            </w:pPr>
            <w:r>
              <w:rPr>
                <w:lang w:eastAsia="en-US"/>
              </w:rPr>
              <w:t>PVL</w:t>
            </w:r>
          </w:p>
        </w:tc>
        <w:tc>
          <w:tcPr>
            <w:tcW w:w="824" w:type="dxa"/>
          </w:tcPr>
          <w:p w14:paraId="0B249AEF" w14:textId="30CD51D9" w:rsidR="005C029A" w:rsidRDefault="005C029A" w:rsidP="00B76D98">
            <w:pPr>
              <w:rPr>
                <w:lang w:eastAsia="en-US"/>
              </w:rPr>
            </w:pPr>
            <w:r>
              <w:rPr>
                <w:lang w:eastAsia="en-US"/>
              </w:rPr>
              <w:t>SVL</w:t>
            </w:r>
          </w:p>
        </w:tc>
      </w:tr>
      <w:tr w:rsidR="00242463" w14:paraId="7E512B3E" w14:textId="77777777" w:rsidTr="003B7D97">
        <w:trPr>
          <w:trHeight w:val="479"/>
        </w:trPr>
        <w:tc>
          <w:tcPr>
            <w:tcW w:w="2343" w:type="dxa"/>
          </w:tcPr>
          <w:p w14:paraId="5A6EBD44" w14:textId="77777777" w:rsidR="00242463" w:rsidRDefault="00242463" w:rsidP="00B76D98">
            <w:pPr>
              <w:rPr>
                <w:lang w:eastAsia="en-US"/>
              </w:rPr>
            </w:pPr>
            <w:r>
              <w:rPr>
                <w:lang w:eastAsia="en-US"/>
              </w:rPr>
              <w:t>MLP with ReLu</w:t>
            </w:r>
          </w:p>
        </w:tc>
        <w:tc>
          <w:tcPr>
            <w:tcW w:w="797" w:type="dxa"/>
          </w:tcPr>
          <w:p w14:paraId="655FB364" w14:textId="670B6813" w:rsidR="00242463" w:rsidRDefault="00242463" w:rsidP="00B76D98">
            <w:pPr>
              <w:rPr>
                <w:lang w:eastAsia="en-US"/>
              </w:rPr>
            </w:pPr>
            <w:r>
              <w:rPr>
                <w:lang w:eastAsia="en-US"/>
              </w:rPr>
              <w:t>50.89</w:t>
            </w:r>
          </w:p>
        </w:tc>
        <w:tc>
          <w:tcPr>
            <w:tcW w:w="848" w:type="dxa"/>
          </w:tcPr>
          <w:p w14:paraId="2371ED6E" w14:textId="5E9F1ED9" w:rsidR="00242463" w:rsidRDefault="00242463" w:rsidP="00B76D98">
            <w:pPr>
              <w:rPr>
                <w:lang w:eastAsia="en-US"/>
              </w:rPr>
            </w:pPr>
            <w:r>
              <w:rPr>
                <w:lang w:eastAsia="en-US"/>
              </w:rPr>
              <w:t>53.56</w:t>
            </w:r>
          </w:p>
        </w:tc>
        <w:tc>
          <w:tcPr>
            <w:tcW w:w="848" w:type="dxa"/>
          </w:tcPr>
          <w:p w14:paraId="64AE503A" w14:textId="45BA49D7" w:rsidR="00242463" w:rsidRDefault="00242463" w:rsidP="00B76D98">
            <w:pPr>
              <w:rPr>
                <w:lang w:eastAsia="en-US"/>
              </w:rPr>
            </w:pPr>
            <w:r>
              <w:rPr>
                <w:lang w:eastAsia="en-US"/>
              </w:rPr>
              <w:t>49.39</w:t>
            </w:r>
          </w:p>
        </w:tc>
        <w:tc>
          <w:tcPr>
            <w:tcW w:w="856" w:type="dxa"/>
          </w:tcPr>
          <w:p w14:paraId="0E48B4EA" w14:textId="3FBB7EC3" w:rsidR="00242463" w:rsidRDefault="00242463" w:rsidP="00B76D98">
            <w:pPr>
              <w:rPr>
                <w:lang w:eastAsia="en-US"/>
              </w:rPr>
            </w:pPr>
            <w:r>
              <w:rPr>
                <w:lang w:eastAsia="en-US"/>
              </w:rPr>
              <w:t>47.55</w:t>
            </w:r>
          </w:p>
        </w:tc>
        <w:tc>
          <w:tcPr>
            <w:tcW w:w="929" w:type="dxa"/>
          </w:tcPr>
          <w:p w14:paraId="16512171" w14:textId="7B62E936" w:rsidR="00242463" w:rsidRDefault="00242463" w:rsidP="00B76D98">
            <w:pPr>
              <w:rPr>
                <w:lang w:eastAsia="en-US"/>
              </w:rPr>
            </w:pPr>
            <w:r>
              <w:rPr>
                <w:lang w:eastAsia="en-US"/>
              </w:rPr>
              <w:t>5.03</w:t>
            </w:r>
          </w:p>
        </w:tc>
        <w:tc>
          <w:tcPr>
            <w:tcW w:w="797" w:type="dxa"/>
          </w:tcPr>
          <w:p w14:paraId="417CBAE0" w14:textId="1861B856" w:rsidR="00242463" w:rsidRDefault="00242463" w:rsidP="00B76D98">
            <w:pPr>
              <w:rPr>
                <w:lang w:eastAsia="en-US"/>
              </w:rPr>
            </w:pPr>
            <w:r>
              <w:rPr>
                <w:lang w:eastAsia="en-US"/>
              </w:rPr>
              <w:t>10.69</w:t>
            </w:r>
          </w:p>
        </w:tc>
        <w:tc>
          <w:tcPr>
            <w:tcW w:w="825" w:type="dxa"/>
          </w:tcPr>
          <w:p w14:paraId="691A0082" w14:textId="59613729" w:rsidR="00242463" w:rsidRDefault="00242463" w:rsidP="00B76D98">
            <w:pPr>
              <w:rPr>
                <w:lang w:eastAsia="en-US"/>
              </w:rPr>
            </w:pPr>
            <w:r>
              <w:rPr>
                <w:lang w:eastAsia="en-US"/>
              </w:rPr>
              <w:t>-</w:t>
            </w:r>
          </w:p>
        </w:tc>
        <w:tc>
          <w:tcPr>
            <w:tcW w:w="824" w:type="dxa"/>
          </w:tcPr>
          <w:p w14:paraId="259272F7" w14:textId="76DC2A34" w:rsidR="00242463" w:rsidRDefault="00242463" w:rsidP="00B76D98">
            <w:pPr>
              <w:rPr>
                <w:lang w:eastAsia="en-US"/>
              </w:rPr>
            </w:pPr>
            <w:r>
              <w:rPr>
                <w:lang w:eastAsia="en-US"/>
              </w:rPr>
              <w:t>-</w:t>
            </w:r>
          </w:p>
        </w:tc>
      </w:tr>
      <w:tr w:rsidR="00242463" w14:paraId="43F14FB5" w14:textId="77777777" w:rsidTr="003B7D97">
        <w:trPr>
          <w:trHeight w:val="459"/>
        </w:trPr>
        <w:tc>
          <w:tcPr>
            <w:tcW w:w="2343" w:type="dxa"/>
          </w:tcPr>
          <w:p w14:paraId="0AF4EE9A" w14:textId="77777777" w:rsidR="00242463" w:rsidRDefault="00242463" w:rsidP="00B76D98">
            <w:pPr>
              <w:rPr>
                <w:lang w:eastAsia="en-US"/>
              </w:rPr>
            </w:pPr>
            <w:r>
              <w:rPr>
                <w:lang w:eastAsia="en-US"/>
              </w:rPr>
              <w:t>MLP with Tanh</w:t>
            </w:r>
          </w:p>
        </w:tc>
        <w:tc>
          <w:tcPr>
            <w:tcW w:w="797" w:type="dxa"/>
          </w:tcPr>
          <w:p w14:paraId="71722DD5" w14:textId="3BA495A4" w:rsidR="00242463" w:rsidRDefault="00242463" w:rsidP="00B76D98">
            <w:pPr>
              <w:rPr>
                <w:lang w:eastAsia="en-US"/>
              </w:rPr>
            </w:pPr>
            <w:r>
              <w:rPr>
                <w:lang w:eastAsia="en-US"/>
              </w:rPr>
              <w:t>45.54</w:t>
            </w:r>
          </w:p>
        </w:tc>
        <w:tc>
          <w:tcPr>
            <w:tcW w:w="848" w:type="dxa"/>
          </w:tcPr>
          <w:p w14:paraId="445544CE" w14:textId="03A4A416" w:rsidR="00242463" w:rsidRDefault="00242463" w:rsidP="00B76D98">
            <w:pPr>
              <w:rPr>
                <w:lang w:eastAsia="en-US"/>
              </w:rPr>
            </w:pPr>
            <w:r>
              <w:rPr>
                <w:lang w:eastAsia="en-US"/>
              </w:rPr>
              <w:t>45.54</w:t>
            </w:r>
          </w:p>
        </w:tc>
        <w:tc>
          <w:tcPr>
            <w:tcW w:w="848" w:type="dxa"/>
          </w:tcPr>
          <w:p w14:paraId="163D7991" w14:textId="16AF86EA" w:rsidR="00242463" w:rsidRDefault="00242463" w:rsidP="00B76D98">
            <w:pPr>
              <w:rPr>
                <w:lang w:eastAsia="en-US"/>
              </w:rPr>
            </w:pPr>
            <w:r>
              <w:rPr>
                <w:lang w:eastAsia="en-US"/>
              </w:rPr>
              <w:t>53.06</w:t>
            </w:r>
          </w:p>
        </w:tc>
        <w:tc>
          <w:tcPr>
            <w:tcW w:w="856" w:type="dxa"/>
          </w:tcPr>
          <w:p w14:paraId="4F6D6446" w14:textId="6F759E91" w:rsidR="00242463" w:rsidRDefault="00242463" w:rsidP="00B76D98">
            <w:pPr>
              <w:rPr>
                <w:lang w:eastAsia="en-US"/>
              </w:rPr>
            </w:pPr>
            <w:r>
              <w:rPr>
                <w:lang w:eastAsia="en-US"/>
              </w:rPr>
              <w:t>53.06</w:t>
            </w:r>
          </w:p>
        </w:tc>
        <w:tc>
          <w:tcPr>
            <w:tcW w:w="929" w:type="dxa"/>
          </w:tcPr>
          <w:p w14:paraId="32ACBEE7" w14:textId="6030EAA6" w:rsidR="00242463" w:rsidRDefault="00242463" w:rsidP="00B76D98">
            <w:pPr>
              <w:rPr>
                <w:lang w:eastAsia="en-US"/>
              </w:rPr>
            </w:pPr>
            <w:r>
              <w:rPr>
                <w:lang w:eastAsia="en-US"/>
              </w:rPr>
              <w:t>0.69</w:t>
            </w:r>
          </w:p>
        </w:tc>
        <w:tc>
          <w:tcPr>
            <w:tcW w:w="797" w:type="dxa"/>
          </w:tcPr>
          <w:p w14:paraId="282465DB" w14:textId="13195BB8" w:rsidR="00242463" w:rsidRDefault="00242463" w:rsidP="00B76D98">
            <w:pPr>
              <w:rPr>
                <w:lang w:eastAsia="en-US"/>
              </w:rPr>
            </w:pPr>
            <w:r>
              <w:rPr>
                <w:lang w:eastAsia="en-US"/>
              </w:rPr>
              <w:t>0.70</w:t>
            </w:r>
          </w:p>
        </w:tc>
        <w:tc>
          <w:tcPr>
            <w:tcW w:w="825" w:type="dxa"/>
          </w:tcPr>
          <w:p w14:paraId="17645668" w14:textId="3DFA7B3F" w:rsidR="00242463" w:rsidRDefault="00242463" w:rsidP="00B76D98">
            <w:pPr>
              <w:rPr>
                <w:lang w:eastAsia="en-US"/>
              </w:rPr>
            </w:pPr>
            <w:r>
              <w:rPr>
                <w:lang w:eastAsia="en-US"/>
              </w:rPr>
              <w:t>-</w:t>
            </w:r>
          </w:p>
        </w:tc>
        <w:tc>
          <w:tcPr>
            <w:tcW w:w="824" w:type="dxa"/>
          </w:tcPr>
          <w:p w14:paraId="7F539112" w14:textId="39437EA0" w:rsidR="00242463" w:rsidRDefault="00242463" w:rsidP="00B76D98">
            <w:pPr>
              <w:rPr>
                <w:lang w:eastAsia="en-US"/>
              </w:rPr>
            </w:pPr>
            <w:r>
              <w:rPr>
                <w:lang w:eastAsia="en-US"/>
              </w:rPr>
              <w:t>-</w:t>
            </w:r>
          </w:p>
        </w:tc>
      </w:tr>
      <w:tr w:rsidR="00242463" w14:paraId="508D98B0" w14:textId="77777777" w:rsidTr="003B7D97">
        <w:trPr>
          <w:trHeight w:val="459"/>
        </w:trPr>
        <w:tc>
          <w:tcPr>
            <w:tcW w:w="2343" w:type="dxa"/>
          </w:tcPr>
          <w:p w14:paraId="1B8BA973" w14:textId="77777777" w:rsidR="00242463" w:rsidRDefault="00242463" w:rsidP="00B76D98">
            <w:pPr>
              <w:rPr>
                <w:lang w:eastAsia="en-US"/>
              </w:rPr>
            </w:pPr>
            <w:r>
              <w:rPr>
                <w:lang w:eastAsia="en-US"/>
              </w:rPr>
              <w:t>MLP with SoftMax</w:t>
            </w:r>
          </w:p>
        </w:tc>
        <w:tc>
          <w:tcPr>
            <w:tcW w:w="797" w:type="dxa"/>
          </w:tcPr>
          <w:p w14:paraId="57F05A52" w14:textId="340D8E45" w:rsidR="00242463" w:rsidRDefault="00242463" w:rsidP="00B76D98">
            <w:pPr>
              <w:rPr>
                <w:lang w:eastAsia="en-US"/>
              </w:rPr>
            </w:pPr>
            <w:r>
              <w:rPr>
                <w:lang w:eastAsia="en-US"/>
              </w:rPr>
              <w:t>45.54</w:t>
            </w:r>
          </w:p>
        </w:tc>
        <w:tc>
          <w:tcPr>
            <w:tcW w:w="848" w:type="dxa"/>
          </w:tcPr>
          <w:p w14:paraId="3AC5E8CF" w14:textId="5E379C4F" w:rsidR="00242463" w:rsidRDefault="00242463" w:rsidP="00B76D98">
            <w:pPr>
              <w:rPr>
                <w:lang w:eastAsia="en-US"/>
              </w:rPr>
            </w:pPr>
            <w:r>
              <w:rPr>
                <w:lang w:eastAsia="en-US"/>
              </w:rPr>
              <w:t>45.54</w:t>
            </w:r>
          </w:p>
        </w:tc>
        <w:tc>
          <w:tcPr>
            <w:tcW w:w="848" w:type="dxa"/>
          </w:tcPr>
          <w:p w14:paraId="5581320D" w14:textId="66D76F42" w:rsidR="00242463" w:rsidRDefault="00242463" w:rsidP="00B76D98">
            <w:pPr>
              <w:rPr>
                <w:lang w:eastAsia="en-US"/>
              </w:rPr>
            </w:pPr>
            <w:r>
              <w:rPr>
                <w:lang w:eastAsia="en-US"/>
              </w:rPr>
              <w:t>53.06</w:t>
            </w:r>
          </w:p>
        </w:tc>
        <w:tc>
          <w:tcPr>
            <w:tcW w:w="856" w:type="dxa"/>
          </w:tcPr>
          <w:p w14:paraId="586A094B" w14:textId="0E51145E" w:rsidR="00242463" w:rsidRDefault="00242463" w:rsidP="00B76D98">
            <w:pPr>
              <w:rPr>
                <w:lang w:eastAsia="en-US"/>
              </w:rPr>
            </w:pPr>
            <w:r>
              <w:rPr>
                <w:lang w:eastAsia="en-US"/>
              </w:rPr>
              <w:t>53.06</w:t>
            </w:r>
          </w:p>
        </w:tc>
        <w:tc>
          <w:tcPr>
            <w:tcW w:w="929" w:type="dxa"/>
          </w:tcPr>
          <w:p w14:paraId="76F363A6" w14:textId="63D65E2A" w:rsidR="00242463" w:rsidRDefault="00242463" w:rsidP="00B76D98">
            <w:pPr>
              <w:rPr>
                <w:lang w:eastAsia="en-US"/>
              </w:rPr>
            </w:pPr>
            <w:r>
              <w:rPr>
                <w:lang w:eastAsia="en-US"/>
              </w:rPr>
              <w:t>0.75</w:t>
            </w:r>
          </w:p>
        </w:tc>
        <w:tc>
          <w:tcPr>
            <w:tcW w:w="797" w:type="dxa"/>
          </w:tcPr>
          <w:p w14:paraId="7242DC99" w14:textId="6D87A869" w:rsidR="00242463" w:rsidRDefault="00242463" w:rsidP="00B76D98">
            <w:pPr>
              <w:rPr>
                <w:lang w:eastAsia="en-US"/>
              </w:rPr>
            </w:pPr>
            <w:r>
              <w:rPr>
                <w:lang w:eastAsia="en-US"/>
              </w:rPr>
              <w:t>0.74</w:t>
            </w:r>
          </w:p>
        </w:tc>
        <w:tc>
          <w:tcPr>
            <w:tcW w:w="825" w:type="dxa"/>
          </w:tcPr>
          <w:p w14:paraId="0A15DF2F" w14:textId="1BEDFAC3" w:rsidR="00242463" w:rsidRDefault="00242463" w:rsidP="00B76D98">
            <w:pPr>
              <w:rPr>
                <w:lang w:eastAsia="en-US"/>
              </w:rPr>
            </w:pPr>
            <w:r>
              <w:rPr>
                <w:lang w:eastAsia="en-US"/>
              </w:rPr>
              <w:t>-</w:t>
            </w:r>
          </w:p>
        </w:tc>
        <w:tc>
          <w:tcPr>
            <w:tcW w:w="824" w:type="dxa"/>
          </w:tcPr>
          <w:p w14:paraId="041FBC75" w14:textId="395BBC40" w:rsidR="00242463" w:rsidRDefault="00242463" w:rsidP="00B76D98">
            <w:pPr>
              <w:rPr>
                <w:lang w:eastAsia="en-US"/>
              </w:rPr>
            </w:pPr>
            <w:r>
              <w:rPr>
                <w:lang w:eastAsia="en-US"/>
              </w:rPr>
              <w:t>-</w:t>
            </w:r>
          </w:p>
        </w:tc>
      </w:tr>
      <w:tr w:rsidR="00242463" w14:paraId="099A9A77" w14:textId="77777777" w:rsidTr="003B7D97">
        <w:trPr>
          <w:trHeight w:val="459"/>
        </w:trPr>
        <w:tc>
          <w:tcPr>
            <w:tcW w:w="2343" w:type="dxa"/>
          </w:tcPr>
          <w:p w14:paraId="63277D04" w14:textId="77777777" w:rsidR="00242463" w:rsidRDefault="00242463" w:rsidP="00B76D98">
            <w:pPr>
              <w:rPr>
                <w:lang w:eastAsia="en-US"/>
              </w:rPr>
            </w:pPr>
            <w:r>
              <w:rPr>
                <w:lang w:eastAsia="en-US"/>
              </w:rPr>
              <w:t>MLP with Sigmoid</w:t>
            </w:r>
          </w:p>
        </w:tc>
        <w:tc>
          <w:tcPr>
            <w:tcW w:w="797" w:type="dxa"/>
          </w:tcPr>
          <w:p w14:paraId="7CF3DD90" w14:textId="0717B0CE" w:rsidR="00242463" w:rsidRDefault="00242463" w:rsidP="00B76D98">
            <w:pPr>
              <w:rPr>
                <w:lang w:eastAsia="en-US"/>
              </w:rPr>
            </w:pPr>
            <w:r>
              <w:rPr>
                <w:lang w:eastAsia="en-US"/>
              </w:rPr>
              <w:t>45.54</w:t>
            </w:r>
          </w:p>
        </w:tc>
        <w:tc>
          <w:tcPr>
            <w:tcW w:w="848" w:type="dxa"/>
          </w:tcPr>
          <w:p w14:paraId="3287D8B8" w14:textId="16746502" w:rsidR="00242463" w:rsidRDefault="00242463" w:rsidP="00B76D98">
            <w:pPr>
              <w:rPr>
                <w:lang w:eastAsia="en-US"/>
              </w:rPr>
            </w:pPr>
            <w:r>
              <w:rPr>
                <w:lang w:eastAsia="en-US"/>
              </w:rPr>
              <w:t>45.54</w:t>
            </w:r>
          </w:p>
        </w:tc>
        <w:tc>
          <w:tcPr>
            <w:tcW w:w="848" w:type="dxa"/>
          </w:tcPr>
          <w:p w14:paraId="2091EAFB" w14:textId="71D43647" w:rsidR="00242463" w:rsidRDefault="00242463" w:rsidP="00B76D98">
            <w:pPr>
              <w:rPr>
                <w:lang w:eastAsia="en-US"/>
              </w:rPr>
            </w:pPr>
            <w:r>
              <w:rPr>
                <w:lang w:eastAsia="en-US"/>
              </w:rPr>
              <w:t>53.06</w:t>
            </w:r>
          </w:p>
        </w:tc>
        <w:tc>
          <w:tcPr>
            <w:tcW w:w="856" w:type="dxa"/>
          </w:tcPr>
          <w:p w14:paraId="18F05463" w14:textId="57871F02" w:rsidR="00242463" w:rsidRDefault="00242463" w:rsidP="00B76D98">
            <w:pPr>
              <w:rPr>
                <w:lang w:eastAsia="en-US"/>
              </w:rPr>
            </w:pPr>
            <w:r>
              <w:rPr>
                <w:lang w:eastAsia="en-US"/>
              </w:rPr>
              <w:t>53.06</w:t>
            </w:r>
          </w:p>
        </w:tc>
        <w:tc>
          <w:tcPr>
            <w:tcW w:w="929" w:type="dxa"/>
          </w:tcPr>
          <w:p w14:paraId="56E20C17" w14:textId="47265D31" w:rsidR="00242463" w:rsidRDefault="00242463" w:rsidP="00B76D98">
            <w:pPr>
              <w:rPr>
                <w:lang w:eastAsia="en-US"/>
              </w:rPr>
            </w:pPr>
            <w:r>
              <w:rPr>
                <w:lang w:eastAsia="en-US"/>
              </w:rPr>
              <w:t>0.69</w:t>
            </w:r>
          </w:p>
        </w:tc>
        <w:tc>
          <w:tcPr>
            <w:tcW w:w="797" w:type="dxa"/>
          </w:tcPr>
          <w:p w14:paraId="38F6BC0D" w14:textId="55C7F640" w:rsidR="00242463" w:rsidRDefault="00242463" w:rsidP="00B76D98">
            <w:pPr>
              <w:rPr>
                <w:lang w:eastAsia="en-US"/>
              </w:rPr>
            </w:pPr>
            <w:r>
              <w:rPr>
                <w:lang w:eastAsia="en-US"/>
              </w:rPr>
              <w:t>0.76</w:t>
            </w:r>
          </w:p>
        </w:tc>
        <w:tc>
          <w:tcPr>
            <w:tcW w:w="825" w:type="dxa"/>
          </w:tcPr>
          <w:p w14:paraId="6C991590" w14:textId="597EC74F" w:rsidR="00242463" w:rsidRDefault="00242463" w:rsidP="00B76D98">
            <w:pPr>
              <w:rPr>
                <w:lang w:eastAsia="en-US"/>
              </w:rPr>
            </w:pPr>
            <w:r>
              <w:rPr>
                <w:lang w:eastAsia="en-US"/>
              </w:rPr>
              <w:t>-</w:t>
            </w:r>
          </w:p>
        </w:tc>
        <w:tc>
          <w:tcPr>
            <w:tcW w:w="824" w:type="dxa"/>
          </w:tcPr>
          <w:p w14:paraId="47DD2328" w14:textId="4CBBF971" w:rsidR="00242463" w:rsidRDefault="00242463" w:rsidP="00B76D98">
            <w:pPr>
              <w:rPr>
                <w:lang w:eastAsia="en-US"/>
              </w:rPr>
            </w:pPr>
            <w:r>
              <w:rPr>
                <w:lang w:eastAsia="en-US"/>
              </w:rPr>
              <w:t>-</w:t>
            </w:r>
          </w:p>
        </w:tc>
      </w:tr>
      <w:tr w:rsidR="00081B79" w14:paraId="43786973" w14:textId="77777777" w:rsidTr="003B7D97">
        <w:trPr>
          <w:trHeight w:val="479"/>
        </w:trPr>
        <w:tc>
          <w:tcPr>
            <w:tcW w:w="2343" w:type="dxa"/>
          </w:tcPr>
          <w:p w14:paraId="0B246E0C" w14:textId="77777777" w:rsidR="005C029A" w:rsidRDefault="005C029A" w:rsidP="00B76D98">
            <w:pPr>
              <w:rPr>
                <w:lang w:eastAsia="en-US"/>
              </w:rPr>
            </w:pPr>
            <w:r>
              <w:rPr>
                <w:lang w:eastAsia="en-US"/>
              </w:rPr>
              <w:t>LSTM with ReLu</w:t>
            </w:r>
          </w:p>
        </w:tc>
        <w:tc>
          <w:tcPr>
            <w:tcW w:w="797" w:type="dxa"/>
          </w:tcPr>
          <w:p w14:paraId="0F9E7949" w14:textId="68E89C4C" w:rsidR="005C029A" w:rsidRDefault="00B65D4B" w:rsidP="00B76D98">
            <w:pPr>
              <w:rPr>
                <w:lang w:eastAsia="en-US"/>
              </w:rPr>
            </w:pPr>
            <w:r>
              <w:rPr>
                <w:lang w:eastAsia="en-US"/>
              </w:rPr>
              <w:t>53.57</w:t>
            </w:r>
          </w:p>
        </w:tc>
        <w:tc>
          <w:tcPr>
            <w:tcW w:w="848" w:type="dxa"/>
          </w:tcPr>
          <w:p w14:paraId="4D9F9E77" w14:textId="41F2BD14" w:rsidR="005C029A" w:rsidRDefault="00471E73" w:rsidP="00B76D98">
            <w:pPr>
              <w:rPr>
                <w:lang w:eastAsia="en-US"/>
              </w:rPr>
            </w:pPr>
            <w:r>
              <w:rPr>
                <w:lang w:eastAsia="en-US"/>
              </w:rPr>
              <w:t>52.68</w:t>
            </w:r>
          </w:p>
        </w:tc>
        <w:tc>
          <w:tcPr>
            <w:tcW w:w="848" w:type="dxa"/>
          </w:tcPr>
          <w:p w14:paraId="7F8F16DD" w14:textId="64235D3F" w:rsidR="005C029A" w:rsidRDefault="00B65D4B" w:rsidP="00B76D98">
            <w:pPr>
              <w:rPr>
                <w:lang w:eastAsia="en-US"/>
              </w:rPr>
            </w:pPr>
            <w:r>
              <w:rPr>
                <w:lang w:eastAsia="en-US"/>
              </w:rPr>
              <w:t>46.94</w:t>
            </w:r>
          </w:p>
        </w:tc>
        <w:tc>
          <w:tcPr>
            <w:tcW w:w="856" w:type="dxa"/>
          </w:tcPr>
          <w:p w14:paraId="2F6D221C" w14:textId="68F1EABA" w:rsidR="005C029A" w:rsidRDefault="00471E73" w:rsidP="00B76D98">
            <w:pPr>
              <w:rPr>
                <w:lang w:eastAsia="en-US"/>
              </w:rPr>
            </w:pPr>
            <w:r>
              <w:rPr>
                <w:lang w:eastAsia="en-US"/>
              </w:rPr>
              <w:t>46.94</w:t>
            </w:r>
          </w:p>
        </w:tc>
        <w:tc>
          <w:tcPr>
            <w:tcW w:w="929" w:type="dxa"/>
          </w:tcPr>
          <w:p w14:paraId="08C24F89" w14:textId="3033C5EE" w:rsidR="005C029A" w:rsidRDefault="00666A32" w:rsidP="00B76D98">
            <w:pPr>
              <w:rPr>
                <w:lang w:eastAsia="en-US"/>
              </w:rPr>
            </w:pPr>
            <w:r>
              <w:rPr>
                <w:lang w:eastAsia="en-US"/>
              </w:rPr>
              <w:t>7.71</w:t>
            </w:r>
          </w:p>
        </w:tc>
        <w:tc>
          <w:tcPr>
            <w:tcW w:w="797" w:type="dxa"/>
          </w:tcPr>
          <w:p w14:paraId="2171F990" w14:textId="7C1A9341" w:rsidR="005C029A" w:rsidRDefault="0055735C" w:rsidP="00B76D98">
            <w:pPr>
              <w:rPr>
                <w:lang w:eastAsia="en-US"/>
              </w:rPr>
            </w:pPr>
            <w:r>
              <w:rPr>
                <w:lang w:eastAsia="en-US"/>
              </w:rPr>
              <w:t>7.71</w:t>
            </w:r>
          </w:p>
        </w:tc>
        <w:tc>
          <w:tcPr>
            <w:tcW w:w="825" w:type="dxa"/>
          </w:tcPr>
          <w:p w14:paraId="2C7FC508" w14:textId="286E1683" w:rsidR="005C029A" w:rsidRDefault="00666A32" w:rsidP="00B76D98">
            <w:pPr>
              <w:rPr>
                <w:lang w:eastAsia="en-US"/>
              </w:rPr>
            </w:pPr>
            <w:r>
              <w:rPr>
                <w:lang w:eastAsia="en-US"/>
              </w:rPr>
              <w:t>7.71</w:t>
            </w:r>
          </w:p>
        </w:tc>
        <w:tc>
          <w:tcPr>
            <w:tcW w:w="824" w:type="dxa"/>
          </w:tcPr>
          <w:p w14:paraId="3CB694D4" w14:textId="6C2EE1FC" w:rsidR="005C029A" w:rsidRDefault="0055735C" w:rsidP="00B76D98">
            <w:pPr>
              <w:rPr>
                <w:lang w:eastAsia="en-US"/>
              </w:rPr>
            </w:pPr>
            <w:r>
              <w:rPr>
                <w:lang w:eastAsia="en-US"/>
              </w:rPr>
              <w:t>7.71</w:t>
            </w:r>
          </w:p>
        </w:tc>
      </w:tr>
      <w:tr w:rsidR="00081B79" w14:paraId="5297FD33" w14:textId="77777777" w:rsidTr="003B7D97">
        <w:trPr>
          <w:trHeight w:val="459"/>
        </w:trPr>
        <w:tc>
          <w:tcPr>
            <w:tcW w:w="2343" w:type="dxa"/>
          </w:tcPr>
          <w:p w14:paraId="7D7231D9" w14:textId="77777777" w:rsidR="005C029A" w:rsidRDefault="005C029A" w:rsidP="00B76D98">
            <w:pPr>
              <w:rPr>
                <w:lang w:eastAsia="en-US"/>
              </w:rPr>
            </w:pPr>
            <w:r>
              <w:rPr>
                <w:lang w:eastAsia="en-US"/>
              </w:rPr>
              <w:t>LSTM with Tanh</w:t>
            </w:r>
          </w:p>
        </w:tc>
        <w:tc>
          <w:tcPr>
            <w:tcW w:w="797" w:type="dxa"/>
          </w:tcPr>
          <w:p w14:paraId="20EF4034" w14:textId="1FF67A2D" w:rsidR="005C029A" w:rsidRDefault="00666A32" w:rsidP="00B76D98">
            <w:pPr>
              <w:rPr>
                <w:lang w:eastAsia="en-US"/>
              </w:rPr>
            </w:pPr>
            <w:r>
              <w:rPr>
                <w:lang w:eastAsia="en-US"/>
              </w:rPr>
              <w:t>55.36</w:t>
            </w:r>
          </w:p>
        </w:tc>
        <w:tc>
          <w:tcPr>
            <w:tcW w:w="848" w:type="dxa"/>
          </w:tcPr>
          <w:p w14:paraId="157ED3CC" w14:textId="39898DBA" w:rsidR="005C029A" w:rsidRDefault="0055735C" w:rsidP="00B76D98">
            <w:pPr>
              <w:rPr>
                <w:lang w:eastAsia="en-US"/>
              </w:rPr>
            </w:pPr>
            <w:r>
              <w:rPr>
                <w:lang w:eastAsia="en-US"/>
              </w:rPr>
              <w:t>43.75</w:t>
            </w:r>
          </w:p>
        </w:tc>
        <w:tc>
          <w:tcPr>
            <w:tcW w:w="848" w:type="dxa"/>
          </w:tcPr>
          <w:p w14:paraId="3D9008D5" w14:textId="085D7A25" w:rsidR="005C029A" w:rsidRDefault="00666A32" w:rsidP="00B76D98">
            <w:pPr>
              <w:rPr>
                <w:lang w:eastAsia="en-US"/>
              </w:rPr>
            </w:pPr>
            <w:r>
              <w:rPr>
                <w:lang w:eastAsia="en-US"/>
              </w:rPr>
              <w:t>46.94</w:t>
            </w:r>
          </w:p>
        </w:tc>
        <w:tc>
          <w:tcPr>
            <w:tcW w:w="856" w:type="dxa"/>
          </w:tcPr>
          <w:p w14:paraId="59AFB768" w14:textId="1231D66D" w:rsidR="005C029A" w:rsidRDefault="0055735C" w:rsidP="00B76D98">
            <w:pPr>
              <w:rPr>
                <w:lang w:eastAsia="en-US"/>
              </w:rPr>
            </w:pPr>
            <w:r>
              <w:rPr>
                <w:lang w:eastAsia="en-US"/>
              </w:rPr>
              <w:t>53.06</w:t>
            </w:r>
          </w:p>
        </w:tc>
        <w:tc>
          <w:tcPr>
            <w:tcW w:w="929" w:type="dxa"/>
          </w:tcPr>
          <w:p w14:paraId="451BFD6D" w14:textId="6A254BD6" w:rsidR="005C029A" w:rsidRDefault="00666A32" w:rsidP="00B76D98">
            <w:pPr>
              <w:rPr>
                <w:lang w:eastAsia="en-US"/>
              </w:rPr>
            </w:pPr>
            <w:r>
              <w:rPr>
                <w:lang w:eastAsia="en-US"/>
              </w:rPr>
              <w:t>7.71</w:t>
            </w:r>
          </w:p>
        </w:tc>
        <w:tc>
          <w:tcPr>
            <w:tcW w:w="797" w:type="dxa"/>
          </w:tcPr>
          <w:p w14:paraId="5DD626F9" w14:textId="006B9A8C" w:rsidR="005C029A" w:rsidRDefault="00AB1A8B" w:rsidP="00B76D98">
            <w:pPr>
              <w:rPr>
                <w:lang w:eastAsia="en-US"/>
              </w:rPr>
            </w:pPr>
            <w:r>
              <w:rPr>
                <w:lang w:eastAsia="en-US"/>
              </w:rPr>
              <w:t>7.71</w:t>
            </w:r>
          </w:p>
        </w:tc>
        <w:tc>
          <w:tcPr>
            <w:tcW w:w="825" w:type="dxa"/>
          </w:tcPr>
          <w:p w14:paraId="7BA1F944" w14:textId="1F2DBE60" w:rsidR="005C029A" w:rsidRDefault="00666A32" w:rsidP="00B76D98">
            <w:pPr>
              <w:rPr>
                <w:lang w:eastAsia="en-US"/>
              </w:rPr>
            </w:pPr>
            <w:r>
              <w:rPr>
                <w:lang w:eastAsia="en-US"/>
              </w:rPr>
              <w:t>7.71</w:t>
            </w:r>
          </w:p>
        </w:tc>
        <w:tc>
          <w:tcPr>
            <w:tcW w:w="824" w:type="dxa"/>
          </w:tcPr>
          <w:p w14:paraId="0FE4AB9A" w14:textId="3C5F70F5" w:rsidR="005C029A" w:rsidRDefault="00AB1A8B" w:rsidP="00B76D98">
            <w:pPr>
              <w:rPr>
                <w:lang w:eastAsia="en-US"/>
              </w:rPr>
            </w:pPr>
            <w:r>
              <w:rPr>
                <w:lang w:eastAsia="en-US"/>
              </w:rPr>
              <w:t>7.71</w:t>
            </w:r>
          </w:p>
        </w:tc>
      </w:tr>
      <w:tr w:rsidR="00081B79" w14:paraId="7DC302FF" w14:textId="77777777" w:rsidTr="003B7D97">
        <w:trPr>
          <w:trHeight w:val="459"/>
        </w:trPr>
        <w:tc>
          <w:tcPr>
            <w:tcW w:w="2343" w:type="dxa"/>
          </w:tcPr>
          <w:p w14:paraId="2BD96798" w14:textId="77777777" w:rsidR="005C029A" w:rsidRDefault="005C029A" w:rsidP="00B76D98">
            <w:pPr>
              <w:rPr>
                <w:lang w:eastAsia="en-US"/>
              </w:rPr>
            </w:pPr>
            <w:r>
              <w:rPr>
                <w:lang w:eastAsia="en-US"/>
              </w:rPr>
              <w:t>LSTM with SoftMax</w:t>
            </w:r>
          </w:p>
        </w:tc>
        <w:tc>
          <w:tcPr>
            <w:tcW w:w="797" w:type="dxa"/>
          </w:tcPr>
          <w:p w14:paraId="4E67F26F" w14:textId="1361EC75" w:rsidR="005C029A" w:rsidRDefault="00423AED" w:rsidP="00B76D98">
            <w:pPr>
              <w:rPr>
                <w:lang w:eastAsia="en-US"/>
              </w:rPr>
            </w:pPr>
            <w:r>
              <w:rPr>
                <w:lang w:eastAsia="en-US"/>
              </w:rPr>
              <w:t>54.46</w:t>
            </w:r>
          </w:p>
        </w:tc>
        <w:tc>
          <w:tcPr>
            <w:tcW w:w="848" w:type="dxa"/>
          </w:tcPr>
          <w:p w14:paraId="04CC595B" w14:textId="43A58495" w:rsidR="005C029A" w:rsidRDefault="0027166D" w:rsidP="00B76D98">
            <w:pPr>
              <w:rPr>
                <w:lang w:eastAsia="en-US"/>
              </w:rPr>
            </w:pPr>
            <w:r>
              <w:rPr>
                <w:lang w:eastAsia="en-US"/>
              </w:rPr>
              <w:t>54.46</w:t>
            </w:r>
          </w:p>
        </w:tc>
        <w:tc>
          <w:tcPr>
            <w:tcW w:w="848" w:type="dxa"/>
          </w:tcPr>
          <w:p w14:paraId="2E8CA10C" w14:textId="7D0FA1BE" w:rsidR="005C029A" w:rsidRDefault="00423AED" w:rsidP="00B76D98">
            <w:pPr>
              <w:rPr>
                <w:lang w:eastAsia="en-US"/>
              </w:rPr>
            </w:pPr>
            <w:r>
              <w:rPr>
                <w:lang w:eastAsia="en-US"/>
              </w:rPr>
              <w:t>46.9</w:t>
            </w:r>
            <w:r w:rsidR="0027166D">
              <w:rPr>
                <w:lang w:eastAsia="en-US"/>
              </w:rPr>
              <w:t>4</w:t>
            </w:r>
          </w:p>
        </w:tc>
        <w:tc>
          <w:tcPr>
            <w:tcW w:w="856" w:type="dxa"/>
          </w:tcPr>
          <w:p w14:paraId="640B0A8C" w14:textId="218384FB" w:rsidR="005C029A" w:rsidRDefault="0027166D" w:rsidP="00B76D98">
            <w:pPr>
              <w:rPr>
                <w:lang w:eastAsia="en-US"/>
              </w:rPr>
            </w:pPr>
            <w:r>
              <w:rPr>
                <w:lang w:eastAsia="en-US"/>
              </w:rPr>
              <w:t>46.94</w:t>
            </w:r>
          </w:p>
        </w:tc>
        <w:tc>
          <w:tcPr>
            <w:tcW w:w="929" w:type="dxa"/>
          </w:tcPr>
          <w:p w14:paraId="16A077C0" w14:textId="4232C436" w:rsidR="005C029A" w:rsidRDefault="00BD7BAE" w:rsidP="00B76D98">
            <w:pPr>
              <w:rPr>
                <w:lang w:eastAsia="en-US"/>
              </w:rPr>
            </w:pPr>
            <w:r>
              <w:rPr>
                <w:lang w:eastAsia="en-US"/>
              </w:rPr>
              <w:t>0.69</w:t>
            </w:r>
          </w:p>
        </w:tc>
        <w:tc>
          <w:tcPr>
            <w:tcW w:w="797" w:type="dxa"/>
          </w:tcPr>
          <w:p w14:paraId="251EC0E4" w14:textId="1CE8DEF5" w:rsidR="005C029A" w:rsidRDefault="0027166D" w:rsidP="00B76D98">
            <w:pPr>
              <w:rPr>
                <w:lang w:eastAsia="en-US"/>
              </w:rPr>
            </w:pPr>
            <w:r>
              <w:rPr>
                <w:lang w:eastAsia="en-US"/>
              </w:rPr>
              <w:t>0.69</w:t>
            </w:r>
          </w:p>
        </w:tc>
        <w:tc>
          <w:tcPr>
            <w:tcW w:w="825" w:type="dxa"/>
          </w:tcPr>
          <w:p w14:paraId="27DAB0E3" w14:textId="2F002CB4" w:rsidR="005C029A" w:rsidRDefault="00BD7BAE" w:rsidP="00B76D98">
            <w:pPr>
              <w:rPr>
                <w:lang w:eastAsia="en-US"/>
              </w:rPr>
            </w:pPr>
            <w:r>
              <w:rPr>
                <w:lang w:eastAsia="en-US"/>
              </w:rPr>
              <w:t>0.7</w:t>
            </w:r>
            <w:r w:rsidR="0027166D">
              <w:rPr>
                <w:lang w:eastAsia="en-US"/>
              </w:rPr>
              <w:t>0</w:t>
            </w:r>
          </w:p>
        </w:tc>
        <w:tc>
          <w:tcPr>
            <w:tcW w:w="824" w:type="dxa"/>
          </w:tcPr>
          <w:p w14:paraId="0BC0C7F0" w14:textId="4DC478BB" w:rsidR="005C029A" w:rsidRDefault="0027166D" w:rsidP="00B76D98">
            <w:pPr>
              <w:rPr>
                <w:lang w:eastAsia="en-US"/>
              </w:rPr>
            </w:pPr>
            <w:r>
              <w:rPr>
                <w:lang w:eastAsia="en-US"/>
              </w:rPr>
              <w:t>0.70</w:t>
            </w:r>
          </w:p>
        </w:tc>
      </w:tr>
      <w:tr w:rsidR="00081B79" w14:paraId="28BA9EF0" w14:textId="77777777" w:rsidTr="003B7D97">
        <w:trPr>
          <w:trHeight w:val="459"/>
        </w:trPr>
        <w:tc>
          <w:tcPr>
            <w:tcW w:w="2343" w:type="dxa"/>
          </w:tcPr>
          <w:p w14:paraId="3D56F569" w14:textId="77777777" w:rsidR="005C029A" w:rsidRDefault="005C029A" w:rsidP="00B76D98">
            <w:pPr>
              <w:rPr>
                <w:lang w:eastAsia="en-US"/>
              </w:rPr>
            </w:pPr>
            <w:r>
              <w:rPr>
                <w:lang w:eastAsia="en-US"/>
              </w:rPr>
              <w:t>LSTM with Sigmoid</w:t>
            </w:r>
          </w:p>
        </w:tc>
        <w:tc>
          <w:tcPr>
            <w:tcW w:w="797" w:type="dxa"/>
          </w:tcPr>
          <w:p w14:paraId="4C1191E3" w14:textId="6DC7083C" w:rsidR="005C029A" w:rsidRDefault="005409DA" w:rsidP="00B76D98">
            <w:pPr>
              <w:rPr>
                <w:lang w:eastAsia="en-US"/>
              </w:rPr>
            </w:pPr>
            <w:r>
              <w:rPr>
                <w:lang w:eastAsia="en-US"/>
              </w:rPr>
              <w:t>50.89</w:t>
            </w:r>
          </w:p>
        </w:tc>
        <w:tc>
          <w:tcPr>
            <w:tcW w:w="848" w:type="dxa"/>
          </w:tcPr>
          <w:p w14:paraId="59169C03" w14:textId="31A52F75" w:rsidR="005C029A" w:rsidRDefault="0090102F" w:rsidP="00B76D98">
            <w:pPr>
              <w:rPr>
                <w:lang w:eastAsia="en-US"/>
              </w:rPr>
            </w:pPr>
            <w:r>
              <w:rPr>
                <w:lang w:eastAsia="en-US"/>
              </w:rPr>
              <w:t>45.54</w:t>
            </w:r>
          </w:p>
        </w:tc>
        <w:tc>
          <w:tcPr>
            <w:tcW w:w="848" w:type="dxa"/>
          </w:tcPr>
          <w:p w14:paraId="536C042B" w14:textId="278767D5" w:rsidR="005C029A" w:rsidRDefault="005409DA" w:rsidP="00B76D98">
            <w:pPr>
              <w:rPr>
                <w:lang w:eastAsia="en-US"/>
              </w:rPr>
            </w:pPr>
            <w:r>
              <w:rPr>
                <w:lang w:eastAsia="en-US"/>
              </w:rPr>
              <w:t>57.14</w:t>
            </w:r>
          </w:p>
        </w:tc>
        <w:tc>
          <w:tcPr>
            <w:tcW w:w="856" w:type="dxa"/>
          </w:tcPr>
          <w:p w14:paraId="71E8C0BB" w14:textId="1F0D362D" w:rsidR="005C029A" w:rsidRDefault="0090102F" w:rsidP="00B76D98">
            <w:pPr>
              <w:rPr>
                <w:lang w:eastAsia="en-US"/>
              </w:rPr>
            </w:pPr>
            <w:r>
              <w:rPr>
                <w:lang w:eastAsia="en-US"/>
              </w:rPr>
              <w:t>53.06</w:t>
            </w:r>
          </w:p>
        </w:tc>
        <w:tc>
          <w:tcPr>
            <w:tcW w:w="929" w:type="dxa"/>
          </w:tcPr>
          <w:p w14:paraId="0936C158" w14:textId="6A1281C8" w:rsidR="005C029A" w:rsidRDefault="005409DA" w:rsidP="00B76D98">
            <w:pPr>
              <w:rPr>
                <w:lang w:eastAsia="en-US"/>
              </w:rPr>
            </w:pPr>
            <w:r>
              <w:rPr>
                <w:lang w:eastAsia="en-US"/>
              </w:rPr>
              <w:t>7.71</w:t>
            </w:r>
          </w:p>
        </w:tc>
        <w:tc>
          <w:tcPr>
            <w:tcW w:w="797" w:type="dxa"/>
          </w:tcPr>
          <w:p w14:paraId="14A406BE" w14:textId="3C591359" w:rsidR="005C029A" w:rsidRDefault="0090102F" w:rsidP="00B76D98">
            <w:pPr>
              <w:rPr>
                <w:lang w:eastAsia="en-US"/>
              </w:rPr>
            </w:pPr>
            <w:r>
              <w:rPr>
                <w:lang w:eastAsia="en-US"/>
              </w:rPr>
              <w:t>7.71</w:t>
            </w:r>
          </w:p>
        </w:tc>
        <w:tc>
          <w:tcPr>
            <w:tcW w:w="825" w:type="dxa"/>
          </w:tcPr>
          <w:p w14:paraId="73A35C38" w14:textId="412E0DAC" w:rsidR="005C029A" w:rsidRDefault="005409DA" w:rsidP="00B76D98">
            <w:pPr>
              <w:rPr>
                <w:lang w:eastAsia="en-US"/>
              </w:rPr>
            </w:pPr>
            <w:r>
              <w:rPr>
                <w:lang w:eastAsia="en-US"/>
              </w:rPr>
              <w:t>7.71</w:t>
            </w:r>
          </w:p>
        </w:tc>
        <w:tc>
          <w:tcPr>
            <w:tcW w:w="824" w:type="dxa"/>
          </w:tcPr>
          <w:p w14:paraId="5D15CF32" w14:textId="450CFA69" w:rsidR="005C029A" w:rsidRDefault="0090102F" w:rsidP="00B76D98">
            <w:pPr>
              <w:rPr>
                <w:lang w:eastAsia="en-US"/>
              </w:rPr>
            </w:pPr>
            <w:r>
              <w:rPr>
                <w:lang w:eastAsia="en-US"/>
              </w:rPr>
              <w:t>7.71</w:t>
            </w:r>
          </w:p>
        </w:tc>
      </w:tr>
      <w:tr w:rsidR="00081B79" w14:paraId="1E0ABCE2" w14:textId="77777777" w:rsidTr="003B7D97">
        <w:trPr>
          <w:trHeight w:val="459"/>
        </w:trPr>
        <w:tc>
          <w:tcPr>
            <w:tcW w:w="2343" w:type="dxa"/>
          </w:tcPr>
          <w:p w14:paraId="1A7014A3" w14:textId="77777777" w:rsidR="005C029A" w:rsidRDefault="005C029A" w:rsidP="00B76D98">
            <w:pPr>
              <w:rPr>
                <w:lang w:eastAsia="en-US"/>
              </w:rPr>
            </w:pPr>
            <w:r>
              <w:rPr>
                <w:lang w:eastAsia="en-US"/>
              </w:rPr>
              <w:t>GRU with ReLu</w:t>
            </w:r>
          </w:p>
        </w:tc>
        <w:tc>
          <w:tcPr>
            <w:tcW w:w="797" w:type="dxa"/>
          </w:tcPr>
          <w:p w14:paraId="58D47493" w14:textId="07962809" w:rsidR="005C029A" w:rsidRDefault="009C496F" w:rsidP="00B76D98">
            <w:pPr>
              <w:rPr>
                <w:lang w:eastAsia="en-US"/>
              </w:rPr>
            </w:pPr>
            <w:r>
              <w:rPr>
                <w:lang w:eastAsia="en-US"/>
              </w:rPr>
              <w:t>56.25</w:t>
            </w:r>
          </w:p>
        </w:tc>
        <w:tc>
          <w:tcPr>
            <w:tcW w:w="848" w:type="dxa"/>
          </w:tcPr>
          <w:p w14:paraId="6989108E" w14:textId="45610B12" w:rsidR="005C029A" w:rsidRDefault="00B42E78" w:rsidP="00B76D98">
            <w:pPr>
              <w:rPr>
                <w:lang w:eastAsia="en-US"/>
              </w:rPr>
            </w:pPr>
            <w:r>
              <w:rPr>
                <w:lang w:eastAsia="en-US"/>
              </w:rPr>
              <w:t>47.32</w:t>
            </w:r>
          </w:p>
        </w:tc>
        <w:tc>
          <w:tcPr>
            <w:tcW w:w="848" w:type="dxa"/>
          </w:tcPr>
          <w:p w14:paraId="4A4CF9AB" w14:textId="5014A433" w:rsidR="005C029A" w:rsidRDefault="00684BFB" w:rsidP="00B76D98">
            <w:pPr>
              <w:rPr>
                <w:lang w:eastAsia="en-US"/>
              </w:rPr>
            </w:pPr>
            <w:r>
              <w:rPr>
                <w:lang w:eastAsia="en-US"/>
              </w:rPr>
              <w:t>46.94</w:t>
            </w:r>
          </w:p>
        </w:tc>
        <w:tc>
          <w:tcPr>
            <w:tcW w:w="856" w:type="dxa"/>
          </w:tcPr>
          <w:p w14:paraId="0612E60C" w14:textId="0DEF0F23" w:rsidR="005C029A" w:rsidRDefault="00B42E78" w:rsidP="00B76D98">
            <w:pPr>
              <w:rPr>
                <w:lang w:eastAsia="en-US"/>
              </w:rPr>
            </w:pPr>
            <w:r>
              <w:rPr>
                <w:lang w:eastAsia="en-US"/>
              </w:rPr>
              <w:t>46.94</w:t>
            </w:r>
          </w:p>
        </w:tc>
        <w:tc>
          <w:tcPr>
            <w:tcW w:w="929" w:type="dxa"/>
          </w:tcPr>
          <w:p w14:paraId="1E10146E" w14:textId="2095AEC8" w:rsidR="005C029A" w:rsidRDefault="009C496F" w:rsidP="00B76D98">
            <w:pPr>
              <w:rPr>
                <w:lang w:eastAsia="en-US"/>
              </w:rPr>
            </w:pPr>
            <w:r>
              <w:rPr>
                <w:lang w:eastAsia="en-US"/>
              </w:rPr>
              <w:t>7.71</w:t>
            </w:r>
          </w:p>
        </w:tc>
        <w:tc>
          <w:tcPr>
            <w:tcW w:w="797" w:type="dxa"/>
          </w:tcPr>
          <w:p w14:paraId="69EC9108" w14:textId="3A36BB61" w:rsidR="005C029A" w:rsidRDefault="00B42E78" w:rsidP="00B76D98">
            <w:pPr>
              <w:rPr>
                <w:lang w:eastAsia="en-US"/>
              </w:rPr>
            </w:pPr>
            <w:r>
              <w:rPr>
                <w:lang w:eastAsia="en-US"/>
              </w:rPr>
              <w:t>7.71</w:t>
            </w:r>
          </w:p>
        </w:tc>
        <w:tc>
          <w:tcPr>
            <w:tcW w:w="825" w:type="dxa"/>
          </w:tcPr>
          <w:p w14:paraId="3384CE47" w14:textId="3D0C1DF8" w:rsidR="005C029A" w:rsidRDefault="009C496F" w:rsidP="00B76D98">
            <w:pPr>
              <w:rPr>
                <w:lang w:eastAsia="en-US"/>
              </w:rPr>
            </w:pPr>
            <w:r>
              <w:rPr>
                <w:lang w:eastAsia="en-US"/>
              </w:rPr>
              <w:t>7.71</w:t>
            </w:r>
          </w:p>
        </w:tc>
        <w:tc>
          <w:tcPr>
            <w:tcW w:w="824" w:type="dxa"/>
          </w:tcPr>
          <w:p w14:paraId="08EA42A1" w14:textId="60BF481C" w:rsidR="005C029A" w:rsidRDefault="00B42E78" w:rsidP="00B76D98">
            <w:pPr>
              <w:rPr>
                <w:lang w:eastAsia="en-US"/>
              </w:rPr>
            </w:pPr>
            <w:r>
              <w:rPr>
                <w:lang w:eastAsia="en-US"/>
              </w:rPr>
              <w:t>7.71</w:t>
            </w:r>
          </w:p>
        </w:tc>
      </w:tr>
      <w:tr w:rsidR="00081B79" w14:paraId="6FC1A37B" w14:textId="77777777" w:rsidTr="003B7D97">
        <w:trPr>
          <w:trHeight w:val="459"/>
        </w:trPr>
        <w:tc>
          <w:tcPr>
            <w:tcW w:w="2343" w:type="dxa"/>
          </w:tcPr>
          <w:p w14:paraId="1CFCEBE4" w14:textId="77777777" w:rsidR="005C029A" w:rsidRDefault="005C029A" w:rsidP="00B76D98">
            <w:pPr>
              <w:rPr>
                <w:lang w:eastAsia="en-US"/>
              </w:rPr>
            </w:pPr>
            <w:r>
              <w:rPr>
                <w:lang w:eastAsia="en-US"/>
              </w:rPr>
              <w:t>GRU with Tanh</w:t>
            </w:r>
          </w:p>
        </w:tc>
        <w:tc>
          <w:tcPr>
            <w:tcW w:w="797" w:type="dxa"/>
          </w:tcPr>
          <w:p w14:paraId="2DF24FBD" w14:textId="042ACE5C" w:rsidR="005C029A" w:rsidRDefault="00065AD6" w:rsidP="00B76D98">
            <w:pPr>
              <w:rPr>
                <w:lang w:eastAsia="en-US"/>
              </w:rPr>
            </w:pPr>
            <w:r>
              <w:rPr>
                <w:lang w:eastAsia="en-US"/>
              </w:rPr>
              <w:t>33.04</w:t>
            </w:r>
          </w:p>
        </w:tc>
        <w:tc>
          <w:tcPr>
            <w:tcW w:w="848" w:type="dxa"/>
          </w:tcPr>
          <w:p w14:paraId="43E9CB32" w14:textId="03E37B6F" w:rsidR="005C029A" w:rsidRDefault="00B42E78" w:rsidP="00B76D98">
            <w:pPr>
              <w:rPr>
                <w:lang w:eastAsia="en-US"/>
              </w:rPr>
            </w:pPr>
            <w:r>
              <w:rPr>
                <w:lang w:eastAsia="en-US"/>
              </w:rPr>
              <w:t>54.46</w:t>
            </w:r>
          </w:p>
        </w:tc>
        <w:tc>
          <w:tcPr>
            <w:tcW w:w="848" w:type="dxa"/>
          </w:tcPr>
          <w:p w14:paraId="7B250637" w14:textId="5A09566A" w:rsidR="005C029A" w:rsidRDefault="00065AD6" w:rsidP="00B76D98">
            <w:pPr>
              <w:rPr>
                <w:lang w:eastAsia="en-US"/>
              </w:rPr>
            </w:pPr>
            <w:r>
              <w:rPr>
                <w:lang w:eastAsia="en-US"/>
              </w:rPr>
              <w:t>18.37</w:t>
            </w:r>
          </w:p>
        </w:tc>
        <w:tc>
          <w:tcPr>
            <w:tcW w:w="856" w:type="dxa"/>
          </w:tcPr>
          <w:p w14:paraId="566C7001" w14:textId="13B8BDC8" w:rsidR="005C029A" w:rsidRDefault="00B42E78" w:rsidP="00B76D98">
            <w:pPr>
              <w:rPr>
                <w:lang w:eastAsia="en-US"/>
              </w:rPr>
            </w:pPr>
            <w:r>
              <w:rPr>
                <w:lang w:eastAsia="en-US"/>
              </w:rPr>
              <w:t>46.94</w:t>
            </w:r>
          </w:p>
        </w:tc>
        <w:tc>
          <w:tcPr>
            <w:tcW w:w="929" w:type="dxa"/>
          </w:tcPr>
          <w:p w14:paraId="1911B24E" w14:textId="4BEB42FF" w:rsidR="005C029A" w:rsidRDefault="00DA6C5F" w:rsidP="00B76D98">
            <w:pPr>
              <w:rPr>
                <w:lang w:eastAsia="en-US"/>
              </w:rPr>
            </w:pPr>
            <w:r>
              <w:rPr>
                <w:lang w:eastAsia="en-US"/>
              </w:rPr>
              <w:t>7.71</w:t>
            </w:r>
          </w:p>
        </w:tc>
        <w:tc>
          <w:tcPr>
            <w:tcW w:w="797" w:type="dxa"/>
          </w:tcPr>
          <w:p w14:paraId="56F208F1" w14:textId="253E4C24" w:rsidR="005C029A" w:rsidRDefault="00B42E78" w:rsidP="00B76D98">
            <w:pPr>
              <w:rPr>
                <w:lang w:eastAsia="en-US"/>
              </w:rPr>
            </w:pPr>
            <w:r>
              <w:rPr>
                <w:lang w:eastAsia="en-US"/>
              </w:rPr>
              <w:t>7.71</w:t>
            </w:r>
          </w:p>
        </w:tc>
        <w:tc>
          <w:tcPr>
            <w:tcW w:w="825" w:type="dxa"/>
          </w:tcPr>
          <w:p w14:paraId="1E4DDEA5" w14:textId="0D3B9513" w:rsidR="005C029A" w:rsidRDefault="00DA6C5F" w:rsidP="00B76D98">
            <w:pPr>
              <w:rPr>
                <w:lang w:eastAsia="en-US"/>
              </w:rPr>
            </w:pPr>
            <w:r>
              <w:rPr>
                <w:lang w:eastAsia="en-US"/>
              </w:rPr>
              <w:t>7.71</w:t>
            </w:r>
          </w:p>
        </w:tc>
        <w:tc>
          <w:tcPr>
            <w:tcW w:w="824" w:type="dxa"/>
          </w:tcPr>
          <w:p w14:paraId="2C63124B" w14:textId="61FBBF1E" w:rsidR="005C029A" w:rsidRDefault="00B42E78" w:rsidP="00B76D98">
            <w:pPr>
              <w:rPr>
                <w:lang w:eastAsia="en-US"/>
              </w:rPr>
            </w:pPr>
            <w:r>
              <w:rPr>
                <w:lang w:eastAsia="en-US"/>
              </w:rPr>
              <w:t>7.71</w:t>
            </w:r>
          </w:p>
        </w:tc>
      </w:tr>
      <w:tr w:rsidR="00081B79" w14:paraId="3831C33C" w14:textId="77777777" w:rsidTr="003B7D97">
        <w:trPr>
          <w:trHeight w:val="459"/>
        </w:trPr>
        <w:tc>
          <w:tcPr>
            <w:tcW w:w="2343" w:type="dxa"/>
          </w:tcPr>
          <w:p w14:paraId="72A99686" w14:textId="77777777" w:rsidR="005C029A" w:rsidRDefault="005C029A" w:rsidP="00B76D98">
            <w:pPr>
              <w:rPr>
                <w:lang w:eastAsia="en-US"/>
              </w:rPr>
            </w:pPr>
            <w:r>
              <w:rPr>
                <w:lang w:eastAsia="en-US"/>
              </w:rPr>
              <w:t>GRU with SoftMax</w:t>
            </w:r>
          </w:p>
        </w:tc>
        <w:tc>
          <w:tcPr>
            <w:tcW w:w="797" w:type="dxa"/>
          </w:tcPr>
          <w:p w14:paraId="6F0081CC" w14:textId="1F30EBC6" w:rsidR="005C029A" w:rsidRDefault="00081B79" w:rsidP="00B76D98">
            <w:pPr>
              <w:rPr>
                <w:lang w:eastAsia="en-US"/>
              </w:rPr>
            </w:pPr>
            <w:r>
              <w:rPr>
                <w:lang w:eastAsia="en-US"/>
              </w:rPr>
              <w:t>54.56</w:t>
            </w:r>
          </w:p>
        </w:tc>
        <w:tc>
          <w:tcPr>
            <w:tcW w:w="848" w:type="dxa"/>
          </w:tcPr>
          <w:p w14:paraId="01805757" w14:textId="04F81732" w:rsidR="005C029A" w:rsidRDefault="005C4B1C" w:rsidP="00B76D98">
            <w:pPr>
              <w:rPr>
                <w:lang w:eastAsia="en-US"/>
              </w:rPr>
            </w:pPr>
            <w:r>
              <w:rPr>
                <w:lang w:eastAsia="en-US"/>
              </w:rPr>
              <w:t>54.46</w:t>
            </w:r>
          </w:p>
        </w:tc>
        <w:tc>
          <w:tcPr>
            <w:tcW w:w="848" w:type="dxa"/>
          </w:tcPr>
          <w:p w14:paraId="33A34B32" w14:textId="7DF820F1" w:rsidR="005C029A" w:rsidRDefault="00081B79" w:rsidP="00B76D98">
            <w:pPr>
              <w:rPr>
                <w:lang w:eastAsia="en-US"/>
              </w:rPr>
            </w:pPr>
            <w:r>
              <w:rPr>
                <w:lang w:eastAsia="en-US"/>
              </w:rPr>
              <w:t>46.94</w:t>
            </w:r>
          </w:p>
        </w:tc>
        <w:tc>
          <w:tcPr>
            <w:tcW w:w="856" w:type="dxa"/>
          </w:tcPr>
          <w:p w14:paraId="1A88858C" w14:textId="18D566AD" w:rsidR="005C029A" w:rsidRDefault="00B42E78" w:rsidP="00B76D98">
            <w:pPr>
              <w:rPr>
                <w:lang w:eastAsia="en-US"/>
              </w:rPr>
            </w:pPr>
            <w:r>
              <w:rPr>
                <w:lang w:eastAsia="en-US"/>
              </w:rPr>
              <w:t>46.94</w:t>
            </w:r>
          </w:p>
        </w:tc>
        <w:tc>
          <w:tcPr>
            <w:tcW w:w="929" w:type="dxa"/>
          </w:tcPr>
          <w:p w14:paraId="02781CAC" w14:textId="5D5BB61D" w:rsidR="005C029A" w:rsidRDefault="00081B79" w:rsidP="00B76D98">
            <w:pPr>
              <w:rPr>
                <w:lang w:eastAsia="en-US"/>
              </w:rPr>
            </w:pPr>
            <w:r>
              <w:rPr>
                <w:lang w:eastAsia="en-US"/>
              </w:rPr>
              <w:t>0.70</w:t>
            </w:r>
          </w:p>
        </w:tc>
        <w:tc>
          <w:tcPr>
            <w:tcW w:w="797" w:type="dxa"/>
          </w:tcPr>
          <w:p w14:paraId="54F0B548" w14:textId="4C9E57D2" w:rsidR="005C029A" w:rsidRDefault="005C4B1C" w:rsidP="00B76D98">
            <w:pPr>
              <w:rPr>
                <w:lang w:eastAsia="en-US"/>
              </w:rPr>
            </w:pPr>
            <w:r>
              <w:rPr>
                <w:lang w:eastAsia="en-US"/>
              </w:rPr>
              <w:t>0.69</w:t>
            </w:r>
          </w:p>
        </w:tc>
        <w:tc>
          <w:tcPr>
            <w:tcW w:w="825" w:type="dxa"/>
          </w:tcPr>
          <w:p w14:paraId="31677598" w14:textId="158A1331" w:rsidR="005C029A" w:rsidRDefault="00081B79" w:rsidP="00B76D98">
            <w:pPr>
              <w:rPr>
                <w:lang w:eastAsia="en-US"/>
              </w:rPr>
            </w:pPr>
            <w:r>
              <w:rPr>
                <w:lang w:eastAsia="en-US"/>
              </w:rPr>
              <w:t>0.70</w:t>
            </w:r>
          </w:p>
        </w:tc>
        <w:tc>
          <w:tcPr>
            <w:tcW w:w="824" w:type="dxa"/>
          </w:tcPr>
          <w:p w14:paraId="691726A0" w14:textId="24D0E13A" w:rsidR="005C029A" w:rsidRDefault="005C4B1C" w:rsidP="00B76D98">
            <w:pPr>
              <w:rPr>
                <w:lang w:eastAsia="en-US"/>
              </w:rPr>
            </w:pPr>
            <w:r>
              <w:rPr>
                <w:lang w:eastAsia="en-US"/>
              </w:rPr>
              <w:t>0.70</w:t>
            </w:r>
          </w:p>
        </w:tc>
      </w:tr>
      <w:tr w:rsidR="00081B79" w14:paraId="22D9C537" w14:textId="77777777" w:rsidTr="003B7D97">
        <w:trPr>
          <w:trHeight w:val="459"/>
        </w:trPr>
        <w:tc>
          <w:tcPr>
            <w:tcW w:w="2343" w:type="dxa"/>
          </w:tcPr>
          <w:p w14:paraId="681B98FB" w14:textId="77777777" w:rsidR="005C029A" w:rsidRDefault="005C029A" w:rsidP="00B76D98">
            <w:pPr>
              <w:rPr>
                <w:lang w:eastAsia="en-US"/>
              </w:rPr>
            </w:pPr>
            <w:r>
              <w:rPr>
                <w:lang w:eastAsia="en-US"/>
              </w:rPr>
              <w:t>GRU with Sigmoid</w:t>
            </w:r>
          </w:p>
        </w:tc>
        <w:tc>
          <w:tcPr>
            <w:tcW w:w="797" w:type="dxa"/>
          </w:tcPr>
          <w:p w14:paraId="05C8BA44" w14:textId="51A774E2" w:rsidR="005C029A" w:rsidRDefault="009773B8" w:rsidP="00B76D98">
            <w:pPr>
              <w:rPr>
                <w:lang w:eastAsia="en-US"/>
              </w:rPr>
            </w:pPr>
            <w:r>
              <w:rPr>
                <w:lang w:eastAsia="en-US"/>
              </w:rPr>
              <w:t>40.18</w:t>
            </w:r>
          </w:p>
        </w:tc>
        <w:tc>
          <w:tcPr>
            <w:tcW w:w="848" w:type="dxa"/>
          </w:tcPr>
          <w:p w14:paraId="009E7775" w14:textId="23993EE1" w:rsidR="005C029A" w:rsidRDefault="00B42E78" w:rsidP="00B76D98">
            <w:pPr>
              <w:rPr>
                <w:lang w:eastAsia="en-US"/>
              </w:rPr>
            </w:pPr>
            <w:r>
              <w:rPr>
                <w:lang w:eastAsia="en-US"/>
              </w:rPr>
              <w:t>48.21</w:t>
            </w:r>
          </w:p>
        </w:tc>
        <w:tc>
          <w:tcPr>
            <w:tcW w:w="848" w:type="dxa"/>
          </w:tcPr>
          <w:p w14:paraId="5A59722F" w14:textId="27BA69B0" w:rsidR="005C029A" w:rsidRDefault="009773B8" w:rsidP="00B76D98">
            <w:pPr>
              <w:rPr>
                <w:lang w:eastAsia="en-US"/>
              </w:rPr>
            </w:pPr>
            <w:r>
              <w:rPr>
                <w:lang w:eastAsia="en-US"/>
              </w:rPr>
              <w:t>24.49</w:t>
            </w:r>
          </w:p>
        </w:tc>
        <w:tc>
          <w:tcPr>
            <w:tcW w:w="856" w:type="dxa"/>
          </w:tcPr>
          <w:p w14:paraId="347E5522" w14:textId="57660B76" w:rsidR="005C029A" w:rsidRDefault="00B42E78" w:rsidP="00B76D98">
            <w:pPr>
              <w:rPr>
                <w:lang w:eastAsia="en-US"/>
              </w:rPr>
            </w:pPr>
            <w:r>
              <w:rPr>
                <w:lang w:eastAsia="en-US"/>
              </w:rPr>
              <w:t>53.06</w:t>
            </w:r>
          </w:p>
        </w:tc>
        <w:tc>
          <w:tcPr>
            <w:tcW w:w="929" w:type="dxa"/>
          </w:tcPr>
          <w:p w14:paraId="6D94D968" w14:textId="2591EBB8" w:rsidR="005C029A" w:rsidRDefault="009773B8" w:rsidP="00B76D98">
            <w:pPr>
              <w:rPr>
                <w:lang w:eastAsia="en-US"/>
              </w:rPr>
            </w:pPr>
            <w:r>
              <w:rPr>
                <w:lang w:eastAsia="en-US"/>
              </w:rPr>
              <w:t>7.71</w:t>
            </w:r>
          </w:p>
        </w:tc>
        <w:tc>
          <w:tcPr>
            <w:tcW w:w="797" w:type="dxa"/>
          </w:tcPr>
          <w:p w14:paraId="026565BE" w14:textId="315569AA" w:rsidR="005C029A" w:rsidRDefault="00B42E78" w:rsidP="00B76D98">
            <w:pPr>
              <w:rPr>
                <w:lang w:eastAsia="en-US"/>
              </w:rPr>
            </w:pPr>
            <w:r>
              <w:rPr>
                <w:lang w:eastAsia="en-US"/>
              </w:rPr>
              <w:t>7.71</w:t>
            </w:r>
          </w:p>
        </w:tc>
        <w:tc>
          <w:tcPr>
            <w:tcW w:w="825" w:type="dxa"/>
          </w:tcPr>
          <w:p w14:paraId="06FCE05A" w14:textId="1AA4F882" w:rsidR="005C029A" w:rsidRDefault="009773B8" w:rsidP="00B76D98">
            <w:pPr>
              <w:rPr>
                <w:lang w:eastAsia="en-US"/>
              </w:rPr>
            </w:pPr>
            <w:r>
              <w:rPr>
                <w:lang w:eastAsia="en-US"/>
              </w:rPr>
              <w:t>7.71</w:t>
            </w:r>
          </w:p>
        </w:tc>
        <w:tc>
          <w:tcPr>
            <w:tcW w:w="824" w:type="dxa"/>
          </w:tcPr>
          <w:p w14:paraId="2E378443" w14:textId="34C36797" w:rsidR="005C029A" w:rsidRDefault="00B42E78" w:rsidP="00B76D98">
            <w:pPr>
              <w:rPr>
                <w:lang w:eastAsia="en-US"/>
              </w:rPr>
            </w:pPr>
            <w:r>
              <w:rPr>
                <w:lang w:eastAsia="en-US"/>
              </w:rPr>
              <w:t>7.71</w:t>
            </w:r>
          </w:p>
        </w:tc>
      </w:tr>
      <w:tr w:rsidR="00081B79" w14:paraId="00FCDFB0" w14:textId="77777777" w:rsidTr="003B7D97">
        <w:trPr>
          <w:trHeight w:val="459"/>
        </w:trPr>
        <w:tc>
          <w:tcPr>
            <w:tcW w:w="2343" w:type="dxa"/>
          </w:tcPr>
          <w:p w14:paraId="176F9321" w14:textId="77777777" w:rsidR="005C029A" w:rsidRDefault="005C029A" w:rsidP="00B76D98">
            <w:pPr>
              <w:rPr>
                <w:lang w:eastAsia="en-US"/>
              </w:rPr>
            </w:pPr>
            <w:r>
              <w:rPr>
                <w:lang w:eastAsia="en-US"/>
              </w:rPr>
              <w:t>SRNN with ReLu</w:t>
            </w:r>
          </w:p>
        </w:tc>
        <w:tc>
          <w:tcPr>
            <w:tcW w:w="797" w:type="dxa"/>
          </w:tcPr>
          <w:p w14:paraId="2E6C2767" w14:textId="33319E67" w:rsidR="005C029A" w:rsidRDefault="00EE6453" w:rsidP="00B76D98">
            <w:pPr>
              <w:rPr>
                <w:lang w:eastAsia="en-US"/>
              </w:rPr>
            </w:pPr>
            <w:r>
              <w:rPr>
                <w:lang w:eastAsia="en-US"/>
              </w:rPr>
              <w:t>45.54</w:t>
            </w:r>
          </w:p>
        </w:tc>
        <w:tc>
          <w:tcPr>
            <w:tcW w:w="848" w:type="dxa"/>
          </w:tcPr>
          <w:p w14:paraId="0630646A" w14:textId="607E8938" w:rsidR="005C029A" w:rsidRDefault="004A00B6" w:rsidP="00B76D98">
            <w:pPr>
              <w:rPr>
                <w:lang w:eastAsia="en-US"/>
              </w:rPr>
            </w:pPr>
            <w:r>
              <w:rPr>
                <w:lang w:eastAsia="en-US"/>
              </w:rPr>
              <w:t>53.57</w:t>
            </w:r>
          </w:p>
        </w:tc>
        <w:tc>
          <w:tcPr>
            <w:tcW w:w="848" w:type="dxa"/>
          </w:tcPr>
          <w:p w14:paraId="0988E501" w14:textId="540CED97" w:rsidR="005C029A" w:rsidRDefault="00EE6453" w:rsidP="00B76D98">
            <w:pPr>
              <w:rPr>
                <w:lang w:eastAsia="en-US"/>
              </w:rPr>
            </w:pPr>
            <w:r>
              <w:rPr>
                <w:lang w:eastAsia="en-US"/>
              </w:rPr>
              <w:t>53.06</w:t>
            </w:r>
          </w:p>
        </w:tc>
        <w:tc>
          <w:tcPr>
            <w:tcW w:w="856" w:type="dxa"/>
          </w:tcPr>
          <w:p w14:paraId="63C612D1" w14:textId="01B2A3B2" w:rsidR="005C029A" w:rsidRDefault="004A00B6" w:rsidP="00B76D98">
            <w:pPr>
              <w:rPr>
                <w:lang w:eastAsia="en-US"/>
              </w:rPr>
            </w:pPr>
            <w:r>
              <w:rPr>
                <w:lang w:eastAsia="en-US"/>
              </w:rPr>
              <w:t>46.94</w:t>
            </w:r>
          </w:p>
        </w:tc>
        <w:tc>
          <w:tcPr>
            <w:tcW w:w="929" w:type="dxa"/>
          </w:tcPr>
          <w:p w14:paraId="40CCCE01" w14:textId="5C85BB17" w:rsidR="005C029A" w:rsidRDefault="00EE6453" w:rsidP="00B76D98">
            <w:pPr>
              <w:rPr>
                <w:lang w:eastAsia="en-US"/>
              </w:rPr>
            </w:pPr>
            <w:r>
              <w:rPr>
                <w:lang w:eastAsia="en-US"/>
              </w:rPr>
              <w:t>8.35</w:t>
            </w:r>
          </w:p>
        </w:tc>
        <w:tc>
          <w:tcPr>
            <w:tcW w:w="797" w:type="dxa"/>
          </w:tcPr>
          <w:p w14:paraId="0C07D814" w14:textId="26A90F93" w:rsidR="005C029A" w:rsidRDefault="004A00B6" w:rsidP="00B76D98">
            <w:pPr>
              <w:rPr>
                <w:lang w:eastAsia="en-US"/>
              </w:rPr>
            </w:pPr>
            <w:r>
              <w:rPr>
                <w:lang w:eastAsia="en-US"/>
              </w:rPr>
              <w:t>7.71</w:t>
            </w:r>
          </w:p>
        </w:tc>
        <w:tc>
          <w:tcPr>
            <w:tcW w:w="825" w:type="dxa"/>
          </w:tcPr>
          <w:p w14:paraId="23F93755" w14:textId="415EE6D4" w:rsidR="005C029A" w:rsidRDefault="002F22C6" w:rsidP="00B76D98">
            <w:pPr>
              <w:rPr>
                <w:lang w:eastAsia="en-US"/>
              </w:rPr>
            </w:pPr>
            <w:r>
              <w:rPr>
                <w:lang w:eastAsia="en-US"/>
              </w:rPr>
              <w:t>7.20</w:t>
            </w:r>
          </w:p>
        </w:tc>
        <w:tc>
          <w:tcPr>
            <w:tcW w:w="824" w:type="dxa"/>
          </w:tcPr>
          <w:p w14:paraId="2ACC76F8" w14:textId="3EC7324D" w:rsidR="005C029A" w:rsidRDefault="004A00B6" w:rsidP="00B76D98">
            <w:pPr>
              <w:rPr>
                <w:lang w:eastAsia="en-US"/>
              </w:rPr>
            </w:pPr>
            <w:r>
              <w:rPr>
                <w:lang w:eastAsia="en-US"/>
              </w:rPr>
              <w:t>7.71</w:t>
            </w:r>
          </w:p>
        </w:tc>
      </w:tr>
      <w:tr w:rsidR="00081B79" w14:paraId="60580AE7" w14:textId="77777777" w:rsidTr="003B7D97">
        <w:trPr>
          <w:trHeight w:val="459"/>
        </w:trPr>
        <w:tc>
          <w:tcPr>
            <w:tcW w:w="2343" w:type="dxa"/>
          </w:tcPr>
          <w:p w14:paraId="001E2361" w14:textId="77777777" w:rsidR="005C029A" w:rsidRDefault="005C029A" w:rsidP="00B76D98">
            <w:pPr>
              <w:rPr>
                <w:lang w:eastAsia="en-US"/>
              </w:rPr>
            </w:pPr>
            <w:r>
              <w:rPr>
                <w:lang w:eastAsia="en-US"/>
              </w:rPr>
              <w:t>SRNN with Tanh</w:t>
            </w:r>
          </w:p>
        </w:tc>
        <w:tc>
          <w:tcPr>
            <w:tcW w:w="797" w:type="dxa"/>
          </w:tcPr>
          <w:p w14:paraId="1F3FFBCF" w14:textId="6E339A0F" w:rsidR="005C029A" w:rsidRDefault="00441FDC" w:rsidP="00B76D98">
            <w:pPr>
              <w:rPr>
                <w:lang w:eastAsia="en-US"/>
              </w:rPr>
            </w:pPr>
            <w:r>
              <w:rPr>
                <w:lang w:eastAsia="en-US"/>
              </w:rPr>
              <w:t>54.46</w:t>
            </w:r>
          </w:p>
        </w:tc>
        <w:tc>
          <w:tcPr>
            <w:tcW w:w="848" w:type="dxa"/>
          </w:tcPr>
          <w:p w14:paraId="74AC02AF" w14:textId="012C6A50" w:rsidR="005C029A" w:rsidRDefault="00957E6F" w:rsidP="00B76D98">
            <w:pPr>
              <w:rPr>
                <w:lang w:eastAsia="en-US"/>
              </w:rPr>
            </w:pPr>
            <w:r>
              <w:rPr>
                <w:lang w:eastAsia="en-US"/>
              </w:rPr>
              <w:t>53.57</w:t>
            </w:r>
          </w:p>
        </w:tc>
        <w:tc>
          <w:tcPr>
            <w:tcW w:w="848" w:type="dxa"/>
          </w:tcPr>
          <w:p w14:paraId="05EFD6C8" w14:textId="3406A645" w:rsidR="005C029A" w:rsidRDefault="00441FDC" w:rsidP="00B76D98">
            <w:pPr>
              <w:rPr>
                <w:lang w:eastAsia="en-US"/>
              </w:rPr>
            </w:pPr>
            <w:r>
              <w:rPr>
                <w:lang w:eastAsia="en-US"/>
              </w:rPr>
              <w:t>46.94</w:t>
            </w:r>
          </w:p>
        </w:tc>
        <w:tc>
          <w:tcPr>
            <w:tcW w:w="856" w:type="dxa"/>
          </w:tcPr>
          <w:p w14:paraId="5D0F7D03" w14:textId="2A2D7E1D" w:rsidR="005C029A" w:rsidRDefault="00957E6F" w:rsidP="00B76D98">
            <w:pPr>
              <w:rPr>
                <w:lang w:eastAsia="en-US"/>
              </w:rPr>
            </w:pPr>
            <w:r>
              <w:rPr>
                <w:lang w:eastAsia="en-US"/>
              </w:rPr>
              <w:t>46.94</w:t>
            </w:r>
          </w:p>
        </w:tc>
        <w:tc>
          <w:tcPr>
            <w:tcW w:w="929" w:type="dxa"/>
          </w:tcPr>
          <w:p w14:paraId="363BCB6F" w14:textId="28B08FDB" w:rsidR="005C029A" w:rsidRDefault="002F22C6" w:rsidP="00B76D98">
            <w:pPr>
              <w:rPr>
                <w:lang w:eastAsia="en-US"/>
              </w:rPr>
            </w:pPr>
            <w:r>
              <w:rPr>
                <w:lang w:eastAsia="en-US"/>
              </w:rPr>
              <w:t>Nan</w:t>
            </w:r>
          </w:p>
        </w:tc>
        <w:tc>
          <w:tcPr>
            <w:tcW w:w="797" w:type="dxa"/>
          </w:tcPr>
          <w:p w14:paraId="2EF83805" w14:textId="40816957" w:rsidR="005C029A" w:rsidRDefault="00957E6F" w:rsidP="00B76D98">
            <w:pPr>
              <w:rPr>
                <w:lang w:eastAsia="en-US"/>
              </w:rPr>
            </w:pPr>
            <w:r>
              <w:rPr>
                <w:lang w:eastAsia="en-US"/>
              </w:rPr>
              <w:t>7.71</w:t>
            </w:r>
          </w:p>
        </w:tc>
        <w:tc>
          <w:tcPr>
            <w:tcW w:w="825" w:type="dxa"/>
          </w:tcPr>
          <w:p w14:paraId="0389D15E" w14:textId="696B06F0" w:rsidR="005C029A" w:rsidRDefault="002F22C6" w:rsidP="00B76D98">
            <w:pPr>
              <w:rPr>
                <w:lang w:eastAsia="en-US"/>
              </w:rPr>
            </w:pPr>
            <w:r>
              <w:rPr>
                <w:lang w:eastAsia="en-US"/>
              </w:rPr>
              <w:t>Nan</w:t>
            </w:r>
          </w:p>
        </w:tc>
        <w:tc>
          <w:tcPr>
            <w:tcW w:w="824" w:type="dxa"/>
          </w:tcPr>
          <w:p w14:paraId="5931A371" w14:textId="3FB30D64" w:rsidR="005C029A" w:rsidRDefault="00957E6F" w:rsidP="00B76D98">
            <w:pPr>
              <w:rPr>
                <w:lang w:eastAsia="en-US"/>
              </w:rPr>
            </w:pPr>
            <w:r>
              <w:rPr>
                <w:lang w:eastAsia="en-US"/>
              </w:rPr>
              <w:t>7.71</w:t>
            </w:r>
          </w:p>
        </w:tc>
      </w:tr>
      <w:tr w:rsidR="003B7D97" w14:paraId="67494D11" w14:textId="77777777" w:rsidTr="003B7D97">
        <w:trPr>
          <w:trHeight w:val="459"/>
        </w:trPr>
        <w:tc>
          <w:tcPr>
            <w:tcW w:w="2343" w:type="dxa"/>
          </w:tcPr>
          <w:p w14:paraId="2CA72C7E" w14:textId="77777777" w:rsidR="003B7D97" w:rsidRDefault="003B7D97" w:rsidP="00B76D98">
            <w:pPr>
              <w:rPr>
                <w:lang w:eastAsia="en-US"/>
              </w:rPr>
            </w:pPr>
            <w:r>
              <w:rPr>
                <w:lang w:eastAsia="en-US"/>
              </w:rPr>
              <w:t>SRNN with SoftMax</w:t>
            </w:r>
          </w:p>
        </w:tc>
        <w:tc>
          <w:tcPr>
            <w:tcW w:w="797" w:type="dxa"/>
          </w:tcPr>
          <w:p w14:paraId="246298D2" w14:textId="79E2E5EF" w:rsidR="003B7D97" w:rsidRDefault="003B7D97" w:rsidP="00B76D98">
            <w:pPr>
              <w:rPr>
                <w:lang w:eastAsia="en-US"/>
              </w:rPr>
            </w:pPr>
            <w:r>
              <w:rPr>
                <w:lang w:eastAsia="en-US"/>
              </w:rPr>
              <w:t>55.36</w:t>
            </w:r>
          </w:p>
        </w:tc>
        <w:tc>
          <w:tcPr>
            <w:tcW w:w="848" w:type="dxa"/>
          </w:tcPr>
          <w:p w14:paraId="758D68DB" w14:textId="4CC25402" w:rsidR="003B7D97" w:rsidRDefault="0077479F" w:rsidP="00B76D98">
            <w:pPr>
              <w:rPr>
                <w:lang w:eastAsia="en-US"/>
              </w:rPr>
            </w:pPr>
            <w:r>
              <w:rPr>
                <w:lang w:eastAsia="en-US"/>
              </w:rPr>
              <w:t>54.46</w:t>
            </w:r>
          </w:p>
        </w:tc>
        <w:tc>
          <w:tcPr>
            <w:tcW w:w="848" w:type="dxa"/>
          </w:tcPr>
          <w:p w14:paraId="4CFC9F15" w14:textId="58077283" w:rsidR="003B7D97" w:rsidRDefault="003B7D97" w:rsidP="00B76D98">
            <w:pPr>
              <w:rPr>
                <w:lang w:eastAsia="en-US"/>
              </w:rPr>
            </w:pPr>
            <w:r>
              <w:rPr>
                <w:lang w:eastAsia="en-US"/>
              </w:rPr>
              <w:t>46.94</w:t>
            </w:r>
          </w:p>
        </w:tc>
        <w:tc>
          <w:tcPr>
            <w:tcW w:w="856" w:type="dxa"/>
          </w:tcPr>
          <w:p w14:paraId="126FB67C" w14:textId="0FE63C23" w:rsidR="003B7D97" w:rsidRDefault="0077479F" w:rsidP="00B76D98">
            <w:pPr>
              <w:rPr>
                <w:lang w:eastAsia="en-US"/>
              </w:rPr>
            </w:pPr>
            <w:r>
              <w:rPr>
                <w:lang w:eastAsia="en-US"/>
              </w:rPr>
              <w:t>46.94</w:t>
            </w:r>
          </w:p>
        </w:tc>
        <w:tc>
          <w:tcPr>
            <w:tcW w:w="929" w:type="dxa"/>
          </w:tcPr>
          <w:p w14:paraId="62B85BF5" w14:textId="57B8E9B0" w:rsidR="003B7D97" w:rsidRDefault="003B7D97" w:rsidP="00B76D98">
            <w:pPr>
              <w:rPr>
                <w:lang w:eastAsia="en-US"/>
              </w:rPr>
            </w:pPr>
            <w:r>
              <w:rPr>
                <w:lang w:eastAsia="en-US"/>
              </w:rPr>
              <w:t>0.78</w:t>
            </w:r>
          </w:p>
        </w:tc>
        <w:tc>
          <w:tcPr>
            <w:tcW w:w="797" w:type="dxa"/>
          </w:tcPr>
          <w:p w14:paraId="55ACA696" w14:textId="64B87DE4" w:rsidR="003B7D97" w:rsidRDefault="0077479F" w:rsidP="00B76D98">
            <w:pPr>
              <w:rPr>
                <w:lang w:eastAsia="en-US"/>
              </w:rPr>
            </w:pPr>
            <w:r>
              <w:rPr>
                <w:lang w:eastAsia="en-US"/>
              </w:rPr>
              <w:t>0.88</w:t>
            </w:r>
          </w:p>
        </w:tc>
        <w:tc>
          <w:tcPr>
            <w:tcW w:w="825" w:type="dxa"/>
          </w:tcPr>
          <w:p w14:paraId="5B7FA780" w14:textId="651F5A20" w:rsidR="003B7D97" w:rsidRDefault="003B7D97" w:rsidP="00B76D98">
            <w:pPr>
              <w:rPr>
                <w:lang w:eastAsia="en-US"/>
              </w:rPr>
            </w:pPr>
            <w:r>
              <w:rPr>
                <w:lang w:eastAsia="en-US"/>
              </w:rPr>
              <w:t>0.75</w:t>
            </w:r>
          </w:p>
        </w:tc>
        <w:tc>
          <w:tcPr>
            <w:tcW w:w="824" w:type="dxa"/>
          </w:tcPr>
          <w:p w14:paraId="4B49BFA0" w14:textId="4B5722F2" w:rsidR="003B7D97" w:rsidRDefault="0077479F" w:rsidP="00B76D98">
            <w:pPr>
              <w:rPr>
                <w:lang w:eastAsia="en-US"/>
              </w:rPr>
            </w:pPr>
            <w:r>
              <w:rPr>
                <w:lang w:eastAsia="en-US"/>
              </w:rPr>
              <w:t>1.06</w:t>
            </w:r>
          </w:p>
        </w:tc>
      </w:tr>
      <w:tr w:rsidR="003B7D97" w14:paraId="328D4B60" w14:textId="77777777" w:rsidTr="003B7D97">
        <w:trPr>
          <w:trHeight w:val="459"/>
        </w:trPr>
        <w:tc>
          <w:tcPr>
            <w:tcW w:w="2343" w:type="dxa"/>
          </w:tcPr>
          <w:p w14:paraId="021E6D41" w14:textId="77777777" w:rsidR="003B7D97" w:rsidRDefault="003B7D97" w:rsidP="00B76D98">
            <w:pPr>
              <w:rPr>
                <w:lang w:eastAsia="en-US"/>
              </w:rPr>
            </w:pPr>
            <w:r>
              <w:rPr>
                <w:lang w:eastAsia="en-US"/>
              </w:rPr>
              <w:t>SRNN with Sigmoid</w:t>
            </w:r>
          </w:p>
        </w:tc>
        <w:tc>
          <w:tcPr>
            <w:tcW w:w="797" w:type="dxa"/>
          </w:tcPr>
          <w:p w14:paraId="6452158D" w14:textId="67D36580" w:rsidR="003B7D97" w:rsidRDefault="003B7D97" w:rsidP="00B76D98">
            <w:pPr>
              <w:rPr>
                <w:lang w:eastAsia="en-US"/>
              </w:rPr>
            </w:pPr>
            <w:r>
              <w:rPr>
                <w:lang w:eastAsia="en-US"/>
              </w:rPr>
              <w:t>54.46</w:t>
            </w:r>
          </w:p>
        </w:tc>
        <w:tc>
          <w:tcPr>
            <w:tcW w:w="848" w:type="dxa"/>
          </w:tcPr>
          <w:p w14:paraId="3C11B23E" w14:textId="04FE21FA" w:rsidR="003B7D97" w:rsidRDefault="00957E6F" w:rsidP="00B76D98">
            <w:pPr>
              <w:rPr>
                <w:lang w:eastAsia="en-US"/>
              </w:rPr>
            </w:pPr>
            <w:r>
              <w:rPr>
                <w:lang w:eastAsia="en-US"/>
              </w:rPr>
              <w:t>56.25</w:t>
            </w:r>
          </w:p>
        </w:tc>
        <w:tc>
          <w:tcPr>
            <w:tcW w:w="848" w:type="dxa"/>
          </w:tcPr>
          <w:p w14:paraId="0DEFD436" w14:textId="33E9D297" w:rsidR="003B7D97" w:rsidRDefault="003B7D97" w:rsidP="00B76D98">
            <w:pPr>
              <w:rPr>
                <w:lang w:eastAsia="en-US"/>
              </w:rPr>
            </w:pPr>
            <w:r>
              <w:rPr>
                <w:lang w:eastAsia="en-US"/>
              </w:rPr>
              <w:t>46.94</w:t>
            </w:r>
          </w:p>
        </w:tc>
        <w:tc>
          <w:tcPr>
            <w:tcW w:w="856" w:type="dxa"/>
          </w:tcPr>
          <w:p w14:paraId="44ACCD5F" w14:textId="6D61791F" w:rsidR="003B7D97" w:rsidRDefault="00957E6F" w:rsidP="00B76D98">
            <w:pPr>
              <w:rPr>
                <w:lang w:eastAsia="en-US"/>
              </w:rPr>
            </w:pPr>
            <w:r>
              <w:rPr>
                <w:lang w:eastAsia="en-US"/>
              </w:rPr>
              <w:t>46.94</w:t>
            </w:r>
          </w:p>
        </w:tc>
        <w:tc>
          <w:tcPr>
            <w:tcW w:w="929" w:type="dxa"/>
          </w:tcPr>
          <w:p w14:paraId="344F805E" w14:textId="2C40C4B2" w:rsidR="003B7D97" w:rsidRDefault="003B7D97" w:rsidP="00B76D98">
            <w:pPr>
              <w:rPr>
                <w:lang w:eastAsia="en-US"/>
              </w:rPr>
            </w:pPr>
            <w:r>
              <w:rPr>
                <w:lang w:eastAsia="en-US"/>
              </w:rPr>
              <w:t>Nan</w:t>
            </w:r>
          </w:p>
        </w:tc>
        <w:tc>
          <w:tcPr>
            <w:tcW w:w="797" w:type="dxa"/>
          </w:tcPr>
          <w:p w14:paraId="68FC5B3B" w14:textId="4F7080FD" w:rsidR="003B7D97" w:rsidRDefault="00957E6F" w:rsidP="00B76D98">
            <w:pPr>
              <w:rPr>
                <w:lang w:eastAsia="en-US"/>
              </w:rPr>
            </w:pPr>
            <w:r>
              <w:rPr>
                <w:lang w:eastAsia="en-US"/>
              </w:rPr>
              <w:t>7.71</w:t>
            </w:r>
          </w:p>
        </w:tc>
        <w:tc>
          <w:tcPr>
            <w:tcW w:w="825" w:type="dxa"/>
          </w:tcPr>
          <w:p w14:paraId="3444D268" w14:textId="4BC6B256" w:rsidR="003B7D97" w:rsidRDefault="003B7D97" w:rsidP="00B76D98">
            <w:pPr>
              <w:rPr>
                <w:lang w:eastAsia="en-US"/>
              </w:rPr>
            </w:pPr>
            <w:r>
              <w:rPr>
                <w:lang w:eastAsia="en-US"/>
              </w:rPr>
              <w:t>Nan</w:t>
            </w:r>
          </w:p>
        </w:tc>
        <w:tc>
          <w:tcPr>
            <w:tcW w:w="824" w:type="dxa"/>
          </w:tcPr>
          <w:p w14:paraId="4F48AFCE" w14:textId="2A1144F3" w:rsidR="003B7D97" w:rsidRDefault="00957E6F" w:rsidP="00B76D98">
            <w:pPr>
              <w:rPr>
                <w:lang w:eastAsia="en-US"/>
              </w:rPr>
            </w:pPr>
            <w:r>
              <w:rPr>
                <w:lang w:eastAsia="en-US"/>
              </w:rPr>
              <w:t>7.71</w:t>
            </w:r>
          </w:p>
        </w:tc>
      </w:tr>
      <w:tr w:rsidR="00081B79" w14:paraId="7A7BABD9" w14:textId="77777777" w:rsidTr="003B7D97">
        <w:trPr>
          <w:trHeight w:val="459"/>
        </w:trPr>
        <w:tc>
          <w:tcPr>
            <w:tcW w:w="2343" w:type="dxa"/>
          </w:tcPr>
          <w:p w14:paraId="71917E09" w14:textId="77777777" w:rsidR="005C029A" w:rsidRDefault="005C029A" w:rsidP="00B76D98">
            <w:pPr>
              <w:rPr>
                <w:lang w:eastAsia="en-US"/>
              </w:rPr>
            </w:pPr>
            <w:r>
              <w:rPr>
                <w:lang w:eastAsia="en-US"/>
              </w:rPr>
              <w:t>Dense with ReLu</w:t>
            </w:r>
          </w:p>
        </w:tc>
        <w:tc>
          <w:tcPr>
            <w:tcW w:w="797" w:type="dxa"/>
          </w:tcPr>
          <w:p w14:paraId="759D0924" w14:textId="5F12B360" w:rsidR="005C029A" w:rsidRDefault="00465273" w:rsidP="00B76D98">
            <w:pPr>
              <w:rPr>
                <w:lang w:eastAsia="en-US"/>
              </w:rPr>
            </w:pPr>
            <w:r>
              <w:rPr>
                <w:lang w:eastAsia="en-US"/>
              </w:rPr>
              <w:t>54.46</w:t>
            </w:r>
          </w:p>
        </w:tc>
        <w:tc>
          <w:tcPr>
            <w:tcW w:w="848" w:type="dxa"/>
          </w:tcPr>
          <w:p w14:paraId="24749D3F" w14:textId="1B129D71" w:rsidR="005C029A" w:rsidRDefault="0091105D" w:rsidP="00B76D98">
            <w:pPr>
              <w:rPr>
                <w:lang w:eastAsia="en-US"/>
              </w:rPr>
            </w:pPr>
            <w:r>
              <w:rPr>
                <w:lang w:eastAsia="en-US"/>
              </w:rPr>
              <w:t>45.54</w:t>
            </w:r>
          </w:p>
        </w:tc>
        <w:tc>
          <w:tcPr>
            <w:tcW w:w="848" w:type="dxa"/>
          </w:tcPr>
          <w:p w14:paraId="28C13468" w14:textId="0739F4FC" w:rsidR="005C029A" w:rsidRDefault="00465273" w:rsidP="00B76D98">
            <w:pPr>
              <w:rPr>
                <w:lang w:eastAsia="en-US"/>
              </w:rPr>
            </w:pPr>
            <w:r>
              <w:rPr>
                <w:lang w:eastAsia="en-US"/>
              </w:rPr>
              <w:t>46.94</w:t>
            </w:r>
          </w:p>
        </w:tc>
        <w:tc>
          <w:tcPr>
            <w:tcW w:w="856" w:type="dxa"/>
          </w:tcPr>
          <w:p w14:paraId="17044E4E" w14:textId="293E993C" w:rsidR="005C029A" w:rsidRDefault="0091105D" w:rsidP="00B76D98">
            <w:pPr>
              <w:rPr>
                <w:lang w:eastAsia="en-US"/>
              </w:rPr>
            </w:pPr>
            <w:r>
              <w:rPr>
                <w:lang w:eastAsia="en-US"/>
              </w:rPr>
              <w:t>53.06</w:t>
            </w:r>
          </w:p>
        </w:tc>
        <w:tc>
          <w:tcPr>
            <w:tcW w:w="929" w:type="dxa"/>
          </w:tcPr>
          <w:p w14:paraId="1B3CB59E" w14:textId="771DE431" w:rsidR="005C029A" w:rsidRDefault="00465273" w:rsidP="00B76D98">
            <w:pPr>
              <w:rPr>
                <w:lang w:eastAsia="en-US"/>
              </w:rPr>
            </w:pPr>
            <w:r>
              <w:rPr>
                <w:lang w:eastAsia="en-US"/>
              </w:rPr>
              <w:t>7.71</w:t>
            </w:r>
          </w:p>
        </w:tc>
        <w:tc>
          <w:tcPr>
            <w:tcW w:w="797" w:type="dxa"/>
          </w:tcPr>
          <w:p w14:paraId="0310397B" w14:textId="7B26F4DB" w:rsidR="005C029A" w:rsidRDefault="002C5037" w:rsidP="00B76D98">
            <w:pPr>
              <w:rPr>
                <w:lang w:eastAsia="en-US"/>
              </w:rPr>
            </w:pPr>
            <w:r>
              <w:rPr>
                <w:lang w:eastAsia="en-US"/>
              </w:rPr>
              <w:t>7.71</w:t>
            </w:r>
          </w:p>
        </w:tc>
        <w:tc>
          <w:tcPr>
            <w:tcW w:w="825" w:type="dxa"/>
          </w:tcPr>
          <w:p w14:paraId="2079D750" w14:textId="505973CE" w:rsidR="005C029A" w:rsidRDefault="00465273" w:rsidP="00B76D98">
            <w:pPr>
              <w:rPr>
                <w:lang w:eastAsia="en-US"/>
              </w:rPr>
            </w:pPr>
            <w:r>
              <w:rPr>
                <w:lang w:eastAsia="en-US"/>
              </w:rPr>
              <w:t>7.71</w:t>
            </w:r>
          </w:p>
        </w:tc>
        <w:tc>
          <w:tcPr>
            <w:tcW w:w="824" w:type="dxa"/>
          </w:tcPr>
          <w:p w14:paraId="7D45D14F" w14:textId="3C88C8AE" w:rsidR="005C029A" w:rsidRDefault="002C5037" w:rsidP="00B76D98">
            <w:pPr>
              <w:rPr>
                <w:lang w:eastAsia="en-US"/>
              </w:rPr>
            </w:pPr>
            <w:r>
              <w:rPr>
                <w:lang w:eastAsia="en-US"/>
              </w:rPr>
              <w:t>7.71</w:t>
            </w:r>
          </w:p>
        </w:tc>
      </w:tr>
      <w:tr w:rsidR="00081B79" w14:paraId="1B110019" w14:textId="77777777" w:rsidTr="003B7D97">
        <w:trPr>
          <w:trHeight w:val="459"/>
        </w:trPr>
        <w:tc>
          <w:tcPr>
            <w:tcW w:w="2343" w:type="dxa"/>
          </w:tcPr>
          <w:p w14:paraId="757C9040" w14:textId="77777777" w:rsidR="005C029A" w:rsidRDefault="005C029A" w:rsidP="00B76D98">
            <w:pPr>
              <w:rPr>
                <w:lang w:eastAsia="en-US"/>
              </w:rPr>
            </w:pPr>
            <w:r>
              <w:rPr>
                <w:lang w:eastAsia="en-US"/>
              </w:rPr>
              <w:t>Dense with Tanh</w:t>
            </w:r>
          </w:p>
        </w:tc>
        <w:tc>
          <w:tcPr>
            <w:tcW w:w="797" w:type="dxa"/>
          </w:tcPr>
          <w:p w14:paraId="46B6E129" w14:textId="795B7AB1" w:rsidR="005C029A" w:rsidRDefault="00465273" w:rsidP="00B76D98">
            <w:pPr>
              <w:rPr>
                <w:lang w:eastAsia="en-US"/>
              </w:rPr>
            </w:pPr>
            <w:r>
              <w:rPr>
                <w:lang w:eastAsia="en-US"/>
              </w:rPr>
              <w:t>55.36</w:t>
            </w:r>
          </w:p>
        </w:tc>
        <w:tc>
          <w:tcPr>
            <w:tcW w:w="848" w:type="dxa"/>
          </w:tcPr>
          <w:p w14:paraId="70E8A9C0" w14:textId="7B4839F5" w:rsidR="005C029A" w:rsidRDefault="002C5037" w:rsidP="00B76D98">
            <w:pPr>
              <w:rPr>
                <w:lang w:eastAsia="en-US"/>
              </w:rPr>
            </w:pPr>
            <w:r>
              <w:rPr>
                <w:lang w:eastAsia="en-US"/>
              </w:rPr>
              <w:t>45.54</w:t>
            </w:r>
          </w:p>
        </w:tc>
        <w:tc>
          <w:tcPr>
            <w:tcW w:w="848" w:type="dxa"/>
          </w:tcPr>
          <w:p w14:paraId="28C50C02" w14:textId="15D5AADC" w:rsidR="005C029A" w:rsidRDefault="00465273" w:rsidP="00B76D98">
            <w:pPr>
              <w:rPr>
                <w:lang w:eastAsia="en-US"/>
              </w:rPr>
            </w:pPr>
            <w:r>
              <w:rPr>
                <w:lang w:eastAsia="en-US"/>
              </w:rPr>
              <w:t>46.94</w:t>
            </w:r>
          </w:p>
        </w:tc>
        <w:tc>
          <w:tcPr>
            <w:tcW w:w="856" w:type="dxa"/>
          </w:tcPr>
          <w:p w14:paraId="2A6A79E0" w14:textId="2CECA3F3" w:rsidR="005C029A" w:rsidRDefault="002C5037" w:rsidP="00B76D98">
            <w:pPr>
              <w:rPr>
                <w:lang w:eastAsia="en-US"/>
              </w:rPr>
            </w:pPr>
            <w:r>
              <w:rPr>
                <w:lang w:eastAsia="en-US"/>
              </w:rPr>
              <w:t>45.54</w:t>
            </w:r>
          </w:p>
        </w:tc>
        <w:tc>
          <w:tcPr>
            <w:tcW w:w="929" w:type="dxa"/>
          </w:tcPr>
          <w:p w14:paraId="51D25559" w14:textId="7A22DFEF" w:rsidR="005C029A" w:rsidRDefault="00465273" w:rsidP="00B76D98">
            <w:pPr>
              <w:rPr>
                <w:lang w:eastAsia="en-US"/>
              </w:rPr>
            </w:pPr>
            <w:r>
              <w:rPr>
                <w:lang w:eastAsia="en-US"/>
              </w:rPr>
              <w:t>7.71</w:t>
            </w:r>
          </w:p>
        </w:tc>
        <w:tc>
          <w:tcPr>
            <w:tcW w:w="797" w:type="dxa"/>
          </w:tcPr>
          <w:p w14:paraId="0D212268" w14:textId="285A338E" w:rsidR="005C029A" w:rsidRDefault="002C5037" w:rsidP="00B76D98">
            <w:pPr>
              <w:rPr>
                <w:lang w:eastAsia="en-US"/>
              </w:rPr>
            </w:pPr>
            <w:r>
              <w:rPr>
                <w:lang w:eastAsia="en-US"/>
              </w:rPr>
              <w:t>7.71</w:t>
            </w:r>
          </w:p>
        </w:tc>
        <w:tc>
          <w:tcPr>
            <w:tcW w:w="825" w:type="dxa"/>
          </w:tcPr>
          <w:p w14:paraId="4B31B8E9" w14:textId="6B35DD34" w:rsidR="005C029A" w:rsidRDefault="00465273" w:rsidP="00B76D98">
            <w:pPr>
              <w:rPr>
                <w:lang w:eastAsia="en-US"/>
              </w:rPr>
            </w:pPr>
            <w:r>
              <w:rPr>
                <w:lang w:eastAsia="en-US"/>
              </w:rPr>
              <w:t>7.71</w:t>
            </w:r>
          </w:p>
        </w:tc>
        <w:tc>
          <w:tcPr>
            <w:tcW w:w="824" w:type="dxa"/>
          </w:tcPr>
          <w:p w14:paraId="4D8FA746" w14:textId="7DCD28DC" w:rsidR="005C029A" w:rsidRDefault="002C5037" w:rsidP="00B76D98">
            <w:pPr>
              <w:rPr>
                <w:lang w:eastAsia="en-US"/>
              </w:rPr>
            </w:pPr>
            <w:r>
              <w:rPr>
                <w:lang w:eastAsia="en-US"/>
              </w:rPr>
              <w:t>7.71</w:t>
            </w:r>
          </w:p>
        </w:tc>
      </w:tr>
      <w:tr w:rsidR="00081B79" w14:paraId="56EBAE76" w14:textId="77777777" w:rsidTr="003B7D97">
        <w:trPr>
          <w:trHeight w:val="459"/>
        </w:trPr>
        <w:tc>
          <w:tcPr>
            <w:tcW w:w="2343" w:type="dxa"/>
          </w:tcPr>
          <w:p w14:paraId="763D867C" w14:textId="77777777" w:rsidR="005C029A" w:rsidRDefault="005C029A" w:rsidP="00B76D98">
            <w:pPr>
              <w:rPr>
                <w:lang w:eastAsia="en-US"/>
              </w:rPr>
            </w:pPr>
            <w:r>
              <w:rPr>
                <w:lang w:eastAsia="en-US"/>
              </w:rPr>
              <w:t>Dense with SoftMax</w:t>
            </w:r>
          </w:p>
        </w:tc>
        <w:tc>
          <w:tcPr>
            <w:tcW w:w="797" w:type="dxa"/>
          </w:tcPr>
          <w:p w14:paraId="315D4739" w14:textId="6EC33AAB" w:rsidR="005C029A" w:rsidRDefault="00D90226" w:rsidP="00B76D98">
            <w:pPr>
              <w:rPr>
                <w:lang w:eastAsia="en-US"/>
              </w:rPr>
            </w:pPr>
            <w:r>
              <w:rPr>
                <w:lang w:eastAsia="en-US"/>
              </w:rPr>
              <w:t>54.56</w:t>
            </w:r>
          </w:p>
        </w:tc>
        <w:tc>
          <w:tcPr>
            <w:tcW w:w="848" w:type="dxa"/>
          </w:tcPr>
          <w:p w14:paraId="62821911" w14:textId="679B9BE3" w:rsidR="005C029A" w:rsidRDefault="0091105D" w:rsidP="00B76D98">
            <w:pPr>
              <w:rPr>
                <w:lang w:eastAsia="en-US"/>
              </w:rPr>
            </w:pPr>
            <w:r>
              <w:rPr>
                <w:lang w:eastAsia="en-US"/>
              </w:rPr>
              <w:t>54.54</w:t>
            </w:r>
          </w:p>
        </w:tc>
        <w:tc>
          <w:tcPr>
            <w:tcW w:w="848" w:type="dxa"/>
          </w:tcPr>
          <w:p w14:paraId="34088654" w14:textId="3E0EF627" w:rsidR="005C029A" w:rsidRDefault="00D90226" w:rsidP="00B76D98">
            <w:pPr>
              <w:rPr>
                <w:lang w:eastAsia="en-US"/>
              </w:rPr>
            </w:pPr>
            <w:r>
              <w:rPr>
                <w:lang w:eastAsia="en-US"/>
              </w:rPr>
              <w:t>46.94</w:t>
            </w:r>
          </w:p>
        </w:tc>
        <w:tc>
          <w:tcPr>
            <w:tcW w:w="856" w:type="dxa"/>
          </w:tcPr>
          <w:p w14:paraId="46162699" w14:textId="31D7001D" w:rsidR="005C029A" w:rsidRDefault="0091105D" w:rsidP="00B76D98">
            <w:pPr>
              <w:rPr>
                <w:lang w:eastAsia="en-US"/>
              </w:rPr>
            </w:pPr>
            <w:r>
              <w:rPr>
                <w:lang w:eastAsia="en-US"/>
              </w:rPr>
              <w:t>46.94</w:t>
            </w:r>
          </w:p>
        </w:tc>
        <w:tc>
          <w:tcPr>
            <w:tcW w:w="929" w:type="dxa"/>
          </w:tcPr>
          <w:p w14:paraId="5AD38C81" w14:textId="114B01B0" w:rsidR="005C029A" w:rsidRDefault="00D90226" w:rsidP="00B76D98">
            <w:pPr>
              <w:rPr>
                <w:lang w:eastAsia="en-US"/>
              </w:rPr>
            </w:pPr>
            <w:r>
              <w:rPr>
                <w:lang w:eastAsia="en-US"/>
              </w:rPr>
              <w:t>0.69</w:t>
            </w:r>
          </w:p>
        </w:tc>
        <w:tc>
          <w:tcPr>
            <w:tcW w:w="797" w:type="dxa"/>
          </w:tcPr>
          <w:p w14:paraId="00C2114D" w14:textId="779B85FC" w:rsidR="005C029A" w:rsidRDefault="0091105D" w:rsidP="00B76D98">
            <w:pPr>
              <w:rPr>
                <w:lang w:eastAsia="en-US"/>
              </w:rPr>
            </w:pPr>
            <w:r>
              <w:rPr>
                <w:lang w:eastAsia="en-US"/>
              </w:rPr>
              <w:t>0.69</w:t>
            </w:r>
          </w:p>
        </w:tc>
        <w:tc>
          <w:tcPr>
            <w:tcW w:w="825" w:type="dxa"/>
          </w:tcPr>
          <w:p w14:paraId="301E61AF" w14:textId="4F89A57D" w:rsidR="005C029A" w:rsidRDefault="00D90226" w:rsidP="00B76D98">
            <w:pPr>
              <w:rPr>
                <w:lang w:eastAsia="en-US"/>
              </w:rPr>
            </w:pPr>
            <w:r>
              <w:rPr>
                <w:lang w:eastAsia="en-US"/>
              </w:rPr>
              <w:t>0.70</w:t>
            </w:r>
          </w:p>
        </w:tc>
        <w:tc>
          <w:tcPr>
            <w:tcW w:w="824" w:type="dxa"/>
          </w:tcPr>
          <w:p w14:paraId="18963E96" w14:textId="16D80026" w:rsidR="005C029A" w:rsidRDefault="0091105D" w:rsidP="00B76D98">
            <w:pPr>
              <w:rPr>
                <w:lang w:eastAsia="en-US"/>
              </w:rPr>
            </w:pPr>
            <w:r>
              <w:rPr>
                <w:lang w:eastAsia="en-US"/>
              </w:rPr>
              <w:t>0.70</w:t>
            </w:r>
          </w:p>
        </w:tc>
      </w:tr>
      <w:tr w:rsidR="00081B79" w14:paraId="214F1978" w14:textId="77777777" w:rsidTr="003B7D97">
        <w:trPr>
          <w:trHeight w:val="459"/>
        </w:trPr>
        <w:tc>
          <w:tcPr>
            <w:tcW w:w="2343" w:type="dxa"/>
          </w:tcPr>
          <w:p w14:paraId="2A90BC46" w14:textId="77777777" w:rsidR="005C029A" w:rsidRDefault="005C029A" w:rsidP="00B76D98">
            <w:pPr>
              <w:rPr>
                <w:lang w:eastAsia="en-US"/>
              </w:rPr>
            </w:pPr>
            <w:r>
              <w:rPr>
                <w:lang w:eastAsia="en-US"/>
              </w:rPr>
              <w:t>Dense with Sigmoid</w:t>
            </w:r>
          </w:p>
        </w:tc>
        <w:tc>
          <w:tcPr>
            <w:tcW w:w="797" w:type="dxa"/>
          </w:tcPr>
          <w:p w14:paraId="0D938BAB" w14:textId="2563C642" w:rsidR="005C029A" w:rsidRDefault="00465273" w:rsidP="00B76D98">
            <w:pPr>
              <w:rPr>
                <w:lang w:eastAsia="en-US"/>
              </w:rPr>
            </w:pPr>
            <w:r>
              <w:rPr>
                <w:lang w:eastAsia="en-US"/>
              </w:rPr>
              <w:t>43.75</w:t>
            </w:r>
          </w:p>
        </w:tc>
        <w:tc>
          <w:tcPr>
            <w:tcW w:w="848" w:type="dxa"/>
          </w:tcPr>
          <w:p w14:paraId="7061E879" w14:textId="0A846E09" w:rsidR="005C029A" w:rsidRDefault="002C5037" w:rsidP="00B76D98">
            <w:pPr>
              <w:rPr>
                <w:lang w:eastAsia="en-US"/>
              </w:rPr>
            </w:pPr>
            <w:r>
              <w:rPr>
                <w:lang w:eastAsia="en-US"/>
              </w:rPr>
              <w:t>46.43</w:t>
            </w:r>
          </w:p>
        </w:tc>
        <w:tc>
          <w:tcPr>
            <w:tcW w:w="848" w:type="dxa"/>
          </w:tcPr>
          <w:p w14:paraId="7720637D" w14:textId="7341F745" w:rsidR="005C029A" w:rsidRDefault="00465273" w:rsidP="00B76D98">
            <w:pPr>
              <w:rPr>
                <w:lang w:eastAsia="en-US"/>
              </w:rPr>
            </w:pPr>
            <w:r>
              <w:rPr>
                <w:lang w:eastAsia="en-US"/>
              </w:rPr>
              <w:t>46.94</w:t>
            </w:r>
          </w:p>
        </w:tc>
        <w:tc>
          <w:tcPr>
            <w:tcW w:w="856" w:type="dxa"/>
          </w:tcPr>
          <w:p w14:paraId="3095A43A" w14:textId="5182D42A" w:rsidR="005C029A" w:rsidRDefault="00D065DE" w:rsidP="00B76D98">
            <w:pPr>
              <w:rPr>
                <w:lang w:eastAsia="en-US"/>
              </w:rPr>
            </w:pPr>
            <w:r>
              <w:rPr>
                <w:lang w:eastAsia="en-US"/>
              </w:rPr>
              <w:t>46.94</w:t>
            </w:r>
          </w:p>
        </w:tc>
        <w:tc>
          <w:tcPr>
            <w:tcW w:w="929" w:type="dxa"/>
          </w:tcPr>
          <w:p w14:paraId="77CA1B9C" w14:textId="2A7C1CF1" w:rsidR="005C029A" w:rsidRDefault="00465273" w:rsidP="00B76D98">
            <w:pPr>
              <w:rPr>
                <w:lang w:eastAsia="en-US"/>
              </w:rPr>
            </w:pPr>
            <w:r>
              <w:rPr>
                <w:lang w:eastAsia="en-US"/>
              </w:rPr>
              <w:t>0.70</w:t>
            </w:r>
          </w:p>
        </w:tc>
        <w:tc>
          <w:tcPr>
            <w:tcW w:w="797" w:type="dxa"/>
          </w:tcPr>
          <w:p w14:paraId="1F922802" w14:textId="47D7317E" w:rsidR="005C029A" w:rsidRDefault="00D065DE" w:rsidP="00B76D98">
            <w:pPr>
              <w:rPr>
                <w:lang w:eastAsia="en-US"/>
              </w:rPr>
            </w:pPr>
            <w:r>
              <w:rPr>
                <w:lang w:eastAsia="en-US"/>
              </w:rPr>
              <w:t>0.70</w:t>
            </w:r>
          </w:p>
        </w:tc>
        <w:tc>
          <w:tcPr>
            <w:tcW w:w="825" w:type="dxa"/>
          </w:tcPr>
          <w:p w14:paraId="4515A3C7" w14:textId="47A22061" w:rsidR="005C029A" w:rsidRDefault="00465273" w:rsidP="00B76D98">
            <w:pPr>
              <w:rPr>
                <w:lang w:eastAsia="en-US"/>
              </w:rPr>
            </w:pPr>
            <w:r>
              <w:rPr>
                <w:lang w:eastAsia="en-US"/>
              </w:rPr>
              <w:t>0.70</w:t>
            </w:r>
          </w:p>
        </w:tc>
        <w:tc>
          <w:tcPr>
            <w:tcW w:w="824" w:type="dxa"/>
          </w:tcPr>
          <w:p w14:paraId="6A38D4F8" w14:textId="78BB9D4D" w:rsidR="005C029A" w:rsidRDefault="00D065DE" w:rsidP="00B76D98">
            <w:pPr>
              <w:rPr>
                <w:lang w:eastAsia="en-US"/>
              </w:rPr>
            </w:pPr>
            <w:r>
              <w:rPr>
                <w:lang w:eastAsia="en-US"/>
              </w:rPr>
              <w:t>0.70</w:t>
            </w:r>
          </w:p>
        </w:tc>
      </w:tr>
      <w:tr w:rsidR="00242463" w14:paraId="50E19771" w14:textId="77777777" w:rsidTr="003B7D97">
        <w:trPr>
          <w:trHeight w:val="459"/>
        </w:trPr>
        <w:tc>
          <w:tcPr>
            <w:tcW w:w="2343" w:type="dxa"/>
          </w:tcPr>
          <w:p w14:paraId="7290CF3B" w14:textId="77777777" w:rsidR="00242463" w:rsidRDefault="00242463" w:rsidP="00B76D98">
            <w:pPr>
              <w:rPr>
                <w:lang w:eastAsia="en-US"/>
              </w:rPr>
            </w:pPr>
            <w:r>
              <w:rPr>
                <w:lang w:eastAsia="en-US"/>
              </w:rPr>
              <w:t>Gaussian NB</w:t>
            </w:r>
          </w:p>
        </w:tc>
        <w:tc>
          <w:tcPr>
            <w:tcW w:w="797" w:type="dxa"/>
          </w:tcPr>
          <w:p w14:paraId="386B04F1" w14:textId="1DF411EF" w:rsidR="00242463" w:rsidRDefault="00242463" w:rsidP="00B76D98">
            <w:pPr>
              <w:rPr>
                <w:lang w:eastAsia="en-US"/>
              </w:rPr>
            </w:pPr>
            <w:r>
              <w:rPr>
                <w:lang w:eastAsia="en-US"/>
              </w:rPr>
              <w:t>-</w:t>
            </w:r>
          </w:p>
        </w:tc>
        <w:tc>
          <w:tcPr>
            <w:tcW w:w="848" w:type="dxa"/>
          </w:tcPr>
          <w:p w14:paraId="7CA96AC9" w14:textId="4022C83B" w:rsidR="00242463" w:rsidRDefault="00242463" w:rsidP="00B76D98">
            <w:pPr>
              <w:rPr>
                <w:lang w:eastAsia="en-US"/>
              </w:rPr>
            </w:pPr>
            <w:r>
              <w:rPr>
                <w:lang w:eastAsia="en-US"/>
              </w:rPr>
              <w:t>-</w:t>
            </w:r>
          </w:p>
        </w:tc>
        <w:tc>
          <w:tcPr>
            <w:tcW w:w="848" w:type="dxa"/>
          </w:tcPr>
          <w:p w14:paraId="0A72AE0A" w14:textId="6A6DB400" w:rsidR="00242463" w:rsidRDefault="00242463" w:rsidP="00B76D98">
            <w:pPr>
              <w:rPr>
                <w:lang w:eastAsia="en-US"/>
              </w:rPr>
            </w:pPr>
            <w:r>
              <w:rPr>
                <w:lang w:eastAsia="en-US"/>
              </w:rPr>
              <w:t>53.13</w:t>
            </w:r>
          </w:p>
        </w:tc>
        <w:tc>
          <w:tcPr>
            <w:tcW w:w="856" w:type="dxa"/>
          </w:tcPr>
          <w:p w14:paraId="6C8B6369" w14:textId="4AE2B3A7" w:rsidR="00242463" w:rsidRDefault="00242463" w:rsidP="00B76D98">
            <w:pPr>
              <w:rPr>
                <w:lang w:eastAsia="en-US"/>
              </w:rPr>
            </w:pPr>
            <w:r>
              <w:rPr>
                <w:lang w:eastAsia="en-US"/>
              </w:rPr>
              <w:t>50.63</w:t>
            </w:r>
          </w:p>
        </w:tc>
        <w:tc>
          <w:tcPr>
            <w:tcW w:w="929" w:type="dxa"/>
          </w:tcPr>
          <w:p w14:paraId="3A71B2AC" w14:textId="24063D72" w:rsidR="00242463" w:rsidRDefault="00242463" w:rsidP="00B76D98">
            <w:pPr>
              <w:rPr>
                <w:lang w:eastAsia="en-US"/>
              </w:rPr>
            </w:pPr>
            <w:r>
              <w:rPr>
                <w:lang w:eastAsia="en-US"/>
              </w:rPr>
              <w:t>-</w:t>
            </w:r>
          </w:p>
        </w:tc>
        <w:tc>
          <w:tcPr>
            <w:tcW w:w="797" w:type="dxa"/>
          </w:tcPr>
          <w:p w14:paraId="36E05052" w14:textId="7F0379BA" w:rsidR="00242463" w:rsidRDefault="00242463" w:rsidP="00B76D98">
            <w:pPr>
              <w:rPr>
                <w:lang w:eastAsia="en-US"/>
              </w:rPr>
            </w:pPr>
            <w:r>
              <w:rPr>
                <w:lang w:eastAsia="en-US"/>
              </w:rPr>
              <w:t>-</w:t>
            </w:r>
          </w:p>
        </w:tc>
        <w:tc>
          <w:tcPr>
            <w:tcW w:w="825" w:type="dxa"/>
          </w:tcPr>
          <w:p w14:paraId="5676197A" w14:textId="4ED8D46A" w:rsidR="00242463" w:rsidRDefault="00242463" w:rsidP="00B76D98">
            <w:pPr>
              <w:rPr>
                <w:lang w:eastAsia="en-US"/>
              </w:rPr>
            </w:pPr>
            <w:r>
              <w:rPr>
                <w:lang w:eastAsia="en-US"/>
              </w:rPr>
              <w:t>-</w:t>
            </w:r>
          </w:p>
        </w:tc>
        <w:tc>
          <w:tcPr>
            <w:tcW w:w="824" w:type="dxa"/>
          </w:tcPr>
          <w:p w14:paraId="0BBC464C" w14:textId="5CE4B93F" w:rsidR="00242463" w:rsidRDefault="00242463" w:rsidP="00B76D98">
            <w:pPr>
              <w:rPr>
                <w:lang w:eastAsia="en-US"/>
              </w:rPr>
            </w:pPr>
            <w:r>
              <w:rPr>
                <w:lang w:eastAsia="en-US"/>
              </w:rPr>
              <w:t>-</w:t>
            </w:r>
          </w:p>
        </w:tc>
      </w:tr>
      <w:tr w:rsidR="00242463" w14:paraId="0B37A865" w14:textId="77777777" w:rsidTr="003B7D97">
        <w:trPr>
          <w:trHeight w:val="459"/>
        </w:trPr>
        <w:tc>
          <w:tcPr>
            <w:tcW w:w="2343" w:type="dxa"/>
          </w:tcPr>
          <w:p w14:paraId="797BAEFA" w14:textId="77777777" w:rsidR="00242463" w:rsidRDefault="00242463" w:rsidP="00B76D98">
            <w:pPr>
              <w:rPr>
                <w:lang w:eastAsia="en-US"/>
              </w:rPr>
            </w:pPr>
            <w:r>
              <w:rPr>
                <w:lang w:eastAsia="en-US"/>
              </w:rPr>
              <w:t>RF Classifier</w:t>
            </w:r>
          </w:p>
        </w:tc>
        <w:tc>
          <w:tcPr>
            <w:tcW w:w="797" w:type="dxa"/>
          </w:tcPr>
          <w:p w14:paraId="18F4A05D" w14:textId="157891E3" w:rsidR="00242463" w:rsidRDefault="00242463" w:rsidP="00B76D98">
            <w:pPr>
              <w:rPr>
                <w:lang w:eastAsia="en-US"/>
              </w:rPr>
            </w:pPr>
            <w:r>
              <w:rPr>
                <w:lang w:eastAsia="en-US"/>
              </w:rPr>
              <w:t>-</w:t>
            </w:r>
          </w:p>
        </w:tc>
        <w:tc>
          <w:tcPr>
            <w:tcW w:w="848" w:type="dxa"/>
          </w:tcPr>
          <w:p w14:paraId="7BB8C6DB" w14:textId="68F3DE18" w:rsidR="00242463" w:rsidRDefault="00242463" w:rsidP="00B76D98">
            <w:pPr>
              <w:rPr>
                <w:lang w:eastAsia="en-US"/>
              </w:rPr>
            </w:pPr>
            <w:r>
              <w:rPr>
                <w:lang w:eastAsia="en-US"/>
              </w:rPr>
              <w:t>-</w:t>
            </w:r>
          </w:p>
        </w:tc>
        <w:tc>
          <w:tcPr>
            <w:tcW w:w="848" w:type="dxa"/>
          </w:tcPr>
          <w:p w14:paraId="7AB1ACCD" w14:textId="127E03C2" w:rsidR="00242463" w:rsidRDefault="00242463" w:rsidP="00B76D98">
            <w:pPr>
              <w:rPr>
                <w:lang w:eastAsia="en-US"/>
              </w:rPr>
            </w:pPr>
            <w:r>
              <w:rPr>
                <w:lang w:eastAsia="en-US"/>
              </w:rPr>
              <w:t>46.94</w:t>
            </w:r>
          </w:p>
        </w:tc>
        <w:tc>
          <w:tcPr>
            <w:tcW w:w="856" w:type="dxa"/>
          </w:tcPr>
          <w:p w14:paraId="0D3F2E62" w14:textId="1D62BB57" w:rsidR="00242463" w:rsidRDefault="00242463" w:rsidP="00B76D98">
            <w:pPr>
              <w:rPr>
                <w:lang w:eastAsia="en-US"/>
              </w:rPr>
            </w:pPr>
            <w:r>
              <w:rPr>
                <w:lang w:eastAsia="en-US"/>
              </w:rPr>
              <w:t>53.06</w:t>
            </w:r>
          </w:p>
        </w:tc>
        <w:tc>
          <w:tcPr>
            <w:tcW w:w="929" w:type="dxa"/>
          </w:tcPr>
          <w:p w14:paraId="4BE32D75" w14:textId="49DE6FA2" w:rsidR="00242463" w:rsidRDefault="00242463" w:rsidP="00B76D98">
            <w:pPr>
              <w:rPr>
                <w:lang w:eastAsia="en-US"/>
              </w:rPr>
            </w:pPr>
            <w:r>
              <w:rPr>
                <w:lang w:eastAsia="en-US"/>
              </w:rPr>
              <w:t>-</w:t>
            </w:r>
          </w:p>
        </w:tc>
        <w:tc>
          <w:tcPr>
            <w:tcW w:w="797" w:type="dxa"/>
          </w:tcPr>
          <w:p w14:paraId="6553C2C2" w14:textId="19EA902A" w:rsidR="00242463" w:rsidRDefault="00242463" w:rsidP="00B76D98">
            <w:pPr>
              <w:rPr>
                <w:lang w:eastAsia="en-US"/>
              </w:rPr>
            </w:pPr>
            <w:r>
              <w:rPr>
                <w:lang w:eastAsia="en-US"/>
              </w:rPr>
              <w:t>-</w:t>
            </w:r>
          </w:p>
        </w:tc>
        <w:tc>
          <w:tcPr>
            <w:tcW w:w="825" w:type="dxa"/>
          </w:tcPr>
          <w:p w14:paraId="596383D6" w14:textId="627119C7" w:rsidR="00242463" w:rsidRDefault="00242463" w:rsidP="00B76D98">
            <w:pPr>
              <w:rPr>
                <w:lang w:eastAsia="en-US"/>
              </w:rPr>
            </w:pPr>
            <w:r>
              <w:rPr>
                <w:lang w:eastAsia="en-US"/>
              </w:rPr>
              <w:t>-</w:t>
            </w:r>
          </w:p>
        </w:tc>
        <w:tc>
          <w:tcPr>
            <w:tcW w:w="824" w:type="dxa"/>
          </w:tcPr>
          <w:p w14:paraId="59C59024" w14:textId="172AF46E" w:rsidR="00242463" w:rsidRDefault="00242463" w:rsidP="00B76D98">
            <w:pPr>
              <w:rPr>
                <w:lang w:eastAsia="en-US"/>
              </w:rPr>
            </w:pPr>
            <w:r>
              <w:rPr>
                <w:lang w:eastAsia="en-US"/>
              </w:rPr>
              <w:t>-</w:t>
            </w:r>
          </w:p>
        </w:tc>
      </w:tr>
      <w:tr w:rsidR="00242463" w14:paraId="6D787DA3" w14:textId="77777777" w:rsidTr="003B7D97">
        <w:trPr>
          <w:trHeight w:val="459"/>
        </w:trPr>
        <w:tc>
          <w:tcPr>
            <w:tcW w:w="2343" w:type="dxa"/>
          </w:tcPr>
          <w:p w14:paraId="7143F312" w14:textId="77777777" w:rsidR="00242463" w:rsidRDefault="00242463" w:rsidP="00B76D98">
            <w:pPr>
              <w:rPr>
                <w:lang w:eastAsia="en-US"/>
              </w:rPr>
            </w:pPr>
            <w:r>
              <w:rPr>
                <w:lang w:eastAsia="en-US"/>
              </w:rPr>
              <w:t>SGD Classifier</w:t>
            </w:r>
          </w:p>
        </w:tc>
        <w:tc>
          <w:tcPr>
            <w:tcW w:w="797" w:type="dxa"/>
          </w:tcPr>
          <w:p w14:paraId="56D0E536" w14:textId="7882FDCA" w:rsidR="00242463" w:rsidRDefault="00242463" w:rsidP="00B76D98">
            <w:pPr>
              <w:rPr>
                <w:lang w:eastAsia="en-US"/>
              </w:rPr>
            </w:pPr>
            <w:r>
              <w:rPr>
                <w:lang w:eastAsia="en-US"/>
              </w:rPr>
              <w:t>-</w:t>
            </w:r>
          </w:p>
        </w:tc>
        <w:tc>
          <w:tcPr>
            <w:tcW w:w="848" w:type="dxa"/>
          </w:tcPr>
          <w:p w14:paraId="26F62335" w14:textId="78BCB135" w:rsidR="00242463" w:rsidRDefault="00242463" w:rsidP="00B76D98">
            <w:pPr>
              <w:rPr>
                <w:lang w:eastAsia="en-US"/>
              </w:rPr>
            </w:pPr>
            <w:r>
              <w:rPr>
                <w:lang w:eastAsia="en-US"/>
              </w:rPr>
              <w:t>-</w:t>
            </w:r>
          </w:p>
        </w:tc>
        <w:tc>
          <w:tcPr>
            <w:tcW w:w="848" w:type="dxa"/>
          </w:tcPr>
          <w:p w14:paraId="4BB172E2" w14:textId="3975AA9A" w:rsidR="00242463" w:rsidRDefault="00242463" w:rsidP="00B76D98">
            <w:pPr>
              <w:rPr>
                <w:lang w:eastAsia="en-US"/>
              </w:rPr>
            </w:pPr>
            <w:r>
              <w:rPr>
                <w:lang w:eastAsia="en-US"/>
              </w:rPr>
              <w:t>46.94</w:t>
            </w:r>
          </w:p>
        </w:tc>
        <w:tc>
          <w:tcPr>
            <w:tcW w:w="856" w:type="dxa"/>
          </w:tcPr>
          <w:p w14:paraId="71911EA4" w14:textId="0ECAFB47" w:rsidR="00242463" w:rsidRDefault="00242463" w:rsidP="00B76D98">
            <w:pPr>
              <w:rPr>
                <w:lang w:eastAsia="en-US"/>
              </w:rPr>
            </w:pPr>
            <w:r>
              <w:rPr>
                <w:lang w:eastAsia="en-US"/>
              </w:rPr>
              <w:t>46.94</w:t>
            </w:r>
          </w:p>
        </w:tc>
        <w:tc>
          <w:tcPr>
            <w:tcW w:w="929" w:type="dxa"/>
          </w:tcPr>
          <w:p w14:paraId="675171E9" w14:textId="05E1BD9C" w:rsidR="00242463" w:rsidRDefault="00242463" w:rsidP="00B76D98">
            <w:pPr>
              <w:rPr>
                <w:lang w:eastAsia="en-US"/>
              </w:rPr>
            </w:pPr>
            <w:r>
              <w:rPr>
                <w:lang w:eastAsia="en-US"/>
              </w:rPr>
              <w:t>-</w:t>
            </w:r>
          </w:p>
        </w:tc>
        <w:tc>
          <w:tcPr>
            <w:tcW w:w="797" w:type="dxa"/>
          </w:tcPr>
          <w:p w14:paraId="3A8BED0F" w14:textId="396666A6" w:rsidR="00242463" w:rsidRDefault="00242463" w:rsidP="00B76D98">
            <w:pPr>
              <w:rPr>
                <w:lang w:eastAsia="en-US"/>
              </w:rPr>
            </w:pPr>
            <w:r>
              <w:rPr>
                <w:lang w:eastAsia="en-US"/>
              </w:rPr>
              <w:t>-</w:t>
            </w:r>
          </w:p>
        </w:tc>
        <w:tc>
          <w:tcPr>
            <w:tcW w:w="825" w:type="dxa"/>
          </w:tcPr>
          <w:p w14:paraId="25122421" w14:textId="4158FBA5" w:rsidR="00242463" w:rsidRDefault="00242463" w:rsidP="00B76D98">
            <w:pPr>
              <w:rPr>
                <w:lang w:eastAsia="en-US"/>
              </w:rPr>
            </w:pPr>
            <w:r>
              <w:rPr>
                <w:lang w:eastAsia="en-US"/>
              </w:rPr>
              <w:t>-</w:t>
            </w:r>
          </w:p>
        </w:tc>
        <w:tc>
          <w:tcPr>
            <w:tcW w:w="824" w:type="dxa"/>
          </w:tcPr>
          <w:p w14:paraId="4400CAFF" w14:textId="3FCB1C1D" w:rsidR="00242463" w:rsidRDefault="00242463" w:rsidP="00B76D98">
            <w:pPr>
              <w:rPr>
                <w:lang w:eastAsia="en-US"/>
              </w:rPr>
            </w:pPr>
            <w:r>
              <w:rPr>
                <w:lang w:eastAsia="en-US"/>
              </w:rPr>
              <w:t>-</w:t>
            </w:r>
          </w:p>
        </w:tc>
      </w:tr>
      <w:tr w:rsidR="00242463" w14:paraId="2F63C097" w14:textId="77777777" w:rsidTr="003B7D97">
        <w:trPr>
          <w:trHeight w:val="459"/>
        </w:trPr>
        <w:tc>
          <w:tcPr>
            <w:tcW w:w="2343" w:type="dxa"/>
          </w:tcPr>
          <w:p w14:paraId="4278D0B9" w14:textId="77777777" w:rsidR="00242463" w:rsidRDefault="00242463" w:rsidP="00B76D98">
            <w:pPr>
              <w:rPr>
                <w:lang w:eastAsia="en-US"/>
              </w:rPr>
            </w:pPr>
            <w:r>
              <w:rPr>
                <w:lang w:eastAsia="en-US"/>
              </w:rPr>
              <w:t>SVM Classifier</w:t>
            </w:r>
          </w:p>
        </w:tc>
        <w:tc>
          <w:tcPr>
            <w:tcW w:w="797" w:type="dxa"/>
          </w:tcPr>
          <w:p w14:paraId="2FEC2273" w14:textId="79B8A4E5" w:rsidR="00242463" w:rsidRDefault="00242463" w:rsidP="00B76D98">
            <w:pPr>
              <w:rPr>
                <w:lang w:eastAsia="en-US"/>
              </w:rPr>
            </w:pPr>
            <w:r>
              <w:rPr>
                <w:lang w:eastAsia="en-US"/>
              </w:rPr>
              <w:t>-</w:t>
            </w:r>
          </w:p>
        </w:tc>
        <w:tc>
          <w:tcPr>
            <w:tcW w:w="848" w:type="dxa"/>
          </w:tcPr>
          <w:p w14:paraId="10F25612" w14:textId="37D25A90" w:rsidR="00242463" w:rsidRDefault="00242463" w:rsidP="00B76D98">
            <w:pPr>
              <w:rPr>
                <w:lang w:eastAsia="en-US"/>
              </w:rPr>
            </w:pPr>
            <w:r>
              <w:rPr>
                <w:lang w:eastAsia="en-US"/>
              </w:rPr>
              <w:t>-</w:t>
            </w:r>
          </w:p>
        </w:tc>
        <w:tc>
          <w:tcPr>
            <w:tcW w:w="848" w:type="dxa"/>
          </w:tcPr>
          <w:p w14:paraId="3BDC9E2C" w14:textId="62933423" w:rsidR="00242463" w:rsidRDefault="00242463" w:rsidP="00B76D98">
            <w:pPr>
              <w:rPr>
                <w:lang w:eastAsia="en-US"/>
              </w:rPr>
            </w:pPr>
            <w:r>
              <w:rPr>
                <w:lang w:eastAsia="en-US"/>
              </w:rPr>
              <w:t>46.94</w:t>
            </w:r>
          </w:p>
        </w:tc>
        <w:tc>
          <w:tcPr>
            <w:tcW w:w="856" w:type="dxa"/>
          </w:tcPr>
          <w:p w14:paraId="19ACC937" w14:textId="2D052271" w:rsidR="00242463" w:rsidRDefault="00242463" w:rsidP="00B76D98">
            <w:pPr>
              <w:rPr>
                <w:lang w:eastAsia="en-US"/>
              </w:rPr>
            </w:pPr>
            <w:r>
              <w:rPr>
                <w:lang w:eastAsia="en-US"/>
              </w:rPr>
              <w:t>46.94</w:t>
            </w:r>
          </w:p>
        </w:tc>
        <w:tc>
          <w:tcPr>
            <w:tcW w:w="929" w:type="dxa"/>
          </w:tcPr>
          <w:p w14:paraId="14B0048C" w14:textId="1D7E9A60" w:rsidR="00242463" w:rsidRDefault="00242463" w:rsidP="00B76D98">
            <w:pPr>
              <w:rPr>
                <w:lang w:eastAsia="en-US"/>
              </w:rPr>
            </w:pPr>
            <w:r>
              <w:rPr>
                <w:lang w:eastAsia="en-US"/>
              </w:rPr>
              <w:t>-</w:t>
            </w:r>
          </w:p>
        </w:tc>
        <w:tc>
          <w:tcPr>
            <w:tcW w:w="797" w:type="dxa"/>
          </w:tcPr>
          <w:p w14:paraId="3FAB1FDD" w14:textId="55A6EA28" w:rsidR="00242463" w:rsidRDefault="00242463" w:rsidP="00B76D98">
            <w:pPr>
              <w:rPr>
                <w:lang w:eastAsia="en-US"/>
              </w:rPr>
            </w:pPr>
            <w:r>
              <w:rPr>
                <w:lang w:eastAsia="en-US"/>
              </w:rPr>
              <w:t>-</w:t>
            </w:r>
          </w:p>
        </w:tc>
        <w:tc>
          <w:tcPr>
            <w:tcW w:w="825" w:type="dxa"/>
          </w:tcPr>
          <w:p w14:paraId="22F2332F" w14:textId="4E23231B" w:rsidR="00242463" w:rsidRDefault="00242463" w:rsidP="00B76D98">
            <w:pPr>
              <w:rPr>
                <w:lang w:eastAsia="en-US"/>
              </w:rPr>
            </w:pPr>
            <w:r>
              <w:rPr>
                <w:lang w:eastAsia="en-US"/>
              </w:rPr>
              <w:t>-</w:t>
            </w:r>
          </w:p>
        </w:tc>
        <w:tc>
          <w:tcPr>
            <w:tcW w:w="824" w:type="dxa"/>
          </w:tcPr>
          <w:p w14:paraId="40A25A01" w14:textId="6C36172F" w:rsidR="00242463" w:rsidRDefault="00242463" w:rsidP="00B76D98">
            <w:pPr>
              <w:rPr>
                <w:lang w:eastAsia="en-US"/>
              </w:rPr>
            </w:pPr>
            <w:r>
              <w:rPr>
                <w:lang w:eastAsia="en-US"/>
              </w:rPr>
              <w:t>-</w:t>
            </w:r>
          </w:p>
        </w:tc>
      </w:tr>
    </w:tbl>
    <w:p w14:paraId="27A1E858" w14:textId="77777777" w:rsidR="005C029A" w:rsidRPr="005C029A" w:rsidRDefault="005C029A" w:rsidP="00B76D98">
      <w:pPr>
        <w:rPr>
          <w:lang w:eastAsia="en-US"/>
        </w:rPr>
      </w:pPr>
    </w:p>
    <w:p w14:paraId="4FF2133C" w14:textId="77777777" w:rsidR="006C7F57" w:rsidRPr="00992FFA" w:rsidRDefault="006C7F57" w:rsidP="00B76D98">
      <w:pPr>
        <w:rPr>
          <w:lang w:eastAsia="en-US"/>
        </w:rPr>
      </w:pPr>
    </w:p>
    <w:bookmarkEnd w:id="908"/>
    <w:p w14:paraId="28DE1982" w14:textId="334784B5" w:rsidR="006426E0" w:rsidRDefault="006426E0" w:rsidP="00B76D98">
      <w:pPr>
        <w:rPr>
          <w:lang w:eastAsia="en-US"/>
        </w:rPr>
      </w:pPr>
    </w:p>
    <w:p w14:paraId="59BAE666" w14:textId="7225BE4E" w:rsidR="00CC78E1" w:rsidRDefault="00CC78E1" w:rsidP="00B76D98">
      <w:pPr>
        <w:rPr>
          <w:lang w:eastAsia="en-US"/>
        </w:rPr>
      </w:pPr>
      <w:r>
        <w:rPr>
          <w:lang w:eastAsia="en-US"/>
        </w:rPr>
        <w:br w:type="page"/>
      </w:r>
    </w:p>
    <w:p w14:paraId="2D029BB7" w14:textId="22A7B819" w:rsidR="00CC78E1" w:rsidRPr="00CC78E1" w:rsidRDefault="00CC78E1" w:rsidP="00B76D98">
      <w:pPr>
        <w:pStyle w:val="Dedication"/>
        <w:rPr>
          <w:lang w:eastAsia="en-US"/>
        </w:rPr>
      </w:pPr>
      <w:r>
        <w:rPr>
          <w:lang w:eastAsia="en-US"/>
        </w:rPr>
        <w:lastRenderedPageBreak/>
        <w:t>Table 5</w:t>
      </w:r>
      <w:r w:rsidR="00AF76F2">
        <w:rPr>
          <w:lang w:eastAsia="en-US"/>
        </w:rPr>
        <w:t>.4</w:t>
      </w:r>
      <w:r>
        <w:rPr>
          <w:lang w:eastAsia="en-US"/>
        </w:rPr>
        <w:t xml:space="preserve">: </w:t>
      </w:r>
      <w:r w:rsidR="00805E2B">
        <w:rPr>
          <w:lang w:eastAsia="en-US"/>
        </w:rPr>
        <w:t>Tree experiment r</w:t>
      </w:r>
      <w:r>
        <w:rPr>
          <w:lang w:eastAsia="en-US"/>
        </w:rPr>
        <w:t xml:space="preserve">esults using </w:t>
      </w:r>
      <w:r w:rsidR="00805E2B">
        <w:rPr>
          <w:lang w:eastAsia="en-US"/>
        </w:rPr>
        <w:t xml:space="preserve">Unsorted </w:t>
      </w:r>
      <w:r>
        <w:rPr>
          <w:lang w:eastAsia="en-US"/>
        </w:rPr>
        <w:t xml:space="preserve">Max Segmentation and </w:t>
      </w:r>
      <w:r w:rsidR="00205EC5">
        <w:rPr>
          <w:lang w:eastAsia="en-US"/>
        </w:rPr>
        <w:t>hashing</w:t>
      </w:r>
    </w:p>
    <w:tbl>
      <w:tblPr>
        <w:tblStyle w:val="Grilledutableau"/>
        <w:tblW w:w="9021" w:type="dxa"/>
        <w:tblLook w:val="04A0" w:firstRow="1" w:lastRow="0" w:firstColumn="1" w:lastColumn="0" w:noHBand="0" w:noVBand="1"/>
      </w:tblPr>
      <w:tblGrid>
        <w:gridCol w:w="3114"/>
        <w:gridCol w:w="1559"/>
        <w:gridCol w:w="1582"/>
        <w:gridCol w:w="1403"/>
        <w:gridCol w:w="1363"/>
      </w:tblGrid>
      <w:tr w:rsidR="00805E2B" w14:paraId="4B1CEBC6" w14:textId="77777777" w:rsidTr="00805E2B">
        <w:trPr>
          <w:cnfStyle w:val="100000000000" w:firstRow="1" w:lastRow="0" w:firstColumn="0" w:lastColumn="0" w:oddVBand="0" w:evenVBand="0" w:oddHBand="0" w:evenHBand="0" w:firstRowFirstColumn="0" w:firstRowLastColumn="0" w:lastRowFirstColumn="0" w:lastRowLastColumn="0"/>
          <w:trHeight w:val="284"/>
        </w:trPr>
        <w:tc>
          <w:tcPr>
            <w:tcW w:w="3114" w:type="dxa"/>
          </w:tcPr>
          <w:p w14:paraId="59FF14E4" w14:textId="77777777" w:rsidR="00805E2B" w:rsidRDefault="00805E2B">
            <w:pPr>
              <w:rPr>
                <w:lang w:eastAsia="en-US"/>
              </w:rPr>
              <w:pPrChange w:id="909" w:author="Olubusayo Akeredolu" w:date="2022-07-30T16:55:00Z">
                <w:pPr>
                  <w:jc w:val="center"/>
                </w:pPr>
              </w:pPrChange>
            </w:pPr>
            <w:r>
              <w:rPr>
                <w:lang w:eastAsia="en-US"/>
              </w:rPr>
              <w:t>Model</w:t>
            </w:r>
          </w:p>
        </w:tc>
        <w:tc>
          <w:tcPr>
            <w:tcW w:w="1559" w:type="dxa"/>
          </w:tcPr>
          <w:p w14:paraId="29D14BD1" w14:textId="26C1E091" w:rsidR="00805E2B" w:rsidRDefault="00037DE9">
            <w:pPr>
              <w:rPr>
                <w:lang w:eastAsia="en-US"/>
              </w:rPr>
              <w:pPrChange w:id="910" w:author="Olubusayo Akeredolu" w:date="2022-07-30T16:55:00Z">
                <w:pPr>
                  <w:jc w:val="center"/>
                </w:pPr>
              </w:pPrChange>
            </w:pPr>
            <w:r>
              <w:rPr>
                <w:lang w:eastAsia="en-US"/>
              </w:rPr>
              <w:t>TA</w:t>
            </w:r>
            <w:r w:rsidR="00805E2B">
              <w:rPr>
                <w:lang w:eastAsia="en-US"/>
              </w:rPr>
              <w:t xml:space="preserve"> %</w:t>
            </w:r>
          </w:p>
        </w:tc>
        <w:tc>
          <w:tcPr>
            <w:tcW w:w="1582" w:type="dxa"/>
          </w:tcPr>
          <w:p w14:paraId="53EF398B" w14:textId="6CA618BF" w:rsidR="00805E2B" w:rsidRDefault="00037DE9">
            <w:pPr>
              <w:rPr>
                <w:lang w:eastAsia="en-US"/>
              </w:rPr>
              <w:pPrChange w:id="911" w:author="Olubusayo Akeredolu" w:date="2022-07-30T16:55:00Z">
                <w:pPr>
                  <w:jc w:val="center"/>
                </w:pPr>
              </w:pPrChange>
            </w:pPr>
            <w:r>
              <w:rPr>
                <w:lang w:eastAsia="en-US"/>
              </w:rPr>
              <w:t>VA</w:t>
            </w:r>
            <w:r w:rsidR="00805E2B">
              <w:rPr>
                <w:lang w:eastAsia="en-US"/>
              </w:rPr>
              <w:t xml:space="preserve"> %</w:t>
            </w:r>
          </w:p>
        </w:tc>
        <w:tc>
          <w:tcPr>
            <w:tcW w:w="1403" w:type="dxa"/>
          </w:tcPr>
          <w:p w14:paraId="01B0C4CE" w14:textId="50CACE38" w:rsidR="00805E2B" w:rsidRDefault="00037DE9">
            <w:pPr>
              <w:rPr>
                <w:lang w:eastAsia="en-US"/>
              </w:rPr>
              <w:pPrChange w:id="912" w:author="Olubusayo Akeredolu" w:date="2022-07-30T16:55:00Z">
                <w:pPr>
                  <w:jc w:val="center"/>
                </w:pPr>
              </w:pPrChange>
            </w:pPr>
            <w:r>
              <w:rPr>
                <w:lang w:eastAsia="en-US"/>
              </w:rPr>
              <w:t>TL</w:t>
            </w:r>
          </w:p>
        </w:tc>
        <w:tc>
          <w:tcPr>
            <w:tcW w:w="1363" w:type="dxa"/>
          </w:tcPr>
          <w:p w14:paraId="028C9770" w14:textId="4E79F586" w:rsidR="00805E2B" w:rsidRDefault="00037DE9">
            <w:pPr>
              <w:rPr>
                <w:lang w:eastAsia="en-US"/>
              </w:rPr>
              <w:pPrChange w:id="913" w:author="Olubusayo Akeredolu" w:date="2022-07-30T16:55:00Z">
                <w:pPr>
                  <w:jc w:val="center"/>
                </w:pPr>
              </w:pPrChange>
            </w:pPr>
            <w:r>
              <w:rPr>
                <w:lang w:eastAsia="en-US"/>
              </w:rPr>
              <w:t>VL</w:t>
            </w:r>
          </w:p>
        </w:tc>
      </w:tr>
      <w:tr w:rsidR="00242463" w14:paraId="1740CC67" w14:textId="77777777" w:rsidTr="00805E2B">
        <w:trPr>
          <w:trHeight w:val="481"/>
        </w:trPr>
        <w:tc>
          <w:tcPr>
            <w:tcW w:w="3114" w:type="dxa"/>
          </w:tcPr>
          <w:p w14:paraId="2F8DF794" w14:textId="77777777" w:rsidR="00242463" w:rsidRDefault="00242463" w:rsidP="00B76D98">
            <w:pPr>
              <w:rPr>
                <w:lang w:eastAsia="en-US"/>
              </w:rPr>
            </w:pPr>
            <w:r>
              <w:rPr>
                <w:lang w:eastAsia="en-US"/>
              </w:rPr>
              <w:t>MLP with ReLu</w:t>
            </w:r>
          </w:p>
        </w:tc>
        <w:tc>
          <w:tcPr>
            <w:tcW w:w="1559" w:type="dxa"/>
          </w:tcPr>
          <w:p w14:paraId="745FAAC6" w14:textId="7FA936FF" w:rsidR="00242463" w:rsidRDefault="00242463" w:rsidP="00B76D98">
            <w:pPr>
              <w:rPr>
                <w:lang w:eastAsia="en-US"/>
              </w:rPr>
            </w:pPr>
            <w:r>
              <w:rPr>
                <w:lang w:eastAsia="en-US"/>
              </w:rPr>
              <w:t>51.56</w:t>
            </w:r>
          </w:p>
        </w:tc>
        <w:tc>
          <w:tcPr>
            <w:tcW w:w="1582" w:type="dxa"/>
          </w:tcPr>
          <w:p w14:paraId="24DE3E58" w14:textId="66257F46" w:rsidR="00242463" w:rsidRDefault="00242463" w:rsidP="00B76D98">
            <w:pPr>
              <w:rPr>
                <w:lang w:eastAsia="en-US"/>
              </w:rPr>
            </w:pPr>
            <w:r>
              <w:rPr>
                <w:lang w:eastAsia="en-US"/>
              </w:rPr>
              <w:t>54.55</w:t>
            </w:r>
          </w:p>
        </w:tc>
        <w:tc>
          <w:tcPr>
            <w:tcW w:w="1403" w:type="dxa"/>
          </w:tcPr>
          <w:p w14:paraId="16E304E7" w14:textId="1A218D83" w:rsidR="00242463" w:rsidRDefault="00242463" w:rsidP="00B76D98">
            <w:pPr>
              <w:rPr>
                <w:lang w:eastAsia="en-US"/>
              </w:rPr>
            </w:pPr>
            <w:r>
              <w:rPr>
                <w:lang w:eastAsia="en-US"/>
              </w:rPr>
              <w:t>1.75</w:t>
            </w:r>
          </w:p>
        </w:tc>
        <w:tc>
          <w:tcPr>
            <w:tcW w:w="1363" w:type="dxa"/>
          </w:tcPr>
          <w:p w14:paraId="120E2824" w14:textId="1177D3BC" w:rsidR="00242463" w:rsidRDefault="00242463" w:rsidP="00B76D98">
            <w:pPr>
              <w:rPr>
                <w:lang w:eastAsia="en-US"/>
              </w:rPr>
            </w:pPr>
            <w:r>
              <w:rPr>
                <w:lang w:eastAsia="en-US"/>
              </w:rPr>
              <w:t>-</w:t>
            </w:r>
          </w:p>
        </w:tc>
      </w:tr>
      <w:tr w:rsidR="00242463" w14:paraId="4EAA6F13" w14:textId="77777777" w:rsidTr="00805E2B">
        <w:trPr>
          <w:trHeight w:val="461"/>
        </w:trPr>
        <w:tc>
          <w:tcPr>
            <w:tcW w:w="3114" w:type="dxa"/>
          </w:tcPr>
          <w:p w14:paraId="2BEE3A8D" w14:textId="77777777" w:rsidR="00242463" w:rsidRDefault="00242463" w:rsidP="00B76D98">
            <w:pPr>
              <w:rPr>
                <w:lang w:eastAsia="en-US"/>
              </w:rPr>
            </w:pPr>
            <w:r>
              <w:rPr>
                <w:lang w:eastAsia="en-US"/>
              </w:rPr>
              <w:t>MLP with Tanh</w:t>
            </w:r>
          </w:p>
        </w:tc>
        <w:tc>
          <w:tcPr>
            <w:tcW w:w="1559" w:type="dxa"/>
          </w:tcPr>
          <w:p w14:paraId="6D48F05D" w14:textId="34E4E639" w:rsidR="00242463" w:rsidRDefault="00242463" w:rsidP="00B76D98">
            <w:pPr>
              <w:rPr>
                <w:lang w:eastAsia="en-US"/>
              </w:rPr>
            </w:pPr>
            <w:r>
              <w:rPr>
                <w:lang w:eastAsia="en-US"/>
              </w:rPr>
              <w:t>51.56</w:t>
            </w:r>
          </w:p>
        </w:tc>
        <w:tc>
          <w:tcPr>
            <w:tcW w:w="1582" w:type="dxa"/>
          </w:tcPr>
          <w:p w14:paraId="266C3264" w14:textId="4E589284" w:rsidR="00242463" w:rsidRDefault="00242463" w:rsidP="00B76D98">
            <w:pPr>
              <w:rPr>
                <w:lang w:eastAsia="en-US"/>
              </w:rPr>
            </w:pPr>
            <w:r>
              <w:rPr>
                <w:lang w:eastAsia="en-US"/>
              </w:rPr>
              <w:t>54.55</w:t>
            </w:r>
          </w:p>
        </w:tc>
        <w:tc>
          <w:tcPr>
            <w:tcW w:w="1403" w:type="dxa"/>
          </w:tcPr>
          <w:p w14:paraId="6ADD9C53" w14:textId="1FFAFECF" w:rsidR="00242463" w:rsidRDefault="00242463" w:rsidP="00B76D98">
            <w:pPr>
              <w:rPr>
                <w:lang w:eastAsia="en-US"/>
              </w:rPr>
            </w:pPr>
            <w:r>
              <w:rPr>
                <w:lang w:eastAsia="en-US"/>
              </w:rPr>
              <w:t>0.69</w:t>
            </w:r>
          </w:p>
        </w:tc>
        <w:tc>
          <w:tcPr>
            <w:tcW w:w="1363" w:type="dxa"/>
          </w:tcPr>
          <w:p w14:paraId="1E77AB06" w14:textId="26FE9453" w:rsidR="00242463" w:rsidRDefault="00242463" w:rsidP="00B76D98">
            <w:pPr>
              <w:rPr>
                <w:lang w:eastAsia="en-US"/>
              </w:rPr>
            </w:pPr>
            <w:r>
              <w:rPr>
                <w:lang w:eastAsia="en-US"/>
              </w:rPr>
              <w:t>-</w:t>
            </w:r>
          </w:p>
        </w:tc>
      </w:tr>
      <w:tr w:rsidR="00242463" w14:paraId="4603C5D3" w14:textId="77777777" w:rsidTr="00805E2B">
        <w:trPr>
          <w:trHeight w:val="461"/>
        </w:trPr>
        <w:tc>
          <w:tcPr>
            <w:tcW w:w="3114" w:type="dxa"/>
          </w:tcPr>
          <w:p w14:paraId="7B73F867" w14:textId="77777777" w:rsidR="00242463" w:rsidRDefault="00242463" w:rsidP="00B76D98">
            <w:pPr>
              <w:rPr>
                <w:lang w:eastAsia="en-US"/>
              </w:rPr>
            </w:pPr>
            <w:r>
              <w:rPr>
                <w:lang w:eastAsia="en-US"/>
              </w:rPr>
              <w:t>MLP with SoftMax</w:t>
            </w:r>
          </w:p>
        </w:tc>
        <w:tc>
          <w:tcPr>
            <w:tcW w:w="1559" w:type="dxa"/>
          </w:tcPr>
          <w:p w14:paraId="2B0D72B8" w14:textId="7D767C18" w:rsidR="00242463" w:rsidRDefault="00242463" w:rsidP="00B76D98">
            <w:pPr>
              <w:rPr>
                <w:lang w:eastAsia="en-US"/>
              </w:rPr>
            </w:pPr>
            <w:r>
              <w:rPr>
                <w:lang w:eastAsia="en-US"/>
              </w:rPr>
              <w:t>51.56</w:t>
            </w:r>
          </w:p>
        </w:tc>
        <w:tc>
          <w:tcPr>
            <w:tcW w:w="1582" w:type="dxa"/>
          </w:tcPr>
          <w:p w14:paraId="3C780438" w14:textId="7891E212" w:rsidR="00242463" w:rsidRDefault="00242463" w:rsidP="00B76D98">
            <w:pPr>
              <w:rPr>
                <w:lang w:eastAsia="en-US"/>
              </w:rPr>
            </w:pPr>
            <w:r>
              <w:rPr>
                <w:lang w:eastAsia="en-US"/>
              </w:rPr>
              <w:t>54.55</w:t>
            </w:r>
          </w:p>
        </w:tc>
        <w:tc>
          <w:tcPr>
            <w:tcW w:w="1403" w:type="dxa"/>
          </w:tcPr>
          <w:p w14:paraId="2A06488F" w14:textId="38859228" w:rsidR="00242463" w:rsidRDefault="00242463" w:rsidP="00B76D98">
            <w:pPr>
              <w:rPr>
                <w:lang w:eastAsia="en-US"/>
              </w:rPr>
            </w:pPr>
            <w:r>
              <w:rPr>
                <w:lang w:eastAsia="en-US"/>
              </w:rPr>
              <w:t>0.69</w:t>
            </w:r>
          </w:p>
        </w:tc>
        <w:tc>
          <w:tcPr>
            <w:tcW w:w="1363" w:type="dxa"/>
          </w:tcPr>
          <w:p w14:paraId="64540BAD" w14:textId="2F5EF1F7" w:rsidR="00242463" w:rsidRDefault="00242463" w:rsidP="00B76D98">
            <w:pPr>
              <w:rPr>
                <w:lang w:eastAsia="en-US"/>
              </w:rPr>
            </w:pPr>
            <w:r>
              <w:rPr>
                <w:lang w:eastAsia="en-US"/>
              </w:rPr>
              <w:t>-</w:t>
            </w:r>
          </w:p>
        </w:tc>
      </w:tr>
      <w:tr w:rsidR="00242463" w14:paraId="1D94284B" w14:textId="77777777" w:rsidTr="00805E2B">
        <w:trPr>
          <w:trHeight w:val="461"/>
        </w:trPr>
        <w:tc>
          <w:tcPr>
            <w:tcW w:w="3114" w:type="dxa"/>
          </w:tcPr>
          <w:p w14:paraId="19C91CAD" w14:textId="77777777" w:rsidR="00242463" w:rsidRDefault="00242463" w:rsidP="00B76D98">
            <w:pPr>
              <w:rPr>
                <w:lang w:eastAsia="en-US"/>
              </w:rPr>
            </w:pPr>
            <w:r>
              <w:rPr>
                <w:lang w:eastAsia="en-US"/>
              </w:rPr>
              <w:t>MLP with Sigmoid</w:t>
            </w:r>
          </w:p>
        </w:tc>
        <w:tc>
          <w:tcPr>
            <w:tcW w:w="1559" w:type="dxa"/>
          </w:tcPr>
          <w:p w14:paraId="535DD756" w14:textId="35EEBC0E" w:rsidR="00242463" w:rsidRDefault="00242463" w:rsidP="00B76D98">
            <w:pPr>
              <w:rPr>
                <w:lang w:eastAsia="en-US"/>
              </w:rPr>
            </w:pPr>
            <w:r>
              <w:rPr>
                <w:lang w:eastAsia="en-US"/>
              </w:rPr>
              <w:t>51.56</w:t>
            </w:r>
          </w:p>
        </w:tc>
        <w:tc>
          <w:tcPr>
            <w:tcW w:w="1582" w:type="dxa"/>
          </w:tcPr>
          <w:p w14:paraId="6DAF0EF8" w14:textId="526A7782" w:rsidR="00242463" w:rsidRDefault="00242463" w:rsidP="00B76D98">
            <w:pPr>
              <w:rPr>
                <w:lang w:eastAsia="en-US"/>
              </w:rPr>
            </w:pPr>
            <w:r>
              <w:rPr>
                <w:lang w:eastAsia="en-US"/>
              </w:rPr>
              <w:t>54.55</w:t>
            </w:r>
          </w:p>
        </w:tc>
        <w:tc>
          <w:tcPr>
            <w:tcW w:w="1403" w:type="dxa"/>
          </w:tcPr>
          <w:p w14:paraId="37592EC7" w14:textId="1A4E11A2" w:rsidR="00242463" w:rsidRDefault="00242463" w:rsidP="00B76D98">
            <w:pPr>
              <w:rPr>
                <w:lang w:eastAsia="en-US"/>
              </w:rPr>
            </w:pPr>
            <w:r>
              <w:rPr>
                <w:lang w:eastAsia="en-US"/>
              </w:rPr>
              <w:t>0.70</w:t>
            </w:r>
          </w:p>
        </w:tc>
        <w:tc>
          <w:tcPr>
            <w:tcW w:w="1363" w:type="dxa"/>
          </w:tcPr>
          <w:p w14:paraId="6C520CD1" w14:textId="7C272D77" w:rsidR="00242463" w:rsidRDefault="00242463" w:rsidP="00B76D98">
            <w:pPr>
              <w:rPr>
                <w:lang w:eastAsia="en-US"/>
              </w:rPr>
            </w:pPr>
            <w:r>
              <w:rPr>
                <w:lang w:eastAsia="en-US"/>
              </w:rPr>
              <w:t>-</w:t>
            </w:r>
          </w:p>
        </w:tc>
      </w:tr>
      <w:tr w:rsidR="00805E2B" w14:paraId="65407A2F" w14:textId="77777777" w:rsidTr="00805E2B">
        <w:trPr>
          <w:trHeight w:val="481"/>
        </w:trPr>
        <w:tc>
          <w:tcPr>
            <w:tcW w:w="3114" w:type="dxa"/>
          </w:tcPr>
          <w:p w14:paraId="57DA9904" w14:textId="77777777" w:rsidR="00805E2B" w:rsidRDefault="00805E2B" w:rsidP="00B76D98">
            <w:pPr>
              <w:rPr>
                <w:lang w:eastAsia="en-US"/>
              </w:rPr>
            </w:pPr>
            <w:r>
              <w:rPr>
                <w:lang w:eastAsia="en-US"/>
              </w:rPr>
              <w:t>LSTM with ReLu</w:t>
            </w:r>
          </w:p>
        </w:tc>
        <w:tc>
          <w:tcPr>
            <w:tcW w:w="1559" w:type="dxa"/>
          </w:tcPr>
          <w:p w14:paraId="782D0B23" w14:textId="63641FA2" w:rsidR="00805E2B" w:rsidRDefault="00805E2B" w:rsidP="00B76D98">
            <w:pPr>
              <w:rPr>
                <w:lang w:eastAsia="en-US"/>
              </w:rPr>
            </w:pPr>
            <w:r>
              <w:rPr>
                <w:lang w:eastAsia="en-US"/>
              </w:rPr>
              <w:t>47.66</w:t>
            </w:r>
          </w:p>
        </w:tc>
        <w:tc>
          <w:tcPr>
            <w:tcW w:w="1582" w:type="dxa"/>
          </w:tcPr>
          <w:p w14:paraId="75B8269A" w14:textId="345D3B34" w:rsidR="00805E2B" w:rsidRDefault="00805E2B" w:rsidP="00B76D98">
            <w:pPr>
              <w:rPr>
                <w:lang w:eastAsia="en-US"/>
              </w:rPr>
            </w:pPr>
            <w:r>
              <w:rPr>
                <w:lang w:eastAsia="en-US"/>
              </w:rPr>
              <w:t>54.55</w:t>
            </w:r>
          </w:p>
        </w:tc>
        <w:tc>
          <w:tcPr>
            <w:tcW w:w="1403" w:type="dxa"/>
          </w:tcPr>
          <w:p w14:paraId="0E3118E6" w14:textId="7BA9AB02" w:rsidR="00805E2B" w:rsidRDefault="00805E2B" w:rsidP="00B76D98">
            <w:pPr>
              <w:rPr>
                <w:lang w:eastAsia="en-US"/>
              </w:rPr>
            </w:pPr>
            <w:r>
              <w:rPr>
                <w:lang w:eastAsia="en-US"/>
              </w:rPr>
              <w:t>7.71</w:t>
            </w:r>
          </w:p>
        </w:tc>
        <w:tc>
          <w:tcPr>
            <w:tcW w:w="1363" w:type="dxa"/>
          </w:tcPr>
          <w:p w14:paraId="48940788" w14:textId="3F72E65E" w:rsidR="00805E2B" w:rsidRDefault="00805E2B" w:rsidP="00B76D98">
            <w:pPr>
              <w:rPr>
                <w:lang w:eastAsia="en-US"/>
              </w:rPr>
            </w:pPr>
            <w:r>
              <w:rPr>
                <w:lang w:eastAsia="en-US"/>
              </w:rPr>
              <w:t>7.71</w:t>
            </w:r>
          </w:p>
        </w:tc>
      </w:tr>
      <w:tr w:rsidR="00805E2B" w14:paraId="597C0FE1" w14:textId="77777777" w:rsidTr="00805E2B">
        <w:trPr>
          <w:trHeight w:val="461"/>
        </w:trPr>
        <w:tc>
          <w:tcPr>
            <w:tcW w:w="3114" w:type="dxa"/>
          </w:tcPr>
          <w:p w14:paraId="759C467F" w14:textId="77777777" w:rsidR="00805E2B" w:rsidRDefault="00805E2B" w:rsidP="00B76D98">
            <w:pPr>
              <w:rPr>
                <w:lang w:eastAsia="en-US"/>
              </w:rPr>
            </w:pPr>
            <w:r>
              <w:rPr>
                <w:lang w:eastAsia="en-US"/>
              </w:rPr>
              <w:t>LSTM with Tanh</w:t>
            </w:r>
          </w:p>
        </w:tc>
        <w:tc>
          <w:tcPr>
            <w:tcW w:w="1559" w:type="dxa"/>
          </w:tcPr>
          <w:p w14:paraId="074965C9" w14:textId="5FE9C191" w:rsidR="00805E2B" w:rsidRDefault="00805E2B" w:rsidP="00B76D98">
            <w:pPr>
              <w:rPr>
                <w:lang w:eastAsia="en-US"/>
              </w:rPr>
            </w:pPr>
            <w:r>
              <w:rPr>
                <w:lang w:eastAsia="en-US"/>
              </w:rPr>
              <w:t>48.44</w:t>
            </w:r>
          </w:p>
        </w:tc>
        <w:tc>
          <w:tcPr>
            <w:tcW w:w="1582" w:type="dxa"/>
          </w:tcPr>
          <w:p w14:paraId="16060817" w14:textId="546E6BFA" w:rsidR="00805E2B" w:rsidRDefault="00805E2B" w:rsidP="00B76D98">
            <w:pPr>
              <w:rPr>
                <w:lang w:eastAsia="en-US"/>
              </w:rPr>
            </w:pPr>
            <w:r>
              <w:rPr>
                <w:lang w:eastAsia="en-US"/>
              </w:rPr>
              <w:t>45.45</w:t>
            </w:r>
          </w:p>
        </w:tc>
        <w:tc>
          <w:tcPr>
            <w:tcW w:w="1403" w:type="dxa"/>
          </w:tcPr>
          <w:p w14:paraId="0E09A096" w14:textId="6E99738A" w:rsidR="00805E2B" w:rsidRDefault="00805E2B" w:rsidP="00B76D98">
            <w:pPr>
              <w:rPr>
                <w:lang w:eastAsia="en-US"/>
              </w:rPr>
            </w:pPr>
            <w:r>
              <w:rPr>
                <w:lang w:eastAsia="en-US"/>
              </w:rPr>
              <w:t>7.71</w:t>
            </w:r>
          </w:p>
        </w:tc>
        <w:tc>
          <w:tcPr>
            <w:tcW w:w="1363" w:type="dxa"/>
          </w:tcPr>
          <w:p w14:paraId="313BF5EC" w14:textId="570ED55C" w:rsidR="00805E2B" w:rsidRDefault="00805E2B" w:rsidP="00B76D98">
            <w:pPr>
              <w:rPr>
                <w:lang w:eastAsia="en-US"/>
              </w:rPr>
            </w:pPr>
            <w:r>
              <w:rPr>
                <w:lang w:eastAsia="en-US"/>
              </w:rPr>
              <w:t>7.71</w:t>
            </w:r>
          </w:p>
        </w:tc>
      </w:tr>
      <w:tr w:rsidR="00805E2B" w14:paraId="5315A4BC" w14:textId="77777777" w:rsidTr="00805E2B">
        <w:trPr>
          <w:trHeight w:val="461"/>
        </w:trPr>
        <w:tc>
          <w:tcPr>
            <w:tcW w:w="3114" w:type="dxa"/>
          </w:tcPr>
          <w:p w14:paraId="077A22C7" w14:textId="77777777" w:rsidR="00805E2B" w:rsidRDefault="00805E2B" w:rsidP="00B76D98">
            <w:pPr>
              <w:rPr>
                <w:lang w:eastAsia="en-US"/>
              </w:rPr>
            </w:pPr>
            <w:r>
              <w:rPr>
                <w:lang w:eastAsia="en-US"/>
              </w:rPr>
              <w:t>LSTM with SoftMax</w:t>
            </w:r>
          </w:p>
        </w:tc>
        <w:tc>
          <w:tcPr>
            <w:tcW w:w="1559" w:type="dxa"/>
          </w:tcPr>
          <w:p w14:paraId="7394DF51" w14:textId="48908F51" w:rsidR="00805E2B" w:rsidRDefault="00805E2B" w:rsidP="00B76D98">
            <w:pPr>
              <w:rPr>
                <w:lang w:eastAsia="en-US"/>
              </w:rPr>
            </w:pPr>
            <w:r>
              <w:rPr>
                <w:lang w:eastAsia="en-US"/>
              </w:rPr>
              <w:t>50.78</w:t>
            </w:r>
          </w:p>
        </w:tc>
        <w:tc>
          <w:tcPr>
            <w:tcW w:w="1582" w:type="dxa"/>
          </w:tcPr>
          <w:p w14:paraId="36413435" w14:textId="44C67620" w:rsidR="00805E2B" w:rsidRDefault="00805E2B" w:rsidP="00B76D98">
            <w:pPr>
              <w:rPr>
                <w:lang w:eastAsia="en-US"/>
              </w:rPr>
            </w:pPr>
            <w:r>
              <w:rPr>
                <w:lang w:eastAsia="en-US"/>
              </w:rPr>
              <w:t>54.55</w:t>
            </w:r>
          </w:p>
        </w:tc>
        <w:tc>
          <w:tcPr>
            <w:tcW w:w="1403" w:type="dxa"/>
          </w:tcPr>
          <w:p w14:paraId="0E423552" w14:textId="01AF0398" w:rsidR="00805E2B" w:rsidRDefault="00805E2B" w:rsidP="00B76D98">
            <w:pPr>
              <w:rPr>
                <w:lang w:eastAsia="en-US"/>
              </w:rPr>
            </w:pPr>
            <w:r>
              <w:rPr>
                <w:lang w:eastAsia="en-US"/>
              </w:rPr>
              <w:t>0.69</w:t>
            </w:r>
          </w:p>
        </w:tc>
        <w:tc>
          <w:tcPr>
            <w:tcW w:w="1363" w:type="dxa"/>
          </w:tcPr>
          <w:p w14:paraId="460C516D" w14:textId="24423333" w:rsidR="00805E2B" w:rsidRDefault="00805E2B" w:rsidP="00B76D98">
            <w:pPr>
              <w:rPr>
                <w:lang w:eastAsia="en-US"/>
              </w:rPr>
            </w:pPr>
            <w:r>
              <w:rPr>
                <w:lang w:eastAsia="en-US"/>
              </w:rPr>
              <w:t>0.69</w:t>
            </w:r>
          </w:p>
        </w:tc>
      </w:tr>
      <w:tr w:rsidR="00805E2B" w14:paraId="776A73AE" w14:textId="77777777" w:rsidTr="00805E2B">
        <w:trPr>
          <w:trHeight w:val="461"/>
        </w:trPr>
        <w:tc>
          <w:tcPr>
            <w:tcW w:w="3114" w:type="dxa"/>
          </w:tcPr>
          <w:p w14:paraId="005D9C63" w14:textId="77777777" w:rsidR="00805E2B" w:rsidRDefault="00805E2B" w:rsidP="00B76D98">
            <w:pPr>
              <w:rPr>
                <w:lang w:eastAsia="en-US"/>
              </w:rPr>
            </w:pPr>
            <w:r>
              <w:rPr>
                <w:lang w:eastAsia="en-US"/>
              </w:rPr>
              <w:t>LSTM with Sigmoid</w:t>
            </w:r>
          </w:p>
        </w:tc>
        <w:tc>
          <w:tcPr>
            <w:tcW w:w="1559" w:type="dxa"/>
          </w:tcPr>
          <w:p w14:paraId="22453E82" w14:textId="0BFD3FE7" w:rsidR="00805E2B" w:rsidRDefault="00805E2B" w:rsidP="00B76D98">
            <w:pPr>
              <w:rPr>
                <w:lang w:eastAsia="en-US"/>
              </w:rPr>
            </w:pPr>
            <w:r>
              <w:rPr>
                <w:lang w:eastAsia="en-US"/>
              </w:rPr>
              <w:t>51.56</w:t>
            </w:r>
          </w:p>
        </w:tc>
        <w:tc>
          <w:tcPr>
            <w:tcW w:w="1582" w:type="dxa"/>
          </w:tcPr>
          <w:p w14:paraId="0A370AC2" w14:textId="35440ECA" w:rsidR="00805E2B" w:rsidRDefault="00805E2B" w:rsidP="00B76D98">
            <w:pPr>
              <w:rPr>
                <w:lang w:eastAsia="en-US"/>
              </w:rPr>
            </w:pPr>
            <w:r>
              <w:rPr>
                <w:lang w:eastAsia="en-US"/>
              </w:rPr>
              <w:t>54.55</w:t>
            </w:r>
          </w:p>
        </w:tc>
        <w:tc>
          <w:tcPr>
            <w:tcW w:w="1403" w:type="dxa"/>
          </w:tcPr>
          <w:p w14:paraId="48CA9D9B" w14:textId="460D40B6" w:rsidR="00805E2B" w:rsidRDefault="00805E2B" w:rsidP="00B76D98">
            <w:pPr>
              <w:rPr>
                <w:lang w:eastAsia="en-US"/>
              </w:rPr>
            </w:pPr>
            <w:r>
              <w:rPr>
                <w:lang w:eastAsia="en-US"/>
              </w:rPr>
              <w:t>0.69</w:t>
            </w:r>
          </w:p>
        </w:tc>
        <w:tc>
          <w:tcPr>
            <w:tcW w:w="1363" w:type="dxa"/>
          </w:tcPr>
          <w:p w14:paraId="352669D1" w14:textId="6075B020" w:rsidR="00805E2B" w:rsidRDefault="00805E2B" w:rsidP="00B76D98">
            <w:pPr>
              <w:rPr>
                <w:lang w:eastAsia="en-US"/>
              </w:rPr>
            </w:pPr>
            <w:r>
              <w:rPr>
                <w:lang w:eastAsia="en-US"/>
              </w:rPr>
              <w:t>0.69</w:t>
            </w:r>
          </w:p>
        </w:tc>
      </w:tr>
      <w:tr w:rsidR="00805E2B" w14:paraId="3CDD184C" w14:textId="77777777" w:rsidTr="00805E2B">
        <w:trPr>
          <w:trHeight w:val="461"/>
        </w:trPr>
        <w:tc>
          <w:tcPr>
            <w:tcW w:w="3114" w:type="dxa"/>
          </w:tcPr>
          <w:p w14:paraId="49E4DB9D" w14:textId="77777777" w:rsidR="00805E2B" w:rsidRDefault="00805E2B" w:rsidP="00B76D98">
            <w:pPr>
              <w:rPr>
                <w:lang w:eastAsia="en-US"/>
              </w:rPr>
            </w:pPr>
            <w:r>
              <w:rPr>
                <w:lang w:eastAsia="en-US"/>
              </w:rPr>
              <w:t>GRU with ReLu</w:t>
            </w:r>
          </w:p>
        </w:tc>
        <w:tc>
          <w:tcPr>
            <w:tcW w:w="1559" w:type="dxa"/>
          </w:tcPr>
          <w:p w14:paraId="6BC9E42F" w14:textId="16E31C43" w:rsidR="00805E2B" w:rsidRDefault="00805E2B" w:rsidP="00B76D98">
            <w:pPr>
              <w:rPr>
                <w:lang w:eastAsia="en-US"/>
              </w:rPr>
            </w:pPr>
            <w:r>
              <w:rPr>
                <w:lang w:eastAsia="en-US"/>
              </w:rPr>
              <w:t>52.34</w:t>
            </w:r>
          </w:p>
        </w:tc>
        <w:tc>
          <w:tcPr>
            <w:tcW w:w="1582" w:type="dxa"/>
          </w:tcPr>
          <w:p w14:paraId="32B1BCF5" w14:textId="1C060CC1" w:rsidR="00805E2B" w:rsidRDefault="00805E2B" w:rsidP="00B76D98">
            <w:pPr>
              <w:rPr>
                <w:lang w:eastAsia="en-US"/>
              </w:rPr>
            </w:pPr>
            <w:r>
              <w:rPr>
                <w:lang w:eastAsia="en-US"/>
              </w:rPr>
              <w:t>54.55</w:t>
            </w:r>
          </w:p>
        </w:tc>
        <w:tc>
          <w:tcPr>
            <w:tcW w:w="1403" w:type="dxa"/>
          </w:tcPr>
          <w:p w14:paraId="1E3DDACB" w14:textId="1352AC85" w:rsidR="00805E2B" w:rsidRDefault="00805E2B" w:rsidP="00B76D98">
            <w:pPr>
              <w:rPr>
                <w:lang w:eastAsia="en-US"/>
              </w:rPr>
            </w:pPr>
            <w:r>
              <w:rPr>
                <w:lang w:eastAsia="en-US"/>
              </w:rPr>
              <w:t>7.71</w:t>
            </w:r>
          </w:p>
        </w:tc>
        <w:tc>
          <w:tcPr>
            <w:tcW w:w="1363" w:type="dxa"/>
          </w:tcPr>
          <w:p w14:paraId="716E0BC3" w14:textId="65B116F9" w:rsidR="00805E2B" w:rsidRDefault="00805E2B" w:rsidP="00B76D98">
            <w:pPr>
              <w:rPr>
                <w:lang w:eastAsia="en-US"/>
              </w:rPr>
            </w:pPr>
            <w:r>
              <w:rPr>
                <w:lang w:eastAsia="en-US"/>
              </w:rPr>
              <w:t>7.71</w:t>
            </w:r>
          </w:p>
        </w:tc>
      </w:tr>
      <w:tr w:rsidR="00805E2B" w14:paraId="64EF13A5" w14:textId="77777777" w:rsidTr="00805E2B">
        <w:trPr>
          <w:trHeight w:val="461"/>
        </w:trPr>
        <w:tc>
          <w:tcPr>
            <w:tcW w:w="3114" w:type="dxa"/>
          </w:tcPr>
          <w:p w14:paraId="08F9F47A" w14:textId="77777777" w:rsidR="00805E2B" w:rsidRDefault="00805E2B" w:rsidP="00B76D98">
            <w:pPr>
              <w:rPr>
                <w:lang w:eastAsia="en-US"/>
              </w:rPr>
            </w:pPr>
            <w:r>
              <w:rPr>
                <w:lang w:eastAsia="en-US"/>
              </w:rPr>
              <w:t>GRU with Tanh</w:t>
            </w:r>
          </w:p>
        </w:tc>
        <w:tc>
          <w:tcPr>
            <w:tcW w:w="1559" w:type="dxa"/>
          </w:tcPr>
          <w:p w14:paraId="7824B021" w14:textId="4C5D9017" w:rsidR="00805E2B" w:rsidRDefault="00805E2B" w:rsidP="00B76D98">
            <w:pPr>
              <w:rPr>
                <w:lang w:eastAsia="en-US"/>
              </w:rPr>
            </w:pPr>
            <w:r>
              <w:rPr>
                <w:lang w:eastAsia="en-US"/>
              </w:rPr>
              <w:t>55.47</w:t>
            </w:r>
          </w:p>
        </w:tc>
        <w:tc>
          <w:tcPr>
            <w:tcW w:w="1582" w:type="dxa"/>
          </w:tcPr>
          <w:p w14:paraId="51B9CC36" w14:textId="42C65B74" w:rsidR="00805E2B" w:rsidRDefault="00805E2B" w:rsidP="00B76D98">
            <w:pPr>
              <w:rPr>
                <w:lang w:eastAsia="en-US"/>
              </w:rPr>
            </w:pPr>
            <w:r>
              <w:rPr>
                <w:lang w:eastAsia="en-US"/>
              </w:rPr>
              <w:t>45.45</w:t>
            </w:r>
          </w:p>
        </w:tc>
        <w:tc>
          <w:tcPr>
            <w:tcW w:w="1403" w:type="dxa"/>
          </w:tcPr>
          <w:p w14:paraId="16FD3EB0" w14:textId="2F23FE83" w:rsidR="00805E2B" w:rsidRDefault="00805E2B" w:rsidP="00B76D98">
            <w:pPr>
              <w:rPr>
                <w:lang w:eastAsia="en-US"/>
              </w:rPr>
            </w:pPr>
            <w:r>
              <w:rPr>
                <w:lang w:eastAsia="en-US"/>
              </w:rPr>
              <w:t>7.71</w:t>
            </w:r>
          </w:p>
        </w:tc>
        <w:tc>
          <w:tcPr>
            <w:tcW w:w="1363" w:type="dxa"/>
          </w:tcPr>
          <w:p w14:paraId="0DE404D8" w14:textId="12E7BC7D" w:rsidR="00805E2B" w:rsidRDefault="00805E2B" w:rsidP="00B76D98">
            <w:pPr>
              <w:rPr>
                <w:lang w:eastAsia="en-US"/>
              </w:rPr>
            </w:pPr>
            <w:r>
              <w:rPr>
                <w:lang w:eastAsia="en-US"/>
              </w:rPr>
              <w:t>7.71</w:t>
            </w:r>
          </w:p>
        </w:tc>
      </w:tr>
      <w:tr w:rsidR="00805E2B" w14:paraId="4A2C3CEA" w14:textId="77777777" w:rsidTr="00805E2B">
        <w:trPr>
          <w:trHeight w:val="461"/>
        </w:trPr>
        <w:tc>
          <w:tcPr>
            <w:tcW w:w="3114" w:type="dxa"/>
          </w:tcPr>
          <w:p w14:paraId="42D19B00" w14:textId="77777777" w:rsidR="00805E2B" w:rsidRDefault="00805E2B" w:rsidP="00B76D98">
            <w:pPr>
              <w:rPr>
                <w:lang w:eastAsia="en-US"/>
              </w:rPr>
            </w:pPr>
            <w:r>
              <w:rPr>
                <w:lang w:eastAsia="en-US"/>
              </w:rPr>
              <w:t>GRU with SoftMax</w:t>
            </w:r>
          </w:p>
        </w:tc>
        <w:tc>
          <w:tcPr>
            <w:tcW w:w="1559" w:type="dxa"/>
          </w:tcPr>
          <w:p w14:paraId="7E3424B7" w14:textId="4F3FD147" w:rsidR="00805E2B" w:rsidRDefault="00805E2B" w:rsidP="00B76D98">
            <w:pPr>
              <w:rPr>
                <w:lang w:eastAsia="en-US"/>
              </w:rPr>
            </w:pPr>
            <w:r>
              <w:rPr>
                <w:lang w:eastAsia="en-US"/>
              </w:rPr>
              <w:t>51.56</w:t>
            </w:r>
          </w:p>
        </w:tc>
        <w:tc>
          <w:tcPr>
            <w:tcW w:w="1582" w:type="dxa"/>
          </w:tcPr>
          <w:p w14:paraId="693798C5" w14:textId="1C1A6E0C" w:rsidR="00805E2B" w:rsidRDefault="00805E2B" w:rsidP="00B76D98">
            <w:pPr>
              <w:rPr>
                <w:lang w:eastAsia="en-US"/>
              </w:rPr>
            </w:pPr>
            <w:r>
              <w:rPr>
                <w:lang w:eastAsia="en-US"/>
              </w:rPr>
              <w:t>54.55</w:t>
            </w:r>
          </w:p>
        </w:tc>
        <w:tc>
          <w:tcPr>
            <w:tcW w:w="1403" w:type="dxa"/>
          </w:tcPr>
          <w:p w14:paraId="55704BD2" w14:textId="3966B833" w:rsidR="00805E2B" w:rsidRDefault="00805E2B" w:rsidP="00B76D98">
            <w:pPr>
              <w:rPr>
                <w:lang w:eastAsia="en-US"/>
              </w:rPr>
            </w:pPr>
            <w:r>
              <w:rPr>
                <w:lang w:eastAsia="en-US"/>
              </w:rPr>
              <w:t>0.70</w:t>
            </w:r>
          </w:p>
        </w:tc>
        <w:tc>
          <w:tcPr>
            <w:tcW w:w="1363" w:type="dxa"/>
          </w:tcPr>
          <w:p w14:paraId="00F8441F" w14:textId="04936AC2" w:rsidR="00805E2B" w:rsidRDefault="00805E2B" w:rsidP="00B76D98">
            <w:pPr>
              <w:rPr>
                <w:lang w:eastAsia="en-US"/>
              </w:rPr>
            </w:pPr>
            <w:r>
              <w:rPr>
                <w:lang w:eastAsia="en-US"/>
              </w:rPr>
              <w:t>0.69</w:t>
            </w:r>
          </w:p>
        </w:tc>
      </w:tr>
      <w:tr w:rsidR="00805E2B" w14:paraId="22B9FB60" w14:textId="77777777" w:rsidTr="00805E2B">
        <w:trPr>
          <w:trHeight w:val="461"/>
        </w:trPr>
        <w:tc>
          <w:tcPr>
            <w:tcW w:w="3114" w:type="dxa"/>
          </w:tcPr>
          <w:p w14:paraId="1E29B7E6" w14:textId="77777777" w:rsidR="00805E2B" w:rsidRDefault="00805E2B" w:rsidP="00B76D98">
            <w:pPr>
              <w:rPr>
                <w:lang w:eastAsia="en-US"/>
              </w:rPr>
            </w:pPr>
            <w:r>
              <w:rPr>
                <w:lang w:eastAsia="en-US"/>
              </w:rPr>
              <w:t>GRU with Sigmoid</w:t>
            </w:r>
          </w:p>
        </w:tc>
        <w:tc>
          <w:tcPr>
            <w:tcW w:w="1559" w:type="dxa"/>
          </w:tcPr>
          <w:p w14:paraId="4180B2B2" w14:textId="7DF5D00A" w:rsidR="00805E2B" w:rsidRDefault="00805E2B" w:rsidP="00B76D98">
            <w:pPr>
              <w:rPr>
                <w:lang w:eastAsia="en-US"/>
              </w:rPr>
            </w:pPr>
            <w:r>
              <w:rPr>
                <w:lang w:eastAsia="en-US"/>
              </w:rPr>
              <w:t>51.56</w:t>
            </w:r>
          </w:p>
        </w:tc>
        <w:tc>
          <w:tcPr>
            <w:tcW w:w="1582" w:type="dxa"/>
          </w:tcPr>
          <w:p w14:paraId="12DEB8AE" w14:textId="0289A57F" w:rsidR="00805E2B" w:rsidRDefault="00805E2B" w:rsidP="00B76D98">
            <w:pPr>
              <w:rPr>
                <w:lang w:eastAsia="en-US"/>
              </w:rPr>
            </w:pPr>
            <w:r>
              <w:rPr>
                <w:lang w:eastAsia="en-US"/>
              </w:rPr>
              <w:t>54.55</w:t>
            </w:r>
          </w:p>
        </w:tc>
        <w:tc>
          <w:tcPr>
            <w:tcW w:w="1403" w:type="dxa"/>
          </w:tcPr>
          <w:p w14:paraId="42574C17" w14:textId="0BA10410" w:rsidR="00805E2B" w:rsidRDefault="00805E2B" w:rsidP="00B76D98">
            <w:pPr>
              <w:rPr>
                <w:lang w:eastAsia="en-US"/>
              </w:rPr>
            </w:pPr>
            <w:r>
              <w:rPr>
                <w:lang w:eastAsia="en-US"/>
              </w:rPr>
              <w:t>0.69</w:t>
            </w:r>
          </w:p>
        </w:tc>
        <w:tc>
          <w:tcPr>
            <w:tcW w:w="1363" w:type="dxa"/>
          </w:tcPr>
          <w:p w14:paraId="1A5D1763" w14:textId="6318C73B" w:rsidR="00805E2B" w:rsidRDefault="00805E2B" w:rsidP="00B76D98">
            <w:pPr>
              <w:rPr>
                <w:lang w:eastAsia="en-US"/>
              </w:rPr>
            </w:pPr>
            <w:r>
              <w:rPr>
                <w:lang w:eastAsia="en-US"/>
              </w:rPr>
              <w:t>0.69</w:t>
            </w:r>
          </w:p>
        </w:tc>
      </w:tr>
      <w:tr w:rsidR="00805E2B" w14:paraId="3ADF2FF2" w14:textId="77777777" w:rsidTr="00805E2B">
        <w:trPr>
          <w:trHeight w:val="461"/>
        </w:trPr>
        <w:tc>
          <w:tcPr>
            <w:tcW w:w="3114" w:type="dxa"/>
          </w:tcPr>
          <w:p w14:paraId="53ED692B" w14:textId="77777777" w:rsidR="00805E2B" w:rsidRDefault="00805E2B" w:rsidP="00B76D98">
            <w:pPr>
              <w:rPr>
                <w:lang w:eastAsia="en-US"/>
              </w:rPr>
            </w:pPr>
            <w:r>
              <w:rPr>
                <w:lang w:eastAsia="en-US"/>
              </w:rPr>
              <w:t>SRNN with ReLu</w:t>
            </w:r>
          </w:p>
        </w:tc>
        <w:tc>
          <w:tcPr>
            <w:tcW w:w="1559" w:type="dxa"/>
          </w:tcPr>
          <w:p w14:paraId="55E86FEF" w14:textId="2422B3D5" w:rsidR="00805E2B" w:rsidRDefault="00805E2B" w:rsidP="00B76D98">
            <w:pPr>
              <w:rPr>
                <w:lang w:eastAsia="en-US"/>
              </w:rPr>
            </w:pPr>
            <w:r>
              <w:rPr>
                <w:lang w:eastAsia="en-US"/>
              </w:rPr>
              <w:t>49.22</w:t>
            </w:r>
          </w:p>
        </w:tc>
        <w:tc>
          <w:tcPr>
            <w:tcW w:w="1582" w:type="dxa"/>
          </w:tcPr>
          <w:p w14:paraId="1679124A" w14:textId="254CBFF3" w:rsidR="00805E2B" w:rsidRDefault="00805E2B" w:rsidP="00B76D98">
            <w:pPr>
              <w:rPr>
                <w:lang w:eastAsia="en-US"/>
              </w:rPr>
            </w:pPr>
            <w:r>
              <w:rPr>
                <w:lang w:eastAsia="en-US"/>
              </w:rPr>
              <w:t>45.45</w:t>
            </w:r>
          </w:p>
        </w:tc>
        <w:tc>
          <w:tcPr>
            <w:tcW w:w="1403" w:type="dxa"/>
          </w:tcPr>
          <w:p w14:paraId="73B1B573" w14:textId="748D2D81" w:rsidR="00805E2B" w:rsidRDefault="00805E2B" w:rsidP="00B76D98">
            <w:pPr>
              <w:rPr>
                <w:lang w:eastAsia="en-US"/>
              </w:rPr>
            </w:pPr>
            <w:r>
              <w:rPr>
                <w:lang w:eastAsia="en-US"/>
              </w:rPr>
              <w:t>7.71</w:t>
            </w:r>
          </w:p>
        </w:tc>
        <w:tc>
          <w:tcPr>
            <w:tcW w:w="1363" w:type="dxa"/>
          </w:tcPr>
          <w:p w14:paraId="02A2A2C4" w14:textId="49F87A7D" w:rsidR="00805E2B" w:rsidRDefault="00805E2B" w:rsidP="00B76D98">
            <w:pPr>
              <w:rPr>
                <w:lang w:eastAsia="en-US"/>
              </w:rPr>
            </w:pPr>
            <w:r>
              <w:rPr>
                <w:lang w:eastAsia="en-US"/>
              </w:rPr>
              <w:t>7.71</w:t>
            </w:r>
          </w:p>
        </w:tc>
      </w:tr>
      <w:tr w:rsidR="00805E2B" w14:paraId="5A08A516" w14:textId="77777777" w:rsidTr="00805E2B">
        <w:trPr>
          <w:trHeight w:val="461"/>
        </w:trPr>
        <w:tc>
          <w:tcPr>
            <w:tcW w:w="3114" w:type="dxa"/>
          </w:tcPr>
          <w:p w14:paraId="1F3F1E2C" w14:textId="77777777" w:rsidR="00805E2B" w:rsidRDefault="00805E2B" w:rsidP="00B76D98">
            <w:pPr>
              <w:rPr>
                <w:lang w:eastAsia="en-US"/>
              </w:rPr>
            </w:pPr>
            <w:r>
              <w:rPr>
                <w:lang w:eastAsia="en-US"/>
              </w:rPr>
              <w:t>SRNN with Tanh</w:t>
            </w:r>
          </w:p>
        </w:tc>
        <w:tc>
          <w:tcPr>
            <w:tcW w:w="1559" w:type="dxa"/>
          </w:tcPr>
          <w:p w14:paraId="53754DDB" w14:textId="66B27C39" w:rsidR="00805E2B" w:rsidRDefault="00805E2B" w:rsidP="00B76D98">
            <w:pPr>
              <w:rPr>
                <w:lang w:eastAsia="en-US"/>
              </w:rPr>
            </w:pPr>
            <w:r>
              <w:rPr>
                <w:lang w:eastAsia="en-US"/>
              </w:rPr>
              <w:t>50.78</w:t>
            </w:r>
          </w:p>
        </w:tc>
        <w:tc>
          <w:tcPr>
            <w:tcW w:w="1582" w:type="dxa"/>
          </w:tcPr>
          <w:p w14:paraId="59A54515" w14:textId="0719BB14" w:rsidR="00805E2B" w:rsidRDefault="00805E2B" w:rsidP="00B76D98">
            <w:pPr>
              <w:rPr>
                <w:lang w:eastAsia="en-US"/>
              </w:rPr>
            </w:pPr>
            <w:r>
              <w:rPr>
                <w:lang w:eastAsia="en-US"/>
              </w:rPr>
              <w:t>54.55</w:t>
            </w:r>
          </w:p>
        </w:tc>
        <w:tc>
          <w:tcPr>
            <w:tcW w:w="1403" w:type="dxa"/>
          </w:tcPr>
          <w:p w14:paraId="33C702E2" w14:textId="117F25AD" w:rsidR="00805E2B" w:rsidRDefault="00805E2B" w:rsidP="00B76D98">
            <w:pPr>
              <w:rPr>
                <w:lang w:eastAsia="en-US"/>
              </w:rPr>
            </w:pPr>
            <w:r>
              <w:rPr>
                <w:lang w:eastAsia="en-US"/>
              </w:rPr>
              <w:t>7.71</w:t>
            </w:r>
          </w:p>
        </w:tc>
        <w:tc>
          <w:tcPr>
            <w:tcW w:w="1363" w:type="dxa"/>
          </w:tcPr>
          <w:p w14:paraId="7C7B374E" w14:textId="55D51FB5" w:rsidR="00805E2B" w:rsidRDefault="00805E2B" w:rsidP="00B76D98">
            <w:pPr>
              <w:rPr>
                <w:lang w:eastAsia="en-US"/>
              </w:rPr>
            </w:pPr>
            <w:r>
              <w:rPr>
                <w:lang w:eastAsia="en-US"/>
              </w:rPr>
              <w:t>7.71</w:t>
            </w:r>
          </w:p>
        </w:tc>
      </w:tr>
      <w:tr w:rsidR="00805E2B" w14:paraId="4F009F58" w14:textId="77777777" w:rsidTr="00805E2B">
        <w:trPr>
          <w:trHeight w:val="461"/>
        </w:trPr>
        <w:tc>
          <w:tcPr>
            <w:tcW w:w="3114" w:type="dxa"/>
          </w:tcPr>
          <w:p w14:paraId="18B22359" w14:textId="77777777" w:rsidR="00805E2B" w:rsidRDefault="00805E2B" w:rsidP="00B76D98">
            <w:pPr>
              <w:rPr>
                <w:lang w:eastAsia="en-US"/>
              </w:rPr>
            </w:pPr>
            <w:r>
              <w:rPr>
                <w:lang w:eastAsia="en-US"/>
              </w:rPr>
              <w:t>SRNN with SoftMax</w:t>
            </w:r>
          </w:p>
        </w:tc>
        <w:tc>
          <w:tcPr>
            <w:tcW w:w="1559" w:type="dxa"/>
          </w:tcPr>
          <w:p w14:paraId="0502C575" w14:textId="58889D83" w:rsidR="00805E2B" w:rsidRDefault="00805E2B" w:rsidP="00B76D98">
            <w:pPr>
              <w:rPr>
                <w:lang w:eastAsia="en-US"/>
              </w:rPr>
            </w:pPr>
            <w:r>
              <w:rPr>
                <w:lang w:eastAsia="en-US"/>
              </w:rPr>
              <w:t>54.69</w:t>
            </w:r>
          </w:p>
        </w:tc>
        <w:tc>
          <w:tcPr>
            <w:tcW w:w="1582" w:type="dxa"/>
          </w:tcPr>
          <w:p w14:paraId="67D5679F" w14:textId="61FA3899" w:rsidR="00805E2B" w:rsidRDefault="00805E2B" w:rsidP="00B76D98">
            <w:pPr>
              <w:rPr>
                <w:lang w:eastAsia="en-US"/>
              </w:rPr>
            </w:pPr>
            <w:r>
              <w:rPr>
                <w:lang w:eastAsia="en-US"/>
              </w:rPr>
              <w:t>54.55</w:t>
            </w:r>
          </w:p>
        </w:tc>
        <w:tc>
          <w:tcPr>
            <w:tcW w:w="1403" w:type="dxa"/>
          </w:tcPr>
          <w:p w14:paraId="577B2992" w14:textId="3959C2A3" w:rsidR="00805E2B" w:rsidRDefault="00805E2B" w:rsidP="00B76D98">
            <w:pPr>
              <w:rPr>
                <w:lang w:eastAsia="en-US"/>
              </w:rPr>
            </w:pPr>
            <w:r>
              <w:rPr>
                <w:lang w:eastAsia="en-US"/>
              </w:rPr>
              <w:t>0.69</w:t>
            </w:r>
          </w:p>
        </w:tc>
        <w:tc>
          <w:tcPr>
            <w:tcW w:w="1363" w:type="dxa"/>
          </w:tcPr>
          <w:p w14:paraId="5451A180" w14:textId="087297CC" w:rsidR="00805E2B" w:rsidRDefault="00805E2B" w:rsidP="00B76D98">
            <w:pPr>
              <w:rPr>
                <w:lang w:eastAsia="en-US"/>
              </w:rPr>
            </w:pPr>
            <w:r>
              <w:rPr>
                <w:lang w:eastAsia="en-US"/>
              </w:rPr>
              <w:t>0.69</w:t>
            </w:r>
          </w:p>
        </w:tc>
      </w:tr>
      <w:tr w:rsidR="00805E2B" w14:paraId="453EA1CE" w14:textId="77777777" w:rsidTr="00805E2B">
        <w:trPr>
          <w:trHeight w:val="461"/>
        </w:trPr>
        <w:tc>
          <w:tcPr>
            <w:tcW w:w="3114" w:type="dxa"/>
          </w:tcPr>
          <w:p w14:paraId="65EDD63F" w14:textId="77777777" w:rsidR="00805E2B" w:rsidRDefault="00805E2B" w:rsidP="00B76D98">
            <w:pPr>
              <w:rPr>
                <w:lang w:eastAsia="en-US"/>
              </w:rPr>
            </w:pPr>
            <w:r>
              <w:rPr>
                <w:lang w:eastAsia="en-US"/>
              </w:rPr>
              <w:t>SRNN with Sigmoid</w:t>
            </w:r>
          </w:p>
        </w:tc>
        <w:tc>
          <w:tcPr>
            <w:tcW w:w="1559" w:type="dxa"/>
          </w:tcPr>
          <w:p w14:paraId="70412293" w14:textId="0BD086C9" w:rsidR="00805E2B" w:rsidRDefault="00805E2B" w:rsidP="00B76D98">
            <w:pPr>
              <w:rPr>
                <w:lang w:eastAsia="en-US"/>
              </w:rPr>
            </w:pPr>
            <w:r>
              <w:rPr>
                <w:lang w:eastAsia="en-US"/>
              </w:rPr>
              <w:t>42.97</w:t>
            </w:r>
          </w:p>
        </w:tc>
        <w:tc>
          <w:tcPr>
            <w:tcW w:w="1582" w:type="dxa"/>
          </w:tcPr>
          <w:p w14:paraId="3E006D44" w14:textId="06D987BA" w:rsidR="00805E2B" w:rsidRDefault="00805E2B" w:rsidP="00B76D98">
            <w:pPr>
              <w:rPr>
                <w:lang w:eastAsia="en-US"/>
              </w:rPr>
            </w:pPr>
            <w:r>
              <w:rPr>
                <w:lang w:eastAsia="en-US"/>
              </w:rPr>
              <w:t>54.55</w:t>
            </w:r>
          </w:p>
        </w:tc>
        <w:tc>
          <w:tcPr>
            <w:tcW w:w="1403" w:type="dxa"/>
          </w:tcPr>
          <w:p w14:paraId="3137ECBF" w14:textId="4E0ADF11" w:rsidR="00805E2B" w:rsidRDefault="00805E2B" w:rsidP="00B76D98">
            <w:pPr>
              <w:rPr>
                <w:lang w:eastAsia="en-US"/>
              </w:rPr>
            </w:pPr>
            <w:r>
              <w:rPr>
                <w:lang w:eastAsia="en-US"/>
              </w:rPr>
              <w:t>0.75</w:t>
            </w:r>
          </w:p>
        </w:tc>
        <w:tc>
          <w:tcPr>
            <w:tcW w:w="1363" w:type="dxa"/>
          </w:tcPr>
          <w:p w14:paraId="1F7DCF12" w14:textId="2CA77E82" w:rsidR="00805E2B" w:rsidRDefault="00805E2B" w:rsidP="00B76D98">
            <w:pPr>
              <w:rPr>
                <w:lang w:eastAsia="en-US"/>
              </w:rPr>
            </w:pPr>
            <w:r>
              <w:rPr>
                <w:lang w:eastAsia="en-US"/>
              </w:rPr>
              <w:t>0.69</w:t>
            </w:r>
          </w:p>
        </w:tc>
      </w:tr>
      <w:tr w:rsidR="00805E2B" w14:paraId="305ADEB6" w14:textId="77777777" w:rsidTr="00805E2B">
        <w:trPr>
          <w:trHeight w:val="461"/>
        </w:trPr>
        <w:tc>
          <w:tcPr>
            <w:tcW w:w="3114" w:type="dxa"/>
          </w:tcPr>
          <w:p w14:paraId="0ED24470" w14:textId="77777777" w:rsidR="00805E2B" w:rsidRDefault="00805E2B" w:rsidP="00B76D98">
            <w:pPr>
              <w:rPr>
                <w:lang w:eastAsia="en-US"/>
              </w:rPr>
            </w:pPr>
            <w:r>
              <w:rPr>
                <w:lang w:eastAsia="en-US"/>
              </w:rPr>
              <w:t>Dense with ReLu</w:t>
            </w:r>
          </w:p>
        </w:tc>
        <w:tc>
          <w:tcPr>
            <w:tcW w:w="1559" w:type="dxa"/>
          </w:tcPr>
          <w:p w14:paraId="3398460B" w14:textId="3DD289DD" w:rsidR="00805E2B" w:rsidRDefault="00805E2B" w:rsidP="00B76D98">
            <w:pPr>
              <w:rPr>
                <w:lang w:eastAsia="en-US"/>
              </w:rPr>
            </w:pPr>
            <w:r>
              <w:rPr>
                <w:lang w:eastAsia="en-US"/>
              </w:rPr>
              <w:t>51.56</w:t>
            </w:r>
          </w:p>
        </w:tc>
        <w:tc>
          <w:tcPr>
            <w:tcW w:w="1582" w:type="dxa"/>
          </w:tcPr>
          <w:p w14:paraId="3D8827ED" w14:textId="2C9033E5" w:rsidR="00805E2B" w:rsidRDefault="00805E2B" w:rsidP="00B76D98">
            <w:pPr>
              <w:rPr>
                <w:lang w:eastAsia="en-US"/>
              </w:rPr>
            </w:pPr>
            <w:r>
              <w:rPr>
                <w:lang w:eastAsia="en-US"/>
              </w:rPr>
              <w:t>54.55</w:t>
            </w:r>
          </w:p>
        </w:tc>
        <w:tc>
          <w:tcPr>
            <w:tcW w:w="1403" w:type="dxa"/>
          </w:tcPr>
          <w:p w14:paraId="14AD0E9B" w14:textId="10A47231" w:rsidR="00805E2B" w:rsidRDefault="00805E2B" w:rsidP="00B76D98">
            <w:pPr>
              <w:rPr>
                <w:lang w:eastAsia="en-US"/>
              </w:rPr>
            </w:pPr>
            <w:r>
              <w:rPr>
                <w:lang w:eastAsia="en-US"/>
              </w:rPr>
              <w:t>0.69</w:t>
            </w:r>
          </w:p>
        </w:tc>
        <w:tc>
          <w:tcPr>
            <w:tcW w:w="1363" w:type="dxa"/>
          </w:tcPr>
          <w:p w14:paraId="419B59A7" w14:textId="29CE39A1" w:rsidR="00805E2B" w:rsidRDefault="00805E2B" w:rsidP="00B76D98">
            <w:pPr>
              <w:rPr>
                <w:lang w:eastAsia="en-US"/>
              </w:rPr>
            </w:pPr>
            <w:r>
              <w:rPr>
                <w:lang w:eastAsia="en-US"/>
              </w:rPr>
              <w:t>0.69</w:t>
            </w:r>
          </w:p>
        </w:tc>
      </w:tr>
      <w:tr w:rsidR="00805E2B" w14:paraId="33823111" w14:textId="77777777" w:rsidTr="00805E2B">
        <w:trPr>
          <w:trHeight w:val="461"/>
        </w:trPr>
        <w:tc>
          <w:tcPr>
            <w:tcW w:w="3114" w:type="dxa"/>
          </w:tcPr>
          <w:p w14:paraId="291EC429" w14:textId="77777777" w:rsidR="00805E2B" w:rsidRDefault="00805E2B" w:rsidP="00B76D98">
            <w:pPr>
              <w:rPr>
                <w:lang w:eastAsia="en-US"/>
              </w:rPr>
            </w:pPr>
            <w:r>
              <w:rPr>
                <w:lang w:eastAsia="en-US"/>
              </w:rPr>
              <w:t>Dense with Tanh</w:t>
            </w:r>
          </w:p>
        </w:tc>
        <w:tc>
          <w:tcPr>
            <w:tcW w:w="1559" w:type="dxa"/>
          </w:tcPr>
          <w:p w14:paraId="1C581CC8" w14:textId="5D5DAA79" w:rsidR="00805E2B" w:rsidRDefault="00805E2B" w:rsidP="00B76D98">
            <w:pPr>
              <w:rPr>
                <w:lang w:eastAsia="en-US"/>
              </w:rPr>
            </w:pPr>
            <w:r>
              <w:rPr>
                <w:lang w:eastAsia="en-US"/>
              </w:rPr>
              <w:t>41.41</w:t>
            </w:r>
          </w:p>
        </w:tc>
        <w:tc>
          <w:tcPr>
            <w:tcW w:w="1582" w:type="dxa"/>
          </w:tcPr>
          <w:p w14:paraId="0435FC86" w14:textId="7D61887C" w:rsidR="00805E2B" w:rsidRDefault="00805E2B" w:rsidP="00B76D98">
            <w:pPr>
              <w:rPr>
                <w:lang w:eastAsia="en-US"/>
              </w:rPr>
            </w:pPr>
            <w:r>
              <w:rPr>
                <w:lang w:eastAsia="en-US"/>
              </w:rPr>
              <w:t>36.36</w:t>
            </w:r>
          </w:p>
        </w:tc>
        <w:tc>
          <w:tcPr>
            <w:tcW w:w="1403" w:type="dxa"/>
          </w:tcPr>
          <w:p w14:paraId="0028DF12" w14:textId="33A28E46" w:rsidR="00805E2B" w:rsidRDefault="00805E2B" w:rsidP="00B76D98">
            <w:pPr>
              <w:rPr>
                <w:lang w:eastAsia="en-US"/>
              </w:rPr>
            </w:pPr>
            <w:r>
              <w:rPr>
                <w:lang w:eastAsia="en-US"/>
              </w:rPr>
              <w:t>7.71</w:t>
            </w:r>
          </w:p>
        </w:tc>
        <w:tc>
          <w:tcPr>
            <w:tcW w:w="1363" w:type="dxa"/>
          </w:tcPr>
          <w:p w14:paraId="6694CF59" w14:textId="5FA54A4C" w:rsidR="00805E2B" w:rsidRDefault="00805E2B" w:rsidP="00B76D98">
            <w:pPr>
              <w:rPr>
                <w:lang w:eastAsia="en-US"/>
              </w:rPr>
            </w:pPr>
            <w:r>
              <w:rPr>
                <w:lang w:eastAsia="en-US"/>
              </w:rPr>
              <w:t>7.71</w:t>
            </w:r>
          </w:p>
        </w:tc>
      </w:tr>
      <w:tr w:rsidR="00805E2B" w14:paraId="5E6773B0" w14:textId="77777777" w:rsidTr="00805E2B">
        <w:trPr>
          <w:trHeight w:val="461"/>
        </w:trPr>
        <w:tc>
          <w:tcPr>
            <w:tcW w:w="3114" w:type="dxa"/>
          </w:tcPr>
          <w:p w14:paraId="24A11E56" w14:textId="77777777" w:rsidR="00805E2B" w:rsidRDefault="00805E2B" w:rsidP="00B76D98">
            <w:pPr>
              <w:rPr>
                <w:lang w:eastAsia="en-US"/>
              </w:rPr>
            </w:pPr>
            <w:r>
              <w:rPr>
                <w:lang w:eastAsia="en-US"/>
              </w:rPr>
              <w:t>Dense with SoftMax</w:t>
            </w:r>
          </w:p>
        </w:tc>
        <w:tc>
          <w:tcPr>
            <w:tcW w:w="1559" w:type="dxa"/>
          </w:tcPr>
          <w:p w14:paraId="541595D1" w14:textId="30B7E5C2" w:rsidR="00805E2B" w:rsidRDefault="00805E2B" w:rsidP="00B76D98">
            <w:pPr>
              <w:rPr>
                <w:lang w:eastAsia="en-US"/>
              </w:rPr>
            </w:pPr>
            <w:r>
              <w:rPr>
                <w:lang w:eastAsia="en-US"/>
              </w:rPr>
              <w:t>51.56</w:t>
            </w:r>
          </w:p>
        </w:tc>
        <w:tc>
          <w:tcPr>
            <w:tcW w:w="1582" w:type="dxa"/>
          </w:tcPr>
          <w:p w14:paraId="2B33E2B7" w14:textId="2C268A50" w:rsidR="00805E2B" w:rsidRDefault="00805E2B" w:rsidP="00B76D98">
            <w:pPr>
              <w:rPr>
                <w:lang w:eastAsia="en-US"/>
              </w:rPr>
            </w:pPr>
            <w:r>
              <w:rPr>
                <w:lang w:eastAsia="en-US"/>
              </w:rPr>
              <w:t>54.55</w:t>
            </w:r>
          </w:p>
        </w:tc>
        <w:tc>
          <w:tcPr>
            <w:tcW w:w="1403" w:type="dxa"/>
          </w:tcPr>
          <w:p w14:paraId="4A86FD88" w14:textId="301A2AE8" w:rsidR="00805E2B" w:rsidRDefault="00805E2B" w:rsidP="00B76D98">
            <w:pPr>
              <w:rPr>
                <w:lang w:eastAsia="en-US"/>
              </w:rPr>
            </w:pPr>
            <w:r>
              <w:rPr>
                <w:lang w:eastAsia="en-US"/>
              </w:rPr>
              <w:t>7.71</w:t>
            </w:r>
          </w:p>
        </w:tc>
        <w:tc>
          <w:tcPr>
            <w:tcW w:w="1363" w:type="dxa"/>
          </w:tcPr>
          <w:p w14:paraId="5301356C" w14:textId="2E582A12" w:rsidR="00805E2B" w:rsidRDefault="00805E2B" w:rsidP="00B76D98">
            <w:pPr>
              <w:rPr>
                <w:lang w:eastAsia="en-US"/>
              </w:rPr>
            </w:pPr>
            <w:r>
              <w:rPr>
                <w:lang w:eastAsia="en-US"/>
              </w:rPr>
              <w:t>7.71</w:t>
            </w:r>
          </w:p>
        </w:tc>
      </w:tr>
      <w:tr w:rsidR="00805E2B" w14:paraId="329B9EE3" w14:textId="77777777" w:rsidTr="00805E2B">
        <w:trPr>
          <w:trHeight w:val="461"/>
        </w:trPr>
        <w:tc>
          <w:tcPr>
            <w:tcW w:w="3114" w:type="dxa"/>
          </w:tcPr>
          <w:p w14:paraId="41CDFCE1" w14:textId="77777777" w:rsidR="00805E2B" w:rsidRDefault="00805E2B" w:rsidP="00B76D98">
            <w:pPr>
              <w:rPr>
                <w:lang w:eastAsia="en-US"/>
              </w:rPr>
            </w:pPr>
            <w:r>
              <w:rPr>
                <w:lang w:eastAsia="en-US"/>
              </w:rPr>
              <w:t>Dense with Sigmoid</w:t>
            </w:r>
          </w:p>
        </w:tc>
        <w:tc>
          <w:tcPr>
            <w:tcW w:w="1559" w:type="dxa"/>
          </w:tcPr>
          <w:p w14:paraId="166B2AB1" w14:textId="4AAC5DDA" w:rsidR="00805E2B" w:rsidRDefault="00805E2B" w:rsidP="00B76D98">
            <w:pPr>
              <w:rPr>
                <w:lang w:eastAsia="en-US"/>
              </w:rPr>
            </w:pPr>
            <w:r>
              <w:rPr>
                <w:lang w:eastAsia="en-US"/>
              </w:rPr>
              <w:t>42.97</w:t>
            </w:r>
          </w:p>
        </w:tc>
        <w:tc>
          <w:tcPr>
            <w:tcW w:w="1582" w:type="dxa"/>
          </w:tcPr>
          <w:p w14:paraId="5C536CF1" w14:textId="2B5A0183" w:rsidR="00805E2B" w:rsidRDefault="00805E2B" w:rsidP="00B76D98">
            <w:pPr>
              <w:rPr>
                <w:lang w:eastAsia="en-US"/>
              </w:rPr>
            </w:pPr>
            <w:r>
              <w:rPr>
                <w:lang w:eastAsia="en-US"/>
              </w:rPr>
              <w:t>54.55</w:t>
            </w:r>
          </w:p>
        </w:tc>
        <w:tc>
          <w:tcPr>
            <w:tcW w:w="1403" w:type="dxa"/>
          </w:tcPr>
          <w:p w14:paraId="6B213A19" w14:textId="2E533C54" w:rsidR="00805E2B" w:rsidRDefault="00805E2B" w:rsidP="00B76D98">
            <w:pPr>
              <w:rPr>
                <w:lang w:eastAsia="en-US"/>
              </w:rPr>
            </w:pPr>
            <w:r>
              <w:rPr>
                <w:lang w:eastAsia="en-US"/>
              </w:rPr>
              <w:t>0.69</w:t>
            </w:r>
          </w:p>
        </w:tc>
        <w:tc>
          <w:tcPr>
            <w:tcW w:w="1363" w:type="dxa"/>
          </w:tcPr>
          <w:p w14:paraId="556486CD" w14:textId="2E22FD58" w:rsidR="00805E2B" w:rsidRDefault="00805E2B" w:rsidP="00B76D98">
            <w:pPr>
              <w:rPr>
                <w:lang w:eastAsia="en-US"/>
              </w:rPr>
            </w:pPr>
            <w:r>
              <w:rPr>
                <w:lang w:eastAsia="en-US"/>
              </w:rPr>
              <w:t>0.69</w:t>
            </w:r>
          </w:p>
        </w:tc>
      </w:tr>
      <w:tr w:rsidR="00242463" w14:paraId="5899D675" w14:textId="77777777" w:rsidTr="00805E2B">
        <w:trPr>
          <w:trHeight w:val="461"/>
        </w:trPr>
        <w:tc>
          <w:tcPr>
            <w:tcW w:w="3114" w:type="dxa"/>
          </w:tcPr>
          <w:p w14:paraId="172B273C" w14:textId="77777777" w:rsidR="00242463" w:rsidRDefault="00242463" w:rsidP="00B76D98">
            <w:pPr>
              <w:rPr>
                <w:lang w:eastAsia="en-US"/>
              </w:rPr>
            </w:pPr>
            <w:r>
              <w:rPr>
                <w:lang w:eastAsia="en-US"/>
              </w:rPr>
              <w:t>Gaussian NB</w:t>
            </w:r>
          </w:p>
        </w:tc>
        <w:tc>
          <w:tcPr>
            <w:tcW w:w="1559" w:type="dxa"/>
          </w:tcPr>
          <w:p w14:paraId="6D8CE82F" w14:textId="736E8879" w:rsidR="00242463" w:rsidRDefault="00242463" w:rsidP="00B76D98">
            <w:pPr>
              <w:rPr>
                <w:lang w:eastAsia="en-US"/>
              </w:rPr>
            </w:pPr>
            <w:r>
              <w:rPr>
                <w:lang w:eastAsia="en-US"/>
              </w:rPr>
              <w:t>-</w:t>
            </w:r>
          </w:p>
        </w:tc>
        <w:tc>
          <w:tcPr>
            <w:tcW w:w="1582" w:type="dxa"/>
          </w:tcPr>
          <w:p w14:paraId="0C02F287" w14:textId="67DE2C1D" w:rsidR="00242463" w:rsidRDefault="00242463" w:rsidP="00B76D98">
            <w:pPr>
              <w:rPr>
                <w:lang w:eastAsia="en-US"/>
              </w:rPr>
            </w:pPr>
            <w:r>
              <w:rPr>
                <w:lang w:eastAsia="en-US"/>
              </w:rPr>
              <w:t>48.75</w:t>
            </w:r>
          </w:p>
        </w:tc>
        <w:tc>
          <w:tcPr>
            <w:tcW w:w="1403" w:type="dxa"/>
          </w:tcPr>
          <w:p w14:paraId="04E07B69" w14:textId="1AA04903" w:rsidR="00242463" w:rsidRDefault="00242463" w:rsidP="00B76D98">
            <w:pPr>
              <w:rPr>
                <w:lang w:eastAsia="en-US"/>
              </w:rPr>
            </w:pPr>
            <w:r>
              <w:rPr>
                <w:lang w:eastAsia="en-US"/>
              </w:rPr>
              <w:t>-</w:t>
            </w:r>
          </w:p>
        </w:tc>
        <w:tc>
          <w:tcPr>
            <w:tcW w:w="1363" w:type="dxa"/>
          </w:tcPr>
          <w:p w14:paraId="026F9B03" w14:textId="241017EC" w:rsidR="00242463" w:rsidRDefault="00242463" w:rsidP="00B76D98">
            <w:pPr>
              <w:rPr>
                <w:lang w:eastAsia="en-US"/>
              </w:rPr>
            </w:pPr>
            <w:r>
              <w:rPr>
                <w:lang w:eastAsia="en-US"/>
              </w:rPr>
              <w:t>-</w:t>
            </w:r>
          </w:p>
        </w:tc>
      </w:tr>
      <w:tr w:rsidR="00242463" w14:paraId="140E9D4F" w14:textId="77777777" w:rsidTr="00805E2B">
        <w:trPr>
          <w:trHeight w:val="461"/>
        </w:trPr>
        <w:tc>
          <w:tcPr>
            <w:tcW w:w="3114" w:type="dxa"/>
          </w:tcPr>
          <w:p w14:paraId="20C53660" w14:textId="77777777" w:rsidR="00242463" w:rsidRDefault="00242463" w:rsidP="00B76D98">
            <w:pPr>
              <w:rPr>
                <w:lang w:eastAsia="en-US"/>
              </w:rPr>
            </w:pPr>
            <w:r>
              <w:rPr>
                <w:lang w:eastAsia="en-US"/>
              </w:rPr>
              <w:t>RF Classifier</w:t>
            </w:r>
          </w:p>
        </w:tc>
        <w:tc>
          <w:tcPr>
            <w:tcW w:w="1559" w:type="dxa"/>
          </w:tcPr>
          <w:p w14:paraId="48C3BB9E" w14:textId="45719D2A" w:rsidR="00242463" w:rsidRDefault="00242463" w:rsidP="00B76D98">
            <w:pPr>
              <w:rPr>
                <w:lang w:eastAsia="en-US"/>
              </w:rPr>
            </w:pPr>
            <w:r>
              <w:rPr>
                <w:lang w:eastAsia="en-US"/>
              </w:rPr>
              <w:t>-</w:t>
            </w:r>
          </w:p>
        </w:tc>
        <w:tc>
          <w:tcPr>
            <w:tcW w:w="1582" w:type="dxa"/>
          </w:tcPr>
          <w:p w14:paraId="0D77B8F0" w14:textId="3DE0B68E" w:rsidR="00242463" w:rsidRDefault="00242463" w:rsidP="00B76D98">
            <w:pPr>
              <w:rPr>
                <w:lang w:eastAsia="en-US"/>
              </w:rPr>
            </w:pPr>
            <w:r>
              <w:rPr>
                <w:lang w:eastAsia="en-US"/>
              </w:rPr>
              <w:t>45.45</w:t>
            </w:r>
          </w:p>
        </w:tc>
        <w:tc>
          <w:tcPr>
            <w:tcW w:w="1403" w:type="dxa"/>
          </w:tcPr>
          <w:p w14:paraId="70DC5CF7" w14:textId="198A917C" w:rsidR="00242463" w:rsidRDefault="00242463" w:rsidP="00B76D98">
            <w:pPr>
              <w:rPr>
                <w:lang w:eastAsia="en-US"/>
              </w:rPr>
            </w:pPr>
            <w:r>
              <w:rPr>
                <w:lang w:eastAsia="en-US"/>
              </w:rPr>
              <w:t>-</w:t>
            </w:r>
          </w:p>
        </w:tc>
        <w:tc>
          <w:tcPr>
            <w:tcW w:w="1363" w:type="dxa"/>
          </w:tcPr>
          <w:p w14:paraId="57179417" w14:textId="7D2BF18E" w:rsidR="00242463" w:rsidRDefault="00242463" w:rsidP="00B76D98">
            <w:pPr>
              <w:rPr>
                <w:lang w:eastAsia="en-US"/>
              </w:rPr>
            </w:pPr>
            <w:r>
              <w:rPr>
                <w:lang w:eastAsia="en-US"/>
              </w:rPr>
              <w:t>-</w:t>
            </w:r>
          </w:p>
        </w:tc>
      </w:tr>
      <w:tr w:rsidR="00242463" w14:paraId="60A5504A" w14:textId="77777777" w:rsidTr="00805E2B">
        <w:trPr>
          <w:trHeight w:val="461"/>
        </w:trPr>
        <w:tc>
          <w:tcPr>
            <w:tcW w:w="3114" w:type="dxa"/>
          </w:tcPr>
          <w:p w14:paraId="0FB59EF1" w14:textId="77777777" w:rsidR="00242463" w:rsidRDefault="00242463" w:rsidP="00B76D98">
            <w:pPr>
              <w:rPr>
                <w:lang w:eastAsia="en-US"/>
              </w:rPr>
            </w:pPr>
            <w:r>
              <w:rPr>
                <w:lang w:eastAsia="en-US"/>
              </w:rPr>
              <w:t>SGD Classifier</w:t>
            </w:r>
          </w:p>
        </w:tc>
        <w:tc>
          <w:tcPr>
            <w:tcW w:w="1559" w:type="dxa"/>
          </w:tcPr>
          <w:p w14:paraId="459F42B7" w14:textId="54DF2CE3" w:rsidR="00242463" w:rsidRDefault="00242463" w:rsidP="00B76D98">
            <w:pPr>
              <w:rPr>
                <w:lang w:eastAsia="en-US"/>
              </w:rPr>
            </w:pPr>
            <w:r>
              <w:rPr>
                <w:lang w:eastAsia="en-US"/>
              </w:rPr>
              <w:t>-</w:t>
            </w:r>
          </w:p>
        </w:tc>
        <w:tc>
          <w:tcPr>
            <w:tcW w:w="1582" w:type="dxa"/>
          </w:tcPr>
          <w:p w14:paraId="6F987350" w14:textId="7F224FA7" w:rsidR="00242463" w:rsidRDefault="00242463" w:rsidP="00B76D98">
            <w:pPr>
              <w:rPr>
                <w:lang w:eastAsia="en-US"/>
              </w:rPr>
            </w:pPr>
            <w:r>
              <w:rPr>
                <w:lang w:eastAsia="en-US"/>
              </w:rPr>
              <w:t>54.55</w:t>
            </w:r>
          </w:p>
        </w:tc>
        <w:tc>
          <w:tcPr>
            <w:tcW w:w="1403" w:type="dxa"/>
          </w:tcPr>
          <w:p w14:paraId="1CD749FA" w14:textId="26EC85FD" w:rsidR="00242463" w:rsidRDefault="00242463" w:rsidP="00B76D98">
            <w:pPr>
              <w:rPr>
                <w:lang w:eastAsia="en-US"/>
              </w:rPr>
            </w:pPr>
            <w:r>
              <w:rPr>
                <w:lang w:eastAsia="en-US"/>
              </w:rPr>
              <w:t>-</w:t>
            </w:r>
          </w:p>
        </w:tc>
        <w:tc>
          <w:tcPr>
            <w:tcW w:w="1363" w:type="dxa"/>
          </w:tcPr>
          <w:p w14:paraId="005D3007" w14:textId="14B2D9D7" w:rsidR="00242463" w:rsidRDefault="00242463" w:rsidP="00B76D98">
            <w:pPr>
              <w:rPr>
                <w:lang w:eastAsia="en-US"/>
              </w:rPr>
            </w:pPr>
            <w:r>
              <w:rPr>
                <w:lang w:eastAsia="en-US"/>
              </w:rPr>
              <w:t>-</w:t>
            </w:r>
          </w:p>
        </w:tc>
      </w:tr>
      <w:tr w:rsidR="00242463" w14:paraId="15C9F3E2" w14:textId="77777777" w:rsidTr="00805E2B">
        <w:trPr>
          <w:trHeight w:val="461"/>
        </w:trPr>
        <w:tc>
          <w:tcPr>
            <w:tcW w:w="3114" w:type="dxa"/>
          </w:tcPr>
          <w:p w14:paraId="410603A0" w14:textId="77777777" w:rsidR="00242463" w:rsidRDefault="00242463" w:rsidP="00B76D98">
            <w:pPr>
              <w:rPr>
                <w:lang w:eastAsia="en-US"/>
              </w:rPr>
            </w:pPr>
            <w:r>
              <w:rPr>
                <w:lang w:eastAsia="en-US"/>
              </w:rPr>
              <w:t>SVM Classifier</w:t>
            </w:r>
          </w:p>
        </w:tc>
        <w:tc>
          <w:tcPr>
            <w:tcW w:w="1559" w:type="dxa"/>
          </w:tcPr>
          <w:p w14:paraId="1EC5EDE3" w14:textId="2DAE52A5" w:rsidR="00242463" w:rsidRDefault="00242463" w:rsidP="00B76D98">
            <w:pPr>
              <w:rPr>
                <w:lang w:eastAsia="en-US"/>
              </w:rPr>
            </w:pPr>
            <w:r>
              <w:rPr>
                <w:lang w:eastAsia="en-US"/>
              </w:rPr>
              <w:t>-</w:t>
            </w:r>
          </w:p>
        </w:tc>
        <w:tc>
          <w:tcPr>
            <w:tcW w:w="1582" w:type="dxa"/>
          </w:tcPr>
          <w:p w14:paraId="0BB5858C" w14:textId="6B9ADAB3" w:rsidR="00242463" w:rsidRDefault="00242463" w:rsidP="00B76D98">
            <w:pPr>
              <w:rPr>
                <w:lang w:eastAsia="en-US"/>
              </w:rPr>
            </w:pPr>
            <w:r>
              <w:rPr>
                <w:lang w:eastAsia="en-US"/>
              </w:rPr>
              <w:t>54.55</w:t>
            </w:r>
          </w:p>
        </w:tc>
        <w:tc>
          <w:tcPr>
            <w:tcW w:w="1403" w:type="dxa"/>
          </w:tcPr>
          <w:p w14:paraId="665352BD" w14:textId="6A448B87" w:rsidR="00242463" w:rsidRDefault="00242463" w:rsidP="00B76D98">
            <w:pPr>
              <w:rPr>
                <w:lang w:eastAsia="en-US"/>
              </w:rPr>
            </w:pPr>
            <w:r>
              <w:rPr>
                <w:lang w:eastAsia="en-US"/>
              </w:rPr>
              <w:t>-</w:t>
            </w:r>
          </w:p>
        </w:tc>
        <w:tc>
          <w:tcPr>
            <w:tcW w:w="1363" w:type="dxa"/>
          </w:tcPr>
          <w:p w14:paraId="228BF065" w14:textId="5784BF76" w:rsidR="00242463" w:rsidRDefault="00242463" w:rsidP="00B76D98">
            <w:pPr>
              <w:rPr>
                <w:lang w:eastAsia="en-US"/>
              </w:rPr>
            </w:pPr>
            <w:r>
              <w:rPr>
                <w:lang w:eastAsia="en-US"/>
              </w:rPr>
              <w:t>-</w:t>
            </w:r>
          </w:p>
        </w:tc>
      </w:tr>
    </w:tbl>
    <w:p w14:paraId="35F6D967" w14:textId="64D88E6C" w:rsidR="006D6F85" w:rsidRDefault="006D6F85" w:rsidP="00B76D98">
      <w:pPr>
        <w:rPr>
          <w:lang w:eastAsia="en-US"/>
        </w:rPr>
      </w:pPr>
    </w:p>
    <w:p w14:paraId="62DCA30B" w14:textId="5BADD783" w:rsidR="00414157" w:rsidRDefault="00414157" w:rsidP="00B76D98">
      <w:pPr>
        <w:rPr>
          <w:lang w:eastAsia="en-US"/>
        </w:rPr>
      </w:pPr>
    </w:p>
    <w:p w14:paraId="3731A08C" w14:textId="5729EF8D" w:rsidR="001C177C" w:rsidRDefault="001C177C" w:rsidP="00B76D98">
      <w:pPr>
        <w:rPr>
          <w:lang w:eastAsia="en-US"/>
        </w:rPr>
      </w:pPr>
    </w:p>
    <w:p w14:paraId="7ED7D33A" w14:textId="77777777" w:rsidR="001C177C" w:rsidRDefault="001C177C" w:rsidP="00B76D98">
      <w:pPr>
        <w:rPr>
          <w:lang w:eastAsia="en-US"/>
        </w:rPr>
      </w:pPr>
    </w:p>
    <w:p w14:paraId="5106B67B" w14:textId="09936720" w:rsidR="001C177C" w:rsidRDefault="001C177C" w:rsidP="00B76D98">
      <w:pPr>
        <w:rPr>
          <w:lang w:eastAsia="en-US"/>
        </w:rPr>
      </w:pPr>
    </w:p>
    <w:p w14:paraId="76E7F350" w14:textId="3B6E4936" w:rsidR="001C177C" w:rsidRDefault="001C177C" w:rsidP="00B76D98">
      <w:pPr>
        <w:rPr>
          <w:lang w:eastAsia="en-US"/>
        </w:rPr>
      </w:pPr>
    </w:p>
    <w:p w14:paraId="10FB6DEB" w14:textId="38CF6490" w:rsidR="001C177C" w:rsidRDefault="001C177C" w:rsidP="00B76D98">
      <w:pPr>
        <w:rPr>
          <w:lang w:eastAsia="en-US"/>
        </w:rPr>
      </w:pPr>
    </w:p>
    <w:p w14:paraId="0751B1F9" w14:textId="2C478A07" w:rsidR="001C177C" w:rsidRPr="001C177C" w:rsidRDefault="001C177C" w:rsidP="00B76D98">
      <w:pPr>
        <w:pStyle w:val="Dedication"/>
        <w:rPr>
          <w:lang w:eastAsia="en-US"/>
        </w:rPr>
      </w:pPr>
      <w:r>
        <w:rPr>
          <w:lang w:eastAsia="en-US"/>
        </w:rPr>
        <w:lastRenderedPageBreak/>
        <w:t>Table 5.</w:t>
      </w:r>
      <w:r w:rsidR="00F1449F">
        <w:rPr>
          <w:lang w:eastAsia="en-US"/>
        </w:rPr>
        <w:t>5</w:t>
      </w:r>
      <w:r>
        <w:rPr>
          <w:lang w:eastAsia="en-US"/>
        </w:rPr>
        <w:t xml:space="preserve">: </w:t>
      </w:r>
      <w:r w:rsidR="00F35314">
        <w:rPr>
          <w:lang w:eastAsia="en-US"/>
        </w:rPr>
        <w:t>Tree experiment results</w:t>
      </w:r>
      <w:r>
        <w:rPr>
          <w:lang w:eastAsia="en-US"/>
        </w:rPr>
        <w:t xml:space="preserve"> using </w:t>
      </w:r>
      <w:r w:rsidR="00F35314">
        <w:rPr>
          <w:lang w:eastAsia="en-US"/>
        </w:rPr>
        <w:t>u</w:t>
      </w:r>
      <w:r w:rsidR="00932A19">
        <w:rPr>
          <w:lang w:eastAsia="en-US"/>
        </w:rPr>
        <w:t xml:space="preserve">nsorted </w:t>
      </w:r>
      <w:r w:rsidR="00F35314">
        <w:rPr>
          <w:lang w:eastAsia="en-US"/>
        </w:rPr>
        <w:t>m</w:t>
      </w:r>
      <w:r>
        <w:rPr>
          <w:lang w:eastAsia="en-US"/>
        </w:rPr>
        <w:t xml:space="preserve">ax </w:t>
      </w:r>
      <w:r w:rsidR="00F35314">
        <w:rPr>
          <w:lang w:eastAsia="en-US"/>
        </w:rPr>
        <w:t>s</w:t>
      </w:r>
      <w:r>
        <w:rPr>
          <w:lang w:eastAsia="en-US"/>
        </w:rPr>
        <w:t>egmentation and unhashing</w:t>
      </w:r>
    </w:p>
    <w:tbl>
      <w:tblPr>
        <w:tblStyle w:val="Grilledutableau"/>
        <w:tblW w:w="9034" w:type="dxa"/>
        <w:tblLook w:val="04A0" w:firstRow="1" w:lastRow="0" w:firstColumn="1" w:lastColumn="0" w:noHBand="0" w:noVBand="1"/>
      </w:tblPr>
      <w:tblGrid>
        <w:gridCol w:w="2830"/>
        <w:gridCol w:w="1809"/>
        <w:gridCol w:w="1735"/>
        <w:gridCol w:w="1297"/>
        <w:gridCol w:w="1363"/>
      </w:tblGrid>
      <w:tr w:rsidR="0032555C" w14:paraId="317BB2B9" w14:textId="77777777" w:rsidTr="00805E2B">
        <w:trPr>
          <w:cnfStyle w:val="100000000000" w:firstRow="1" w:lastRow="0" w:firstColumn="0" w:lastColumn="0" w:oddVBand="0" w:evenVBand="0" w:oddHBand="0" w:evenHBand="0" w:firstRowFirstColumn="0" w:firstRowLastColumn="0" w:lastRowFirstColumn="0" w:lastRowLastColumn="0"/>
          <w:trHeight w:val="280"/>
        </w:trPr>
        <w:tc>
          <w:tcPr>
            <w:tcW w:w="2830" w:type="dxa"/>
          </w:tcPr>
          <w:p w14:paraId="46153CC5" w14:textId="77777777" w:rsidR="0032555C" w:rsidRDefault="0032555C">
            <w:pPr>
              <w:rPr>
                <w:lang w:eastAsia="en-US"/>
              </w:rPr>
              <w:pPrChange w:id="914" w:author="Olubusayo Akeredolu" w:date="2022-07-30T16:55:00Z">
                <w:pPr>
                  <w:jc w:val="center"/>
                </w:pPr>
              </w:pPrChange>
            </w:pPr>
            <w:r>
              <w:rPr>
                <w:lang w:eastAsia="en-US"/>
              </w:rPr>
              <w:t>Model</w:t>
            </w:r>
          </w:p>
        </w:tc>
        <w:tc>
          <w:tcPr>
            <w:tcW w:w="1809" w:type="dxa"/>
          </w:tcPr>
          <w:p w14:paraId="37C92F27" w14:textId="3B356838" w:rsidR="0032555C" w:rsidRDefault="00037DE9">
            <w:pPr>
              <w:rPr>
                <w:lang w:eastAsia="en-US"/>
              </w:rPr>
              <w:pPrChange w:id="915" w:author="Olubusayo Akeredolu" w:date="2022-07-30T16:55:00Z">
                <w:pPr>
                  <w:jc w:val="center"/>
                </w:pPr>
              </w:pPrChange>
            </w:pPr>
            <w:r>
              <w:rPr>
                <w:lang w:eastAsia="en-US"/>
              </w:rPr>
              <w:t>TA</w:t>
            </w:r>
            <w:r w:rsidR="0032555C">
              <w:rPr>
                <w:lang w:eastAsia="en-US"/>
              </w:rPr>
              <w:t xml:space="preserve"> </w:t>
            </w:r>
            <w:r w:rsidR="00805E2B">
              <w:rPr>
                <w:lang w:eastAsia="en-US"/>
              </w:rPr>
              <w:t>(</w:t>
            </w:r>
            <w:r w:rsidR="0032555C">
              <w:rPr>
                <w:lang w:eastAsia="en-US"/>
              </w:rPr>
              <w:t>%</w:t>
            </w:r>
            <w:r w:rsidR="00805E2B">
              <w:rPr>
                <w:lang w:eastAsia="en-US"/>
              </w:rPr>
              <w:t>)</w:t>
            </w:r>
          </w:p>
        </w:tc>
        <w:tc>
          <w:tcPr>
            <w:tcW w:w="1735" w:type="dxa"/>
          </w:tcPr>
          <w:p w14:paraId="1C2C1811" w14:textId="06F2D10B" w:rsidR="0032555C" w:rsidRDefault="00037DE9">
            <w:pPr>
              <w:rPr>
                <w:lang w:eastAsia="en-US"/>
              </w:rPr>
              <w:pPrChange w:id="916" w:author="Olubusayo Akeredolu" w:date="2022-07-30T16:55:00Z">
                <w:pPr>
                  <w:jc w:val="center"/>
                </w:pPr>
              </w:pPrChange>
            </w:pPr>
            <w:proofErr w:type="gramStart"/>
            <w:r>
              <w:rPr>
                <w:lang w:eastAsia="en-US"/>
              </w:rPr>
              <w:t>VA</w:t>
            </w:r>
            <w:r w:rsidR="00805E2B">
              <w:rPr>
                <w:lang w:eastAsia="en-US"/>
              </w:rPr>
              <w:t>(</w:t>
            </w:r>
            <w:proofErr w:type="gramEnd"/>
            <w:r w:rsidR="0032555C">
              <w:rPr>
                <w:lang w:eastAsia="en-US"/>
              </w:rPr>
              <w:t>%</w:t>
            </w:r>
            <w:r w:rsidR="00805E2B">
              <w:rPr>
                <w:lang w:eastAsia="en-US"/>
              </w:rPr>
              <w:t>)</w:t>
            </w:r>
          </w:p>
        </w:tc>
        <w:tc>
          <w:tcPr>
            <w:tcW w:w="1297" w:type="dxa"/>
          </w:tcPr>
          <w:p w14:paraId="4871A70E" w14:textId="01622C04" w:rsidR="0032555C" w:rsidRDefault="00037DE9">
            <w:pPr>
              <w:rPr>
                <w:lang w:eastAsia="en-US"/>
              </w:rPr>
              <w:pPrChange w:id="917" w:author="Olubusayo Akeredolu" w:date="2022-07-30T16:55:00Z">
                <w:pPr>
                  <w:jc w:val="center"/>
                </w:pPr>
              </w:pPrChange>
            </w:pPr>
            <w:r>
              <w:rPr>
                <w:lang w:eastAsia="en-US"/>
              </w:rPr>
              <w:t>TL</w:t>
            </w:r>
          </w:p>
        </w:tc>
        <w:tc>
          <w:tcPr>
            <w:tcW w:w="1363" w:type="dxa"/>
          </w:tcPr>
          <w:p w14:paraId="08D24D21" w14:textId="4D615E55" w:rsidR="0032555C" w:rsidRDefault="00037DE9">
            <w:pPr>
              <w:rPr>
                <w:lang w:eastAsia="en-US"/>
              </w:rPr>
              <w:pPrChange w:id="918" w:author="Olubusayo Akeredolu" w:date="2022-07-30T16:55:00Z">
                <w:pPr>
                  <w:jc w:val="center"/>
                </w:pPr>
              </w:pPrChange>
            </w:pPr>
            <w:r>
              <w:rPr>
                <w:lang w:eastAsia="en-US"/>
              </w:rPr>
              <w:t>VL</w:t>
            </w:r>
          </w:p>
        </w:tc>
      </w:tr>
      <w:tr w:rsidR="00C42C17" w14:paraId="3B76015A" w14:textId="77777777" w:rsidTr="00805E2B">
        <w:trPr>
          <w:trHeight w:val="475"/>
        </w:trPr>
        <w:tc>
          <w:tcPr>
            <w:tcW w:w="2830" w:type="dxa"/>
          </w:tcPr>
          <w:p w14:paraId="7184363A" w14:textId="77777777" w:rsidR="00C42C17" w:rsidRDefault="00C42C17" w:rsidP="00B76D98">
            <w:pPr>
              <w:rPr>
                <w:lang w:eastAsia="en-US"/>
              </w:rPr>
            </w:pPr>
            <w:r>
              <w:rPr>
                <w:lang w:eastAsia="en-US"/>
              </w:rPr>
              <w:t>MLP with ReLu</w:t>
            </w:r>
          </w:p>
        </w:tc>
        <w:tc>
          <w:tcPr>
            <w:tcW w:w="1809" w:type="dxa"/>
          </w:tcPr>
          <w:p w14:paraId="782132CC" w14:textId="5C464979" w:rsidR="00C42C17" w:rsidRDefault="00C42C17">
            <w:pPr>
              <w:rPr>
                <w:lang w:eastAsia="en-US"/>
              </w:rPr>
              <w:pPrChange w:id="919" w:author="Olubusayo Akeredolu" w:date="2022-07-30T16:55:00Z">
                <w:pPr>
                  <w:jc w:val="center"/>
                </w:pPr>
              </w:pPrChange>
            </w:pPr>
            <w:r>
              <w:rPr>
                <w:lang w:eastAsia="en-US"/>
              </w:rPr>
              <w:t>52.66</w:t>
            </w:r>
          </w:p>
        </w:tc>
        <w:tc>
          <w:tcPr>
            <w:tcW w:w="1735" w:type="dxa"/>
          </w:tcPr>
          <w:p w14:paraId="123A2A55" w14:textId="2D29BF53" w:rsidR="00C42C17" w:rsidRDefault="00C42C17">
            <w:pPr>
              <w:rPr>
                <w:lang w:eastAsia="en-US"/>
              </w:rPr>
              <w:pPrChange w:id="920" w:author="Olubusayo Akeredolu" w:date="2022-07-30T16:55:00Z">
                <w:pPr>
                  <w:jc w:val="center"/>
                </w:pPr>
              </w:pPrChange>
            </w:pPr>
            <w:r>
              <w:rPr>
                <w:lang w:eastAsia="en-US"/>
              </w:rPr>
              <w:t>57.58</w:t>
            </w:r>
          </w:p>
        </w:tc>
        <w:tc>
          <w:tcPr>
            <w:tcW w:w="1297" w:type="dxa"/>
          </w:tcPr>
          <w:p w14:paraId="50FE3AB8" w14:textId="25AE04A0" w:rsidR="00C42C17" w:rsidRDefault="00C42C17">
            <w:pPr>
              <w:rPr>
                <w:lang w:eastAsia="en-US"/>
              </w:rPr>
              <w:pPrChange w:id="921" w:author="Olubusayo Akeredolu" w:date="2022-07-30T16:55:00Z">
                <w:pPr>
                  <w:jc w:val="center"/>
                </w:pPr>
              </w:pPrChange>
            </w:pPr>
            <w:r>
              <w:rPr>
                <w:lang w:eastAsia="en-US"/>
              </w:rPr>
              <w:t>495.12</w:t>
            </w:r>
          </w:p>
        </w:tc>
        <w:tc>
          <w:tcPr>
            <w:tcW w:w="1363" w:type="dxa"/>
          </w:tcPr>
          <w:p w14:paraId="0B1485AB" w14:textId="5ADDD62C" w:rsidR="00C42C17" w:rsidRDefault="00C42C17">
            <w:pPr>
              <w:rPr>
                <w:lang w:eastAsia="en-US"/>
              </w:rPr>
              <w:pPrChange w:id="922" w:author="Olubusayo Akeredolu" w:date="2022-07-30T16:55:00Z">
                <w:pPr>
                  <w:jc w:val="center"/>
                </w:pPr>
              </w:pPrChange>
            </w:pPr>
            <w:r>
              <w:rPr>
                <w:lang w:eastAsia="en-US"/>
              </w:rPr>
              <w:t>-</w:t>
            </w:r>
          </w:p>
        </w:tc>
      </w:tr>
      <w:tr w:rsidR="00C42C17" w14:paraId="754388E1" w14:textId="77777777" w:rsidTr="00805E2B">
        <w:trPr>
          <w:trHeight w:val="455"/>
        </w:trPr>
        <w:tc>
          <w:tcPr>
            <w:tcW w:w="2830" w:type="dxa"/>
          </w:tcPr>
          <w:p w14:paraId="391EA7EC" w14:textId="77777777" w:rsidR="00C42C17" w:rsidRDefault="00C42C17" w:rsidP="00B76D98">
            <w:pPr>
              <w:rPr>
                <w:lang w:eastAsia="en-US"/>
              </w:rPr>
            </w:pPr>
            <w:r>
              <w:rPr>
                <w:lang w:eastAsia="en-US"/>
              </w:rPr>
              <w:t>MLP with Tanh</w:t>
            </w:r>
          </w:p>
        </w:tc>
        <w:tc>
          <w:tcPr>
            <w:tcW w:w="1809" w:type="dxa"/>
          </w:tcPr>
          <w:p w14:paraId="681CD47C" w14:textId="2453CCFD" w:rsidR="00C42C17" w:rsidRDefault="00C42C17">
            <w:pPr>
              <w:rPr>
                <w:lang w:eastAsia="en-US"/>
              </w:rPr>
              <w:pPrChange w:id="923" w:author="Olubusayo Akeredolu" w:date="2022-07-30T16:55:00Z">
                <w:pPr>
                  <w:jc w:val="center"/>
                </w:pPr>
              </w:pPrChange>
            </w:pPr>
            <w:r>
              <w:rPr>
                <w:lang w:eastAsia="en-US"/>
              </w:rPr>
              <w:t>49.30</w:t>
            </w:r>
          </w:p>
        </w:tc>
        <w:tc>
          <w:tcPr>
            <w:tcW w:w="1735" w:type="dxa"/>
          </w:tcPr>
          <w:p w14:paraId="56C035D9" w14:textId="2E259918" w:rsidR="00C42C17" w:rsidRDefault="00C42C17">
            <w:pPr>
              <w:rPr>
                <w:lang w:eastAsia="en-US"/>
              </w:rPr>
              <w:pPrChange w:id="924" w:author="Olubusayo Akeredolu" w:date="2022-07-30T16:55:00Z">
                <w:pPr>
                  <w:jc w:val="center"/>
                </w:pPr>
              </w:pPrChange>
            </w:pPr>
            <w:r>
              <w:rPr>
                <w:lang w:eastAsia="en-US"/>
              </w:rPr>
              <w:t>48.48</w:t>
            </w:r>
          </w:p>
        </w:tc>
        <w:tc>
          <w:tcPr>
            <w:tcW w:w="1297" w:type="dxa"/>
          </w:tcPr>
          <w:p w14:paraId="44D44457" w14:textId="7B1C158F" w:rsidR="00C42C17" w:rsidRDefault="00C42C17">
            <w:pPr>
              <w:rPr>
                <w:lang w:eastAsia="en-US"/>
              </w:rPr>
              <w:pPrChange w:id="925" w:author="Olubusayo Akeredolu" w:date="2022-07-30T16:55:00Z">
                <w:pPr>
                  <w:jc w:val="center"/>
                </w:pPr>
              </w:pPrChange>
            </w:pPr>
            <w:r>
              <w:rPr>
                <w:lang w:eastAsia="en-US"/>
              </w:rPr>
              <w:t>0.91</w:t>
            </w:r>
          </w:p>
        </w:tc>
        <w:tc>
          <w:tcPr>
            <w:tcW w:w="1363" w:type="dxa"/>
          </w:tcPr>
          <w:p w14:paraId="45DE7B90" w14:textId="208BDC87" w:rsidR="00C42C17" w:rsidRDefault="00C42C17">
            <w:pPr>
              <w:rPr>
                <w:lang w:eastAsia="en-US"/>
              </w:rPr>
              <w:pPrChange w:id="926" w:author="Olubusayo Akeredolu" w:date="2022-07-30T16:55:00Z">
                <w:pPr>
                  <w:jc w:val="center"/>
                </w:pPr>
              </w:pPrChange>
            </w:pPr>
            <w:r>
              <w:rPr>
                <w:lang w:eastAsia="en-US"/>
              </w:rPr>
              <w:t>-</w:t>
            </w:r>
          </w:p>
        </w:tc>
      </w:tr>
      <w:tr w:rsidR="00C42C17" w14:paraId="282516FC" w14:textId="77777777" w:rsidTr="00805E2B">
        <w:trPr>
          <w:trHeight w:val="455"/>
        </w:trPr>
        <w:tc>
          <w:tcPr>
            <w:tcW w:w="2830" w:type="dxa"/>
          </w:tcPr>
          <w:p w14:paraId="3AE71514" w14:textId="77777777" w:rsidR="00C42C17" w:rsidRDefault="00C42C17" w:rsidP="00B76D98">
            <w:pPr>
              <w:rPr>
                <w:lang w:eastAsia="en-US"/>
              </w:rPr>
            </w:pPr>
            <w:r>
              <w:rPr>
                <w:lang w:eastAsia="en-US"/>
              </w:rPr>
              <w:t>MLP with SoftMax</w:t>
            </w:r>
          </w:p>
        </w:tc>
        <w:tc>
          <w:tcPr>
            <w:tcW w:w="1809" w:type="dxa"/>
          </w:tcPr>
          <w:p w14:paraId="4E207C0D" w14:textId="73329EA5" w:rsidR="00C42C17" w:rsidRDefault="00C42C17">
            <w:pPr>
              <w:rPr>
                <w:lang w:eastAsia="en-US"/>
              </w:rPr>
              <w:pPrChange w:id="927" w:author="Olubusayo Akeredolu" w:date="2022-07-30T16:55:00Z">
                <w:pPr>
                  <w:jc w:val="center"/>
                </w:pPr>
              </w:pPrChange>
            </w:pPr>
            <w:r>
              <w:rPr>
                <w:lang w:eastAsia="en-US"/>
              </w:rPr>
              <w:t>49.22</w:t>
            </w:r>
          </w:p>
        </w:tc>
        <w:tc>
          <w:tcPr>
            <w:tcW w:w="1735" w:type="dxa"/>
          </w:tcPr>
          <w:p w14:paraId="7BC61C3A" w14:textId="2712B64A" w:rsidR="00C42C17" w:rsidRDefault="00C42C17">
            <w:pPr>
              <w:rPr>
                <w:lang w:eastAsia="en-US"/>
              </w:rPr>
              <w:pPrChange w:id="928" w:author="Olubusayo Akeredolu" w:date="2022-07-30T16:55:00Z">
                <w:pPr>
                  <w:jc w:val="center"/>
                </w:pPr>
              </w:pPrChange>
            </w:pPr>
            <w:r>
              <w:rPr>
                <w:lang w:eastAsia="en-US"/>
              </w:rPr>
              <w:t>42.42</w:t>
            </w:r>
          </w:p>
        </w:tc>
        <w:tc>
          <w:tcPr>
            <w:tcW w:w="1297" w:type="dxa"/>
          </w:tcPr>
          <w:p w14:paraId="7F2EBB7B" w14:textId="485E7E58" w:rsidR="00C42C17" w:rsidRDefault="00C42C17">
            <w:pPr>
              <w:rPr>
                <w:lang w:eastAsia="en-US"/>
              </w:rPr>
              <w:pPrChange w:id="929" w:author="Olubusayo Akeredolu" w:date="2022-07-30T16:55:00Z">
                <w:pPr>
                  <w:jc w:val="center"/>
                </w:pPr>
              </w:pPrChange>
            </w:pPr>
            <w:r>
              <w:rPr>
                <w:lang w:eastAsia="en-US"/>
              </w:rPr>
              <w:t>0.77</w:t>
            </w:r>
          </w:p>
        </w:tc>
        <w:tc>
          <w:tcPr>
            <w:tcW w:w="1363" w:type="dxa"/>
          </w:tcPr>
          <w:p w14:paraId="00E71CA1" w14:textId="5107FF8D" w:rsidR="00C42C17" w:rsidRDefault="00C42C17">
            <w:pPr>
              <w:rPr>
                <w:lang w:eastAsia="en-US"/>
              </w:rPr>
              <w:pPrChange w:id="930" w:author="Olubusayo Akeredolu" w:date="2022-07-30T16:55:00Z">
                <w:pPr>
                  <w:jc w:val="center"/>
                </w:pPr>
              </w:pPrChange>
            </w:pPr>
            <w:r>
              <w:rPr>
                <w:lang w:eastAsia="en-US"/>
              </w:rPr>
              <w:t>-</w:t>
            </w:r>
          </w:p>
        </w:tc>
      </w:tr>
      <w:tr w:rsidR="00C42C17" w14:paraId="6FA52A46" w14:textId="77777777" w:rsidTr="00805E2B">
        <w:trPr>
          <w:trHeight w:val="455"/>
        </w:trPr>
        <w:tc>
          <w:tcPr>
            <w:tcW w:w="2830" w:type="dxa"/>
          </w:tcPr>
          <w:p w14:paraId="31EF7912" w14:textId="77777777" w:rsidR="00C42C17" w:rsidRDefault="00C42C17" w:rsidP="00B76D98">
            <w:pPr>
              <w:rPr>
                <w:lang w:eastAsia="en-US"/>
              </w:rPr>
            </w:pPr>
            <w:r>
              <w:rPr>
                <w:lang w:eastAsia="en-US"/>
              </w:rPr>
              <w:t>MLP with Sigmoid</w:t>
            </w:r>
          </w:p>
        </w:tc>
        <w:tc>
          <w:tcPr>
            <w:tcW w:w="1809" w:type="dxa"/>
          </w:tcPr>
          <w:p w14:paraId="4B0471DE" w14:textId="0F154031" w:rsidR="00C42C17" w:rsidRDefault="00C42C17">
            <w:pPr>
              <w:rPr>
                <w:lang w:eastAsia="en-US"/>
              </w:rPr>
              <w:pPrChange w:id="931" w:author="Olubusayo Akeredolu" w:date="2022-07-30T16:55:00Z">
                <w:pPr>
                  <w:jc w:val="center"/>
                </w:pPr>
              </w:pPrChange>
            </w:pPr>
            <w:r>
              <w:rPr>
                <w:lang w:eastAsia="en-US"/>
              </w:rPr>
              <w:t>50.78</w:t>
            </w:r>
          </w:p>
        </w:tc>
        <w:tc>
          <w:tcPr>
            <w:tcW w:w="1735" w:type="dxa"/>
          </w:tcPr>
          <w:p w14:paraId="51521FAA" w14:textId="1AF83006" w:rsidR="00C42C17" w:rsidRDefault="00C42C17">
            <w:pPr>
              <w:rPr>
                <w:lang w:eastAsia="en-US"/>
              </w:rPr>
              <w:pPrChange w:id="932" w:author="Olubusayo Akeredolu" w:date="2022-07-30T16:55:00Z">
                <w:pPr>
                  <w:jc w:val="center"/>
                </w:pPr>
              </w:pPrChange>
            </w:pPr>
            <w:r>
              <w:rPr>
                <w:lang w:eastAsia="en-US"/>
              </w:rPr>
              <w:t>57.58</w:t>
            </w:r>
          </w:p>
        </w:tc>
        <w:tc>
          <w:tcPr>
            <w:tcW w:w="1297" w:type="dxa"/>
          </w:tcPr>
          <w:p w14:paraId="47A1D082" w14:textId="27D31A9E" w:rsidR="00C42C17" w:rsidRDefault="00C42C17">
            <w:pPr>
              <w:rPr>
                <w:lang w:eastAsia="en-US"/>
              </w:rPr>
              <w:pPrChange w:id="933" w:author="Olubusayo Akeredolu" w:date="2022-07-30T16:55:00Z">
                <w:pPr>
                  <w:jc w:val="center"/>
                </w:pPr>
              </w:pPrChange>
            </w:pPr>
            <w:r>
              <w:rPr>
                <w:lang w:eastAsia="en-US"/>
              </w:rPr>
              <w:t>Nan</w:t>
            </w:r>
          </w:p>
        </w:tc>
        <w:tc>
          <w:tcPr>
            <w:tcW w:w="1363" w:type="dxa"/>
          </w:tcPr>
          <w:p w14:paraId="26001ABF" w14:textId="49BD9747" w:rsidR="00C42C17" w:rsidRDefault="00C42C17">
            <w:pPr>
              <w:rPr>
                <w:lang w:eastAsia="en-US"/>
              </w:rPr>
              <w:pPrChange w:id="934" w:author="Olubusayo Akeredolu" w:date="2022-07-30T16:55:00Z">
                <w:pPr>
                  <w:jc w:val="center"/>
                </w:pPr>
              </w:pPrChange>
            </w:pPr>
            <w:r>
              <w:rPr>
                <w:lang w:eastAsia="en-US"/>
              </w:rPr>
              <w:t>-</w:t>
            </w:r>
          </w:p>
        </w:tc>
      </w:tr>
      <w:tr w:rsidR="0032555C" w14:paraId="1D82C386" w14:textId="77777777" w:rsidTr="00805E2B">
        <w:trPr>
          <w:trHeight w:val="475"/>
        </w:trPr>
        <w:tc>
          <w:tcPr>
            <w:tcW w:w="2830" w:type="dxa"/>
          </w:tcPr>
          <w:p w14:paraId="2E53C2A1" w14:textId="77777777" w:rsidR="0032555C" w:rsidRDefault="0032555C" w:rsidP="00B76D98">
            <w:pPr>
              <w:rPr>
                <w:lang w:eastAsia="en-US"/>
              </w:rPr>
            </w:pPr>
            <w:r>
              <w:rPr>
                <w:lang w:eastAsia="en-US"/>
              </w:rPr>
              <w:t>LSTM with ReLu</w:t>
            </w:r>
          </w:p>
        </w:tc>
        <w:tc>
          <w:tcPr>
            <w:tcW w:w="1809" w:type="dxa"/>
          </w:tcPr>
          <w:p w14:paraId="5E5E766C" w14:textId="48D7A758" w:rsidR="0032555C" w:rsidRDefault="008E5826">
            <w:pPr>
              <w:rPr>
                <w:lang w:eastAsia="en-US"/>
              </w:rPr>
              <w:pPrChange w:id="935" w:author="Olubusayo Akeredolu" w:date="2022-07-30T16:55:00Z">
                <w:pPr>
                  <w:jc w:val="center"/>
                </w:pPr>
              </w:pPrChange>
            </w:pPr>
            <w:r>
              <w:rPr>
                <w:lang w:eastAsia="en-US"/>
              </w:rPr>
              <w:t>56.25</w:t>
            </w:r>
          </w:p>
        </w:tc>
        <w:tc>
          <w:tcPr>
            <w:tcW w:w="1735" w:type="dxa"/>
          </w:tcPr>
          <w:p w14:paraId="283F7BC4" w14:textId="36945D96" w:rsidR="0032555C" w:rsidRDefault="008E5826">
            <w:pPr>
              <w:rPr>
                <w:lang w:eastAsia="en-US"/>
              </w:rPr>
              <w:pPrChange w:id="936" w:author="Olubusayo Akeredolu" w:date="2022-07-30T16:55:00Z">
                <w:pPr>
                  <w:jc w:val="center"/>
                </w:pPr>
              </w:pPrChange>
            </w:pPr>
            <w:r>
              <w:rPr>
                <w:lang w:eastAsia="en-US"/>
              </w:rPr>
              <w:t>75.76</w:t>
            </w:r>
          </w:p>
        </w:tc>
        <w:tc>
          <w:tcPr>
            <w:tcW w:w="1297" w:type="dxa"/>
          </w:tcPr>
          <w:p w14:paraId="7A56A19B" w14:textId="6C6F6561" w:rsidR="0032555C" w:rsidRDefault="001F3E38">
            <w:pPr>
              <w:rPr>
                <w:lang w:eastAsia="en-US"/>
              </w:rPr>
              <w:pPrChange w:id="937" w:author="Olubusayo Akeredolu" w:date="2022-07-30T16:55:00Z">
                <w:pPr>
                  <w:jc w:val="center"/>
                </w:pPr>
              </w:pPrChange>
            </w:pPr>
            <w:r>
              <w:rPr>
                <w:lang w:eastAsia="en-US"/>
              </w:rPr>
              <w:t>4.05</w:t>
            </w:r>
          </w:p>
        </w:tc>
        <w:tc>
          <w:tcPr>
            <w:tcW w:w="1363" w:type="dxa"/>
          </w:tcPr>
          <w:p w14:paraId="7779A8EC" w14:textId="266EC677" w:rsidR="0032555C" w:rsidRDefault="00C844A9">
            <w:pPr>
              <w:rPr>
                <w:lang w:eastAsia="en-US"/>
              </w:rPr>
              <w:pPrChange w:id="938" w:author="Olubusayo Akeredolu" w:date="2022-07-30T16:55:00Z">
                <w:pPr>
                  <w:jc w:val="center"/>
                </w:pPr>
              </w:pPrChange>
            </w:pPr>
            <w:r>
              <w:rPr>
                <w:lang w:eastAsia="en-US"/>
              </w:rPr>
              <w:t>3.33</w:t>
            </w:r>
          </w:p>
        </w:tc>
      </w:tr>
      <w:tr w:rsidR="0032555C" w14:paraId="5508DA35" w14:textId="77777777" w:rsidTr="00805E2B">
        <w:trPr>
          <w:trHeight w:val="455"/>
        </w:trPr>
        <w:tc>
          <w:tcPr>
            <w:tcW w:w="2830" w:type="dxa"/>
          </w:tcPr>
          <w:p w14:paraId="3C93BF26" w14:textId="77777777" w:rsidR="0032555C" w:rsidRDefault="0032555C" w:rsidP="00B76D98">
            <w:pPr>
              <w:rPr>
                <w:lang w:eastAsia="en-US"/>
              </w:rPr>
            </w:pPr>
            <w:r>
              <w:rPr>
                <w:lang w:eastAsia="en-US"/>
              </w:rPr>
              <w:t>LSTM with Tanh</w:t>
            </w:r>
          </w:p>
        </w:tc>
        <w:tc>
          <w:tcPr>
            <w:tcW w:w="1809" w:type="dxa"/>
          </w:tcPr>
          <w:p w14:paraId="0B18FBFC" w14:textId="7CEB42EF" w:rsidR="0032555C" w:rsidRDefault="00480AD9">
            <w:pPr>
              <w:rPr>
                <w:lang w:eastAsia="en-US"/>
              </w:rPr>
              <w:pPrChange w:id="939" w:author="Olubusayo Akeredolu" w:date="2022-07-30T16:55:00Z">
                <w:pPr>
                  <w:jc w:val="center"/>
                </w:pPr>
              </w:pPrChange>
            </w:pPr>
            <w:r>
              <w:rPr>
                <w:lang w:eastAsia="en-US"/>
              </w:rPr>
              <w:t>60.94</w:t>
            </w:r>
          </w:p>
        </w:tc>
        <w:tc>
          <w:tcPr>
            <w:tcW w:w="1735" w:type="dxa"/>
          </w:tcPr>
          <w:p w14:paraId="67A85DF6" w14:textId="4471DA3A" w:rsidR="0032555C" w:rsidRDefault="00480AD9">
            <w:pPr>
              <w:rPr>
                <w:lang w:eastAsia="en-US"/>
              </w:rPr>
              <w:pPrChange w:id="940" w:author="Olubusayo Akeredolu" w:date="2022-07-30T16:55:00Z">
                <w:pPr>
                  <w:jc w:val="center"/>
                </w:pPr>
              </w:pPrChange>
            </w:pPr>
            <w:r>
              <w:rPr>
                <w:lang w:eastAsia="en-US"/>
              </w:rPr>
              <w:t>70.00</w:t>
            </w:r>
          </w:p>
        </w:tc>
        <w:tc>
          <w:tcPr>
            <w:tcW w:w="1297" w:type="dxa"/>
          </w:tcPr>
          <w:p w14:paraId="72A94615" w14:textId="0D78831A" w:rsidR="0032555C" w:rsidRDefault="00C844A9">
            <w:pPr>
              <w:rPr>
                <w:lang w:eastAsia="en-US"/>
              </w:rPr>
              <w:pPrChange w:id="941" w:author="Olubusayo Akeredolu" w:date="2022-07-30T16:55:00Z">
                <w:pPr>
                  <w:jc w:val="center"/>
                </w:pPr>
              </w:pPrChange>
            </w:pPr>
            <w:r>
              <w:rPr>
                <w:lang w:eastAsia="en-US"/>
              </w:rPr>
              <w:t>2..01</w:t>
            </w:r>
          </w:p>
        </w:tc>
        <w:tc>
          <w:tcPr>
            <w:tcW w:w="1363" w:type="dxa"/>
          </w:tcPr>
          <w:p w14:paraId="0F4F01DB" w14:textId="7C27063E" w:rsidR="0032555C" w:rsidRDefault="00F9560F">
            <w:pPr>
              <w:rPr>
                <w:lang w:eastAsia="en-US"/>
              </w:rPr>
              <w:pPrChange w:id="942" w:author="Olubusayo Akeredolu" w:date="2022-07-30T16:55:00Z">
                <w:pPr>
                  <w:jc w:val="center"/>
                </w:pPr>
              </w:pPrChange>
            </w:pPr>
            <w:r>
              <w:rPr>
                <w:lang w:eastAsia="en-US"/>
              </w:rPr>
              <w:t>2.49</w:t>
            </w:r>
          </w:p>
        </w:tc>
      </w:tr>
      <w:tr w:rsidR="0032555C" w14:paraId="0061374C" w14:textId="77777777" w:rsidTr="00805E2B">
        <w:trPr>
          <w:trHeight w:val="455"/>
        </w:trPr>
        <w:tc>
          <w:tcPr>
            <w:tcW w:w="2830" w:type="dxa"/>
          </w:tcPr>
          <w:p w14:paraId="4FA7FFDD" w14:textId="77777777" w:rsidR="0032555C" w:rsidRDefault="0032555C" w:rsidP="00B76D98">
            <w:pPr>
              <w:rPr>
                <w:lang w:eastAsia="en-US"/>
              </w:rPr>
            </w:pPr>
            <w:r>
              <w:rPr>
                <w:lang w:eastAsia="en-US"/>
              </w:rPr>
              <w:t>LSTM with SoftMax</w:t>
            </w:r>
          </w:p>
        </w:tc>
        <w:tc>
          <w:tcPr>
            <w:tcW w:w="1809" w:type="dxa"/>
          </w:tcPr>
          <w:p w14:paraId="7B0FAE9A" w14:textId="7D40681C" w:rsidR="0032555C" w:rsidRDefault="00F9560F">
            <w:pPr>
              <w:rPr>
                <w:lang w:eastAsia="en-US"/>
              </w:rPr>
              <w:pPrChange w:id="943" w:author="Olubusayo Akeredolu" w:date="2022-07-30T16:55:00Z">
                <w:pPr>
                  <w:jc w:val="center"/>
                </w:pPr>
              </w:pPrChange>
            </w:pPr>
            <w:r>
              <w:rPr>
                <w:lang w:eastAsia="en-US"/>
              </w:rPr>
              <w:t>72.66</w:t>
            </w:r>
          </w:p>
        </w:tc>
        <w:tc>
          <w:tcPr>
            <w:tcW w:w="1735" w:type="dxa"/>
          </w:tcPr>
          <w:p w14:paraId="56FF84B8" w14:textId="11A0DFDB" w:rsidR="0032555C" w:rsidRDefault="00F9560F">
            <w:pPr>
              <w:rPr>
                <w:lang w:eastAsia="en-US"/>
              </w:rPr>
              <w:pPrChange w:id="944" w:author="Olubusayo Akeredolu" w:date="2022-07-30T16:55:00Z">
                <w:pPr>
                  <w:jc w:val="center"/>
                </w:pPr>
              </w:pPrChange>
            </w:pPr>
            <w:r>
              <w:rPr>
                <w:lang w:eastAsia="en-US"/>
              </w:rPr>
              <w:t>63.64</w:t>
            </w:r>
          </w:p>
        </w:tc>
        <w:tc>
          <w:tcPr>
            <w:tcW w:w="1297" w:type="dxa"/>
          </w:tcPr>
          <w:p w14:paraId="6B63638A" w14:textId="067E34AA" w:rsidR="0032555C" w:rsidRDefault="00F9560F">
            <w:pPr>
              <w:rPr>
                <w:lang w:eastAsia="en-US"/>
              </w:rPr>
              <w:pPrChange w:id="945" w:author="Olubusayo Akeredolu" w:date="2022-07-30T16:55:00Z">
                <w:pPr>
                  <w:jc w:val="center"/>
                </w:pPr>
              </w:pPrChange>
            </w:pPr>
            <w:r>
              <w:rPr>
                <w:lang w:eastAsia="en-US"/>
              </w:rPr>
              <w:t>0.53</w:t>
            </w:r>
          </w:p>
        </w:tc>
        <w:tc>
          <w:tcPr>
            <w:tcW w:w="1363" w:type="dxa"/>
          </w:tcPr>
          <w:p w14:paraId="04580545" w14:textId="092BBC52" w:rsidR="0032555C" w:rsidRDefault="00F9560F">
            <w:pPr>
              <w:rPr>
                <w:lang w:eastAsia="en-US"/>
              </w:rPr>
              <w:pPrChange w:id="946" w:author="Olubusayo Akeredolu" w:date="2022-07-30T16:55:00Z">
                <w:pPr>
                  <w:jc w:val="center"/>
                </w:pPr>
              </w:pPrChange>
            </w:pPr>
            <w:r>
              <w:rPr>
                <w:lang w:eastAsia="en-US"/>
              </w:rPr>
              <w:t>0.64</w:t>
            </w:r>
          </w:p>
        </w:tc>
      </w:tr>
      <w:tr w:rsidR="0032555C" w14:paraId="454900F7" w14:textId="77777777" w:rsidTr="00805E2B">
        <w:trPr>
          <w:trHeight w:val="455"/>
        </w:trPr>
        <w:tc>
          <w:tcPr>
            <w:tcW w:w="2830" w:type="dxa"/>
          </w:tcPr>
          <w:p w14:paraId="2C9318C1" w14:textId="77777777" w:rsidR="0032555C" w:rsidRDefault="0032555C" w:rsidP="00B76D98">
            <w:pPr>
              <w:rPr>
                <w:lang w:eastAsia="en-US"/>
              </w:rPr>
            </w:pPr>
            <w:r>
              <w:rPr>
                <w:lang w:eastAsia="en-US"/>
              </w:rPr>
              <w:t>LSTM with Sigmoid</w:t>
            </w:r>
          </w:p>
        </w:tc>
        <w:tc>
          <w:tcPr>
            <w:tcW w:w="1809" w:type="dxa"/>
          </w:tcPr>
          <w:p w14:paraId="22297C28" w14:textId="753B8DA1" w:rsidR="0032555C" w:rsidRDefault="00480AD9">
            <w:pPr>
              <w:rPr>
                <w:lang w:eastAsia="en-US"/>
              </w:rPr>
              <w:pPrChange w:id="947" w:author="Olubusayo Akeredolu" w:date="2022-07-30T16:55:00Z">
                <w:pPr>
                  <w:jc w:val="center"/>
                </w:pPr>
              </w:pPrChange>
            </w:pPr>
            <w:r>
              <w:rPr>
                <w:lang w:eastAsia="en-US"/>
              </w:rPr>
              <w:t>77.34</w:t>
            </w:r>
          </w:p>
        </w:tc>
        <w:tc>
          <w:tcPr>
            <w:tcW w:w="1735" w:type="dxa"/>
          </w:tcPr>
          <w:p w14:paraId="32FF8F3F" w14:textId="243A2182" w:rsidR="0032555C" w:rsidRDefault="00484A1F">
            <w:pPr>
              <w:rPr>
                <w:lang w:eastAsia="en-US"/>
              </w:rPr>
              <w:pPrChange w:id="948" w:author="Olubusayo Akeredolu" w:date="2022-07-30T16:55:00Z">
                <w:pPr>
                  <w:jc w:val="center"/>
                </w:pPr>
              </w:pPrChange>
            </w:pPr>
            <w:r>
              <w:rPr>
                <w:lang w:eastAsia="en-US"/>
              </w:rPr>
              <w:t>70.00</w:t>
            </w:r>
          </w:p>
        </w:tc>
        <w:tc>
          <w:tcPr>
            <w:tcW w:w="1297" w:type="dxa"/>
          </w:tcPr>
          <w:p w14:paraId="288944FA" w14:textId="397BA111" w:rsidR="0032555C" w:rsidRDefault="00484A1F">
            <w:pPr>
              <w:rPr>
                <w:lang w:eastAsia="en-US"/>
              </w:rPr>
              <w:pPrChange w:id="949" w:author="Olubusayo Akeredolu" w:date="2022-07-30T16:55:00Z">
                <w:pPr>
                  <w:jc w:val="center"/>
                </w:pPr>
              </w:pPrChange>
            </w:pPr>
            <w:r>
              <w:rPr>
                <w:lang w:eastAsia="en-US"/>
              </w:rPr>
              <w:t>0.50</w:t>
            </w:r>
          </w:p>
        </w:tc>
        <w:tc>
          <w:tcPr>
            <w:tcW w:w="1363" w:type="dxa"/>
          </w:tcPr>
          <w:p w14:paraId="5ABABF67" w14:textId="788962D9" w:rsidR="0032555C" w:rsidRDefault="00E50E34">
            <w:pPr>
              <w:rPr>
                <w:lang w:eastAsia="en-US"/>
              </w:rPr>
              <w:pPrChange w:id="950" w:author="Olubusayo Akeredolu" w:date="2022-07-30T16:55:00Z">
                <w:pPr>
                  <w:jc w:val="center"/>
                </w:pPr>
              </w:pPrChange>
            </w:pPr>
            <w:r>
              <w:rPr>
                <w:lang w:eastAsia="en-US"/>
              </w:rPr>
              <w:t>0.56</w:t>
            </w:r>
          </w:p>
        </w:tc>
      </w:tr>
      <w:tr w:rsidR="0032555C" w14:paraId="5E43B8F7" w14:textId="77777777" w:rsidTr="00805E2B">
        <w:trPr>
          <w:trHeight w:val="455"/>
        </w:trPr>
        <w:tc>
          <w:tcPr>
            <w:tcW w:w="2830" w:type="dxa"/>
          </w:tcPr>
          <w:p w14:paraId="1CB6E298" w14:textId="77777777" w:rsidR="0032555C" w:rsidRDefault="0032555C" w:rsidP="00B76D98">
            <w:pPr>
              <w:rPr>
                <w:lang w:eastAsia="en-US"/>
              </w:rPr>
            </w:pPr>
            <w:r>
              <w:rPr>
                <w:lang w:eastAsia="en-US"/>
              </w:rPr>
              <w:t>GRU with ReLu</w:t>
            </w:r>
          </w:p>
        </w:tc>
        <w:tc>
          <w:tcPr>
            <w:tcW w:w="1809" w:type="dxa"/>
          </w:tcPr>
          <w:p w14:paraId="2F1F930C" w14:textId="6EE161C4" w:rsidR="0032555C" w:rsidRDefault="00EC4F0B">
            <w:pPr>
              <w:rPr>
                <w:lang w:eastAsia="en-US"/>
              </w:rPr>
              <w:pPrChange w:id="951" w:author="Olubusayo Akeredolu" w:date="2022-07-30T16:55:00Z">
                <w:pPr>
                  <w:jc w:val="center"/>
                </w:pPr>
              </w:pPrChange>
            </w:pPr>
            <w:r>
              <w:rPr>
                <w:lang w:eastAsia="en-US"/>
              </w:rPr>
              <w:t>71.88</w:t>
            </w:r>
          </w:p>
        </w:tc>
        <w:tc>
          <w:tcPr>
            <w:tcW w:w="1735" w:type="dxa"/>
          </w:tcPr>
          <w:p w14:paraId="17289D0A" w14:textId="19921250" w:rsidR="0032555C" w:rsidRDefault="00EC4F0B">
            <w:pPr>
              <w:rPr>
                <w:lang w:eastAsia="en-US"/>
              </w:rPr>
              <w:pPrChange w:id="952" w:author="Olubusayo Akeredolu" w:date="2022-07-30T16:55:00Z">
                <w:pPr>
                  <w:jc w:val="center"/>
                </w:pPr>
              </w:pPrChange>
            </w:pPr>
            <w:r>
              <w:rPr>
                <w:lang w:eastAsia="en-US"/>
              </w:rPr>
              <w:t>66.67</w:t>
            </w:r>
          </w:p>
        </w:tc>
        <w:tc>
          <w:tcPr>
            <w:tcW w:w="1297" w:type="dxa"/>
          </w:tcPr>
          <w:p w14:paraId="5B5DCFE6" w14:textId="323FED23" w:rsidR="0032555C" w:rsidRDefault="007E4AAE">
            <w:pPr>
              <w:rPr>
                <w:lang w:eastAsia="en-US"/>
              </w:rPr>
              <w:pPrChange w:id="953" w:author="Olubusayo Akeredolu" w:date="2022-07-30T16:55:00Z">
                <w:pPr>
                  <w:jc w:val="center"/>
                </w:pPr>
              </w:pPrChange>
            </w:pPr>
            <w:r>
              <w:rPr>
                <w:lang w:eastAsia="en-US"/>
              </w:rPr>
              <w:t>0.62</w:t>
            </w:r>
          </w:p>
        </w:tc>
        <w:tc>
          <w:tcPr>
            <w:tcW w:w="1363" w:type="dxa"/>
          </w:tcPr>
          <w:p w14:paraId="736AAA3A" w14:textId="4F9CBC76" w:rsidR="0032555C" w:rsidRDefault="007E4AAE">
            <w:pPr>
              <w:rPr>
                <w:lang w:eastAsia="en-US"/>
              </w:rPr>
              <w:pPrChange w:id="954" w:author="Olubusayo Akeredolu" w:date="2022-07-30T16:55:00Z">
                <w:pPr>
                  <w:jc w:val="center"/>
                </w:pPr>
              </w:pPrChange>
            </w:pPr>
            <w:r>
              <w:rPr>
                <w:lang w:eastAsia="en-US"/>
              </w:rPr>
              <w:t>1.48</w:t>
            </w:r>
          </w:p>
        </w:tc>
      </w:tr>
      <w:tr w:rsidR="0032555C" w14:paraId="41867BC0" w14:textId="77777777" w:rsidTr="00805E2B">
        <w:trPr>
          <w:trHeight w:val="455"/>
        </w:trPr>
        <w:tc>
          <w:tcPr>
            <w:tcW w:w="2830" w:type="dxa"/>
          </w:tcPr>
          <w:p w14:paraId="671BCCDF" w14:textId="77777777" w:rsidR="0032555C" w:rsidRDefault="0032555C" w:rsidP="00B76D98">
            <w:pPr>
              <w:rPr>
                <w:lang w:eastAsia="en-US"/>
              </w:rPr>
            </w:pPr>
            <w:r>
              <w:rPr>
                <w:lang w:eastAsia="en-US"/>
              </w:rPr>
              <w:t>GRU with Tanh</w:t>
            </w:r>
          </w:p>
        </w:tc>
        <w:tc>
          <w:tcPr>
            <w:tcW w:w="1809" w:type="dxa"/>
          </w:tcPr>
          <w:p w14:paraId="308F6B7E" w14:textId="28516826" w:rsidR="0032555C" w:rsidRDefault="007E4AAE">
            <w:pPr>
              <w:rPr>
                <w:lang w:eastAsia="en-US"/>
              </w:rPr>
              <w:pPrChange w:id="955" w:author="Olubusayo Akeredolu" w:date="2022-07-30T16:55:00Z">
                <w:pPr>
                  <w:jc w:val="center"/>
                </w:pPr>
              </w:pPrChange>
            </w:pPr>
            <w:r>
              <w:rPr>
                <w:lang w:eastAsia="en-US"/>
              </w:rPr>
              <w:t>53.12</w:t>
            </w:r>
          </w:p>
        </w:tc>
        <w:tc>
          <w:tcPr>
            <w:tcW w:w="1735" w:type="dxa"/>
          </w:tcPr>
          <w:p w14:paraId="009D4684" w14:textId="612392DC" w:rsidR="0032555C" w:rsidRDefault="007E4AAE">
            <w:pPr>
              <w:rPr>
                <w:lang w:eastAsia="en-US"/>
              </w:rPr>
              <w:pPrChange w:id="956" w:author="Olubusayo Akeredolu" w:date="2022-07-30T16:55:00Z">
                <w:pPr>
                  <w:jc w:val="center"/>
                </w:pPr>
              </w:pPrChange>
            </w:pPr>
            <w:r>
              <w:rPr>
                <w:lang w:eastAsia="en-US"/>
              </w:rPr>
              <w:t>51.52</w:t>
            </w:r>
          </w:p>
        </w:tc>
        <w:tc>
          <w:tcPr>
            <w:tcW w:w="1297" w:type="dxa"/>
          </w:tcPr>
          <w:p w14:paraId="1AD18D13" w14:textId="71C50C95" w:rsidR="0032555C" w:rsidRDefault="007E4AAE">
            <w:pPr>
              <w:rPr>
                <w:lang w:eastAsia="en-US"/>
              </w:rPr>
              <w:pPrChange w:id="957" w:author="Olubusayo Akeredolu" w:date="2022-07-30T16:55:00Z">
                <w:pPr>
                  <w:jc w:val="center"/>
                </w:pPr>
              </w:pPrChange>
            </w:pPr>
            <w:r>
              <w:rPr>
                <w:lang w:eastAsia="en-US"/>
              </w:rPr>
              <w:t>0.67</w:t>
            </w:r>
          </w:p>
        </w:tc>
        <w:tc>
          <w:tcPr>
            <w:tcW w:w="1363" w:type="dxa"/>
          </w:tcPr>
          <w:p w14:paraId="39026F9E" w14:textId="7F820755" w:rsidR="0032555C" w:rsidRDefault="007E4AAE">
            <w:pPr>
              <w:rPr>
                <w:lang w:eastAsia="en-US"/>
              </w:rPr>
              <w:pPrChange w:id="958" w:author="Olubusayo Akeredolu" w:date="2022-07-30T16:55:00Z">
                <w:pPr>
                  <w:jc w:val="center"/>
                </w:pPr>
              </w:pPrChange>
            </w:pPr>
            <w:r>
              <w:rPr>
                <w:lang w:eastAsia="en-US"/>
              </w:rPr>
              <w:t>0.92</w:t>
            </w:r>
          </w:p>
        </w:tc>
      </w:tr>
      <w:tr w:rsidR="0032555C" w14:paraId="44C9AA62" w14:textId="77777777" w:rsidTr="00805E2B">
        <w:trPr>
          <w:trHeight w:val="455"/>
        </w:trPr>
        <w:tc>
          <w:tcPr>
            <w:tcW w:w="2830" w:type="dxa"/>
          </w:tcPr>
          <w:p w14:paraId="5F463C9B" w14:textId="77777777" w:rsidR="0032555C" w:rsidRDefault="0032555C" w:rsidP="00B76D98">
            <w:pPr>
              <w:rPr>
                <w:lang w:eastAsia="en-US"/>
              </w:rPr>
            </w:pPr>
            <w:r>
              <w:rPr>
                <w:lang w:eastAsia="en-US"/>
              </w:rPr>
              <w:t>GRU with SoftMax</w:t>
            </w:r>
          </w:p>
        </w:tc>
        <w:tc>
          <w:tcPr>
            <w:tcW w:w="1809" w:type="dxa"/>
          </w:tcPr>
          <w:p w14:paraId="248FE791" w14:textId="6B8EEC66" w:rsidR="0032555C" w:rsidRDefault="00C30DB2">
            <w:pPr>
              <w:rPr>
                <w:lang w:eastAsia="en-US"/>
              </w:rPr>
              <w:pPrChange w:id="959" w:author="Olubusayo Akeredolu" w:date="2022-07-30T16:55:00Z">
                <w:pPr>
                  <w:jc w:val="center"/>
                </w:pPr>
              </w:pPrChange>
            </w:pPr>
            <w:r>
              <w:rPr>
                <w:lang w:eastAsia="en-US"/>
              </w:rPr>
              <w:t>74.22</w:t>
            </w:r>
          </w:p>
        </w:tc>
        <w:tc>
          <w:tcPr>
            <w:tcW w:w="1735" w:type="dxa"/>
          </w:tcPr>
          <w:p w14:paraId="62DC8BE2" w14:textId="37DFD734" w:rsidR="0032555C" w:rsidRDefault="00C30DB2">
            <w:pPr>
              <w:rPr>
                <w:lang w:eastAsia="en-US"/>
              </w:rPr>
              <w:pPrChange w:id="960" w:author="Olubusayo Akeredolu" w:date="2022-07-30T16:55:00Z">
                <w:pPr>
                  <w:jc w:val="center"/>
                </w:pPr>
              </w:pPrChange>
            </w:pPr>
            <w:r>
              <w:rPr>
                <w:lang w:eastAsia="en-US"/>
              </w:rPr>
              <w:t>60.61</w:t>
            </w:r>
          </w:p>
        </w:tc>
        <w:tc>
          <w:tcPr>
            <w:tcW w:w="1297" w:type="dxa"/>
          </w:tcPr>
          <w:p w14:paraId="14ECE141" w14:textId="31753C5B" w:rsidR="0032555C" w:rsidRDefault="00C30DB2">
            <w:pPr>
              <w:rPr>
                <w:lang w:eastAsia="en-US"/>
              </w:rPr>
              <w:pPrChange w:id="961" w:author="Olubusayo Akeredolu" w:date="2022-07-30T16:55:00Z">
                <w:pPr>
                  <w:jc w:val="center"/>
                </w:pPr>
              </w:pPrChange>
            </w:pPr>
            <w:r>
              <w:rPr>
                <w:lang w:eastAsia="en-US"/>
              </w:rPr>
              <w:t>0.56</w:t>
            </w:r>
          </w:p>
        </w:tc>
        <w:tc>
          <w:tcPr>
            <w:tcW w:w="1363" w:type="dxa"/>
          </w:tcPr>
          <w:p w14:paraId="78C31B3F" w14:textId="578E68CA" w:rsidR="0032555C" w:rsidRDefault="00C30DB2">
            <w:pPr>
              <w:rPr>
                <w:lang w:eastAsia="en-US"/>
              </w:rPr>
              <w:pPrChange w:id="962" w:author="Olubusayo Akeredolu" w:date="2022-07-30T16:55:00Z">
                <w:pPr>
                  <w:jc w:val="center"/>
                </w:pPr>
              </w:pPrChange>
            </w:pPr>
            <w:r>
              <w:rPr>
                <w:lang w:eastAsia="en-US"/>
              </w:rPr>
              <w:t>0.69</w:t>
            </w:r>
          </w:p>
        </w:tc>
      </w:tr>
      <w:tr w:rsidR="0032555C" w14:paraId="3F1E7B3F" w14:textId="77777777" w:rsidTr="00805E2B">
        <w:trPr>
          <w:trHeight w:val="455"/>
        </w:trPr>
        <w:tc>
          <w:tcPr>
            <w:tcW w:w="2830" w:type="dxa"/>
          </w:tcPr>
          <w:p w14:paraId="079A4A3F" w14:textId="77777777" w:rsidR="0032555C" w:rsidRDefault="0032555C" w:rsidP="00B76D98">
            <w:pPr>
              <w:rPr>
                <w:lang w:eastAsia="en-US"/>
              </w:rPr>
            </w:pPr>
            <w:r>
              <w:rPr>
                <w:lang w:eastAsia="en-US"/>
              </w:rPr>
              <w:t>GRU with Sigmoid</w:t>
            </w:r>
          </w:p>
        </w:tc>
        <w:tc>
          <w:tcPr>
            <w:tcW w:w="1809" w:type="dxa"/>
          </w:tcPr>
          <w:p w14:paraId="451F01CB" w14:textId="5A384F19" w:rsidR="0032555C" w:rsidRDefault="008D139E">
            <w:pPr>
              <w:rPr>
                <w:lang w:eastAsia="en-US"/>
              </w:rPr>
              <w:pPrChange w:id="963" w:author="Olubusayo Akeredolu" w:date="2022-07-30T16:55:00Z">
                <w:pPr>
                  <w:jc w:val="center"/>
                </w:pPr>
              </w:pPrChange>
            </w:pPr>
            <w:r>
              <w:rPr>
                <w:lang w:eastAsia="en-US"/>
              </w:rPr>
              <w:t>76.56</w:t>
            </w:r>
          </w:p>
        </w:tc>
        <w:tc>
          <w:tcPr>
            <w:tcW w:w="1735" w:type="dxa"/>
          </w:tcPr>
          <w:p w14:paraId="4C7EF990" w14:textId="3E15411F" w:rsidR="0032555C" w:rsidRDefault="008D139E">
            <w:pPr>
              <w:rPr>
                <w:lang w:eastAsia="en-US"/>
              </w:rPr>
              <w:pPrChange w:id="964" w:author="Olubusayo Akeredolu" w:date="2022-07-30T16:55:00Z">
                <w:pPr>
                  <w:jc w:val="center"/>
                </w:pPr>
              </w:pPrChange>
            </w:pPr>
            <w:r>
              <w:rPr>
                <w:lang w:eastAsia="en-US"/>
              </w:rPr>
              <w:t>75.76</w:t>
            </w:r>
          </w:p>
        </w:tc>
        <w:tc>
          <w:tcPr>
            <w:tcW w:w="1297" w:type="dxa"/>
          </w:tcPr>
          <w:p w14:paraId="28049A1E" w14:textId="0C0BD360" w:rsidR="0032555C" w:rsidRDefault="008D139E">
            <w:pPr>
              <w:rPr>
                <w:lang w:eastAsia="en-US"/>
              </w:rPr>
              <w:pPrChange w:id="965" w:author="Olubusayo Akeredolu" w:date="2022-07-30T16:55:00Z">
                <w:pPr>
                  <w:jc w:val="center"/>
                </w:pPr>
              </w:pPrChange>
            </w:pPr>
            <w:r>
              <w:rPr>
                <w:lang w:eastAsia="en-US"/>
              </w:rPr>
              <w:t>0.53</w:t>
            </w:r>
          </w:p>
        </w:tc>
        <w:tc>
          <w:tcPr>
            <w:tcW w:w="1363" w:type="dxa"/>
          </w:tcPr>
          <w:p w14:paraId="37656DE8" w14:textId="1CC19D33" w:rsidR="0032555C" w:rsidRDefault="008D139E">
            <w:pPr>
              <w:rPr>
                <w:lang w:eastAsia="en-US"/>
              </w:rPr>
              <w:pPrChange w:id="966" w:author="Olubusayo Akeredolu" w:date="2022-07-30T16:55:00Z">
                <w:pPr>
                  <w:jc w:val="center"/>
                </w:pPr>
              </w:pPrChange>
            </w:pPr>
            <w:r>
              <w:rPr>
                <w:lang w:eastAsia="en-US"/>
              </w:rPr>
              <w:t>0.57</w:t>
            </w:r>
          </w:p>
        </w:tc>
      </w:tr>
      <w:tr w:rsidR="0032555C" w14:paraId="4E8BEC92" w14:textId="77777777" w:rsidTr="00805E2B">
        <w:trPr>
          <w:trHeight w:val="455"/>
        </w:trPr>
        <w:tc>
          <w:tcPr>
            <w:tcW w:w="2830" w:type="dxa"/>
          </w:tcPr>
          <w:p w14:paraId="0F6AEF17" w14:textId="77777777" w:rsidR="0032555C" w:rsidRDefault="0032555C" w:rsidP="00B76D98">
            <w:pPr>
              <w:rPr>
                <w:lang w:eastAsia="en-US"/>
              </w:rPr>
            </w:pPr>
            <w:r>
              <w:rPr>
                <w:lang w:eastAsia="en-US"/>
              </w:rPr>
              <w:t>SRNN with ReLu</w:t>
            </w:r>
          </w:p>
        </w:tc>
        <w:tc>
          <w:tcPr>
            <w:tcW w:w="1809" w:type="dxa"/>
          </w:tcPr>
          <w:p w14:paraId="1462F89C" w14:textId="2A006684" w:rsidR="0032555C" w:rsidRDefault="008F7CCB">
            <w:pPr>
              <w:rPr>
                <w:lang w:eastAsia="en-US"/>
              </w:rPr>
              <w:pPrChange w:id="967" w:author="Olubusayo Akeredolu" w:date="2022-07-30T16:55:00Z">
                <w:pPr>
                  <w:jc w:val="center"/>
                </w:pPr>
              </w:pPrChange>
            </w:pPr>
            <w:r>
              <w:rPr>
                <w:lang w:eastAsia="en-US"/>
              </w:rPr>
              <w:t>61.72</w:t>
            </w:r>
          </w:p>
        </w:tc>
        <w:tc>
          <w:tcPr>
            <w:tcW w:w="1735" w:type="dxa"/>
          </w:tcPr>
          <w:p w14:paraId="6E56EF70" w14:textId="13189506" w:rsidR="0032555C" w:rsidRDefault="008F7CCB">
            <w:pPr>
              <w:rPr>
                <w:lang w:eastAsia="en-US"/>
              </w:rPr>
              <w:pPrChange w:id="968" w:author="Olubusayo Akeredolu" w:date="2022-07-30T16:55:00Z">
                <w:pPr>
                  <w:jc w:val="center"/>
                </w:pPr>
              </w:pPrChange>
            </w:pPr>
            <w:r>
              <w:rPr>
                <w:lang w:eastAsia="en-US"/>
              </w:rPr>
              <w:t>48.48</w:t>
            </w:r>
          </w:p>
        </w:tc>
        <w:tc>
          <w:tcPr>
            <w:tcW w:w="1297" w:type="dxa"/>
          </w:tcPr>
          <w:p w14:paraId="007CA191" w14:textId="321BC2E4" w:rsidR="0032555C" w:rsidRDefault="000B2C7F">
            <w:pPr>
              <w:rPr>
                <w:lang w:eastAsia="en-US"/>
              </w:rPr>
              <w:pPrChange w:id="969" w:author="Olubusayo Akeredolu" w:date="2022-07-30T16:55:00Z">
                <w:pPr>
                  <w:jc w:val="center"/>
                </w:pPr>
              </w:pPrChange>
            </w:pPr>
            <w:r>
              <w:rPr>
                <w:lang w:eastAsia="en-US"/>
              </w:rPr>
              <w:t>4.32</w:t>
            </w:r>
          </w:p>
        </w:tc>
        <w:tc>
          <w:tcPr>
            <w:tcW w:w="1363" w:type="dxa"/>
          </w:tcPr>
          <w:p w14:paraId="135B8E7A" w14:textId="512FE5C0" w:rsidR="0032555C" w:rsidRDefault="000B2C7F">
            <w:pPr>
              <w:rPr>
                <w:lang w:eastAsia="en-US"/>
              </w:rPr>
              <w:pPrChange w:id="970" w:author="Olubusayo Akeredolu" w:date="2022-07-30T16:55:00Z">
                <w:pPr>
                  <w:jc w:val="center"/>
                </w:pPr>
              </w:pPrChange>
            </w:pPr>
            <w:r>
              <w:rPr>
                <w:lang w:eastAsia="en-US"/>
              </w:rPr>
              <w:t>5.63</w:t>
            </w:r>
          </w:p>
        </w:tc>
      </w:tr>
      <w:tr w:rsidR="0032555C" w14:paraId="0D62FA6A" w14:textId="77777777" w:rsidTr="00805E2B">
        <w:trPr>
          <w:trHeight w:val="455"/>
        </w:trPr>
        <w:tc>
          <w:tcPr>
            <w:tcW w:w="2830" w:type="dxa"/>
          </w:tcPr>
          <w:p w14:paraId="68FF736E" w14:textId="77777777" w:rsidR="0032555C" w:rsidRDefault="0032555C" w:rsidP="00B76D98">
            <w:pPr>
              <w:rPr>
                <w:lang w:eastAsia="en-US"/>
              </w:rPr>
            </w:pPr>
            <w:r>
              <w:rPr>
                <w:lang w:eastAsia="en-US"/>
              </w:rPr>
              <w:t>SRNN with Tanh</w:t>
            </w:r>
          </w:p>
        </w:tc>
        <w:tc>
          <w:tcPr>
            <w:tcW w:w="1809" w:type="dxa"/>
          </w:tcPr>
          <w:p w14:paraId="2AFC2D5C" w14:textId="003ADD19" w:rsidR="0032555C" w:rsidRDefault="000B2C7F">
            <w:pPr>
              <w:rPr>
                <w:lang w:eastAsia="en-US"/>
              </w:rPr>
              <w:pPrChange w:id="971" w:author="Olubusayo Akeredolu" w:date="2022-07-30T16:55:00Z">
                <w:pPr>
                  <w:jc w:val="center"/>
                </w:pPr>
              </w:pPrChange>
            </w:pPr>
            <w:r>
              <w:rPr>
                <w:lang w:eastAsia="en-US"/>
              </w:rPr>
              <w:t>71.09</w:t>
            </w:r>
          </w:p>
        </w:tc>
        <w:tc>
          <w:tcPr>
            <w:tcW w:w="1735" w:type="dxa"/>
          </w:tcPr>
          <w:p w14:paraId="67C6ECAA" w14:textId="5F47AB3D" w:rsidR="0032555C" w:rsidRDefault="000B2C7F">
            <w:pPr>
              <w:rPr>
                <w:lang w:eastAsia="en-US"/>
              </w:rPr>
              <w:pPrChange w:id="972" w:author="Olubusayo Akeredolu" w:date="2022-07-30T16:55:00Z">
                <w:pPr>
                  <w:jc w:val="center"/>
                </w:pPr>
              </w:pPrChange>
            </w:pPr>
            <w:r>
              <w:rPr>
                <w:lang w:eastAsia="en-US"/>
              </w:rPr>
              <w:t>66.67</w:t>
            </w:r>
          </w:p>
        </w:tc>
        <w:tc>
          <w:tcPr>
            <w:tcW w:w="1297" w:type="dxa"/>
          </w:tcPr>
          <w:p w14:paraId="18B8399D" w14:textId="31C0041F" w:rsidR="0032555C" w:rsidRDefault="000B2C7F">
            <w:pPr>
              <w:rPr>
                <w:lang w:eastAsia="en-US"/>
              </w:rPr>
              <w:pPrChange w:id="973" w:author="Olubusayo Akeredolu" w:date="2022-07-30T16:55:00Z">
                <w:pPr>
                  <w:jc w:val="center"/>
                </w:pPr>
              </w:pPrChange>
            </w:pPr>
            <w:r>
              <w:rPr>
                <w:lang w:eastAsia="en-US"/>
              </w:rPr>
              <w:t>1.92</w:t>
            </w:r>
          </w:p>
        </w:tc>
        <w:tc>
          <w:tcPr>
            <w:tcW w:w="1363" w:type="dxa"/>
          </w:tcPr>
          <w:p w14:paraId="49434A66" w14:textId="3A95896E" w:rsidR="0032555C" w:rsidRDefault="000B2C7F">
            <w:pPr>
              <w:rPr>
                <w:lang w:eastAsia="en-US"/>
              </w:rPr>
              <w:pPrChange w:id="974" w:author="Olubusayo Akeredolu" w:date="2022-07-30T16:55:00Z">
                <w:pPr>
                  <w:jc w:val="center"/>
                </w:pPr>
              </w:pPrChange>
            </w:pPr>
            <w:r>
              <w:rPr>
                <w:lang w:eastAsia="en-US"/>
              </w:rPr>
              <w:t>2.54</w:t>
            </w:r>
          </w:p>
        </w:tc>
      </w:tr>
      <w:tr w:rsidR="0032555C" w14:paraId="54C2D07C" w14:textId="77777777" w:rsidTr="00805E2B">
        <w:trPr>
          <w:trHeight w:val="455"/>
        </w:trPr>
        <w:tc>
          <w:tcPr>
            <w:tcW w:w="2830" w:type="dxa"/>
          </w:tcPr>
          <w:p w14:paraId="292D759F" w14:textId="77777777" w:rsidR="0032555C" w:rsidRDefault="0032555C" w:rsidP="00B76D98">
            <w:pPr>
              <w:rPr>
                <w:lang w:eastAsia="en-US"/>
              </w:rPr>
            </w:pPr>
            <w:r>
              <w:rPr>
                <w:lang w:eastAsia="en-US"/>
              </w:rPr>
              <w:t>SRNN with SoftMax</w:t>
            </w:r>
          </w:p>
        </w:tc>
        <w:tc>
          <w:tcPr>
            <w:tcW w:w="1809" w:type="dxa"/>
          </w:tcPr>
          <w:p w14:paraId="500628AE" w14:textId="3B9EFCAD" w:rsidR="0032555C" w:rsidRDefault="0003349A">
            <w:pPr>
              <w:rPr>
                <w:lang w:eastAsia="en-US"/>
              </w:rPr>
              <w:pPrChange w:id="975" w:author="Olubusayo Akeredolu" w:date="2022-07-30T16:55:00Z">
                <w:pPr>
                  <w:jc w:val="center"/>
                </w:pPr>
              </w:pPrChange>
            </w:pPr>
            <w:r>
              <w:rPr>
                <w:lang w:eastAsia="en-US"/>
              </w:rPr>
              <w:t>100</w:t>
            </w:r>
          </w:p>
        </w:tc>
        <w:tc>
          <w:tcPr>
            <w:tcW w:w="1735" w:type="dxa"/>
          </w:tcPr>
          <w:p w14:paraId="7A42286C" w14:textId="26439F27" w:rsidR="0032555C" w:rsidRDefault="0003349A">
            <w:pPr>
              <w:rPr>
                <w:lang w:eastAsia="en-US"/>
              </w:rPr>
              <w:pPrChange w:id="976" w:author="Olubusayo Akeredolu" w:date="2022-07-30T16:55:00Z">
                <w:pPr>
                  <w:jc w:val="center"/>
                </w:pPr>
              </w:pPrChange>
            </w:pPr>
            <w:r>
              <w:rPr>
                <w:lang w:eastAsia="en-US"/>
              </w:rPr>
              <w:t>60.61</w:t>
            </w:r>
          </w:p>
        </w:tc>
        <w:tc>
          <w:tcPr>
            <w:tcW w:w="1297" w:type="dxa"/>
          </w:tcPr>
          <w:p w14:paraId="76BDDA58" w14:textId="783482CB" w:rsidR="0032555C" w:rsidRDefault="0003349A">
            <w:pPr>
              <w:rPr>
                <w:lang w:eastAsia="en-US"/>
              </w:rPr>
              <w:pPrChange w:id="977" w:author="Olubusayo Akeredolu" w:date="2022-07-30T16:55:00Z">
                <w:pPr>
                  <w:jc w:val="center"/>
                </w:pPr>
              </w:pPrChange>
            </w:pPr>
            <w:r>
              <w:rPr>
                <w:lang w:eastAsia="en-US"/>
              </w:rPr>
              <w:t>0.07</w:t>
            </w:r>
          </w:p>
        </w:tc>
        <w:tc>
          <w:tcPr>
            <w:tcW w:w="1363" w:type="dxa"/>
          </w:tcPr>
          <w:p w14:paraId="632BD2F9" w14:textId="30F95D3B" w:rsidR="0032555C" w:rsidRDefault="0003349A">
            <w:pPr>
              <w:rPr>
                <w:lang w:eastAsia="en-US"/>
              </w:rPr>
              <w:pPrChange w:id="978" w:author="Olubusayo Akeredolu" w:date="2022-07-30T16:55:00Z">
                <w:pPr>
                  <w:jc w:val="center"/>
                </w:pPr>
              </w:pPrChange>
            </w:pPr>
            <w:r>
              <w:rPr>
                <w:lang w:eastAsia="en-US"/>
              </w:rPr>
              <w:t>0.89</w:t>
            </w:r>
          </w:p>
        </w:tc>
      </w:tr>
      <w:tr w:rsidR="0032555C" w14:paraId="45281FE9" w14:textId="77777777" w:rsidTr="00805E2B">
        <w:trPr>
          <w:trHeight w:val="455"/>
        </w:trPr>
        <w:tc>
          <w:tcPr>
            <w:tcW w:w="2830" w:type="dxa"/>
          </w:tcPr>
          <w:p w14:paraId="50C5191C" w14:textId="77777777" w:rsidR="0032555C" w:rsidRDefault="0032555C" w:rsidP="00B76D98">
            <w:pPr>
              <w:rPr>
                <w:lang w:eastAsia="en-US"/>
              </w:rPr>
            </w:pPr>
            <w:r>
              <w:rPr>
                <w:lang w:eastAsia="en-US"/>
              </w:rPr>
              <w:t>SRNN with Sigmoid</w:t>
            </w:r>
          </w:p>
        </w:tc>
        <w:tc>
          <w:tcPr>
            <w:tcW w:w="1809" w:type="dxa"/>
          </w:tcPr>
          <w:p w14:paraId="34612EE0" w14:textId="4617FD18" w:rsidR="0032555C" w:rsidRDefault="0003349A">
            <w:pPr>
              <w:rPr>
                <w:lang w:eastAsia="en-US"/>
              </w:rPr>
              <w:pPrChange w:id="979" w:author="Olubusayo Akeredolu" w:date="2022-07-30T16:55:00Z">
                <w:pPr>
                  <w:jc w:val="center"/>
                </w:pPr>
              </w:pPrChange>
            </w:pPr>
            <w:r>
              <w:rPr>
                <w:lang w:eastAsia="en-US"/>
              </w:rPr>
              <w:t>100</w:t>
            </w:r>
          </w:p>
        </w:tc>
        <w:tc>
          <w:tcPr>
            <w:tcW w:w="1735" w:type="dxa"/>
          </w:tcPr>
          <w:p w14:paraId="0C963501" w14:textId="52BFC541" w:rsidR="0032555C" w:rsidRDefault="0003349A">
            <w:pPr>
              <w:rPr>
                <w:lang w:eastAsia="en-US"/>
              </w:rPr>
              <w:pPrChange w:id="980" w:author="Olubusayo Akeredolu" w:date="2022-07-30T16:55:00Z">
                <w:pPr>
                  <w:jc w:val="center"/>
                </w:pPr>
              </w:pPrChange>
            </w:pPr>
            <w:r>
              <w:rPr>
                <w:lang w:eastAsia="en-US"/>
              </w:rPr>
              <w:t>70</w:t>
            </w:r>
            <w:r w:rsidR="00FE5AFD">
              <w:rPr>
                <w:lang w:eastAsia="en-US"/>
              </w:rPr>
              <w:t>.00</w:t>
            </w:r>
          </w:p>
        </w:tc>
        <w:tc>
          <w:tcPr>
            <w:tcW w:w="1297" w:type="dxa"/>
          </w:tcPr>
          <w:p w14:paraId="2C041A6A" w14:textId="3911597E" w:rsidR="0032555C" w:rsidRDefault="004D78FA">
            <w:pPr>
              <w:rPr>
                <w:lang w:eastAsia="en-US"/>
              </w:rPr>
              <w:pPrChange w:id="981" w:author="Olubusayo Akeredolu" w:date="2022-07-30T16:55:00Z">
                <w:pPr>
                  <w:jc w:val="center"/>
                </w:pPr>
              </w:pPrChange>
            </w:pPr>
            <w:r>
              <w:rPr>
                <w:lang w:eastAsia="en-US"/>
              </w:rPr>
              <w:t>0.16</w:t>
            </w:r>
          </w:p>
        </w:tc>
        <w:tc>
          <w:tcPr>
            <w:tcW w:w="1363" w:type="dxa"/>
          </w:tcPr>
          <w:p w14:paraId="30AF8E1D" w14:textId="299C5985" w:rsidR="0032555C" w:rsidRDefault="004D78FA">
            <w:pPr>
              <w:rPr>
                <w:lang w:eastAsia="en-US"/>
              </w:rPr>
              <w:pPrChange w:id="982" w:author="Olubusayo Akeredolu" w:date="2022-07-30T16:55:00Z">
                <w:pPr>
                  <w:jc w:val="center"/>
                </w:pPr>
              </w:pPrChange>
            </w:pPr>
            <w:r>
              <w:rPr>
                <w:lang w:eastAsia="en-US"/>
              </w:rPr>
              <w:t>0.69</w:t>
            </w:r>
          </w:p>
        </w:tc>
      </w:tr>
      <w:tr w:rsidR="0032555C" w14:paraId="4954D220" w14:textId="77777777" w:rsidTr="00805E2B">
        <w:trPr>
          <w:trHeight w:val="455"/>
        </w:trPr>
        <w:tc>
          <w:tcPr>
            <w:tcW w:w="2830" w:type="dxa"/>
          </w:tcPr>
          <w:p w14:paraId="2F5CFF18" w14:textId="77777777" w:rsidR="0032555C" w:rsidRDefault="0032555C" w:rsidP="00B76D98">
            <w:pPr>
              <w:rPr>
                <w:lang w:eastAsia="en-US"/>
              </w:rPr>
            </w:pPr>
            <w:r>
              <w:rPr>
                <w:lang w:eastAsia="en-US"/>
              </w:rPr>
              <w:t>Dense with ReLu</w:t>
            </w:r>
          </w:p>
        </w:tc>
        <w:tc>
          <w:tcPr>
            <w:tcW w:w="1809" w:type="dxa"/>
          </w:tcPr>
          <w:p w14:paraId="1DB30035" w14:textId="1209F391" w:rsidR="0032555C" w:rsidRDefault="0032555C">
            <w:pPr>
              <w:rPr>
                <w:lang w:eastAsia="en-US"/>
              </w:rPr>
              <w:pPrChange w:id="983" w:author="Olubusayo Akeredolu" w:date="2022-07-30T16:55:00Z">
                <w:pPr>
                  <w:jc w:val="center"/>
                </w:pPr>
              </w:pPrChange>
            </w:pPr>
            <w:r>
              <w:rPr>
                <w:lang w:eastAsia="en-US"/>
              </w:rPr>
              <w:t>50.78</w:t>
            </w:r>
          </w:p>
        </w:tc>
        <w:tc>
          <w:tcPr>
            <w:tcW w:w="1735" w:type="dxa"/>
          </w:tcPr>
          <w:p w14:paraId="7AA82A4F" w14:textId="55C7DE42" w:rsidR="0032555C" w:rsidRDefault="0032555C">
            <w:pPr>
              <w:rPr>
                <w:lang w:eastAsia="en-US"/>
              </w:rPr>
              <w:pPrChange w:id="984" w:author="Olubusayo Akeredolu" w:date="2022-07-30T16:55:00Z">
                <w:pPr>
                  <w:jc w:val="center"/>
                </w:pPr>
              </w:pPrChange>
            </w:pPr>
            <w:r>
              <w:rPr>
                <w:lang w:eastAsia="en-US"/>
              </w:rPr>
              <w:t>57.58</w:t>
            </w:r>
          </w:p>
        </w:tc>
        <w:tc>
          <w:tcPr>
            <w:tcW w:w="1297" w:type="dxa"/>
          </w:tcPr>
          <w:p w14:paraId="6D85AD5A" w14:textId="06F214FD" w:rsidR="0032555C" w:rsidRDefault="0032555C">
            <w:pPr>
              <w:rPr>
                <w:lang w:eastAsia="en-US"/>
              </w:rPr>
              <w:pPrChange w:id="985" w:author="Olubusayo Akeredolu" w:date="2022-07-30T16:55:00Z">
                <w:pPr>
                  <w:jc w:val="center"/>
                </w:pPr>
              </w:pPrChange>
            </w:pPr>
            <w:r>
              <w:rPr>
                <w:lang w:eastAsia="en-US"/>
              </w:rPr>
              <w:t>7.71</w:t>
            </w:r>
          </w:p>
        </w:tc>
        <w:tc>
          <w:tcPr>
            <w:tcW w:w="1363" w:type="dxa"/>
          </w:tcPr>
          <w:p w14:paraId="234BD13C" w14:textId="2A4FCED9" w:rsidR="0032555C" w:rsidRDefault="0032555C">
            <w:pPr>
              <w:rPr>
                <w:lang w:eastAsia="en-US"/>
              </w:rPr>
              <w:pPrChange w:id="986" w:author="Olubusayo Akeredolu" w:date="2022-07-30T16:55:00Z">
                <w:pPr>
                  <w:jc w:val="center"/>
                </w:pPr>
              </w:pPrChange>
            </w:pPr>
            <w:r>
              <w:rPr>
                <w:lang w:eastAsia="en-US"/>
              </w:rPr>
              <w:t>7.71</w:t>
            </w:r>
          </w:p>
        </w:tc>
      </w:tr>
      <w:tr w:rsidR="0032555C" w14:paraId="70281412" w14:textId="77777777" w:rsidTr="00805E2B">
        <w:trPr>
          <w:trHeight w:val="455"/>
        </w:trPr>
        <w:tc>
          <w:tcPr>
            <w:tcW w:w="2830" w:type="dxa"/>
          </w:tcPr>
          <w:p w14:paraId="560E0352" w14:textId="77777777" w:rsidR="0032555C" w:rsidRDefault="0032555C" w:rsidP="00B76D98">
            <w:pPr>
              <w:rPr>
                <w:lang w:eastAsia="en-US"/>
              </w:rPr>
            </w:pPr>
            <w:r>
              <w:rPr>
                <w:lang w:eastAsia="en-US"/>
              </w:rPr>
              <w:t>Dense with Tanh</w:t>
            </w:r>
          </w:p>
        </w:tc>
        <w:tc>
          <w:tcPr>
            <w:tcW w:w="1809" w:type="dxa"/>
          </w:tcPr>
          <w:p w14:paraId="72A237A1" w14:textId="02212F12" w:rsidR="0032555C" w:rsidRDefault="0032555C">
            <w:pPr>
              <w:rPr>
                <w:lang w:eastAsia="en-US"/>
              </w:rPr>
              <w:pPrChange w:id="987" w:author="Olubusayo Akeredolu" w:date="2022-07-30T16:55:00Z">
                <w:pPr>
                  <w:jc w:val="center"/>
                </w:pPr>
              </w:pPrChange>
            </w:pPr>
            <w:r>
              <w:rPr>
                <w:lang w:eastAsia="en-US"/>
              </w:rPr>
              <w:t>50.78</w:t>
            </w:r>
          </w:p>
        </w:tc>
        <w:tc>
          <w:tcPr>
            <w:tcW w:w="1735" w:type="dxa"/>
          </w:tcPr>
          <w:p w14:paraId="449BE6CF" w14:textId="262A8136" w:rsidR="0032555C" w:rsidRDefault="0032555C">
            <w:pPr>
              <w:rPr>
                <w:lang w:eastAsia="en-US"/>
              </w:rPr>
              <w:pPrChange w:id="988" w:author="Olubusayo Akeredolu" w:date="2022-07-30T16:55:00Z">
                <w:pPr>
                  <w:jc w:val="center"/>
                </w:pPr>
              </w:pPrChange>
            </w:pPr>
            <w:r>
              <w:rPr>
                <w:lang w:eastAsia="en-US"/>
              </w:rPr>
              <w:t>57.58</w:t>
            </w:r>
          </w:p>
        </w:tc>
        <w:tc>
          <w:tcPr>
            <w:tcW w:w="1297" w:type="dxa"/>
          </w:tcPr>
          <w:p w14:paraId="0C68202A" w14:textId="0C0FDE3C" w:rsidR="0032555C" w:rsidRDefault="0032555C">
            <w:pPr>
              <w:rPr>
                <w:lang w:eastAsia="en-US"/>
              </w:rPr>
              <w:pPrChange w:id="989" w:author="Olubusayo Akeredolu" w:date="2022-07-30T16:55:00Z">
                <w:pPr>
                  <w:jc w:val="center"/>
                </w:pPr>
              </w:pPrChange>
            </w:pPr>
            <w:r>
              <w:rPr>
                <w:lang w:eastAsia="en-US"/>
              </w:rPr>
              <w:t>0.32</w:t>
            </w:r>
          </w:p>
        </w:tc>
        <w:tc>
          <w:tcPr>
            <w:tcW w:w="1363" w:type="dxa"/>
          </w:tcPr>
          <w:p w14:paraId="40F63A87" w14:textId="20FEB76F" w:rsidR="0032555C" w:rsidRDefault="0032555C">
            <w:pPr>
              <w:rPr>
                <w:lang w:eastAsia="en-US"/>
              </w:rPr>
              <w:pPrChange w:id="990" w:author="Olubusayo Akeredolu" w:date="2022-07-30T16:55:00Z">
                <w:pPr>
                  <w:jc w:val="center"/>
                </w:pPr>
              </w:pPrChange>
            </w:pPr>
            <w:r>
              <w:rPr>
                <w:lang w:eastAsia="en-US"/>
              </w:rPr>
              <w:t>1.57</w:t>
            </w:r>
          </w:p>
        </w:tc>
      </w:tr>
      <w:tr w:rsidR="0032555C" w14:paraId="45F2AACF" w14:textId="77777777" w:rsidTr="00805E2B">
        <w:trPr>
          <w:trHeight w:val="455"/>
        </w:trPr>
        <w:tc>
          <w:tcPr>
            <w:tcW w:w="2830" w:type="dxa"/>
          </w:tcPr>
          <w:p w14:paraId="4C96F41E" w14:textId="77777777" w:rsidR="0032555C" w:rsidRDefault="0032555C" w:rsidP="00B76D98">
            <w:pPr>
              <w:rPr>
                <w:lang w:eastAsia="en-US"/>
              </w:rPr>
            </w:pPr>
            <w:r>
              <w:rPr>
                <w:lang w:eastAsia="en-US"/>
              </w:rPr>
              <w:t>Dense with SoftMax</w:t>
            </w:r>
          </w:p>
        </w:tc>
        <w:tc>
          <w:tcPr>
            <w:tcW w:w="1809" w:type="dxa"/>
          </w:tcPr>
          <w:p w14:paraId="56200D38" w14:textId="1798A501" w:rsidR="0032555C" w:rsidRDefault="0032555C">
            <w:pPr>
              <w:rPr>
                <w:lang w:eastAsia="en-US"/>
              </w:rPr>
              <w:pPrChange w:id="991" w:author="Olubusayo Akeredolu" w:date="2022-07-30T16:55:00Z">
                <w:pPr>
                  <w:jc w:val="center"/>
                </w:pPr>
              </w:pPrChange>
            </w:pPr>
            <w:r>
              <w:rPr>
                <w:lang w:eastAsia="en-US"/>
              </w:rPr>
              <w:t>96.88</w:t>
            </w:r>
          </w:p>
        </w:tc>
        <w:tc>
          <w:tcPr>
            <w:tcW w:w="1735" w:type="dxa"/>
          </w:tcPr>
          <w:p w14:paraId="190F8638" w14:textId="11FDC9A0" w:rsidR="0032555C" w:rsidRDefault="0032555C">
            <w:pPr>
              <w:rPr>
                <w:lang w:eastAsia="en-US"/>
              </w:rPr>
              <w:pPrChange w:id="992" w:author="Olubusayo Akeredolu" w:date="2022-07-30T16:55:00Z">
                <w:pPr>
                  <w:jc w:val="center"/>
                </w:pPr>
              </w:pPrChange>
            </w:pPr>
            <w:r>
              <w:rPr>
                <w:lang w:eastAsia="en-US"/>
              </w:rPr>
              <w:t>75.76</w:t>
            </w:r>
          </w:p>
        </w:tc>
        <w:tc>
          <w:tcPr>
            <w:tcW w:w="1297" w:type="dxa"/>
          </w:tcPr>
          <w:p w14:paraId="2F7AC52E" w14:textId="353F19E9" w:rsidR="0032555C" w:rsidRDefault="0032555C">
            <w:pPr>
              <w:rPr>
                <w:lang w:eastAsia="en-US"/>
              </w:rPr>
              <w:pPrChange w:id="993" w:author="Olubusayo Akeredolu" w:date="2022-07-30T16:55:00Z">
                <w:pPr>
                  <w:jc w:val="center"/>
                </w:pPr>
              </w:pPrChange>
            </w:pPr>
            <w:r>
              <w:rPr>
                <w:lang w:eastAsia="en-US"/>
              </w:rPr>
              <w:t>0.69</w:t>
            </w:r>
          </w:p>
        </w:tc>
        <w:tc>
          <w:tcPr>
            <w:tcW w:w="1363" w:type="dxa"/>
          </w:tcPr>
          <w:p w14:paraId="425268AF" w14:textId="7B97F3A7" w:rsidR="0032555C" w:rsidRDefault="0032555C">
            <w:pPr>
              <w:rPr>
                <w:lang w:eastAsia="en-US"/>
              </w:rPr>
              <w:pPrChange w:id="994" w:author="Olubusayo Akeredolu" w:date="2022-07-30T16:55:00Z">
                <w:pPr>
                  <w:jc w:val="center"/>
                </w:pPr>
              </w:pPrChange>
            </w:pPr>
            <w:r>
              <w:rPr>
                <w:lang w:eastAsia="en-US"/>
              </w:rPr>
              <w:t>0.69</w:t>
            </w:r>
          </w:p>
        </w:tc>
      </w:tr>
      <w:tr w:rsidR="0032555C" w14:paraId="160A166E" w14:textId="77777777" w:rsidTr="00805E2B">
        <w:trPr>
          <w:trHeight w:val="455"/>
        </w:trPr>
        <w:tc>
          <w:tcPr>
            <w:tcW w:w="2830" w:type="dxa"/>
          </w:tcPr>
          <w:p w14:paraId="098FADA1" w14:textId="77777777" w:rsidR="0032555C" w:rsidRDefault="0032555C" w:rsidP="00B76D98">
            <w:pPr>
              <w:rPr>
                <w:lang w:eastAsia="en-US"/>
              </w:rPr>
            </w:pPr>
            <w:r>
              <w:rPr>
                <w:lang w:eastAsia="en-US"/>
              </w:rPr>
              <w:t>Dense with Sigmoid</w:t>
            </w:r>
          </w:p>
        </w:tc>
        <w:tc>
          <w:tcPr>
            <w:tcW w:w="1809" w:type="dxa"/>
          </w:tcPr>
          <w:p w14:paraId="6804B893" w14:textId="2DE191F1" w:rsidR="0032555C" w:rsidRDefault="0032555C">
            <w:pPr>
              <w:rPr>
                <w:lang w:eastAsia="en-US"/>
              </w:rPr>
              <w:pPrChange w:id="995" w:author="Olubusayo Akeredolu" w:date="2022-07-30T16:55:00Z">
                <w:pPr>
                  <w:jc w:val="center"/>
                </w:pPr>
              </w:pPrChange>
            </w:pPr>
            <w:r>
              <w:rPr>
                <w:lang w:eastAsia="en-US"/>
              </w:rPr>
              <w:t>97.66</w:t>
            </w:r>
          </w:p>
        </w:tc>
        <w:tc>
          <w:tcPr>
            <w:tcW w:w="1735" w:type="dxa"/>
          </w:tcPr>
          <w:p w14:paraId="191DD2DD" w14:textId="1F6BB85D" w:rsidR="0032555C" w:rsidRDefault="0032555C">
            <w:pPr>
              <w:rPr>
                <w:lang w:eastAsia="en-US"/>
              </w:rPr>
              <w:pPrChange w:id="996" w:author="Olubusayo Akeredolu" w:date="2022-07-30T16:55:00Z">
                <w:pPr>
                  <w:jc w:val="center"/>
                </w:pPr>
              </w:pPrChange>
            </w:pPr>
            <w:r>
              <w:rPr>
                <w:lang w:eastAsia="en-US"/>
              </w:rPr>
              <w:t>57.58</w:t>
            </w:r>
          </w:p>
        </w:tc>
        <w:tc>
          <w:tcPr>
            <w:tcW w:w="1297" w:type="dxa"/>
          </w:tcPr>
          <w:p w14:paraId="337F4B8C" w14:textId="00B5FB86" w:rsidR="0032555C" w:rsidRDefault="0032555C">
            <w:pPr>
              <w:rPr>
                <w:lang w:eastAsia="en-US"/>
              </w:rPr>
              <w:pPrChange w:id="997" w:author="Olubusayo Akeredolu" w:date="2022-07-30T16:55:00Z">
                <w:pPr>
                  <w:jc w:val="center"/>
                </w:pPr>
              </w:pPrChange>
            </w:pPr>
            <w:r>
              <w:rPr>
                <w:lang w:eastAsia="en-US"/>
              </w:rPr>
              <w:t>0.16</w:t>
            </w:r>
          </w:p>
        </w:tc>
        <w:tc>
          <w:tcPr>
            <w:tcW w:w="1363" w:type="dxa"/>
          </w:tcPr>
          <w:p w14:paraId="56B3F44E" w14:textId="5C5C38CB" w:rsidR="0032555C" w:rsidRDefault="0032555C">
            <w:pPr>
              <w:rPr>
                <w:lang w:eastAsia="en-US"/>
              </w:rPr>
              <w:pPrChange w:id="998" w:author="Olubusayo Akeredolu" w:date="2022-07-30T16:55:00Z">
                <w:pPr>
                  <w:jc w:val="center"/>
                </w:pPr>
              </w:pPrChange>
            </w:pPr>
            <w:r>
              <w:rPr>
                <w:lang w:eastAsia="en-US"/>
              </w:rPr>
              <w:t>0.80</w:t>
            </w:r>
          </w:p>
        </w:tc>
      </w:tr>
      <w:tr w:rsidR="00C42C17" w14:paraId="79A0F8F7" w14:textId="77777777" w:rsidTr="00805E2B">
        <w:trPr>
          <w:trHeight w:val="455"/>
        </w:trPr>
        <w:tc>
          <w:tcPr>
            <w:tcW w:w="2830" w:type="dxa"/>
          </w:tcPr>
          <w:p w14:paraId="1C0B3EF9" w14:textId="77777777" w:rsidR="00C42C17" w:rsidRDefault="00C42C17" w:rsidP="00B76D98">
            <w:pPr>
              <w:rPr>
                <w:lang w:eastAsia="en-US"/>
              </w:rPr>
            </w:pPr>
            <w:r>
              <w:rPr>
                <w:lang w:eastAsia="en-US"/>
              </w:rPr>
              <w:t>Gaussian NB</w:t>
            </w:r>
          </w:p>
        </w:tc>
        <w:tc>
          <w:tcPr>
            <w:tcW w:w="1809" w:type="dxa"/>
          </w:tcPr>
          <w:p w14:paraId="767B9518" w14:textId="6D8F44A2" w:rsidR="00C42C17" w:rsidRDefault="00C42C17">
            <w:pPr>
              <w:rPr>
                <w:lang w:eastAsia="en-US"/>
              </w:rPr>
              <w:pPrChange w:id="999" w:author="Olubusayo Akeredolu" w:date="2022-07-30T16:55:00Z">
                <w:pPr>
                  <w:jc w:val="center"/>
                </w:pPr>
              </w:pPrChange>
            </w:pPr>
            <w:r>
              <w:rPr>
                <w:lang w:eastAsia="en-US"/>
              </w:rPr>
              <w:t>-</w:t>
            </w:r>
          </w:p>
        </w:tc>
        <w:tc>
          <w:tcPr>
            <w:tcW w:w="1735" w:type="dxa"/>
          </w:tcPr>
          <w:p w14:paraId="54F5EE4F" w14:textId="6C649C58" w:rsidR="00C42C17" w:rsidRDefault="00C42C17">
            <w:pPr>
              <w:rPr>
                <w:lang w:eastAsia="en-US"/>
              </w:rPr>
              <w:pPrChange w:id="1000" w:author="Olubusayo Akeredolu" w:date="2022-07-30T16:55:00Z">
                <w:pPr>
                  <w:jc w:val="center"/>
                </w:pPr>
              </w:pPrChange>
            </w:pPr>
            <w:r>
              <w:rPr>
                <w:lang w:eastAsia="en-US"/>
              </w:rPr>
              <w:t>61.88</w:t>
            </w:r>
          </w:p>
        </w:tc>
        <w:tc>
          <w:tcPr>
            <w:tcW w:w="1297" w:type="dxa"/>
          </w:tcPr>
          <w:p w14:paraId="76F5B78F" w14:textId="09C78EA7" w:rsidR="00C42C17" w:rsidRDefault="00C42C17">
            <w:pPr>
              <w:rPr>
                <w:lang w:eastAsia="en-US"/>
              </w:rPr>
              <w:pPrChange w:id="1001" w:author="Olubusayo Akeredolu" w:date="2022-07-30T16:55:00Z">
                <w:pPr>
                  <w:jc w:val="center"/>
                </w:pPr>
              </w:pPrChange>
            </w:pPr>
            <w:r>
              <w:rPr>
                <w:lang w:eastAsia="en-US"/>
              </w:rPr>
              <w:t>-</w:t>
            </w:r>
          </w:p>
        </w:tc>
        <w:tc>
          <w:tcPr>
            <w:tcW w:w="1363" w:type="dxa"/>
          </w:tcPr>
          <w:p w14:paraId="68276EFC" w14:textId="423F9684" w:rsidR="00C42C17" w:rsidRDefault="00C42C17">
            <w:pPr>
              <w:rPr>
                <w:lang w:eastAsia="en-US"/>
              </w:rPr>
              <w:pPrChange w:id="1002" w:author="Olubusayo Akeredolu" w:date="2022-07-30T16:55:00Z">
                <w:pPr>
                  <w:jc w:val="center"/>
                </w:pPr>
              </w:pPrChange>
            </w:pPr>
            <w:r>
              <w:rPr>
                <w:lang w:eastAsia="en-US"/>
              </w:rPr>
              <w:t>-</w:t>
            </w:r>
          </w:p>
        </w:tc>
      </w:tr>
      <w:tr w:rsidR="00C42C17" w14:paraId="573B900D" w14:textId="77777777" w:rsidTr="00805E2B">
        <w:trPr>
          <w:trHeight w:val="455"/>
        </w:trPr>
        <w:tc>
          <w:tcPr>
            <w:tcW w:w="2830" w:type="dxa"/>
          </w:tcPr>
          <w:p w14:paraId="2F7C053B" w14:textId="77777777" w:rsidR="00C42C17" w:rsidRDefault="00C42C17" w:rsidP="00B76D98">
            <w:pPr>
              <w:rPr>
                <w:lang w:eastAsia="en-US"/>
              </w:rPr>
            </w:pPr>
            <w:r>
              <w:rPr>
                <w:lang w:eastAsia="en-US"/>
              </w:rPr>
              <w:t>RF Classifier</w:t>
            </w:r>
          </w:p>
        </w:tc>
        <w:tc>
          <w:tcPr>
            <w:tcW w:w="1809" w:type="dxa"/>
          </w:tcPr>
          <w:p w14:paraId="43E178AF" w14:textId="02B2496E" w:rsidR="00C42C17" w:rsidRDefault="00C42C17">
            <w:pPr>
              <w:rPr>
                <w:lang w:eastAsia="en-US"/>
              </w:rPr>
              <w:pPrChange w:id="1003" w:author="Olubusayo Akeredolu" w:date="2022-07-30T16:55:00Z">
                <w:pPr>
                  <w:jc w:val="center"/>
                </w:pPr>
              </w:pPrChange>
            </w:pPr>
            <w:r>
              <w:rPr>
                <w:lang w:eastAsia="en-US"/>
              </w:rPr>
              <w:t>-</w:t>
            </w:r>
          </w:p>
        </w:tc>
        <w:tc>
          <w:tcPr>
            <w:tcW w:w="1735" w:type="dxa"/>
          </w:tcPr>
          <w:p w14:paraId="0C1691D5" w14:textId="58129433" w:rsidR="00C42C17" w:rsidRDefault="00C42C17">
            <w:pPr>
              <w:rPr>
                <w:lang w:eastAsia="en-US"/>
              </w:rPr>
              <w:pPrChange w:id="1004" w:author="Olubusayo Akeredolu" w:date="2022-07-30T16:55:00Z">
                <w:pPr>
                  <w:jc w:val="center"/>
                </w:pPr>
              </w:pPrChange>
            </w:pPr>
            <w:r>
              <w:rPr>
                <w:lang w:eastAsia="en-US"/>
              </w:rPr>
              <w:t>60.61</w:t>
            </w:r>
          </w:p>
        </w:tc>
        <w:tc>
          <w:tcPr>
            <w:tcW w:w="1297" w:type="dxa"/>
          </w:tcPr>
          <w:p w14:paraId="722E249D" w14:textId="0429B5A7" w:rsidR="00C42C17" w:rsidRDefault="00C42C17">
            <w:pPr>
              <w:rPr>
                <w:lang w:eastAsia="en-US"/>
              </w:rPr>
              <w:pPrChange w:id="1005" w:author="Olubusayo Akeredolu" w:date="2022-07-30T16:55:00Z">
                <w:pPr>
                  <w:jc w:val="center"/>
                </w:pPr>
              </w:pPrChange>
            </w:pPr>
            <w:r>
              <w:rPr>
                <w:lang w:eastAsia="en-US"/>
              </w:rPr>
              <w:t>-</w:t>
            </w:r>
          </w:p>
        </w:tc>
        <w:tc>
          <w:tcPr>
            <w:tcW w:w="1363" w:type="dxa"/>
          </w:tcPr>
          <w:p w14:paraId="72AF8D75" w14:textId="2E5FB75E" w:rsidR="00C42C17" w:rsidRDefault="00C42C17">
            <w:pPr>
              <w:rPr>
                <w:lang w:eastAsia="en-US"/>
              </w:rPr>
              <w:pPrChange w:id="1006" w:author="Olubusayo Akeredolu" w:date="2022-07-30T16:55:00Z">
                <w:pPr>
                  <w:jc w:val="center"/>
                </w:pPr>
              </w:pPrChange>
            </w:pPr>
            <w:r>
              <w:rPr>
                <w:lang w:eastAsia="en-US"/>
              </w:rPr>
              <w:t>-</w:t>
            </w:r>
          </w:p>
        </w:tc>
      </w:tr>
      <w:tr w:rsidR="00C42C17" w14:paraId="406E79BA" w14:textId="77777777" w:rsidTr="00805E2B">
        <w:trPr>
          <w:trHeight w:val="455"/>
        </w:trPr>
        <w:tc>
          <w:tcPr>
            <w:tcW w:w="2830" w:type="dxa"/>
          </w:tcPr>
          <w:p w14:paraId="23122E2C" w14:textId="77777777" w:rsidR="00C42C17" w:rsidRDefault="00C42C17" w:rsidP="00B76D98">
            <w:pPr>
              <w:rPr>
                <w:lang w:eastAsia="en-US"/>
              </w:rPr>
            </w:pPr>
            <w:r>
              <w:rPr>
                <w:lang w:eastAsia="en-US"/>
              </w:rPr>
              <w:t>SGD Classifier</w:t>
            </w:r>
          </w:p>
        </w:tc>
        <w:tc>
          <w:tcPr>
            <w:tcW w:w="1809" w:type="dxa"/>
          </w:tcPr>
          <w:p w14:paraId="0B821399" w14:textId="7CDA3225" w:rsidR="00C42C17" w:rsidRDefault="00C42C17">
            <w:pPr>
              <w:rPr>
                <w:lang w:eastAsia="en-US"/>
              </w:rPr>
              <w:pPrChange w:id="1007" w:author="Olubusayo Akeredolu" w:date="2022-07-30T16:55:00Z">
                <w:pPr>
                  <w:jc w:val="center"/>
                </w:pPr>
              </w:pPrChange>
            </w:pPr>
            <w:r>
              <w:rPr>
                <w:lang w:eastAsia="en-US"/>
              </w:rPr>
              <w:t>-</w:t>
            </w:r>
          </w:p>
        </w:tc>
        <w:tc>
          <w:tcPr>
            <w:tcW w:w="1735" w:type="dxa"/>
          </w:tcPr>
          <w:p w14:paraId="7D95EA0F" w14:textId="49C96347" w:rsidR="00C42C17" w:rsidRDefault="00C42C17">
            <w:pPr>
              <w:rPr>
                <w:lang w:eastAsia="en-US"/>
              </w:rPr>
              <w:pPrChange w:id="1008" w:author="Olubusayo Akeredolu" w:date="2022-07-30T16:55:00Z">
                <w:pPr>
                  <w:jc w:val="center"/>
                </w:pPr>
              </w:pPrChange>
            </w:pPr>
            <w:r>
              <w:rPr>
                <w:lang w:eastAsia="en-US"/>
              </w:rPr>
              <w:t>81.82</w:t>
            </w:r>
          </w:p>
        </w:tc>
        <w:tc>
          <w:tcPr>
            <w:tcW w:w="1297" w:type="dxa"/>
          </w:tcPr>
          <w:p w14:paraId="11D9917C" w14:textId="2C3606F1" w:rsidR="00C42C17" w:rsidRDefault="00C42C17">
            <w:pPr>
              <w:rPr>
                <w:lang w:eastAsia="en-US"/>
              </w:rPr>
              <w:pPrChange w:id="1009" w:author="Olubusayo Akeredolu" w:date="2022-07-30T16:55:00Z">
                <w:pPr>
                  <w:jc w:val="center"/>
                </w:pPr>
              </w:pPrChange>
            </w:pPr>
            <w:r>
              <w:rPr>
                <w:lang w:eastAsia="en-US"/>
              </w:rPr>
              <w:t>-</w:t>
            </w:r>
          </w:p>
        </w:tc>
        <w:tc>
          <w:tcPr>
            <w:tcW w:w="1363" w:type="dxa"/>
          </w:tcPr>
          <w:p w14:paraId="6D3065CC" w14:textId="0CA960C3" w:rsidR="00C42C17" w:rsidRDefault="00C42C17">
            <w:pPr>
              <w:rPr>
                <w:lang w:eastAsia="en-US"/>
              </w:rPr>
              <w:pPrChange w:id="1010" w:author="Olubusayo Akeredolu" w:date="2022-07-30T16:55:00Z">
                <w:pPr>
                  <w:jc w:val="center"/>
                </w:pPr>
              </w:pPrChange>
            </w:pPr>
            <w:r>
              <w:rPr>
                <w:lang w:eastAsia="en-US"/>
              </w:rPr>
              <w:t>-</w:t>
            </w:r>
          </w:p>
        </w:tc>
      </w:tr>
      <w:tr w:rsidR="00C42C17" w14:paraId="303EF8B1" w14:textId="77777777" w:rsidTr="00805E2B">
        <w:trPr>
          <w:trHeight w:val="455"/>
        </w:trPr>
        <w:tc>
          <w:tcPr>
            <w:tcW w:w="2830" w:type="dxa"/>
          </w:tcPr>
          <w:p w14:paraId="6940A378" w14:textId="77777777" w:rsidR="00C42C17" w:rsidRDefault="00C42C17" w:rsidP="00B76D98">
            <w:pPr>
              <w:rPr>
                <w:lang w:eastAsia="en-US"/>
              </w:rPr>
            </w:pPr>
            <w:r>
              <w:rPr>
                <w:lang w:eastAsia="en-US"/>
              </w:rPr>
              <w:t>SVM Classifier</w:t>
            </w:r>
          </w:p>
        </w:tc>
        <w:tc>
          <w:tcPr>
            <w:tcW w:w="1809" w:type="dxa"/>
          </w:tcPr>
          <w:p w14:paraId="6FCC16B2" w14:textId="1DE16F20" w:rsidR="00C42C17" w:rsidRDefault="00C42C17">
            <w:pPr>
              <w:rPr>
                <w:lang w:eastAsia="en-US"/>
              </w:rPr>
              <w:pPrChange w:id="1011" w:author="Olubusayo Akeredolu" w:date="2022-07-30T16:55:00Z">
                <w:pPr>
                  <w:jc w:val="center"/>
                </w:pPr>
              </w:pPrChange>
            </w:pPr>
            <w:r>
              <w:rPr>
                <w:lang w:eastAsia="en-US"/>
              </w:rPr>
              <w:t>-</w:t>
            </w:r>
          </w:p>
        </w:tc>
        <w:tc>
          <w:tcPr>
            <w:tcW w:w="1735" w:type="dxa"/>
          </w:tcPr>
          <w:p w14:paraId="37B7EE1F" w14:textId="7E82ADC8" w:rsidR="00C42C17" w:rsidRDefault="00C42C17">
            <w:pPr>
              <w:rPr>
                <w:lang w:eastAsia="en-US"/>
              </w:rPr>
              <w:pPrChange w:id="1012" w:author="Olubusayo Akeredolu" w:date="2022-07-30T16:55:00Z">
                <w:pPr>
                  <w:jc w:val="center"/>
                </w:pPr>
              </w:pPrChange>
            </w:pPr>
            <w:r>
              <w:rPr>
                <w:lang w:eastAsia="en-US"/>
              </w:rPr>
              <w:t>51.52</w:t>
            </w:r>
          </w:p>
        </w:tc>
        <w:tc>
          <w:tcPr>
            <w:tcW w:w="1297" w:type="dxa"/>
          </w:tcPr>
          <w:p w14:paraId="26A4C9C4" w14:textId="51A2136F" w:rsidR="00C42C17" w:rsidRDefault="00C42C17">
            <w:pPr>
              <w:rPr>
                <w:lang w:eastAsia="en-US"/>
              </w:rPr>
              <w:pPrChange w:id="1013" w:author="Olubusayo Akeredolu" w:date="2022-07-30T16:55:00Z">
                <w:pPr>
                  <w:jc w:val="center"/>
                </w:pPr>
              </w:pPrChange>
            </w:pPr>
            <w:r>
              <w:rPr>
                <w:lang w:eastAsia="en-US"/>
              </w:rPr>
              <w:t>-</w:t>
            </w:r>
          </w:p>
        </w:tc>
        <w:tc>
          <w:tcPr>
            <w:tcW w:w="1363" w:type="dxa"/>
          </w:tcPr>
          <w:p w14:paraId="2F411B9E" w14:textId="5068C363" w:rsidR="00C42C17" w:rsidRDefault="00C42C17">
            <w:pPr>
              <w:rPr>
                <w:lang w:eastAsia="en-US"/>
              </w:rPr>
              <w:pPrChange w:id="1014" w:author="Olubusayo Akeredolu" w:date="2022-07-30T16:55:00Z">
                <w:pPr>
                  <w:jc w:val="center"/>
                </w:pPr>
              </w:pPrChange>
            </w:pPr>
            <w:r>
              <w:rPr>
                <w:lang w:eastAsia="en-US"/>
              </w:rPr>
              <w:t>-</w:t>
            </w:r>
          </w:p>
        </w:tc>
      </w:tr>
    </w:tbl>
    <w:p w14:paraId="34E428E0" w14:textId="77777777" w:rsidR="001C177C" w:rsidRDefault="001C177C" w:rsidP="00B76D98">
      <w:pPr>
        <w:rPr>
          <w:lang w:eastAsia="en-US"/>
        </w:rPr>
      </w:pPr>
    </w:p>
    <w:p w14:paraId="393F65FF" w14:textId="77777777" w:rsidR="00414157" w:rsidRPr="006D6F85" w:rsidRDefault="00414157" w:rsidP="00B76D98">
      <w:pPr>
        <w:rPr>
          <w:lang w:eastAsia="en-US"/>
        </w:rPr>
      </w:pPr>
    </w:p>
    <w:p w14:paraId="00E3CBE1" w14:textId="77777777" w:rsidR="008B3589" w:rsidRPr="00240F2B" w:rsidRDefault="008B3589" w:rsidP="00B76D98">
      <w:pPr>
        <w:rPr>
          <w:lang w:eastAsia="en-US"/>
        </w:rPr>
      </w:pPr>
    </w:p>
    <w:p w14:paraId="50310930" w14:textId="043A627D" w:rsidR="008B3589" w:rsidRPr="00240F2B" w:rsidRDefault="008B3589" w:rsidP="00B76D98">
      <w:pPr>
        <w:rPr>
          <w:lang w:eastAsia="en-GB"/>
        </w:rPr>
      </w:pPr>
    </w:p>
    <w:p w14:paraId="21C7D5B1" w14:textId="6DC6DDBE" w:rsidR="00925C66" w:rsidRPr="00240F2B" w:rsidRDefault="00925C66" w:rsidP="00B76D98"/>
    <w:p w14:paraId="47043390" w14:textId="5F9679A1" w:rsidR="00925C66" w:rsidRPr="00240F2B" w:rsidRDefault="00925C66" w:rsidP="0084164B">
      <w:pPr>
        <w:pStyle w:val="Titre1"/>
      </w:pPr>
      <w:bookmarkStart w:id="1015" w:name="_Toc109318889"/>
      <w:r w:rsidRPr="00240F2B">
        <w:lastRenderedPageBreak/>
        <w:t>Legal, Social, Ethical and Professional Issues</w:t>
      </w:r>
      <w:bookmarkEnd w:id="1015"/>
    </w:p>
    <w:p w14:paraId="68588118" w14:textId="64F87CE1" w:rsidR="006E2E24" w:rsidRPr="00AB2470" w:rsidRDefault="006E2E24" w:rsidP="0084164B">
      <w:pPr>
        <w:pStyle w:val="Titre2"/>
        <w:rPr>
          <w:shd w:val="clear" w:color="auto" w:fill="FFFFFF"/>
        </w:rPr>
      </w:pPr>
      <w:bookmarkStart w:id="1016" w:name="_Toc109318890"/>
      <w:r w:rsidRPr="00AB2470">
        <w:rPr>
          <w:shd w:val="clear" w:color="auto" w:fill="FFFFFF"/>
        </w:rPr>
        <w:t>Legal Issues</w:t>
      </w:r>
      <w:bookmarkEnd w:id="1016"/>
    </w:p>
    <w:p w14:paraId="155FB0E6" w14:textId="73C948A9" w:rsidR="00690EB5" w:rsidRPr="00AB2470" w:rsidRDefault="006E2E24" w:rsidP="00B76D98">
      <w:pPr>
        <w:rPr>
          <w:lang w:eastAsia="en-GB"/>
        </w:rPr>
      </w:pPr>
      <w:r w:rsidRPr="00AB2470">
        <w:rPr>
          <w:lang w:eastAsia="en-GB"/>
        </w:rPr>
        <w:t xml:space="preserve">The research done in this project has been carried out in compliance with all the applicable laws and regulations. </w:t>
      </w:r>
      <w:r w:rsidR="00690EB5" w:rsidRPr="00AB2470">
        <w:rPr>
          <w:lang w:eastAsia="en-GB"/>
        </w:rPr>
        <w:t xml:space="preserve">Where </w:t>
      </w:r>
      <w:ins w:id="1017" w:author="fikayo akeredolu" w:date="2022-07-21T21:49:00Z">
        <w:r w:rsidR="001629A8" w:rsidRPr="00AB2470">
          <w:rPr>
            <w:lang w:eastAsia="en-GB"/>
          </w:rPr>
          <w:t>third-party</w:t>
        </w:r>
      </w:ins>
      <w:del w:id="1018" w:author="fikayo akeredolu" w:date="2022-07-21T21:49:00Z">
        <w:r w:rsidR="00690EB5" w:rsidRPr="00AB2470" w:rsidDel="001629A8">
          <w:rPr>
            <w:lang w:eastAsia="en-GB"/>
          </w:rPr>
          <w:delText>third party</w:delText>
        </w:r>
      </w:del>
      <w:r w:rsidR="00690EB5" w:rsidRPr="00AB2470">
        <w:rPr>
          <w:lang w:eastAsia="en-GB"/>
        </w:rPr>
        <w:t xml:space="preserve"> work is made use of or applied, it has been referenced, clearly stating the </w:t>
      </w:r>
      <w:del w:id="1019" w:author="fikayo akeredolu" w:date="2022-07-21T21:49:00Z">
        <w:r w:rsidR="00690EB5" w:rsidRPr="00AB2470" w:rsidDel="001629A8">
          <w:rPr>
            <w:lang w:eastAsia="en-GB"/>
          </w:rPr>
          <w:delText xml:space="preserve">original </w:delText>
        </w:r>
      </w:del>
      <w:r w:rsidR="00690EB5" w:rsidRPr="00AB2470">
        <w:rPr>
          <w:lang w:eastAsia="en-GB"/>
        </w:rPr>
        <w:t>source of the work.</w:t>
      </w:r>
      <w:r w:rsidR="00CA0772" w:rsidRPr="00AB2470">
        <w:rPr>
          <w:lang w:eastAsia="en-GB"/>
        </w:rPr>
        <w:t xml:space="preserve"> This project references </w:t>
      </w:r>
      <w:ins w:id="1020" w:author="fikayo akeredolu" w:date="2022-07-21T21:49:00Z">
        <w:r w:rsidR="001629A8" w:rsidRPr="00AB2470">
          <w:rPr>
            <w:lang w:eastAsia="en-GB"/>
          </w:rPr>
          <w:t>third-party</w:t>
        </w:r>
      </w:ins>
      <w:del w:id="1021" w:author="fikayo akeredolu" w:date="2022-07-21T21:49:00Z">
        <w:r w:rsidR="00CA0772" w:rsidRPr="00AB2470" w:rsidDel="001629A8">
          <w:rPr>
            <w:lang w:eastAsia="en-GB"/>
          </w:rPr>
          <w:delText>third party</w:delText>
        </w:r>
      </w:del>
      <w:r w:rsidR="00CA0772" w:rsidRPr="00AB2470">
        <w:rPr>
          <w:lang w:eastAsia="en-GB"/>
        </w:rPr>
        <w:t xml:space="preserve"> work and </w:t>
      </w:r>
      <w:ins w:id="1022" w:author="fikayo akeredolu" w:date="2022-07-21T21:49:00Z">
        <w:r w:rsidR="001629A8" w:rsidRPr="00AB2470">
          <w:rPr>
            <w:lang w:eastAsia="en-GB"/>
          </w:rPr>
          <w:t>uses</w:t>
        </w:r>
      </w:ins>
      <w:del w:id="1023" w:author="fikayo akeredolu" w:date="2022-07-21T21:49:00Z">
        <w:r w:rsidR="00CA0772" w:rsidRPr="00AB2470" w:rsidDel="001629A8">
          <w:rPr>
            <w:lang w:eastAsia="en-GB"/>
          </w:rPr>
          <w:delText>makes use of</w:delText>
        </w:r>
      </w:del>
      <w:r w:rsidR="00CA0772" w:rsidRPr="00AB2470">
        <w:rPr>
          <w:lang w:eastAsia="en-GB"/>
        </w:rPr>
        <w:t xml:space="preserve"> images collected from </w:t>
      </w:r>
      <w:ins w:id="1024" w:author="fikayo akeredolu" w:date="2022-07-21T21:49:00Z">
        <w:r w:rsidR="001629A8" w:rsidRPr="00AB2470">
          <w:rPr>
            <w:lang w:eastAsia="en-GB"/>
          </w:rPr>
          <w:t>third-party</w:t>
        </w:r>
      </w:ins>
      <w:del w:id="1025" w:author="fikayo akeredolu" w:date="2022-07-21T21:49:00Z">
        <w:r w:rsidR="00CA0772" w:rsidRPr="00AB2470" w:rsidDel="001629A8">
          <w:rPr>
            <w:lang w:eastAsia="en-GB"/>
          </w:rPr>
          <w:delText>third party</w:delText>
        </w:r>
      </w:del>
      <w:r w:rsidR="00CA0772" w:rsidRPr="00AB2470">
        <w:rPr>
          <w:lang w:eastAsia="en-GB"/>
        </w:rPr>
        <w:t xml:space="preserve"> websites. Where this is the case, credit is </w:t>
      </w:r>
      <w:r w:rsidR="006916D3" w:rsidRPr="00AB2470">
        <w:rPr>
          <w:lang w:eastAsia="en-GB"/>
        </w:rPr>
        <w:t>given</w:t>
      </w:r>
      <w:r w:rsidR="00CA0772" w:rsidRPr="00AB2470">
        <w:rPr>
          <w:lang w:eastAsia="en-GB"/>
        </w:rPr>
        <w:t xml:space="preserve"> according to professional standards.</w:t>
      </w:r>
    </w:p>
    <w:p w14:paraId="0BF56306" w14:textId="19F2BE55" w:rsidR="00075393" w:rsidRPr="00AB2470" w:rsidRDefault="00075393" w:rsidP="00B76D98">
      <w:pPr>
        <w:rPr>
          <w:lang w:eastAsia="en-GB"/>
        </w:rPr>
      </w:pPr>
    </w:p>
    <w:p w14:paraId="107C7F59" w14:textId="615EFC50" w:rsidR="00075393" w:rsidRPr="00AB2470" w:rsidRDefault="00075393" w:rsidP="00B76D98">
      <w:pPr>
        <w:rPr>
          <w:lang w:eastAsia="en-GB"/>
        </w:rPr>
      </w:pPr>
      <w:r w:rsidRPr="00AB2470">
        <w:rPr>
          <w:lang w:eastAsia="en-GB"/>
        </w:rPr>
        <w:t xml:space="preserve">Additionally, the </w:t>
      </w:r>
      <w:r w:rsidR="00AB2470">
        <w:rPr>
          <w:lang w:eastAsia="en-GB"/>
        </w:rPr>
        <w:t>guidelines of the British Computing Society have been followed all through the development process for this project.</w:t>
      </w:r>
    </w:p>
    <w:p w14:paraId="53C26C47" w14:textId="30DB9CB2" w:rsidR="00690EB5" w:rsidRPr="00E40B29" w:rsidRDefault="00690EB5" w:rsidP="00B76D98">
      <w:pPr>
        <w:rPr>
          <w:highlight w:val="yellow"/>
          <w:lang w:eastAsia="en-GB"/>
        </w:rPr>
      </w:pPr>
    </w:p>
    <w:p w14:paraId="74171341" w14:textId="344AA677" w:rsidR="00C95531" w:rsidRPr="00E40B29" w:rsidRDefault="00C95531" w:rsidP="00B76D98">
      <w:pPr>
        <w:rPr>
          <w:highlight w:val="yellow"/>
          <w:lang w:eastAsia="en-GB"/>
        </w:rPr>
      </w:pPr>
    </w:p>
    <w:p w14:paraId="2EE0F4D4" w14:textId="5A236E1B" w:rsidR="00C95531" w:rsidRPr="00AB2470" w:rsidRDefault="00C95531" w:rsidP="0084164B">
      <w:pPr>
        <w:pStyle w:val="Titre2"/>
      </w:pPr>
      <w:bookmarkStart w:id="1026" w:name="_Toc109318891"/>
      <w:r w:rsidRPr="00AB2470">
        <w:t>Social and Ethical Issues</w:t>
      </w:r>
      <w:bookmarkEnd w:id="1026"/>
    </w:p>
    <w:p w14:paraId="2A64A73A" w14:textId="73814679" w:rsidR="00C95531" w:rsidRDefault="000A78FD" w:rsidP="00B76D98">
      <w:pPr>
        <w:rPr>
          <w:lang w:eastAsia="en-GB"/>
        </w:rPr>
      </w:pPr>
      <w:commentRangeStart w:id="1027"/>
      <w:r w:rsidRPr="00AB2470">
        <w:rPr>
          <w:lang w:eastAsia="en-GB"/>
        </w:rPr>
        <w:t xml:space="preserve">To my knowledge, the </w:t>
      </w:r>
      <w:r w:rsidR="00AB2470">
        <w:rPr>
          <w:lang w:eastAsia="en-GB"/>
        </w:rPr>
        <w:t>main</w:t>
      </w:r>
      <w:r w:rsidRPr="00AB2470">
        <w:rPr>
          <w:lang w:eastAsia="en-GB"/>
        </w:rPr>
        <w:t xml:space="preserve"> social and ethical issue </w:t>
      </w:r>
      <w:r w:rsidR="00EC087F" w:rsidRPr="00AB2470">
        <w:rPr>
          <w:lang w:eastAsia="en-GB"/>
        </w:rPr>
        <w:t>that could arise from</w:t>
      </w:r>
      <w:r w:rsidRPr="00AB2470">
        <w:rPr>
          <w:lang w:eastAsia="en-GB"/>
        </w:rPr>
        <w:t xml:space="preserve"> this project is the development of </w:t>
      </w:r>
      <w:r w:rsidR="00EC087F" w:rsidRPr="00AB2470">
        <w:rPr>
          <w:lang w:eastAsia="en-GB"/>
        </w:rPr>
        <w:t xml:space="preserve">neural networks to process and understand source code </w:t>
      </w:r>
      <w:r w:rsidR="00547EB9" w:rsidRPr="00AB2470">
        <w:rPr>
          <w:lang w:eastAsia="en-GB"/>
        </w:rPr>
        <w:t>in a context where the source code being learnt is closed source</w:t>
      </w:r>
      <w:r w:rsidR="00AB2470">
        <w:rPr>
          <w:lang w:eastAsia="en-GB"/>
        </w:rPr>
        <w:t xml:space="preserve">. For example, where </w:t>
      </w:r>
      <w:r w:rsidR="00547EB9" w:rsidRPr="00AB2470">
        <w:rPr>
          <w:lang w:eastAsia="en-GB"/>
        </w:rPr>
        <w:t xml:space="preserve">the developer has not been </w:t>
      </w:r>
      <w:ins w:id="1028" w:author="fikayo akeredolu" w:date="2022-07-21T21:51:00Z">
        <w:r w:rsidR="001629A8" w:rsidRPr="00AB2470">
          <w:rPr>
            <w:lang w:eastAsia="en-GB"/>
          </w:rPr>
          <w:t>permitted</w:t>
        </w:r>
      </w:ins>
      <w:del w:id="1029" w:author="fikayo akeredolu" w:date="2022-07-21T21:51:00Z">
        <w:r w:rsidR="00547EB9" w:rsidRPr="00AB2470" w:rsidDel="001629A8">
          <w:rPr>
            <w:lang w:eastAsia="en-GB"/>
          </w:rPr>
          <w:delText>given permission</w:delText>
        </w:r>
      </w:del>
      <w:r w:rsidR="00547EB9" w:rsidRPr="00AB2470">
        <w:rPr>
          <w:lang w:eastAsia="en-GB"/>
        </w:rPr>
        <w:t xml:space="preserve"> to use that program for research or testing purposes. </w:t>
      </w:r>
      <w:commentRangeEnd w:id="1027"/>
      <w:r w:rsidR="001629A8" w:rsidRPr="00AB2470">
        <w:rPr>
          <w:rStyle w:val="Marquedecommentaire"/>
        </w:rPr>
        <w:commentReference w:id="1027"/>
      </w:r>
      <w:ins w:id="1030" w:author="fikayo akeredolu" w:date="2022-07-21T21:50:00Z">
        <w:r w:rsidR="001629A8" w:rsidRPr="00AB2470">
          <w:rPr>
            <w:lang w:eastAsia="en-GB"/>
          </w:rPr>
          <w:t>Using</w:t>
        </w:r>
      </w:ins>
      <w:del w:id="1031" w:author="fikayo akeredolu" w:date="2022-07-21T21:50:00Z">
        <w:r w:rsidR="00082F2E" w:rsidRPr="00AB2470" w:rsidDel="001629A8">
          <w:rPr>
            <w:lang w:eastAsia="en-GB"/>
          </w:rPr>
          <w:delText>The use of</w:delText>
        </w:r>
      </w:del>
      <w:r w:rsidR="00082F2E" w:rsidRPr="00AB2470">
        <w:rPr>
          <w:lang w:eastAsia="en-GB"/>
        </w:rPr>
        <w:t xml:space="preserve"> any of the ideas presented in this project in such a situation is unethical and is </w:t>
      </w:r>
      <w:r w:rsidR="00FC4DC8" w:rsidRPr="00AB2470">
        <w:rPr>
          <w:lang w:eastAsia="en-GB"/>
        </w:rPr>
        <w:t xml:space="preserve">unintended in all cases. </w:t>
      </w:r>
    </w:p>
    <w:p w14:paraId="6CC80314" w14:textId="502B0682" w:rsidR="00AB2470" w:rsidRDefault="00AB2470" w:rsidP="00B76D98">
      <w:pPr>
        <w:rPr>
          <w:lang w:eastAsia="en-GB"/>
        </w:rPr>
      </w:pPr>
    </w:p>
    <w:p w14:paraId="1DA586F7" w14:textId="301F1A49" w:rsidR="00AB2470" w:rsidRPr="00AB2470" w:rsidRDefault="00AB2470" w:rsidP="00B76D98">
      <w:pPr>
        <w:rPr>
          <w:lang w:eastAsia="en-GB"/>
        </w:rPr>
      </w:pPr>
      <w:r>
        <w:rPr>
          <w:lang w:eastAsia="en-GB"/>
        </w:rPr>
        <w:t>Another issue that could rise from this project is the use of neural networks to replicate the work done by the researchers referenced in the literature review without giving credit where it is needed.</w:t>
      </w:r>
    </w:p>
    <w:p w14:paraId="161F0FCC" w14:textId="77777777" w:rsidR="006916D3" w:rsidRPr="00E40B29" w:rsidRDefault="006916D3" w:rsidP="00B76D98">
      <w:pPr>
        <w:rPr>
          <w:highlight w:val="yellow"/>
          <w:lang w:eastAsia="en-GB"/>
        </w:rPr>
      </w:pPr>
    </w:p>
    <w:p w14:paraId="368E9D3C" w14:textId="0C776FF7" w:rsidR="008016D3" w:rsidRPr="00E40B29" w:rsidRDefault="008016D3" w:rsidP="00B76D98">
      <w:pPr>
        <w:rPr>
          <w:highlight w:val="yellow"/>
          <w:lang w:eastAsia="en-GB"/>
        </w:rPr>
      </w:pPr>
    </w:p>
    <w:p w14:paraId="6F1D386B" w14:textId="05F23ACF" w:rsidR="006E2E24" w:rsidRPr="00AB2470" w:rsidRDefault="006E2E24" w:rsidP="0084164B">
      <w:pPr>
        <w:pStyle w:val="Titre2"/>
        <w:rPr>
          <w:shd w:val="clear" w:color="auto" w:fill="FFFFFF"/>
        </w:rPr>
      </w:pPr>
      <w:bookmarkStart w:id="1032" w:name="_Toc109318892"/>
      <w:r w:rsidRPr="00AB2470">
        <w:rPr>
          <w:shd w:val="clear" w:color="auto" w:fill="FFFFFF"/>
        </w:rPr>
        <w:t>Professional Issues</w:t>
      </w:r>
      <w:bookmarkEnd w:id="1032"/>
    </w:p>
    <w:p w14:paraId="075D36E3" w14:textId="7BB0886D" w:rsidR="00101562" w:rsidRPr="00AB2470" w:rsidRDefault="005203BC" w:rsidP="00B76D98">
      <w:pPr>
        <w:rPr>
          <w:shd w:val="clear" w:color="auto" w:fill="FFFFFF"/>
        </w:rPr>
      </w:pPr>
      <w:commentRangeStart w:id="1033"/>
      <w:r w:rsidRPr="00AB2470">
        <w:rPr>
          <w:shd w:val="clear" w:color="auto" w:fill="FFFFFF"/>
        </w:rPr>
        <w:t xml:space="preserve">The professional issues this project could solve include </w:t>
      </w:r>
      <w:del w:id="1034" w:author="fikayo akeredolu" w:date="2022-07-21T21:56:00Z">
        <w:r w:rsidR="00E80EE8" w:rsidRPr="00AB2470" w:rsidDel="00C43D92">
          <w:rPr>
            <w:shd w:val="clear" w:color="auto" w:fill="FFFFFF"/>
          </w:rPr>
          <w:delText xml:space="preserve">the </w:delText>
        </w:r>
      </w:del>
      <w:r w:rsidR="00E80EE8" w:rsidRPr="00AB2470">
        <w:rPr>
          <w:shd w:val="clear" w:color="auto" w:fill="FFFFFF"/>
        </w:rPr>
        <w:t xml:space="preserve">building </w:t>
      </w:r>
      <w:del w:id="1035" w:author="fikayo akeredolu" w:date="2022-07-21T21:56:00Z">
        <w:r w:rsidR="00E80EE8" w:rsidRPr="00AB2470" w:rsidDel="00C43D92">
          <w:rPr>
            <w:shd w:val="clear" w:color="auto" w:fill="FFFFFF"/>
          </w:rPr>
          <w:delText xml:space="preserve">of </w:delText>
        </w:r>
      </w:del>
      <w:r w:rsidR="00E80EE8" w:rsidRPr="00AB2470">
        <w:rPr>
          <w:shd w:val="clear" w:color="auto" w:fill="FFFFFF"/>
        </w:rPr>
        <w:t xml:space="preserve">specific neural networks and </w:t>
      </w:r>
      <w:r w:rsidR="007B65BB" w:rsidRPr="00AB2470">
        <w:rPr>
          <w:shd w:val="clear" w:color="auto" w:fill="FFFFFF"/>
        </w:rPr>
        <w:t xml:space="preserve">the </w:t>
      </w:r>
      <w:r w:rsidR="00E80EE8" w:rsidRPr="00AB2470">
        <w:rPr>
          <w:shd w:val="clear" w:color="auto" w:fill="FFFFFF"/>
        </w:rPr>
        <w:t xml:space="preserve">development of deep learning techniques to understand source code directly from the program’s AST without needing to convert </w:t>
      </w:r>
      <w:ins w:id="1036" w:author="fikayo akeredolu" w:date="2022-07-21T21:54:00Z">
        <w:r w:rsidR="00C43D92" w:rsidRPr="00AB2470">
          <w:rPr>
            <w:shd w:val="clear" w:color="auto" w:fill="FFFFFF"/>
          </w:rPr>
          <w:t xml:space="preserve">it </w:t>
        </w:r>
      </w:ins>
      <w:r w:rsidR="00E80EE8" w:rsidRPr="00AB2470">
        <w:rPr>
          <w:shd w:val="clear" w:color="auto" w:fill="FFFFFF"/>
        </w:rPr>
        <w:t xml:space="preserve">into trees or graphs and embedding the nodes. </w:t>
      </w:r>
      <w:commentRangeEnd w:id="1033"/>
      <w:r w:rsidR="00C43D92" w:rsidRPr="00AB2470">
        <w:rPr>
          <w:rStyle w:val="Marquedecommentaire"/>
        </w:rPr>
        <w:commentReference w:id="1033"/>
      </w:r>
      <w:r w:rsidR="00E80EE8" w:rsidRPr="00AB2470">
        <w:rPr>
          <w:shd w:val="clear" w:color="auto" w:fill="FFFFFF"/>
        </w:rPr>
        <w:t>This could be done by learning how compilers and interpreters process source code from the program AST at runtime and applying this knowledge to build an entirely new type of neural network architecture.</w:t>
      </w:r>
      <w:r w:rsidR="007B65BB" w:rsidRPr="00AB2470">
        <w:rPr>
          <w:shd w:val="clear" w:color="auto" w:fill="FFFFFF"/>
        </w:rPr>
        <w:t xml:space="preserve"> </w:t>
      </w:r>
    </w:p>
    <w:p w14:paraId="1C84E313" w14:textId="310810CB" w:rsidR="007B65BB" w:rsidRPr="00AB2470" w:rsidRDefault="007B65BB" w:rsidP="00B76D98">
      <w:pPr>
        <w:rPr>
          <w:shd w:val="clear" w:color="auto" w:fill="FFFFFF"/>
        </w:rPr>
      </w:pPr>
    </w:p>
    <w:p w14:paraId="45604B89" w14:textId="5B52A830" w:rsidR="006E2E24" w:rsidRDefault="007B65BB" w:rsidP="00B76D98">
      <w:pPr>
        <w:rPr>
          <w:shd w:val="clear" w:color="auto" w:fill="FFFFFF"/>
        </w:rPr>
      </w:pPr>
      <w:r w:rsidRPr="00AB2470">
        <w:rPr>
          <w:shd w:val="clear" w:color="auto" w:fill="FFFFFF"/>
        </w:rPr>
        <w:t xml:space="preserve">This development would see </w:t>
      </w:r>
      <w:r w:rsidR="002C0651" w:rsidRPr="00AB2470">
        <w:rPr>
          <w:shd w:val="clear" w:color="auto" w:fill="FFFFFF"/>
        </w:rPr>
        <w:t xml:space="preserve">a huge leap forward in </w:t>
      </w:r>
      <w:del w:id="1037" w:author="fikayo akeredolu" w:date="2022-07-21T19:57:00Z">
        <w:r w:rsidR="002C0651" w:rsidRPr="00AB2470" w:rsidDel="00914171">
          <w:rPr>
            <w:shd w:val="clear" w:color="auto" w:fill="FFFFFF"/>
          </w:rPr>
          <w:delText xml:space="preserve">the field of </w:delText>
        </w:r>
      </w:del>
      <w:r w:rsidR="002C0651" w:rsidRPr="00AB2470">
        <w:rPr>
          <w:shd w:val="clear" w:color="auto" w:fill="FFFFFF"/>
        </w:rPr>
        <w:t>Programming Language Understanding</w:t>
      </w:r>
      <w:r w:rsidR="008016D3" w:rsidRPr="00AB2470">
        <w:rPr>
          <w:shd w:val="clear" w:color="auto" w:fill="FFFFFF"/>
        </w:rPr>
        <w:t xml:space="preserve"> (PLU)</w:t>
      </w:r>
      <w:r w:rsidR="002C0651" w:rsidRPr="00AB2470">
        <w:rPr>
          <w:shd w:val="clear" w:color="auto" w:fill="FFFFFF"/>
        </w:rPr>
        <w:t xml:space="preserve">. It would provide entirely new ways for programs to be understood by </w:t>
      </w:r>
      <w:r w:rsidR="008016D3" w:rsidRPr="00AB2470">
        <w:rPr>
          <w:shd w:val="clear" w:color="auto" w:fill="FFFFFF"/>
        </w:rPr>
        <w:t xml:space="preserve">deep learning methods. It could even lead to further research interest in the field of PLU. </w:t>
      </w:r>
    </w:p>
    <w:p w14:paraId="18C4CABD" w14:textId="77777777" w:rsidR="00E80EE8" w:rsidRPr="00E80EE8" w:rsidRDefault="00E80EE8" w:rsidP="00B76D98">
      <w:pPr>
        <w:rPr>
          <w:shd w:val="clear" w:color="auto" w:fill="FFFFFF"/>
        </w:rPr>
      </w:pPr>
    </w:p>
    <w:p w14:paraId="1AE4F591" w14:textId="3A40BAB3" w:rsidR="00CB69CE" w:rsidRDefault="008C397C" w:rsidP="0084164B">
      <w:pPr>
        <w:pStyle w:val="Titre1"/>
      </w:pPr>
      <w:bookmarkStart w:id="1038" w:name="_Toc109318893"/>
      <w:r w:rsidRPr="00240F2B">
        <w:lastRenderedPageBreak/>
        <w:t>Conclusion</w:t>
      </w:r>
      <w:bookmarkEnd w:id="1038"/>
    </w:p>
    <w:p w14:paraId="718F27B0" w14:textId="1BF8B3EF" w:rsidR="008379D0" w:rsidRDefault="009444CA" w:rsidP="00B76D98">
      <w:pPr>
        <w:rPr>
          <w:lang w:eastAsia="en-GB"/>
        </w:rPr>
      </w:pPr>
      <w:r>
        <w:rPr>
          <w:lang w:eastAsia="en-GB"/>
        </w:rPr>
        <w:t xml:space="preserve">In conclusion, </w:t>
      </w:r>
      <w:r w:rsidR="00FC4DC8">
        <w:rPr>
          <w:lang w:eastAsia="en-GB"/>
        </w:rPr>
        <w:t xml:space="preserve">with the results of this project, I have </w:t>
      </w:r>
      <w:ins w:id="1039" w:author="fikayo akeredolu" w:date="2022-07-21T19:56:00Z">
        <w:r w:rsidR="00500265">
          <w:rPr>
            <w:lang w:eastAsia="en-GB"/>
          </w:rPr>
          <w:t>determined</w:t>
        </w:r>
      </w:ins>
      <w:del w:id="1040" w:author="fikayo akeredolu" w:date="2022-07-21T19:56:00Z">
        <w:r w:rsidR="00FC4DC8" w:rsidDel="00500265">
          <w:rPr>
            <w:lang w:eastAsia="en-GB"/>
          </w:rPr>
          <w:delText>achieved my aim of determining</w:delText>
        </w:r>
      </w:del>
      <w:r w:rsidR="00FC4DC8">
        <w:rPr>
          <w:lang w:eastAsia="en-GB"/>
        </w:rPr>
        <w:t xml:space="preserve"> </w:t>
      </w:r>
      <w:r w:rsidR="00093011">
        <w:rPr>
          <w:lang w:eastAsia="en-GB"/>
        </w:rPr>
        <w:t>if</w:t>
      </w:r>
      <w:r w:rsidR="00FC4DC8">
        <w:rPr>
          <w:lang w:eastAsia="en-GB"/>
        </w:rPr>
        <w:t xml:space="preserve"> trees are more suited than graphs for representing source code which is to be learnt by a neural network. </w:t>
      </w:r>
      <w:ins w:id="1041" w:author="fikayo akeredolu" w:date="2022-07-21T19:56:00Z">
        <w:r w:rsidR="00500265">
          <w:rPr>
            <w:lang w:eastAsia="en-GB"/>
          </w:rPr>
          <w:t xml:space="preserve">Furthermore, </w:t>
        </w:r>
      </w:ins>
      <w:r w:rsidR="000837B1">
        <w:rPr>
          <w:lang w:eastAsia="en-GB"/>
        </w:rPr>
        <w:t xml:space="preserve">I have </w:t>
      </w:r>
      <w:r w:rsidR="008379D0">
        <w:rPr>
          <w:lang w:eastAsia="en-GB"/>
        </w:rPr>
        <w:t xml:space="preserve">also </w:t>
      </w:r>
      <w:r w:rsidR="000837B1">
        <w:rPr>
          <w:lang w:eastAsia="en-GB"/>
        </w:rPr>
        <w:t xml:space="preserve">achieved each specific objective outlined in section </w:t>
      </w:r>
      <w:r w:rsidR="008379D0">
        <w:rPr>
          <w:lang w:eastAsia="en-GB"/>
        </w:rPr>
        <w:t xml:space="preserve">3.1. </w:t>
      </w:r>
    </w:p>
    <w:p w14:paraId="2AD5E38B" w14:textId="77777777" w:rsidR="008379D0" w:rsidRDefault="008379D0" w:rsidP="00B76D98">
      <w:pPr>
        <w:rPr>
          <w:lang w:eastAsia="en-GB"/>
        </w:rPr>
      </w:pPr>
    </w:p>
    <w:p w14:paraId="55B69A33" w14:textId="6A87166C" w:rsidR="008379D0" w:rsidRDefault="008379D0" w:rsidP="00B76D98">
      <w:pPr>
        <w:rPr>
          <w:lang w:eastAsia="en-GB"/>
        </w:rPr>
      </w:pPr>
    </w:p>
    <w:p w14:paraId="5B741FA6" w14:textId="6BDEDAB6" w:rsidR="008379D0" w:rsidRDefault="008379D0" w:rsidP="0084164B">
      <w:pPr>
        <w:pStyle w:val="Titre2"/>
      </w:pPr>
      <w:bookmarkStart w:id="1042" w:name="_Toc109318894"/>
      <w:r>
        <w:t>Specific Objectives Achieved</w:t>
      </w:r>
      <w:bookmarkEnd w:id="1042"/>
    </w:p>
    <w:p w14:paraId="41B992D5" w14:textId="0742BA9E" w:rsidR="008379D0" w:rsidRDefault="008379D0" w:rsidP="00B76D98">
      <w:pPr>
        <w:rPr>
          <w:lang w:eastAsia="en-GB"/>
        </w:rPr>
      </w:pPr>
    </w:p>
    <w:p w14:paraId="25FDEC95" w14:textId="1F9311A1" w:rsidR="008379D0" w:rsidRDefault="008379D0" w:rsidP="00B76D98">
      <w:pPr>
        <w:rPr>
          <w:lang w:eastAsia="en-GB"/>
        </w:rPr>
      </w:pPr>
      <w:r>
        <w:rPr>
          <w:lang w:eastAsia="en-GB"/>
        </w:rPr>
        <w:t xml:space="preserve">Objective 2: This project has </w:t>
      </w:r>
      <w:ins w:id="1043" w:author="fikayo akeredolu" w:date="2022-07-21T19:56:00Z">
        <w:r w:rsidR="00500265">
          <w:rPr>
            <w:lang w:eastAsia="en-GB"/>
          </w:rPr>
          <w:t>successfully implemented</w:t>
        </w:r>
      </w:ins>
      <w:del w:id="1044" w:author="fikayo akeredolu" w:date="2022-07-21T19:56:00Z">
        <w:r w:rsidDel="00500265">
          <w:rPr>
            <w:lang w:eastAsia="en-GB"/>
          </w:rPr>
          <w:delText>seen the successful implementation of</w:delText>
        </w:r>
      </w:del>
      <w:r>
        <w:rPr>
          <w:lang w:eastAsia="en-GB"/>
        </w:rPr>
        <w:t xml:space="preserve"> a method for converting source code into a </w:t>
      </w:r>
      <w:r w:rsidR="00CB6062">
        <w:rPr>
          <w:lang w:eastAsia="en-GB"/>
        </w:rPr>
        <w:t xml:space="preserve">graph represented by a </w:t>
      </w:r>
      <w:r>
        <w:rPr>
          <w:lang w:eastAsia="en-GB"/>
        </w:rPr>
        <w:t xml:space="preserve">NetworkX Digraph object (section </w:t>
      </w:r>
      <w:r w:rsidR="00CB6062">
        <w:rPr>
          <w:lang w:eastAsia="en-GB"/>
        </w:rPr>
        <w:t>4.2.1).</w:t>
      </w:r>
    </w:p>
    <w:p w14:paraId="332F6D35" w14:textId="2357E9E4" w:rsidR="00CB6062" w:rsidRDefault="00CB6062" w:rsidP="00B76D98">
      <w:pPr>
        <w:rPr>
          <w:lang w:eastAsia="en-GB"/>
        </w:rPr>
      </w:pPr>
    </w:p>
    <w:p w14:paraId="051D827C" w14:textId="6A4A2FA9" w:rsidR="006F1B48" w:rsidRDefault="00CB6062" w:rsidP="00B76D98">
      <w:pPr>
        <w:rPr>
          <w:lang w:eastAsia="en-GB"/>
        </w:rPr>
      </w:pPr>
      <w:r>
        <w:rPr>
          <w:lang w:eastAsia="en-GB"/>
        </w:rPr>
        <w:t xml:space="preserve">Objective 3: The method for converting the graph nodes from Objective 2 into node embeddings has been </w:t>
      </w:r>
      <w:del w:id="1045" w:author="fikayo akeredolu" w:date="2022-07-21T19:56:00Z">
        <w:r w:rsidDel="00500265">
          <w:rPr>
            <w:lang w:eastAsia="en-GB"/>
          </w:rPr>
          <w:delText xml:space="preserve">successfully </w:delText>
        </w:r>
      </w:del>
      <w:r>
        <w:rPr>
          <w:lang w:eastAsia="en-GB"/>
        </w:rPr>
        <w:t xml:space="preserve">completed (section </w:t>
      </w:r>
      <w:r w:rsidR="006F1B48">
        <w:rPr>
          <w:lang w:eastAsia="en-GB"/>
        </w:rPr>
        <w:t>4.2.2)</w:t>
      </w:r>
      <w:r>
        <w:rPr>
          <w:lang w:eastAsia="en-GB"/>
        </w:rPr>
        <w:t>.</w:t>
      </w:r>
    </w:p>
    <w:p w14:paraId="744F69FB" w14:textId="25A1AE02" w:rsidR="00DF6EE9" w:rsidRDefault="00DF6EE9" w:rsidP="00B76D98">
      <w:pPr>
        <w:rPr>
          <w:lang w:eastAsia="en-GB"/>
        </w:rPr>
      </w:pPr>
    </w:p>
    <w:p w14:paraId="469D44E3" w14:textId="710CFABB" w:rsidR="00DF6EE9" w:rsidRDefault="00DF6EE9" w:rsidP="00B76D98">
      <w:pPr>
        <w:rPr>
          <w:lang w:eastAsia="en-GB"/>
        </w:rPr>
      </w:pPr>
      <w:r>
        <w:rPr>
          <w:lang w:eastAsia="en-GB"/>
        </w:rPr>
        <w:t>Objective 5:</w:t>
      </w:r>
      <w:r w:rsidR="00BF7717">
        <w:rPr>
          <w:lang w:eastAsia="en-GB"/>
        </w:rPr>
        <w:t xml:space="preserve"> A method for converting a program into an AST and extracting the complex and important information in the program </w:t>
      </w:r>
      <w:r w:rsidR="00536289">
        <w:rPr>
          <w:lang w:eastAsia="en-GB"/>
        </w:rPr>
        <w:t xml:space="preserve">into a tree data structure has been </w:t>
      </w:r>
      <w:r w:rsidR="005E309D">
        <w:rPr>
          <w:lang w:eastAsia="en-GB"/>
        </w:rPr>
        <w:t>implemented</w:t>
      </w:r>
      <w:r w:rsidR="00233DC1">
        <w:rPr>
          <w:lang w:eastAsia="en-GB"/>
        </w:rPr>
        <w:t xml:space="preserve"> </w:t>
      </w:r>
      <w:r w:rsidR="00206040">
        <w:rPr>
          <w:lang w:eastAsia="en-GB"/>
        </w:rPr>
        <w:t>(section 4.2.1).</w:t>
      </w:r>
    </w:p>
    <w:p w14:paraId="4C16FA2F" w14:textId="2888AC93" w:rsidR="00206040" w:rsidRDefault="00206040" w:rsidP="00B76D98">
      <w:pPr>
        <w:rPr>
          <w:lang w:eastAsia="en-GB"/>
        </w:rPr>
      </w:pPr>
    </w:p>
    <w:p w14:paraId="1E515287" w14:textId="0BAB01CE" w:rsidR="00206040" w:rsidRDefault="00206040" w:rsidP="00B76D98">
      <w:pPr>
        <w:rPr>
          <w:lang w:eastAsia="en-GB"/>
        </w:rPr>
      </w:pPr>
      <w:r>
        <w:rPr>
          <w:lang w:eastAsia="en-GB"/>
        </w:rPr>
        <w:t xml:space="preserve">Objective 6: </w:t>
      </w:r>
      <w:r w:rsidR="00233DC1">
        <w:rPr>
          <w:lang w:eastAsia="en-GB"/>
        </w:rPr>
        <w:t xml:space="preserve">I designed a method </w:t>
      </w:r>
      <w:r w:rsidR="00B76D98">
        <w:rPr>
          <w:lang w:eastAsia="en-GB"/>
        </w:rPr>
        <w:t>to</w:t>
      </w:r>
      <w:r w:rsidR="00233DC1">
        <w:rPr>
          <w:lang w:eastAsia="en-GB"/>
        </w:rPr>
        <w:t xml:space="preserve"> convert the tree data structure into a list of node embeddings that can be understood by a neural network (</w:t>
      </w:r>
      <w:r w:rsidR="005F6301">
        <w:rPr>
          <w:lang w:eastAsia="en-GB"/>
        </w:rPr>
        <w:t>section 4.2.2).</w:t>
      </w:r>
    </w:p>
    <w:p w14:paraId="2D260143" w14:textId="260B2336" w:rsidR="005F6301" w:rsidRDefault="005F6301" w:rsidP="00B76D98">
      <w:pPr>
        <w:rPr>
          <w:lang w:eastAsia="en-GB"/>
        </w:rPr>
      </w:pPr>
    </w:p>
    <w:p w14:paraId="1452871E" w14:textId="41066129" w:rsidR="005F6301" w:rsidRDefault="005F6301" w:rsidP="00B76D98">
      <w:pPr>
        <w:rPr>
          <w:lang w:eastAsia="en-GB"/>
        </w:rPr>
      </w:pPr>
      <w:r>
        <w:rPr>
          <w:lang w:eastAsia="en-GB"/>
        </w:rPr>
        <w:t>Objectives 1, 4 and 7: I aimed to build 9 DL and NDL models to compare their results when trained and tested using source code represented with three different data structures (trees, graphs, and text)</w:t>
      </w:r>
      <w:ins w:id="1046" w:author="fikayo akeredolu" w:date="2022-07-21T19:55:00Z">
        <w:r w:rsidR="00500265">
          <w:rPr>
            <w:lang w:eastAsia="en-GB"/>
          </w:rPr>
          <w:t>,</w:t>
        </w:r>
      </w:ins>
      <w:r>
        <w:rPr>
          <w:lang w:eastAsia="en-GB"/>
        </w:rPr>
        <w:t xml:space="preserve"> and I have achieved this aim (section 4.2.4).</w:t>
      </w:r>
    </w:p>
    <w:p w14:paraId="1A1AE40C" w14:textId="14AB58C9" w:rsidR="005F6301" w:rsidRDefault="005F6301" w:rsidP="00B76D98">
      <w:pPr>
        <w:rPr>
          <w:lang w:eastAsia="en-GB"/>
        </w:rPr>
      </w:pPr>
    </w:p>
    <w:p w14:paraId="5574836E" w14:textId="66993584" w:rsidR="00DD351E" w:rsidRDefault="005F6301" w:rsidP="00B76D98">
      <w:pPr>
        <w:rPr>
          <w:lang w:eastAsia="en-GB"/>
        </w:rPr>
      </w:pPr>
      <w:r>
        <w:rPr>
          <w:lang w:eastAsia="en-GB"/>
        </w:rPr>
        <w:t xml:space="preserve">Objective 8: I have compared the results of running the models from Objectives 1, 4 and 7 </w:t>
      </w:r>
      <w:ins w:id="1047" w:author="fikayo akeredolu" w:date="2022-07-21T19:55:00Z">
        <w:r w:rsidR="00500265">
          <w:rPr>
            <w:lang w:eastAsia="en-GB"/>
          </w:rPr>
          <w:t>with</w:t>
        </w:r>
      </w:ins>
      <w:del w:id="1048" w:author="fikayo akeredolu" w:date="2022-07-21T19:55:00Z">
        <w:r w:rsidDel="00500265">
          <w:rPr>
            <w:lang w:eastAsia="en-GB"/>
          </w:rPr>
          <w:delText>on</w:delText>
        </w:r>
      </w:del>
      <w:r>
        <w:rPr>
          <w:lang w:eastAsia="en-GB"/>
        </w:rPr>
        <w:t xml:space="preserve"> the results of Objectives </w:t>
      </w:r>
      <w:r w:rsidR="000C3436">
        <w:rPr>
          <w:lang w:eastAsia="en-GB"/>
        </w:rPr>
        <w:t>3 and 6</w:t>
      </w:r>
      <w:del w:id="1049" w:author="fikayo akeredolu" w:date="2022-07-21T19:55:00Z">
        <w:r w:rsidR="000C3436" w:rsidDel="00500265">
          <w:rPr>
            <w:lang w:eastAsia="en-GB"/>
          </w:rPr>
          <w:delText>,</w:delText>
        </w:r>
      </w:del>
      <w:r w:rsidR="000C3436">
        <w:rPr>
          <w:lang w:eastAsia="en-GB"/>
        </w:rPr>
        <w:t xml:space="preserve"> and text embeddings to determine </w:t>
      </w:r>
      <w:del w:id="1050" w:author="fikayo akeredolu" w:date="2022-07-21T19:55:00Z">
        <w:r w:rsidR="000C3436" w:rsidDel="00500265">
          <w:rPr>
            <w:lang w:eastAsia="en-GB"/>
          </w:rPr>
          <w:delText xml:space="preserve">which is </w:delText>
        </w:r>
      </w:del>
      <w:r w:rsidR="000C3436">
        <w:rPr>
          <w:lang w:eastAsia="en-GB"/>
        </w:rPr>
        <w:t xml:space="preserve">the most suitable for classifying programs based on </w:t>
      </w:r>
      <w:ins w:id="1051" w:author="fikayo akeredolu" w:date="2022-07-21T19:55:00Z">
        <w:r w:rsidR="00500265">
          <w:rPr>
            <w:lang w:eastAsia="en-GB"/>
          </w:rPr>
          <w:t>the</w:t>
        </w:r>
      </w:ins>
      <w:del w:id="1052" w:author="fikayo akeredolu" w:date="2022-07-21T19:55:00Z">
        <w:r w:rsidR="000C3436" w:rsidDel="00500265">
          <w:rPr>
            <w:lang w:eastAsia="en-GB"/>
          </w:rPr>
          <w:delText>what</w:delText>
        </w:r>
      </w:del>
      <w:r w:rsidR="000C3436">
        <w:rPr>
          <w:lang w:eastAsia="en-GB"/>
        </w:rPr>
        <w:t xml:space="preserve"> sorting algorithm they implement (section 4</w:t>
      </w:r>
      <w:r w:rsidR="004D2F9C">
        <w:rPr>
          <w:lang w:eastAsia="en-GB"/>
        </w:rPr>
        <w:t>.5</w:t>
      </w:r>
      <w:r w:rsidR="000C3436">
        <w:rPr>
          <w:lang w:eastAsia="en-GB"/>
        </w:rPr>
        <w:t>)</w:t>
      </w:r>
      <w:r w:rsidR="004D2F9C">
        <w:rPr>
          <w:lang w:eastAsia="en-GB"/>
        </w:rPr>
        <w:t>.</w:t>
      </w:r>
    </w:p>
    <w:p w14:paraId="7ECF535B" w14:textId="77777777" w:rsidR="00DD5D9E" w:rsidRDefault="00DD5D9E" w:rsidP="00B76D98">
      <w:pPr>
        <w:rPr>
          <w:lang w:eastAsia="en-GB"/>
        </w:rPr>
      </w:pPr>
    </w:p>
    <w:p w14:paraId="75685F82" w14:textId="2365DAA0" w:rsidR="00762024" w:rsidRPr="00762024" w:rsidRDefault="00762024" w:rsidP="0084164B">
      <w:pPr>
        <w:pStyle w:val="Titre2"/>
      </w:pPr>
      <w:bookmarkStart w:id="1053" w:name="_Toc109318895"/>
      <w:r>
        <w:t>Future Work</w:t>
      </w:r>
      <w:bookmarkEnd w:id="1053"/>
    </w:p>
    <w:p w14:paraId="1FAA866B" w14:textId="49C0FAEF" w:rsidR="004D2F9C" w:rsidRDefault="004D2F9C" w:rsidP="00B76D98">
      <w:pPr>
        <w:rPr>
          <w:lang w:eastAsia="en-GB"/>
        </w:rPr>
      </w:pPr>
    </w:p>
    <w:p w14:paraId="1899D3CF" w14:textId="3FE16868" w:rsidR="005F6301" w:rsidRPr="009444CA" w:rsidRDefault="00915D12" w:rsidP="00B76D98">
      <w:pPr>
        <w:rPr>
          <w:lang w:eastAsia="en-GB"/>
        </w:rPr>
      </w:pPr>
      <w:commentRangeStart w:id="1054"/>
      <w:r>
        <w:rPr>
          <w:lang w:eastAsia="en-GB"/>
        </w:rPr>
        <w:t>One</w:t>
      </w:r>
      <w:r w:rsidR="00B34688">
        <w:rPr>
          <w:lang w:eastAsia="en-GB"/>
        </w:rPr>
        <w:t xml:space="preserve"> possible future improvement on this project</w:t>
      </w:r>
      <w:r>
        <w:rPr>
          <w:lang w:eastAsia="en-GB"/>
        </w:rPr>
        <w:t xml:space="preserve"> could be to examine how an individual programmer’s programming style (e.g., do they always use camelCase or snake_case</w:t>
      </w:r>
      <w:r w:rsidR="00475BB2">
        <w:rPr>
          <w:lang w:eastAsia="en-GB"/>
        </w:rPr>
        <w:t xml:space="preserve">, </w:t>
      </w:r>
      <w:r w:rsidR="00EF57F5">
        <w:rPr>
          <w:lang w:eastAsia="en-GB"/>
        </w:rPr>
        <w:t>etc</w:t>
      </w:r>
      <w:ins w:id="1055" w:author="fikayo akeredolu" w:date="2022-07-21T19:55:00Z">
        <w:r w:rsidR="00500265">
          <w:rPr>
            <w:lang w:eastAsia="en-GB"/>
          </w:rPr>
          <w:t>.</w:t>
        </w:r>
      </w:ins>
      <w:r w:rsidR="00EF57F5">
        <w:rPr>
          <w:lang w:eastAsia="en-GB"/>
        </w:rPr>
        <w:t>)</w:t>
      </w:r>
      <w:r w:rsidR="00DE7B3D">
        <w:rPr>
          <w:lang w:eastAsia="en-GB"/>
        </w:rPr>
        <w:t xml:space="preserve"> influences the ability of a deep learning model to understand the code.</w:t>
      </w:r>
      <w:commentRangeEnd w:id="1054"/>
      <w:r w:rsidR="00500265">
        <w:rPr>
          <w:rStyle w:val="Marquedecommentaire"/>
        </w:rPr>
        <w:commentReference w:id="1054"/>
      </w:r>
      <w:r w:rsidR="00DE7B3D">
        <w:rPr>
          <w:lang w:eastAsia="en-GB"/>
        </w:rPr>
        <w:t xml:space="preserve"> </w:t>
      </w:r>
      <w:r w:rsidR="00070AFC">
        <w:rPr>
          <w:lang w:eastAsia="en-GB"/>
        </w:rPr>
        <w:t xml:space="preserve">Another example could be to </w:t>
      </w:r>
      <w:r w:rsidR="00B76D98">
        <w:rPr>
          <w:lang w:eastAsia="en-GB"/>
        </w:rPr>
        <w:t>construct</w:t>
      </w:r>
      <w:r w:rsidR="00070AFC">
        <w:rPr>
          <w:lang w:eastAsia="en-GB"/>
        </w:rPr>
        <w:t xml:space="preserve"> a model that can </w:t>
      </w:r>
      <w:ins w:id="1056" w:author="fikayo akeredolu" w:date="2022-07-21T19:56:00Z">
        <w:r w:rsidR="00500265">
          <w:rPr>
            <w:lang w:eastAsia="en-GB"/>
          </w:rPr>
          <w:t>describe</w:t>
        </w:r>
      </w:ins>
      <w:del w:id="1057" w:author="fikayo akeredolu" w:date="2022-07-21T19:56:00Z">
        <w:r w:rsidR="00070AFC" w:rsidDel="00500265">
          <w:rPr>
            <w:lang w:eastAsia="en-GB"/>
          </w:rPr>
          <w:delText>provide a description of</w:delText>
        </w:r>
      </w:del>
      <w:r w:rsidR="00070AFC">
        <w:rPr>
          <w:lang w:eastAsia="en-GB"/>
        </w:rPr>
        <w:t xml:space="preserve"> program</w:t>
      </w:r>
      <w:r w:rsidR="00B76D98">
        <w:rPr>
          <w:lang w:eastAsia="en-GB"/>
        </w:rPr>
        <w:t>s</w:t>
      </w:r>
      <w:r w:rsidR="00070AFC">
        <w:rPr>
          <w:lang w:eastAsia="en-GB"/>
        </w:rPr>
        <w:t xml:space="preserve"> based on the functions </w:t>
      </w:r>
      <w:r w:rsidR="00B76D98">
        <w:rPr>
          <w:lang w:eastAsia="en-GB"/>
        </w:rPr>
        <w:t>they</w:t>
      </w:r>
      <w:r w:rsidR="00070AFC">
        <w:rPr>
          <w:lang w:eastAsia="en-GB"/>
        </w:rPr>
        <w:t xml:space="preserve"> implement.</w:t>
      </w:r>
      <w:r w:rsidR="00DD5D9E">
        <w:rPr>
          <w:lang w:eastAsia="en-GB"/>
        </w:rPr>
        <w:t xml:space="preserve"> </w:t>
      </w:r>
      <w:r w:rsidR="00D84893">
        <w:rPr>
          <w:lang w:eastAsia="en-GB"/>
        </w:rPr>
        <w:t>Finally</w:t>
      </w:r>
      <w:r w:rsidR="0064053B">
        <w:rPr>
          <w:lang w:eastAsia="en-GB"/>
        </w:rPr>
        <w:t xml:space="preserve">, work could be done to implement neural networks and machine learning models that </w:t>
      </w:r>
      <w:r w:rsidR="000A67D7">
        <w:rPr>
          <w:lang w:eastAsia="en-GB"/>
        </w:rPr>
        <w:t>can understand</w:t>
      </w:r>
      <w:r w:rsidR="0064053B">
        <w:rPr>
          <w:lang w:eastAsia="en-GB"/>
        </w:rPr>
        <w:t xml:space="preserve"> multiple programming languages.</w:t>
      </w:r>
      <w:r w:rsidR="000A67D7">
        <w:rPr>
          <w:lang w:eastAsia="en-GB"/>
        </w:rPr>
        <w:t xml:space="preserve"> </w:t>
      </w:r>
      <w:commentRangeStart w:id="1058"/>
      <w:r w:rsidR="000A67D7">
        <w:rPr>
          <w:lang w:eastAsia="en-GB"/>
        </w:rPr>
        <w:t xml:space="preserve">This could lead to models being trained in one language and tested in another. </w:t>
      </w:r>
      <w:commentRangeEnd w:id="1058"/>
      <w:r w:rsidR="00500265">
        <w:rPr>
          <w:rStyle w:val="Marquedecommentaire"/>
        </w:rPr>
        <w:commentReference w:id="1058"/>
      </w:r>
      <w:r w:rsidR="000A67D7">
        <w:rPr>
          <w:lang w:eastAsia="en-GB"/>
        </w:rPr>
        <w:t>This does not have to be limited to deep learning</w:t>
      </w:r>
      <w:r w:rsidR="00F61C0A">
        <w:rPr>
          <w:lang w:eastAsia="en-GB"/>
        </w:rPr>
        <w:t xml:space="preserve"> models</w:t>
      </w:r>
      <w:r w:rsidR="000A67D7">
        <w:rPr>
          <w:lang w:eastAsia="en-GB"/>
        </w:rPr>
        <w:t>.</w:t>
      </w:r>
    </w:p>
    <w:p w14:paraId="1AE4F597" w14:textId="126C6AFB" w:rsidR="00810CCA" w:rsidRDefault="00810CCA" w:rsidP="0084164B">
      <w:pPr>
        <w:pStyle w:val="Titre1"/>
      </w:pPr>
      <w:bookmarkStart w:id="1059" w:name="_Toc201479955"/>
      <w:bookmarkStart w:id="1060" w:name="_Toc209836639"/>
      <w:bookmarkStart w:id="1061" w:name="_Toc209836865"/>
      <w:bookmarkStart w:id="1062" w:name="_Toc209873188"/>
      <w:bookmarkStart w:id="1063" w:name="_Toc109318896"/>
      <w:r w:rsidRPr="00240F2B">
        <w:lastRenderedPageBreak/>
        <w:t>References</w:t>
      </w:r>
      <w:bookmarkEnd w:id="1059"/>
      <w:bookmarkEnd w:id="1060"/>
      <w:bookmarkEnd w:id="1061"/>
      <w:bookmarkEnd w:id="1062"/>
      <w:bookmarkEnd w:id="1063"/>
    </w:p>
    <w:p w14:paraId="785F282A" w14:textId="77777777" w:rsidR="00836002" w:rsidRDefault="00836002" w:rsidP="00B76D98">
      <w:pPr>
        <w:rPr>
          <w:lang w:eastAsia="en-GB"/>
        </w:rPr>
      </w:pPr>
    </w:p>
    <w:p w14:paraId="249723A8" w14:textId="02D12C05" w:rsidR="001006A5" w:rsidRPr="005A29F4" w:rsidRDefault="001006A5" w:rsidP="00B76D98">
      <w:pPr>
        <w:pStyle w:val="Paragraphedeliste"/>
        <w:numPr>
          <w:ilvl w:val="0"/>
          <w:numId w:val="29"/>
        </w:numPr>
        <w:rPr>
          <w:lang w:eastAsia="es-ES_tradnl"/>
        </w:rPr>
      </w:pPr>
      <w:r w:rsidRPr="005A29F4">
        <w:rPr>
          <w:shd w:val="clear" w:color="auto" w:fill="FFFFFF"/>
          <w:lang w:eastAsia="es-ES_tradnl"/>
        </w:rPr>
        <w:t>McCaffrey, J., 2006. </w:t>
      </w:r>
      <w:r w:rsidRPr="005A29F4">
        <w:rPr>
          <w:i/>
          <w:iCs/>
          <w:lang w:eastAsia="es-ES_tradnl"/>
        </w:rPr>
        <w:t>Scripting Languages vs. Non-Scripting Languages in Test Automation</w:t>
      </w:r>
      <w:r w:rsidR="00784AD5">
        <w:rPr>
          <w:shd w:val="clear" w:color="auto" w:fill="FFFFFF"/>
          <w:lang w:val="en-US" w:eastAsia="es-ES_tradnl"/>
        </w:rPr>
        <w:t xml:space="preserve">. </w:t>
      </w:r>
      <w:r w:rsidRPr="005A29F4">
        <w:rPr>
          <w:shd w:val="clear" w:color="auto" w:fill="FFFFFF"/>
          <w:lang w:eastAsia="es-ES_tradnl"/>
        </w:rPr>
        <w:t xml:space="preserve">James D. McCaffrey. </w:t>
      </w:r>
      <w:hyperlink r:id="rId41" w:history="1">
        <w:r w:rsidRPr="005A29F4">
          <w:rPr>
            <w:rStyle w:val="Lienhypertexte"/>
            <w:shd w:val="clear" w:color="auto" w:fill="FFFFFF"/>
            <w:lang w:eastAsia="es-ES_tradnl"/>
          </w:rPr>
          <w:t>https://jamesmccaffrey.wordpress.com/2006/10/06/scripting-languages-vs-non-scripting-languages-in-test-automation/</w:t>
        </w:r>
      </w:hyperlink>
    </w:p>
    <w:p w14:paraId="20833137" w14:textId="6E90D527" w:rsidR="001006A5" w:rsidRPr="005A29F4" w:rsidRDefault="00B42C83" w:rsidP="00B76D98">
      <w:pPr>
        <w:pStyle w:val="Paragraphedeliste"/>
        <w:numPr>
          <w:ilvl w:val="0"/>
          <w:numId w:val="29"/>
        </w:numPr>
        <w:rPr>
          <w:lang w:eastAsia="es-ES_tradnl"/>
        </w:rPr>
      </w:pPr>
      <w:r w:rsidRPr="005A29F4">
        <w:rPr>
          <w:shd w:val="clear" w:color="auto" w:fill="FFFFFF"/>
          <w:lang w:eastAsia="es-ES_tradnl"/>
        </w:rPr>
        <w:t>En.wikipedia.org. n.d. </w:t>
      </w:r>
      <w:r w:rsidRPr="005A29F4">
        <w:rPr>
          <w:i/>
          <w:iCs/>
          <w:lang w:eastAsia="es-ES_tradnl"/>
        </w:rPr>
        <w:t>Scripting language - Wikipedia</w:t>
      </w:r>
      <w:r w:rsidRPr="005A29F4">
        <w:rPr>
          <w:shd w:val="clear" w:color="auto" w:fill="FFFFFF"/>
          <w:lang w:eastAsia="es-ES_tradnl"/>
        </w:rPr>
        <w:t>.</w:t>
      </w:r>
      <w:r w:rsidR="00500697">
        <w:rPr>
          <w:shd w:val="clear" w:color="auto" w:fill="FFFFFF"/>
          <w:lang w:val="en-US" w:eastAsia="es-ES_tradnl"/>
        </w:rPr>
        <w:t xml:space="preserve"> </w:t>
      </w:r>
      <w:hyperlink r:id="rId42" w:history="1">
        <w:r w:rsidR="001006A5" w:rsidRPr="005A29F4">
          <w:rPr>
            <w:rStyle w:val="Lienhypertexte"/>
            <w:shd w:val="clear" w:color="auto" w:fill="FFFFFF"/>
            <w:lang w:eastAsia="es-ES_tradnl"/>
          </w:rPr>
          <w:t>https://en.wikipedia.org/wiki/Scripting_language</w:t>
        </w:r>
      </w:hyperlink>
    </w:p>
    <w:p w14:paraId="63B1E64F" w14:textId="2D925FEF" w:rsidR="00B53CB5" w:rsidRPr="005A29F4" w:rsidRDefault="00B53CB5" w:rsidP="00B76D98">
      <w:pPr>
        <w:pStyle w:val="Paragraphedeliste"/>
        <w:numPr>
          <w:ilvl w:val="0"/>
          <w:numId w:val="29"/>
        </w:numPr>
        <w:rPr>
          <w:lang w:eastAsia="es-ES_tradnl"/>
        </w:rPr>
      </w:pPr>
      <w:r w:rsidRPr="005A29F4">
        <w:rPr>
          <w:shd w:val="clear" w:color="auto" w:fill="FFFFFF"/>
          <w:lang w:eastAsia="es-ES_tradnl"/>
        </w:rPr>
        <w:t>En.wikipedia.org. n.d. </w:t>
      </w:r>
      <w:r w:rsidRPr="005A29F4">
        <w:rPr>
          <w:i/>
          <w:iCs/>
          <w:lang w:eastAsia="es-ES_tradnl"/>
        </w:rPr>
        <w:t>Procedural programming - Wikipedia</w:t>
      </w:r>
      <w:r w:rsidRPr="005A29F4">
        <w:rPr>
          <w:shd w:val="clear" w:color="auto" w:fill="FFFFFF"/>
          <w:lang w:eastAsia="es-ES_tradnl"/>
        </w:rPr>
        <w:t xml:space="preserve">. </w:t>
      </w:r>
      <w:hyperlink r:id="rId43" w:history="1">
        <w:r w:rsidRPr="005A29F4">
          <w:rPr>
            <w:rStyle w:val="Lienhypertexte"/>
            <w:shd w:val="clear" w:color="auto" w:fill="FFFFFF"/>
            <w:lang w:eastAsia="es-ES_tradnl"/>
          </w:rPr>
          <w:t>https://en.wikipedia.org/wiki/Procedural_programming</w:t>
        </w:r>
      </w:hyperlink>
    </w:p>
    <w:p w14:paraId="0059F6DF" w14:textId="3621C14D" w:rsidR="00784AD5" w:rsidRPr="00784AD5" w:rsidRDefault="00466E77" w:rsidP="00B76D98">
      <w:pPr>
        <w:pStyle w:val="Paragraphedeliste"/>
        <w:numPr>
          <w:ilvl w:val="0"/>
          <w:numId w:val="29"/>
        </w:numPr>
        <w:rPr>
          <w:lang w:eastAsia="es-ES_tradnl"/>
        </w:rPr>
      </w:pPr>
      <w:r w:rsidRPr="00784AD5">
        <w:rPr>
          <w:lang w:eastAsia="es-ES_tradnl"/>
        </w:rPr>
        <w:t xml:space="preserve">GeeksforGeeks. n.d. Introduction to Tree Data Structure - GeeksforGeeks. </w:t>
      </w:r>
      <w:hyperlink r:id="rId44" w:history="1">
        <w:r w:rsidR="00CC5425" w:rsidRPr="00784AD5">
          <w:rPr>
            <w:lang w:eastAsia="es-ES_tradnl"/>
          </w:rPr>
          <w:t>https://www.geeksforgeeks.org/introduction-to-tree-data-structure/</w:t>
        </w:r>
      </w:hyperlink>
    </w:p>
    <w:p w14:paraId="178D02EF" w14:textId="1AA00BC8" w:rsidR="00875AEA" w:rsidRPr="00CC5425" w:rsidRDefault="00875AEA" w:rsidP="00B76D98">
      <w:pPr>
        <w:pStyle w:val="Paragraphedeliste"/>
        <w:numPr>
          <w:ilvl w:val="0"/>
          <w:numId w:val="29"/>
        </w:numPr>
        <w:rPr>
          <w:lang w:eastAsia="es-ES_tradnl"/>
        </w:rPr>
      </w:pPr>
      <w:r w:rsidRPr="00CC5425">
        <w:rPr>
          <w:shd w:val="clear" w:color="auto" w:fill="FFFFFF"/>
          <w:lang w:eastAsia="es-ES_tradnl"/>
        </w:rPr>
        <w:t>Allamanis, M., Brockschmidt, M. and Khademi, M., 2017. Learning to represent programs with graphs. </w:t>
      </w:r>
      <w:r w:rsidRPr="00CC5425">
        <w:rPr>
          <w:i/>
          <w:iCs/>
          <w:lang w:eastAsia="es-ES_tradnl"/>
        </w:rPr>
        <w:t>arXiv preprint arXiv:1711.00740</w:t>
      </w:r>
      <w:r w:rsidRPr="00CC5425">
        <w:rPr>
          <w:shd w:val="clear" w:color="auto" w:fill="FFFFFF"/>
          <w:lang w:eastAsia="es-ES_tradnl"/>
        </w:rPr>
        <w:t>.</w:t>
      </w:r>
    </w:p>
    <w:p w14:paraId="1DB32F47" w14:textId="24B583D4" w:rsidR="006278D4" w:rsidRPr="005A29F4" w:rsidRDefault="006278D4" w:rsidP="00B76D98">
      <w:pPr>
        <w:pStyle w:val="Paragraphedeliste"/>
        <w:numPr>
          <w:ilvl w:val="0"/>
          <w:numId w:val="29"/>
        </w:numPr>
        <w:rPr>
          <w:lang w:eastAsia="es-ES_tradnl"/>
        </w:rPr>
      </w:pPr>
      <w:r w:rsidRPr="005A29F4">
        <w:rPr>
          <w:shd w:val="clear" w:color="auto" w:fill="FFFFFF"/>
          <w:lang w:eastAsia="es-ES_tradnl"/>
        </w:rPr>
        <w:t>Zola, A., n.d. </w:t>
      </w:r>
      <w:r w:rsidRPr="005A29F4">
        <w:rPr>
          <w:i/>
          <w:iCs/>
          <w:lang w:eastAsia="es-ES_tradnl"/>
        </w:rPr>
        <w:t xml:space="preserve">What is a strongly typed programming </w:t>
      </w:r>
      <w:proofErr w:type="gramStart"/>
      <w:r w:rsidRPr="005A29F4">
        <w:rPr>
          <w:i/>
          <w:iCs/>
          <w:lang w:eastAsia="es-ES_tradnl"/>
        </w:rPr>
        <w:t>language?</w:t>
      </w:r>
      <w:r w:rsidRPr="005A29F4">
        <w:rPr>
          <w:shd w:val="clear" w:color="auto" w:fill="FFFFFF"/>
          <w:lang w:eastAsia="es-ES_tradnl"/>
        </w:rPr>
        <w:t>.</w:t>
      </w:r>
      <w:proofErr w:type="gramEnd"/>
      <w:r w:rsidRPr="005A29F4">
        <w:rPr>
          <w:shd w:val="clear" w:color="auto" w:fill="FFFFFF"/>
          <w:lang w:eastAsia="es-ES_tradnl"/>
        </w:rPr>
        <w:t xml:space="preserve"> </w:t>
      </w:r>
      <w:hyperlink r:id="rId45" w:history="1">
        <w:r w:rsidR="00CC5425" w:rsidRPr="006D655B">
          <w:rPr>
            <w:rStyle w:val="Lienhypertexte"/>
            <w:shd w:val="clear" w:color="auto" w:fill="FFFFFF"/>
            <w:lang w:eastAsia="es-ES_tradnl"/>
          </w:rPr>
          <w:t>https://www.techtarget.com/whatis/definition/strongly-typed</w:t>
        </w:r>
      </w:hyperlink>
      <w:r w:rsidR="00CC5425">
        <w:rPr>
          <w:shd w:val="clear" w:color="auto" w:fill="FFFFFF"/>
          <w:lang w:val="en-US" w:eastAsia="es-ES_tradnl"/>
        </w:rPr>
        <w:t xml:space="preserve"> </w:t>
      </w:r>
    </w:p>
    <w:p w14:paraId="6DADEDF9" w14:textId="77777777" w:rsidR="00114583" w:rsidRPr="005A29F4" w:rsidRDefault="00114583" w:rsidP="00B76D98">
      <w:pPr>
        <w:pStyle w:val="Paragraphedeliste"/>
        <w:numPr>
          <w:ilvl w:val="0"/>
          <w:numId w:val="29"/>
        </w:numPr>
        <w:rPr>
          <w:lang w:eastAsia="es-ES_tradnl"/>
        </w:rPr>
      </w:pPr>
      <w:r w:rsidRPr="005A29F4">
        <w:rPr>
          <w:shd w:val="clear" w:color="auto" w:fill="FFFFFF"/>
          <w:lang w:eastAsia="es-ES_tradnl"/>
        </w:rPr>
        <w:t>Nadkarni, P.M., Ohno-Machado, L. and Chapman, W.W., 2011. Natural language processing: an introduction. </w:t>
      </w:r>
      <w:r w:rsidRPr="005A29F4">
        <w:rPr>
          <w:i/>
          <w:iCs/>
          <w:lang w:eastAsia="es-ES_tradnl"/>
        </w:rPr>
        <w:t>Journal of the American Medical Informatics Association</w:t>
      </w:r>
      <w:r w:rsidRPr="005A29F4">
        <w:rPr>
          <w:shd w:val="clear" w:color="auto" w:fill="FFFFFF"/>
          <w:lang w:eastAsia="es-ES_tradnl"/>
        </w:rPr>
        <w:t>, </w:t>
      </w:r>
      <w:r w:rsidRPr="005A29F4">
        <w:rPr>
          <w:i/>
          <w:iCs/>
          <w:lang w:eastAsia="es-ES_tradnl"/>
        </w:rPr>
        <w:t>18</w:t>
      </w:r>
      <w:r w:rsidRPr="005A29F4">
        <w:rPr>
          <w:shd w:val="clear" w:color="auto" w:fill="FFFFFF"/>
          <w:lang w:eastAsia="es-ES_tradnl"/>
        </w:rPr>
        <w:t>(5), pp.544-551.</w:t>
      </w:r>
    </w:p>
    <w:p w14:paraId="688593C1" w14:textId="77777777" w:rsidR="00DD7A94" w:rsidRPr="005A29F4" w:rsidRDefault="00DD7A94" w:rsidP="00B76D98">
      <w:pPr>
        <w:pStyle w:val="Paragraphedeliste"/>
        <w:numPr>
          <w:ilvl w:val="0"/>
          <w:numId w:val="29"/>
        </w:numPr>
        <w:rPr>
          <w:lang w:eastAsia="es-ES_tradnl"/>
        </w:rPr>
      </w:pPr>
      <w:r w:rsidRPr="005A29F4">
        <w:rPr>
          <w:shd w:val="clear" w:color="auto" w:fill="FFFFFF"/>
          <w:lang w:eastAsia="es-ES_tradnl"/>
        </w:rPr>
        <w:t>Beck, D., Haffari, G. and Cohn, T., 2018. Graph-to-sequence learning using gated graph neural networks. </w:t>
      </w:r>
      <w:r w:rsidRPr="005A29F4">
        <w:rPr>
          <w:i/>
          <w:iCs/>
          <w:lang w:eastAsia="es-ES_tradnl"/>
        </w:rPr>
        <w:t>arXiv preprint arXiv:1806.09835</w:t>
      </w:r>
      <w:r w:rsidRPr="005A29F4">
        <w:rPr>
          <w:shd w:val="clear" w:color="auto" w:fill="FFFFFF"/>
          <w:lang w:eastAsia="es-ES_tradnl"/>
        </w:rPr>
        <w:t>.</w:t>
      </w:r>
    </w:p>
    <w:p w14:paraId="25EEE06A" w14:textId="77777777" w:rsidR="004A23A8" w:rsidRPr="005A29F4" w:rsidRDefault="00522E11" w:rsidP="00B76D98">
      <w:pPr>
        <w:pStyle w:val="Paragraphedeliste"/>
        <w:numPr>
          <w:ilvl w:val="0"/>
          <w:numId w:val="29"/>
        </w:numPr>
        <w:rPr>
          <w:lang w:eastAsia="es-ES_tradnl"/>
        </w:rPr>
      </w:pPr>
      <w:r w:rsidRPr="005A29F4">
        <w:rPr>
          <w:shd w:val="clear" w:color="auto" w:fill="FFFFFF"/>
          <w:lang w:eastAsia="es-ES_tradnl"/>
        </w:rPr>
        <w:t>Mou, L., Li, G., Zhang, L., Wang, T. and Jin, Z., 2016, February. Convolutional neural networks over tree structures for programming language processing. In </w:t>
      </w:r>
      <w:r w:rsidRPr="005A29F4">
        <w:rPr>
          <w:i/>
          <w:iCs/>
          <w:lang w:eastAsia="es-ES_tradnl"/>
        </w:rPr>
        <w:t>Thirtieth AAAI conference on artificial intelligence</w:t>
      </w:r>
      <w:r w:rsidRPr="005A29F4">
        <w:rPr>
          <w:shd w:val="clear" w:color="auto" w:fill="FFFFFF"/>
          <w:lang w:eastAsia="es-ES_tradnl"/>
        </w:rPr>
        <w:t>.</w:t>
      </w:r>
    </w:p>
    <w:p w14:paraId="21DF07B1" w14:textId="13C5CA4E" w:rsidR="004A23A8" w:rsidRPr="005A29F4" w:rsidRDefault="004A23A8" w:rsidP="00B76D98">
      <w:pPr>
        <w:pStyle w:val="Paragraphedeliste"/>
        <w:numPr>
          <w:ilvl w:val="0"/>
          <w:numId w:val="29"/>
        </w:numPr>
        <w:rPr>
          <w:lang w:eastAsia="es-ES_tradnl"/>
        </w:rPr>
      </w:pPr>
      <w:r w:rsidRPr="005A29F4">
        <w:rPr>
          <w:shd w:val="clear" w:color="auto" w:fill="FFFFFF"/>
          <w:lang w:eastAsia="es-ES_tradnl"/>
        </w:rPr>
        <w:t>Browne, M. and Ghidary, S.S., 2003, December. Convolutional neural networks for image processing: an application in robot vision. In </w:t>
      </w:r>
      <w:r w:rsidRPr="005A29F4">
        <w:rPr>
          <w:i/>
          <w:iCs/>
          <w:lang w:eastAsia="es-ES_tradnl"/>
        </w:rPr>
        <w:t>Australasian Joint Conference on Artificial Intelligence</w:t>
      </w:r>
      <w:r w:rsidRPr="005A29F4">
        <w:rPr>
          <w:shd w:val="clear" w:color="auto" w:fill="FFFFFF"/>
          <w:lang w:eastAsia="es-ES_tradnl"/>
        </w:rPr>
        <w:t> (pp. 641-652). Springer, Berlin, Heidelberg.</w:t>
      </w:r>
    </w:p>
    <w:p w14:paraId="14E5D23D" w14:textId="77777777" w:rsidR="004615F6" w:rsidRPr="005A29F4" w:rsidRDefault="004615F6" w:rsidP="00B76D98">
      <w:pPr>
        <w:pStyle w:val="Paragraphedeliste"/>
        <w:numPr>
          <w:ilvl w:val="0"/>
          <w:numId w:val="29"/>
        </w:numPr>
        <w:rPr>
          <w:lang w:eastAsia="es-ES_tradnl"/>
        </w:rPr>
      </w:pPr>
      <w:r w:rsidRPr="005A29F4">
        <w:rPr>
          <w:shd w:val="clear" w:color="auto" w:fill="FFFFFF"/>
          <w:lang w:eastAsia="es-ES_tradnl"/>
        </w:rPr>
        <w:t>Browne, M., Ghidary, S.S. and Mayer, N.M., 2008. Convolutional neural networks for image processing with applications in mobile robotics. In </w:t>
      </w:r>
      <w:r w:rsidRPr="005A29F4">
        <w:rPr>
          <w:i/>
          <w:iCs/>
          <w:lang w:eastAsia="es-ES_tradnl"/>
        </w:rPr>
        <w:t>Speech, Audio, Image and Biomedical Signal Processing using Neural Networks</w:t>
      </w:r>
      <w:r w:rsidRPr="005A29F4">
        <w:rPr>
          <w:shd w:val="clear" w:color="auto" w:fill="FFFFFF"/>
          <w:lang w:eastAsia="es-ES_tradnl"/>
        </w:rPr>
        <w:t> (pp. 327-349). Springer, Berlin, Heidelberg.</w:t>
      </w:r>
    </w:p>
    <w:p w14:paraId="795D1EE5" w14:textId="77777777" w:rsidR="00455C84" w:rsidRPr="005A29F4" w:rsidRDefault="00455C84" w:rsidP="00B76D98">
      <w:pPr>
        <w:pStyle w:val="Paragraphedeliste"/>
        <w:numPr>
          <w:ilvl w:val="0"/>
          <w:numId w:val="29"/>
        </w:numPr>
        <w:rPr>
          <w:lang w:eastAsia="es-ES_tradnl"/>
        </w:rPr>
      </w:pPr>
      <w:r w:rsidRPr="005A29F4">
        <w:rPr>
          <w:shd w:val="clear" w:color="auto" w:fill="FFFFFF"/>
          <w:lang w:eastAsia="es-ES_tradnl"/>
        </w:rPr>
        <w:t>Van Emden, E. and Moonen, L., 2002, October. Java quality assurance by detecting code smells. In </w:t>
      </w:r>
      <w:r w:rsidRPr="005A29F4">
        <w:rPr>
          <w:i/>
          <w:iCs/>
          <w:lang w:eastAsia="es-ES_tradnl"/>
        </w:rPr>
        <w:t>Ninth Working Conference on Reverse Engineering, 2002. Proceedings.</w:t>
      </w:r>
      <w:r w:rsidRPr="005A29F4">
        <w:rPr>
          <w:shd w:val="clear" w:color="auto" w:fill="FFFFFF"/>
          <w:lang w:eastAsia="es-ES_tradnl"/>
        </w:rPr>
        <w:t> (pp. 97-106). IEEE.</w:t>
      </w:r>
    </w:p>
    <w:p w14:paraId="6F436B5C" w14:textId="77777777" w:rsidR="00334328" w:rsidRPr="005A29F4" w:rsidRDefault="00334328" w:rsidP="00B76D98">
      <w:pPr>
        <w:pStyle w:val="Paragraphedeliste"/>
        <w:numPr>
          <w:ilvl w:val="0"/>
          <w:numId w:val="29"/>
        </w:numPr>
        <w:rPr>
          <w:lang w:eastAsia="es-ES_tradnl"/>
        </w:rPr>
      </w:pPr>
      <w:r w:rsidRPr="005A29F4">
        <w:rPr>
          <w:shd w:val="clear" w:color="auto" w:fill="FFFFFF"/>
          <w:lang w:eastAsia="es-ES_tradnl"/>
        </w:rPr>
        <w:t>Alon, U., Zilberstein, M., Levy, O. and Yahav, E., 2019. code2vec: Learning distributed representations of code. </w:t>
      </w:r>
      <w:r w:rsidRPr="005A29F4">
        <w:rPr>
          <w:i/>
          <w:iCs/>
          <w:lang w:eastAsia="es-ES_tradnl"/>
        </w:rPr>
        <w:t>Proceedings of the ACM on Programming Languages</w:t>
      </w:r>
      <w:r w:rsidRPr="005A29F4">
        <w:rPr>
          <w:shd w:val="clear" w:color="auto" w:fill="FFFFFF"/>
          <w:lang w:eastAsia="es-ES_tradnl"/>
        </w:rPr>
        <w:t>, </w:t>
      </w:r>
      <w:r w:rsidRPr="005A29F4">
        <w:rPr>
          <w:i/>
          <w:iCs/>
          <w:lang w:eastAsia="es-ES_tradnl"/>
        </w:rPr>
        <w:t>3</w:t>
      </w:r>
      <w:r w:rsidRPr="005A29F4">
        <w:rPr>
          <w:shd w:val="clear" w:color="auto" w:fill="FFFFFF"/>
          <w:lang w:eastAsia="es-ES_tradnl"/>
        </w:rPr>
        <w:t>(POPL), pp.1-29.</w:t>
      </w:r>
    </w:p>
    <w:p w14:paraId="0D9F511E" w14:textId="77777777" w:rsidR="00184023" w:rsidRPr="005A29F4" w:rsidRDefault="00184023" w:rsidP="00B76D98">
      <w:pPr>
        <w:pStyle w:val="Paragraphedeliste"/>
        <w:numPr>
          <w:ilvl w:val="0"/>
          <w:numId w:val="29"/>
        </w:numPr>
        <w:rPr>
          <w:lang w:eastAsia="es-ES_tradnl"/>
        </w:rPr>
      </w:pPr>
      <w:r w:rsidRPr="005A29F4">
        <w:rPr>
          <w:shd w:val="clear" w:color="auto" w:fill="FFFFFF"/>
          <w:lang w:eastAsia="es-ES_tradnl"/>
        </w:rPr>
        <w:t>Scarselli, F., Gori, M., Tsoi, A.C., Hagenbuchner, M. and Monfardini, G., 2008. The graph neural network model. </w:t>
      </w:r>
      <w:r w:rsidRPr="005A29F4">
        <w:rPr>
          <w:i/>
          <w:iCs/>
          <w:lang w:eastAsia="es-ES_tradnl"/>
        </w:rPr>
        <w:t>IEEE transactions on neural networks</w:t>
      </w:r>
      <w:r w:rsidRPr="005A29F4">
        <w:rPr>
          <w:shd w:val="clear" w:color="auto" w:fill="FFFFFF"/>
          <w:lang w:eastAsia="es-ES_tradnl"/>
        </w:rPr>
        <w:t>, </w:t>
      </w:r>
      <w:r w:rsidRPr="005A29F4">
        <w:rPr>
          <w:i/>
          <w:iCs/>
          <w:lang w:eastAsia="es-ES_tradnl"/>
        </w:rPr>
        <w:t>20</w:t>
      </w:r>
      <w:r w:rsidRPr="005A29F4">
        <w:rPr>
          <w:shd w:val="clear" w:color="auto" w:fill="FFFFFF"/>
          <w:lang w:eastAsia="es-ES_tradnl"/>
        </w:rPr>
        <w:t>(1), pp.61-80.</w:t>
      </w:r>
    </w:p>
    <w:p w14:paraId="7D4BCF82" w14:textId="77777777" w:rsidR="00296C6E" w:rsidRPr="005A29F4" w:rsidRDefault="00296C6E" w:rsidP="00B76D98">
      <w:pPr>
        <w:pStyle w:val="Paragraphedeliste"/>
        <w:numPr>
          <w:ilvl w:val="0"/>
          <w:numId w:val="29"/>
        </w:numPr>
        <w:rPr>
          <w:lang w:eastAsia="es-ES_tradnl"/>
        </w:rPr>
      </w:pPr>
      <w:r w:rsidRPr="005A29F4">
        <w:rPr>
          <w:shd w:val="clear" w:color="auto" w:fill="FFFFFF"/>
          <w:lang w:eastAsia="es-ES_tradnl"/>
        </w:rPr>
        <w:t>Li, Y., Tarlow, D., Brockschmidt, M. and Zemel, R., 2015. Gated graph sequence neural networks. </w:t>
      </w:r>
      <w:r w:rsidRPr="005A29F4">
        <w:rPr>
          <w:i/>
          <w:iCs/>
          <w:lang w:eastAsia="es-ES_tradnl"/>
        </w:rPr>
        <w:t>arXiv preprint arXiv:1511.05493</w:t>
      </w:r>
      <w:r w:rsidRPr="005A29F4">
        <w:rPr>
          <w:shd w:val="clear" w:color="auto" w:fill="FFFFFF"/>
          <w:lang w:eastAsia="es-ES_tradnl"/>
        </w:rPr>
        <w:t>.</w:t>
      </w:r>
    </w:p>
    <w:p w14:paraId="7FC6D3B2" w14:textId="77777777" w:rsidR="003414FE" w:rsidRPr="005A29F4" w:rsidRDefault="003414FE" w:rsidP="00B76D98">
      <w:pPr>
        <w:pStyle w:val="Paragraphedeliste"/>
        <w:numPr>
          <w:ilvl w:val="0"/>
          <w:numId w:val="29"/>
        </w:numPr>
        <w:rPr>
          <w:lang w:eastAsia="es-ES_tradnl"/>
        </w:rPr>
      </w:pPr>
      <w:r w:rsidRPr="005A29F4">
        <w:rPr>
          <w:shd w:val="clear" w:color="auto" w:fill="FFFFFF"/>
          <w:lang w:eastAsia="es-ES_tradnl"/>
        </w:rPr>
        <w:lastRenderedPageBreak/>
        <w:t>Shi, Y., Li, Q. and Zhu, X.X., 2020. Building segmentation through a gated graph convolutional neural network with deep structured feature embedding. </w:t>
      </w:r>
      <w:r w:rsidRPr="005A29F4">
        <w:rPr>
          <w:i/>
          <w:iCs/>
          <w:lang w:eastAsia="es-ES_tradnl"/>
        </w:rPr>
        <w:t>ISPRS Journal of Photogrammetry and Remote Sensing</w:t>
      </w:r>
      <w:r w:rsidRPr="005A29F4">
        <w:rPr>
          <w:shd w:val="clear" w:color="auto" w:fill="FFFFFF"/>
          <w:lang w:eastAsia="es-ES_tradnl"/>
        </w:rPr>
        <w:t>, </w:t>
      </w:r>
      <w:r w:rsidRPr="005A29F4">
        <w:rPr>
          <w:i/>
          <w:iCs/>
          <w:lang w:eastAsia="es-ES_tradnl"/>
        </w:rPr>
        <w:t>159</w:t>
      </w:r>
      <w:r w:rsidRPr="005A29F4">
        <w:rPr>
          <w:shd w:val="clear" w:color="auto" w:fill="FFFFFF"/>
          <w:lang w:eastAsia="es-ES_tradnl"/>
        </w:rPr>
        <w:t>, pp.184-197.</w:t>
      </w:r>
    </w:p>
    <w:p w14:paraId="3F68946F" w14:textId="77777777" w:rsidR="00465E90" w:rsidRPr="005A29F4" w:rsidRDefault="00465E90" w:rsidP="00B76D98">
      <w:pPr>
        <w:pStyle w:val="Paragraphedeliste"/>
        <w:numPr>
          <w:ilvl w:val="0"/>
          <w:numId w:val="29"/>
        </w:numPr>
        <w:rPr>
          <w:lang w:eastAsia="es-ES_tradnl"/>
        </w:rPr>
      </w:pPr>
      <w:r w:rsidRPr="005A29F4">
        <w:rPr>
          <w:shd w:val="clear" w:color="auto" w:fill="FFFFFF"/>
          <w:lang w:eastAsia="es-ES_tradnl"/>
        </w:rPr>
        <w:t>Ruiz, L., Gama, F. and Ribeiro, A., 2020. Gated graph recurrent neural networks. </w:t>
      </w:r>
      <w:r w:rsidRPr="005A29F4">
        <w:rPr>
          <w:i/>
          <w:iCs/>
          <w:lang w:eastAsia="es-ES_tradnl"/>
        </w:rPr>
        <w:t>IEEE Transactions on Signal Processing</w:t>
      </w:r>
      <w:r w:rsidRPr="005A29F4">
        <w:rPr>
          <w:shd w:val="clear" w:color="auto" w:fill="FFFFFF"/>
          <w:lang w:eastAsia="es-ES_tradnl"/>
        </w:rPr>
        <w:t>, </w:t>
      </w:r>
      <w:r w:rsidRPr="005A29F4">
        <w:rPr>
          <w:i/>
          <w:iCs/>
          <w:lang w:eastAsia="es-ES_tradnl"/>
        </w:rPr>
        <w:t>68</w:t>
      </w:r>
      <w:r w:rsidRPr="005A29F4">
        <w:rPr>
          <w:shd w:val="clear" w:color="auto" w:fill="FFFFFF"/>
          <w:lang w:eastAsia="es-ES_tradnl"/>
        </w:rPr>
        <w:t>, pp.6303-6318.</w:t>
      </w:r>
    </w:p>
    <w:p w14:paraId="1C3E8F3B" w14:textId="59FE6D14" w:rsidR="00020E90" w:rsidRPr="00CC5425" w:rsidRDefault="00020E90" w:rsidP="00B76D98">
      <w:pPr>
        <w:pStyle w:val="Paragraphedeliste"/>
        <w:numPr>
          <w:ilvl w:val="0"/>
          <w:numId w:val="29"/>
        </w:numPr>
        <w:rPr>
          <w:lang w:eastAsia="es-ES_tradnl"/>
        </w:rPr>
      </w:pPr>
      <w:r w:rsidRPr="00CC5425">
        <w:rPr>
          <w:shd w:val="clear" w:color="auto" w:fill="FFFFFF"/>
          <w:lang w:eastAsia="es-ES_tradnl"/>
        </w:rPr>
        <w:t>GitHub. n.d. </w:t>
      </w:r>
      <w:r w:rsidRPr="00CC5425">
        <w:rPr>
          <w:i/>
          <w:iCs/>
          <w:lang w:eastAsia="es-ES_tradnl"/>
        </w:rPr>
        <w:t>Build software better, together</w:t>
      </w:r>
      <w:r w:rsidRPr="00CC5425">
        <w:rPr>
          <w:shd w:val="clear" w:color="auto" w:fill="FFFFFF"/>
          <w:lang w:eastAsia="es-ES_tradnl"/>
        </w:rPr>
        <w:t xml:space="preserve">. </w:t>
      </w:r>
      <w:hyperlink r:id="rId46" w:history="1">
        <w:r w:rsidR="00CC5425" w:rsidRPr="006D655B">
          <w:rPr>
            <w:rStyle w:val="Lienhypertexte"/>
            <w:shd w:val="clear" w:color="auto" w:fill="FFFFFF"/>
            <w:lang w:eastAsia="es-ES_tradnl"/>
          </w:rPr>
          <w:t>https://github.com/search?l=Python&amp;q=quick+sort&amp;type=Repositories</w:t>
        </w:r>
      </w:hyperlink>
      <w:r w:rsidR="00CC5425" w:rsidRPr="00CC5425">
        <w:rPr>
          <w:shd w:val="clear" w:color="auto" w:fill="FFFFFF"/>
          <w:lang w:eastAsia="es-ES_tradnl"/>
        </w:rPr>
        <w:t xml:space="preserve"> </w:t>
      </w:r>
      <w:r w:rsidRPr="00CC5425">
        <w:rPr>
          <w:shd w:val="clear" w:color="auto" w:fill="FFFFFF"/>
          <w:lang w:eastAsia="es-ES_tradnl"/>
        </w:rPr>
        <w:t xml:space="preserve"> </w:t>
      </w:r>
    </w:p>
    <w:p w14:paraId="73DE1B1A" w14:textId="558AC0E3" w:rsidR="00E55B99" w:rsidRPr="00CC5425" w:rsidRDefault="00E55B99" w:rsidP="00B76D98">
      <w:pPr>
        <w:pStyle w:val="Paragraphedeliste"/>
        <w:numPr>
          <w:ilvl w:val="0"/>
          <w:numId w:val="29"/>
        </w:numPr>
        <w:rPr>
          <w:lang w:eastAsia="es-ES_tradnl"/>
        </w:rPr>
      </w:pPr>
      <w:r w:rsidRPr="00CC5425">
        <w:rPr>
          <w:shd w:val="clear" w:color="auto" w:fill="FFFFFF"/>
          <w:lang w:eastAsia="es-ES_tradnl"/>
        </w:rPr>
        <w:t>GitHub. n.d. </w:t>
      </w:r>
      <w:r w:rsidRPr="00CC5425">
        <w:rPr>
          <w:i/>
          <w:iCs/>
          <w:lang w:eastAsia="es-ES_tradnl"/>
        </w:rPr>
        <w:t>Build software better, together</w:t>
      </w:r>
      <w:r w:rsidR="00CC5425" w:rsidRPr="00CC5425">
        <w:rPr>
          <w:shd w:val="clear" w:color="auto" w:fill="FFFFFF"/>
          <w:lang w:val="en-US" w:eastAsia="es-ES_tradnl"/>
        </w:rPr>
        <w:t>.</w:t>
      </w:r>
      <w:r w:rsidRPr="00CC5425">
        <w:rPr>
          <w:shd w:val="clear" w:color="auto" w:fill="FFFFFF"/>
          <w:lang w:eastAsia="es-ES_tradnl"/>
        </w:rPr>
        <w:t xml:space="preserve"> </w:t>
      </w:r>
      <w:hyperlink r:id="rId47" w:history="1">
        <w:r w:rsidR="00CC5425" w:rsidRPr="006D655B">
          <w:rPr>
            <w:rStyle w:val="Lienhypertexte"/>
            <w:shd w:val="clear" w:color="auto" w:fill="FFFFFF"/>
            <w:lang w:eastAsia="es-ES_tradnl"/>
          </w:rPr>
          <w:t>https://github.com/search?l=Python&amp;q=merge+sort&amp;type=Repositories</w:t>
        </w:r>
      </w:hyperlink>
      <w:r w:rsidR="00CC5425" w:rsidRPr="00CC5425">
        <w:rPr>
          <w:shd w:val="clear" w:color="auto" w:fill="FFFFFF"/>
          <w:lang w:eastAsia="es-ES_tradnl"/>
        </w:rPr>
        <w:t xml:space="preserve"> </w:t>
      </w:r>
    </w:p>
    <w:p w14:paraId="7054BEDF" w14:textId="19823A02" w:rsidR="0022210B" w:rsidRPr="005A29F4" w:rsidRDefault="0022210B" w:rsidP="00B76D98">
      <w:pPr>
        <w:pStyle w:val="Paragraphedeliste"/>
        <w:numPr>
          <w:ilvl w:val="0"/>
          <w:numId w:val="29"/>
        </w:numPr>
        <w:rPr>
          <w:lang w:eastAsia="es-ES_tradnl"/>
        </w:rPr>
      </w:pPr>
      <w:r w:rsidRPr="00EE234A">
        <w:rPr>
          <w:shd w:val="clear" w:color="auto" w:fill="FFFFFF"/>
          <w:lang w:val="fr-FR" w:eastAsia="es-ES_tradnl"/>
          <w:rPrChange w:id="1064" w:author="Olubusayo Akeredolu" w:date="2022-07-22T06:13:00Z">
            <w:rPr>
              <w:shd w:val="clear" w:color="auto" w:fill="FFFFFF"/>
              <w:lang w:eastAsia="es-ES_tradnl"/>
            </w:rPr>
          </w:rPrChange>
        </w:rPr>
        <w:t xml:space="preserve">Ramchoun, H., Ghanou, Y., Ettaouil, M. and Janati Idrissi, M.A., 2016. </w:t>
      </w:r>
      <w:ins w:id="1065" w:author="fikayo akeredolu" w:date="2022-07-21T20:41:00Z">
        <w:r w:rsidR="00987E14">
          <w:rPr>
            <w:shd w:val="clear" w:color="auto" w:fill="FFFFFF"/>
            <w:lang w:eastAsia="es-ES_tradnl"/>
          </w:rPr>
          <w:t>Multilayer</w:t>
        </w:r>
      </w:ins>
      <w:del w:id="1066" w:author="fikayo akeredolu" w:date="2022-07-21T20:41:00Z">
        <w:r w:rsidRPr="005A29F4" w:rsidDel="00987E14">
          <w:rPr>
            <w:shd w:val="clear" w:color="auto" w:fill="FFFFFF"/>
            <w:lang w:eastAsia="es-ES_tradnl"/>
          </w:rPr>
          <w:delText>Multilayer</w:delText>
        </w:r>
      </w:del>
      <w:r w:rsidRPr="005A29F4">
        <w:rPr>
          <w:shd w:val="clear" w:color="auto" w:fill="FFFFFF"/>
          <w:lang w:eastAsia="es-ES_tradnl"/>
        </w:rPr>
        <w:t xml:space="preserve"> perceptron: Architecture optimization and training.</w:t>
      </w:r>
    </w:p>
    <w:p w14:paraId="74567786" w14:textId="77777777" w:rsidR="005911D5" w:rsidRPr="005A29F4" w:rsidRDefault="005911D5" w:rsidP="00B76D98">
      <w:pPr>
        <w:pStyle w:val="Paragraphedeliste"/>
        <w:numPr>
          <w:ilvl w:val="0"/>
          <w:numId w:val="29"/>
        </w:numPr>
        <w:rPr>
          <w:lang w:eastAsia="es-ES_tradnl"/>
        </w:rPr>
      </w:pPr>
      <w:r w:rsidRPr="005A29F4">
        <w:rPr>
          <w:shd w:val="clear" w:color="auto" w:fill="FFFFFF"/>
          <w:lang w:eastAsia="es-ES_tradnl"/>
        </w:rPr>
        <w:t>Bebis, G. and Georgiopoulos, M., 1994. Feed-forward neural networks. </w:t>
      </w:r>
      <w:r w:rsidRPr="005A29F4">
        <w:rPr>
          <w:i/>
          <w:iCs/>
          <w:lang w:eastAsia="es-ES_tradnl"/>
        </w:rPr>
        <w:t>IEEE Potentials</w:t>
      </w:r>
      <w:r w:rsidRPr="005A29F4">
        <w:rPr>
          <w:shd w:val="clear" w:color="auto" w:fill="FFFFFF"/>
          <w:lang w:eastAsia="es-ES_tradnl"/>
        </w:rPr>
        <w:t>, </w:t>
      </w:r>
      <w:r w:rsidRPr="005A29F4">
        <w:rPr>
          <w:i/>
          <w:iCs/>
          <w:lang w:eastAsia="es-ES_tradnl"/>
        </w:rPr>
        <w:t>13</w:t>
      </w:r>
      <w:r w:rsidRPr="005A29F4">
        <w:rPr>
          <w:shd w:val="clear" w:color="auto" w:fill="FFFFFF"/>
          <w:lang w:eastAsia="es-ES_tradnl"/>
        </w:rPr>
        <w:t>(4), pp.27-31.</w:t>
      </w:r>
    </w:p>
    <w:p w14:paraId="55D208E2" w14:textId="77777777" w:rsidR="00FC214B" w:rsidRPr="005A29F4" w:rsidRDefault="00FC214B" w:rsidP="00B76D98">
      <w:pPr>
        <w:pStyle w:val="Paragraphedeliste"/>
        <w:numPr>
          <w:ilvl w:val="0"/>
          <w:numId w:val="29"/>
        </w:numPr>
        <w:rPr>
          <w:lang w:eastAsia="es-ES_tradnl"/>
        </w:rPr>
      </w:pPr>
      <w:r w:rsidRPr="005A29F4">
        <w:rPr>
          <w:shd w:val="clear" w:color="auto" w:fill="FFFFFF"/>
          <w:lang w:eastAsia="es-ES_tradnl"/>
        </w:rPr>
        <w:t>Kanal, L.N., 2003. Perceptron. In </w:t>
      </w:r>
      <w:r w:rsidRPr="005A29F4">
        <w:rPr>
          <w:i/>
          <w:iCs/>
          <w:lang w:eastAsia="es-ES_tradnl"/>
        </w:rPr>
        <w:t>Encyclopedia of Computer Science</w:t>
      </w:r>
      <w:r w:rsidRPr="005A29F4">
        <w:rPr>
          <w:shd w:val="clear" w:color="auto" w:fill="FFFFFF"/>
          <w:lang w:eastAsia="es-ES_tradnl"/>
        </w:rPr>
        <w:t> (pp. 1383-1385).</w:t>
      </w:r>
    </w:p>
    <w:p w14:paraId="1C57364A" w14:textId="77777777" w:rsidR="00967CB3" w:rsidRPr="00EE234A" w:rsidRDefault="00967CB3" w:rsidP="00B76D98">
      <w:pPr>
        <w:pStyle w:val="Paragraphedeliste"/>
        <w:numPr>
          <w:ilvl w:val="0"/>
          <w:numId w:val="29"/>
        </w:numPr>
        <w:rPr>
          <w:lang w:val="fr-FR" w:eastAsia="es-ES_tradnl"/>
          <w:rPrChange w:id="1067" w:author="Olubusayo Akeredolu" w:date="2022-07-22T06:13:00Z">
            <w:rPr>
              <w:lang w:eastAsia="es-ES_tradnl"/>
            </w:rPr>
          </w:rPrChange>
        </w:rPr>
      </w:pPr>
      <w:r w:rsidRPr="005A29F4">
        <w:rPr>
          <w:shd w:val="clear" w:color="auto" w:fill="FFFFFF"/>
          <w:lang w:eastAsia="es-ES_tradnl"/>
        </w:rPr>
        <w:t>Hopfield, J.J., 1988. Artificial neural networks. </w:t>
      </w:r>
      <w:r w:rsidRPr="00EE234A">
        <w:rPr>
          <w:i/>
          <w:iCs/>
          <w:lang w:val="fr-FR" w:eastAsia="es-ES_tradnl"/>
          <w:rPrChange w:id="1068" w:author="Olubusayo Akeredolu" w:date="2022-07-22T06:13:00Z">
            <w:rPr>
              <w:i/>
              <w:iCs/>
              <w:lang w:eastAsia="es-ES_tradnl"/>
            </w:rPr>
          </w:rPrChange>
        </w:rPr>
        <w:t>IEEE Circuits and Devices Magazine</w:t>
      </w:r>
      <w:r w:rsidRPr="00EE234A">
        <w:rPr>
          <w:shd w:val="clear" w:color="auto" w:fill="FFFFFF"/>
          <w:lang w:val="fr-FR" w:eastAsia="es-ES_tradnl"/>
          <w:rPrChange w:id="1069" w:author="Olubusayo Akeredolu" w:date="2022-07-22T06:13:00Z">
            <w:rPr>
              <w:shd w:val="clear" w:color="auto" w:fill="FFFFFF"/>
              <w:lang w:eastAsia="es-ES_tradnl"/>
            </w:rPr>
          </w:rPrChange>
        </w:rPr>
        <w:t>, </w:t>
      </w:r>
      <w:r w:rsidRPr="00EE234A">
        <w:rPr>
          <w:i/>
          <w:iCs/>
          <w:lang w:val="fr-FR" w:eastAsia="es-ES_tradnl"/>
          <w:rPrChange w:id="1070" w:author="Olubusayo Akeredolu" w:date="2022-07-22T06:13:00Z">
            <w:rPr>
              <w:i/>
              <w:iCs/>
              <w:lang w:eastAsia="es-ES_tradnl"/>
            </w:rPr>
          </w:rPrChange>
        </w:rPr>
        <w:t>4</w:t>
      </w:r>
      <w:r w:rsidRPr="00EE234A">
        <w:rPr>
          <w:shd w:val="clear" w:color="auto" w:fill="FFFFFF"/>
          <w:lang w:val="fr-FR" w:eastAsia="es-ES_tradnl"/>
          <w:rPrChange w:id="1071" w:author="Olubusayo Akeredolu" w:date="2022-07-22T06:13:00Z">
            <w:rPr>
              <w:shd w:val="clear" w:color="auto" w:fill="FFFFFF"/>
              <w:lang w:eastAsia="es-ES_tradnl"/>
            </w:rPr>
          </w:rPrChange>
        </w:rPr>
        <w:t>(5), pp.3-10.</w:t>
      </w:r>
    </w:p>
    <w:p w14:paraId="12EC44F9" w14:textId="53BFF2C8" w:rsidR="00170A49" w:rsidRPr="005A29F4" w:rsidRDefault="00170A49" w:rsidP="00B76D98">
      <w:pPr>
        <w:pStyle w:val="Paragraphedeliste"/>
        <w:numPr>
          <w:ilvl w:val="0"/>
          <w:numId w:val="29"/>
        </w:numPr>
        <w:rPr>
          <w:lang w:eastAsia="es-ES_tradnl"/>
        </w:rPr>
      </w:pPr>
      <w:r w:rsidRPr="005A29F4">
        <w:rPr>
          <w:shd w:val="clear" w:color="auto" w:fill="FFFFFF"/>
          <w:lang w:eastAsia="es-ES_tradnl"/>
        </w:rPr>
        <w:t xml:space="preserve">Hecht-Nielsen, R., 1992. Theory of the </w:t>
      </w:r>
      <w:proofErr w:type="gramStart"/>
      <w:ins w:id="1072" w:author="fikayo akeredolu" w:date="2022-07-21T20:41:00Z">
        <w:r w:rsidR="00987E14">
          <w:rPr>
            <w:shd w:val="clear" w:color="auto" w:fill="FFFFFF"/>
            <w:lang w:eastAsia="es-ES_tradnl"/>
          </w:rPr>
          <w:t>back-propagation</w:t>
        </w:r>
      </w:ins>
      <w:proofErr w:type="gramEnd"/>
      <w:del w:id="1073" w:author="fikayo akeredolu" w:date="2022-07-21T20:41:00Z">
        <w:r w:rsidRPr="005A29F4" w:rsidDel="00987E14">
          <w:rPr>
            <w:shd w:val="clear" w:color="auto" w:fill="FFFFFF"/>
            <w:lang w:eastAsia="es-ES_tradnl"/>
          </w:rPr>
          <w:delText>backpropagation</w:delText>
        </w:r>
      </w:del>
      <w:r w:rsidRPr="005A29F4">
        <w:rPr>
          <w:shd w:val="clear" w:color="auto" w:fill="FFFFFF"/>
          <w:lang w:eastAsia="es-ES_tradnl"/>
        </w:rPr>
        <w:t xml:space="preserve"> neural network. In </w:t>
      </w:r>
      <w:r w:rsidRPr="005A29F4">
        <w:rPr>
          <w:i/>
          <w:iCs/>
          <w:lang w:eastAsia="es-ES_tradnl"/>
        </w:rPr>
        <w:t>Neural networks for perception</w:t>
      </w:r>
      <w:r w:rsidRPr="005A29F4">
        <w:rPr>
          <w:shd w:val="clear" w:color="auto" w:fill="FFFFFF"/>
          <w:lang w:eastAsia="es-ES_tradnl"/>
        </w:rPr>
        <w:t> (pp. 65-93). Academic Press.</w:t>
      </w:r>
    </w:p>
    <w:p w14:paraId="42B64F03" w14:textId="2383CE14" w:rsidR="00586258" w:rsidRPr="004822AA" w:rsidRDefault="00586258" w:rsidP="00B76D98">
      <w:pPr>
        <w:pStyle w:val="Paragraphedeliste"/>
        <w:numPr>
          <w:ilvl w:val="0"/>
          <w:numId w:val="29"/>
        </w:numPr>
        <w:rPr>
          <w:lang w:val="fr-FR" w:eastAsia="es-ES_tradnl"/>
        </w:rPr>
      </w:pPr>
      <w:r w:rsidRPr="00E54F96">
        <w:rPr>
          <w:shd w:val="clear" w:color="auto" w:fill="FFFFFF"/>
          <w:lang w:eastAsia="es-ES_tradnl"/>
        </w:rPr>
        <w:t>Verma, Y., 2021. </w:t>
      </w:r>
      <w:r w:rsidRPr="00E54F96">
        <w:rPr>
          <w:i/>
          <w:iCs/>
          <w:lang w:eastAsia="es-ES_tradnl"/>
        </w:rPr>
        <w:t>A Complete Understanding of Dense Layers in Neural Networks</w:t>
      </w:r>
      <w:r w:rsidRPr="00E54F96">
        <w:rPr>
          <w:shd w:val="clear" w:color="auto" w:fill="FFFFFF"/>
          <w:lang w:eastAsia="es-ES_tradnl"/>
        </w:rPr>
        <w:t xml:space="preserve">. </w:t>
      </w:r>
      <w:r w:rsidRPr="00EE234A">
        <w:rPr>
          <w:shd w:val="clear" w:color="auto" w:fill="FFFFFF"/>
          <w:lang w:val="fr-FR" w:eastAsia="es-ES_tradnl"/>
          <w:rPrChange w:id="1074" w:author="Olubusayo Akeredolu" w:date="2022-07-22T06:13:00Z">
            <w:rPr>
              <w:shd w:val="clear" w:color="auto" w:fill="FFFFFF"/>
              <w:lang w:eastAsia="es-ES_tradnl"/>
            </w:rPr>
          </w:rPrChange>
        </w:rPr>
        <w:t xml:space="preserve">Analytics India Magazine. </w:t>
      </w:r>
      <w:r>
        <w:fldChar w:fldCharType="begin"/>
      </w:r>
      <w:r w:rsidRPr="00EE234A">
        <w:rPr>
          <w:lang w:val="fr-FR"/>
          <w:rPrChange w:id="1075" w:author="Olubusayo Akeredolu" w:date="2022-07-22T06:13:00Z">
            <w:rPr/>
          </w:rPrChange>
        </w:rPr>
        <w:instrText xml:space="preserve"> HYPERLINK "https://analyticsindiamag.com/a-complete-understanding-of-dense-layers-in-neural-networks/" </w:instrText>
      </w:r>
      <w:r>
        <w:fldChar w:fldCharType="separate"/>
      </w:r>
      <w:r w:rsidR="004A7B8D" w:rsidRPr="004822AA">
        <w:rPr>
          <w:rStyle w:val="Lienhypertexte"/>
          <w:shd w:val="clear" w:color="auto" w:fill="FFFFFF"/>
          <w:lang w:val="fr-FR" w:eastAsia="es-ES_tradnl"/>
        </w:rPr>
        <w:t>https://analyticsindiamag.com/a-complete-understanding-of-dense-layers-in-neural-networks/</w:t>
      </w:r>
      <w:r>
        <w:rPr>
          <w:rStyle w:val="Lienhypertexte"/>
          <w:shd w:val="clear" w:color="auto" w:fill="FFFFFF"/>
          <w:lang w:eastAsia="es-ES_tradnl"/>
        </w:rPr>
        <w:fldChar w:fldCharType="end"/>
      </w:r>
      <w:r w:rsidR="004A7B8D" w:rsidRPr="004822AA">
        <w:rPr>
          <w:shd w:val="clear" w:color="auto" w:fill="FFFFFF"/>
          <w:lang w:val="fr-FR" w:eastAsia="es-ES_tradnl"/>
        </w:rPr>
        <w:t xml:space="preserve"> </w:t>
      </w:r>
    </w:p>
    <w:p w14:paraId="4264BD7C" w14:textId="77777777" w:rsidR="00355557" w:rsidRPr="005A29F4" w:rsidRDefault="00355557" w:rsidP="00B76D98">
      <w:pPr>
        <w:pStyle w:val="Paragraphedeliste"/>
        <w:numPr>
          <w:ilvl w:val="0"/>
          <w:numId w:val="29"/>
        </w:numPr>
        <w:rPr>
          <w:lang w:eastAsia="es-ES_tradnl"/>
        </w:rPr>
      </w:pPr>
      <w:r w:rsidRPr="005A29F4">
        <w:rPr>
          <w:shd w:val="clear" w:color="auto" w:fill="FFFFFF"/>
          <w:lang w:eastAsia="es-ES_tradnl"/>
        </w:rPr>
        <w:t>Hochreiter, S., 1998. The vanishing gradient problem during learning recurrent neural nets and problem solutions. </w:t>
      </w:r>
      <w:r w:rsidRPr="005A29F4">
        <w:rPr>
          <w:i/>
          <w:iCs/>
          <w:lang w:eastAsia="es-ES_tradnl"/>
        </w:rPr>
        <w:t>International Journal of Uncertainty, Fuzziness and Knowledge-Based Systems</w:t>
      </w:r>
      <w:r w:rsidRPr="005A29F4">
        <w:rPr>
          <w:shd w:val="clear" w:color="auto" w:fill="FFFFFF"/>
          <w:lang w:eastAsia="es-ES_tradnl"/>
        </w:rPr>
        <w:t>, </w:t>
      </w:r>
      <w:r w:rsidRPr="005A29F4">
        <w:rPr>
          <w:i/>
          <w:iCs/>
          <w:lang w:eastAsia="es-ES_tradnl"/>
        </w:rPr>
        <w:t>6</w:t>
      </w:r>
      <w:r w:rsidRPr="005A29F4">
        <w:rPr>
          <w:shd w:val="clear" w:color="auto" w:fill="FFFFFF"/>
          <w:lang w:eastAsia="es-ES_tradnl"/>
        </w:rPr>
        <w:t>(02), pp.107-116.</w:t>
      </w:r>
    </w:p>
    <w:p w14:paraId="6798C2E0" w14:textId="77777777" w:rsidR="00C01B95" w:rsidRPr="005A29F4" w:rsidRDefault="00C01B95" w:rsidP="00B76D98">
      <w:pPr>
        <w:pStyle w:val="Paragraphedeliste"/>
        <w:numPr>
          <w:ilvl w:val="0"/>
          <w:numId w:val="29"/>
        </w:numPr>
        <w:rPr>
          <w:lang w:eastAsia="es-ES_tradnl"/>
        </w:rPr>
      </w:pPr>
      <w:r w:rsidRPr="005A29F4">
        <w:rPr>
          <w:shd w:val="clear" w:color="auto" w:fill="FFFFFF"/>
          <w:lang w:eastAsia="es-ES_tradnl"/>
        </w:rPr>
        <w:t>Schuster, M. and Paliwal, K.K., 1997. Bidirectional recurrent neural networks. </w:t>
      </w:r>
      <w:r w:rsidRPr="005A29F4">
        <w:rPr>
          <w:i/>
          <w:iCs/>
          <w:lang w:eastAsia="es-ES_tradnl"/>
        </w:rPr>
        <w:t>IEEE transactions on Signal Processing</w:t>
      </w:r>
      <w:r w:rsidRPr="005A29F4">
        <w:rPr>
          <w:shd w:val="clear" w:color="auto" w:fill="FFFFFF"/>
          <w:lang w:eastAsia="es-ES_tradnl"/>
        </w:rPr>
        <w:t>, </w:t>
      </w:r>
      <w:r w:rsidRPr="005A29F4">
        <w:rPr>
          <w:i/>
          <w:iCs/>
          <w:lang w:eastAsia="es-ES_tradnl"/>
        </w:rPr>
        <w:t>45</w:t>
      </w:r>
      <w:r w:rsidRPr="005A29F4">
        <w:rPr>
          <w:shd w:val="clear" w:color="auto" w:fill="FFFFFF"/>
          <w:lang w:eastAsia="es-ES_tradnl"/>
        </w:rPr>
        <w:t>(11), pp.2673-2681.</w:t>
      </w:r>
    </w:p>
    <w:p w14:paraId="38AF043E" w14:textId="5DD0AFD9" w:rsidR="003616FE" w:rsidRPr="00EE234A" w:rsidRDefault="003616FE" w:rsidP="00B76D98">
      <w:pPr>
        <w:pStyle w:val="Paragraphedeliste"/>
        <w:numPr>
          <w:ilvl w:val="0"/>
          <w:numId w:val="29"/>
        </w:numPr>
        <w:rPr>
          <w:lang w:val="es-ES" w:eastAsia="es-ES_tradnl"/>
          <w:rPrChange w:id="1076" w:author="Olubusayo Akeredolu" w:date="2022-07-22T06:13:00Z">
            <w:rPr>
              <w:lang w:eastAsia="es-ES_tradnl"/>
            </w:rPr>
          </w:rPrChange>
        </w:rPr>
      </w:pPr>
      <w:r w:rsidRPr="00E54F96">
        <w:rPr>
          <w:shd w:val="clear" w:color="auto" w:fill="FFFFFF"/>
          <w:lang w:eastAsia="es-ES_tradnl"/>
        </w:rPr>
        <w:t>Olah, C., 2015. </w:t>
      </w:r>
      <w:r w:rsidRPr="00E54F96">
        <w:rPr>
          <w:i/>
          <w:iCs/>
          <w:lang w:eastAsia="es-ES_tradnl"/>
        </w:rPr>
        <w:t>Understanding LSTM Networks -- colah's blog</w:t>
      </w:r>
      <w:r w:rsidRPr="00E54F96">
        <w:rPr>
          <w:shd w:val="clear" w:color="auto" w:fill="FFFFFF"/>
          <w:lang w:eastAsia="es-ES_tradnl"/>
        </w:rPr>
        <w:t xml:space="preserve">. </w:t>
      </w:r>
      <w:r w:rsidRPr="00EE234A">
        <w:rPr>
          <w:shd w:val="clear" w:color="auto" w:fill="FFFFFF"/>
          <w:lang w:val="es-ES" w:eastAsia="es-ES_tradnl"/>
          <w:rPrChange w:id="1077" w:author="Olubusayo Akeredolu" w:date="2022-07-22T06:13:00Z">
            <w:rPr>
              <w:shd w:val="clear" w:color="auto" w:fill="FFFFFF"/>
              <w:lang w:eastAsia="es-ES_tradnl"/>
            </w:rPr>
          </w:rPrChange>
        </w:rPr>
        <w:t xml:space="preserve">Colah.github.io. </w:t>
      </w:r>
      <w:r>
        <w:fldChar w:fldCharType="begin"/>
      </w:r>
      <w:r w:rsidRPr="00EE234A">
        <w:rPr>
          <w:lang w:val="es-ES"/>
          <w:rPrChange w:id="1078" w:author="Olubusayo Akeredolu" w:date="2022-07-22T06:13:00Z">
            <w:rPr/>
          </w:rPrChange>
        </w:rPr>
        <w:instrText xml:space="preserve"> HYPERLINK "http://colah.github.io/posts/2015-08-Understanding-LSTMs/" </w:instrText>
      </w:r>
      <w:r>
        <w:fldChar w:fldCharType="separate"/>
      </w:r>
      <w:r w:rsidR="004A7B8D" w:rsidRPr="00EE234A">
        <w:rPr>
          <w:rStyle w:val="Lienhypertexte"/>
          <w:shd w:val="clear" w:color="auto" w:fill="FFFFFF"/>
          <w:lang w:val="es-ES" w:eastAsia="es-ES_tradnl"/>
          <w:rPrChange w:id="1079" w:author="Olubusayo Akeredolu" w:date="2022-07-22T06:13:00Z">
            <w:rPr>
              <w:rStyle w:val="Lienhypertexte"/>
              <w:shd w:val="clear" w:color="auto" w:fill="FFFFFF"/>
              <w:lang w:eastAsia="es-ES_tradnl"/>
            </w:rPr>
          </w:rPrChange>
        </w:rPr>
        <w:t>http://colah.github.io/posts/2015-08-Understanding-LSTMs/</w:t>
      </w:r>
      <w:r>
        <w:rPr>
          <w:rStyle w:val="Lienhypertexte"/>
          <w:shd w:val="clear" w:color="auto" w:fill="FFFFFF"/>
          <w:lang w:eastAsia="es-ES_tradnl"/>
        </w:rPr>
        <w:fldChar w:fldCharType="end"/>
      </w:r>
      <w:r w:rsidR="004A7B8D" w:rsidRPr="007107A5">
        <w:rPr>
          <w:shd w:val="clear" w:color="auto" w:fill="FFFFFF"/>
          <w:lang w:val="es-ES" w:eastAsia="es-ES_tradnl"/>
        </w:rPr>
        <w:t xml:space="preserve"> </w:t>
      </w:r>
    </w:p>
    <w:p w14:paraId="24434568" w14:textId="4E54D656" w:rsidR="0074737D" w:rsidRPr="00E54F96" w:rsidRDefault="0074737D" w:rsidP="00B76D98">
      <w:pPr>
        <w:pStyle w:val="Paragraphedeliste"/>
        <w:numPr>
          <w:ilvl w:val="0"/>
          <w:numId w:val="29"/>
        </w:numPr>
        <w:rPr>
          <w:lang w:eastAsia="es-ES_tradnl"/>
        </w:rPr>
      </w:pPr>
      <w:r w:rsidRPr="00E54F96">
        <w:rPr>
          <w:shd w:val="clear" w:color="auto" w:fill="FFFFFF"/>
          <w:lang w:eastAsia="es-ES_tradnl"/>
        </w:rPr>
        <w:t>En.wikipedia.org. n.d. </w:t>
      </w:r>
      <w:r w:rsidRPr="00E54F96">
        <w:rPr>
          <w:i/>
          <w:iCs/>
          <w:lang w:eastAsia="es-ES_tradnl"/>
        </w:rPr>
        <w:t>Gated recurrent unit - Wikipedia</w:t>
      </w:r>
      <w:r w:rsidRPr="00E54F96">
        <w:rPr>
          <w:shd w:val="clear" w:color="auto" w:fill="FFFFFF"/>
          <w:lang w:eastAsia="es-ES_tradnl"/>
        </w:rPr>
        <w:t xml:space="preserve">.  </w:t>
      </w:r>
      <w:hyperlink r:id="rId48" w:history="1">
        <w:r w:rsidR="00DE77B0" w:rsidRPr="006D655B">
          <w:rPr>
            <w:rStyle w:val="Lienhypertexte"/>
            <w:shd w:val="clear" w:color="auto" w:fill="FFFFFF"/>
            <w:lang w:eastAsia="es-ES_tradnl"/>
          </w:rPr>
          <w:t>https://en.wikipedia.org/wiki/Gated_recurrent_unit</w:t>
        </w:r>
      </w:hyperlink>
      <w:r w:rsidR="00DE77B0">
        <w:rPr>
          <w:shd w:val="clear" w:color="auto" w:fill="FFFFFF"/>
          <w:lang w:val="en-US" w:eastAsia="es-ES_tradnl"/>
        </w:rPr>
        <w:t xml:space="preserve"> </w:t>
      </w:r>
    </w:p>
    <w:p w14:paraId="0EBD67A4" w14:textId="77777777" w:rsidR="006C4A28" w:rsidRPr="005A29F4" w:rsidRDefault="006C4A28" w:rsidP="00B76D98">
      <w:pPr>
        <w:pStyle w:val="Paragraphedeliste"/>
        <w:numPr>
          <w:ilvl w:val="0"/>
          <w:numId w:val="29"/>
        </w:numPr>
        <w:rPr>
          <w:lang w:eastAsia="es-ES_tradnl"/>
        </w:rPr>
      </w:pPr>
      <w:r w:rsidRPr="005A29F4">
        <w:rPr>
          <w:shd w:val="clear" w:color="auto" w:fill="FFFFFF"/>
          <w:lang w:eastAsia="es-ES_tradnl"/>
        </w:rPr>
        <w:t>Dey, R. and Salem, F.M., 2017, August. Gate-variants of gated recurrent unit (GRU) neural networks. In </w:t>
      </w:r>
      <w:r w:rsidRPr="005A29F4">
        <w:rPr>
          <w:i/>
          <w:iCs/>
          <w:lang w:eastAsia="es-ES_tradnl"/>
        </w:rPr>
        <w:t>2017 IEEE 60th international midwest symposium on circuits and systems (MWSCAS)</w:t>
      </w:r>
      <w:r w:rsidRPr="005A29F4">
        <w:rPr>
          <w:shd w:val="clear" w:color="auto" w:fill="FFFFFF"/>
          <w:lang w:eastAsia="es-ES_tradnl"/>
        </w:rPr>
        <w:t> (pp. 1597-1600). IEEE.</w:t>
      </w:r>
    </w:p>
    <w:p w14:paraId="3DAB45E0" w14:textId="77777777" w:rsidR="0099694D" w:rsidRPr="005A29F4" w:rsidRDefault="0099694D" w:rsidP="00B76D98">
      <w:pPr>
        <w:pStyle w:val="Paragraphedeliste"/>
        <w:numPr>
          <w:ilvl w:val="0"/>
          <w:numId w:val="29"/>
        </w:numPr>
        <w:rPr>
          <w:lang w:eastAsia="es-ES_tradnl"/>
        </w:rPr>
      </w:pPr>
      <w:r w:rsidRPr="005A29F4">
        <w:rPr>
          <w:shd w:val="clear" w:color="auto" w:fill="FFFFFF"/>
          <w:lang w:eastAsia="es-ES_tradnl"/>
        </w:rPr>
        <w:t xml:space="preserve">Mikolov, T., Karafiát, M., Burget, L., Cernocký, J. and Khudanpur, S., 2010, September. Recurrent neural </w:t>
      </w:r>
      <w:proofErr w:type="gramStart"/>
      <w:r w:rsidRPr="005A29F4">
        <w:rPr>
          <w:shd w:val="clear" w:color="auto" w:fill="FFFFFF"/>
          <w:lang w:eastAsia="es-ES_tradnl"/>
        </w:rPr>
        <w:t>network based</w:t>
      </w:r>
      <w:proofErr w:type="gramEnd"/>
      <w:r w:rsidRPr="005A29F4">
        <w:rPr>
          <w:shd w:val="clear" w:color="auto" w:fill="FFFFFF"/>
          <w:lang w:eastAsia="es-ES_tradnl"/>
        </w:rPr>
        <w:t xml:space="preserve"> language model. In </w:t>
      </w:r>
      <w:r w:rsidRPr="005A29F4">
        <w:rPr>
          <w:i/>
          <w:iCs/>
          <w:lang w:eastAsia="es-ES_tradnl"/>
        </w:rPr>
        <w:t>Interspeech</w:t>
      </w:r>
      <w:r w:rsidRPr="005A29F4">
        <w:rPr>
          <w:shd w:val="clear" w:color="auto" w:fill="FFFFFF"/>
          <w:lang w:eastAsia="es-ES_tradnl"/>
        </w:rPr>
        <w:t> (Vol. 2, No. 3, pp. 1045-1048).</w:t>
      </w:r>
    </w:p>
    <w:p w14:paraId="27A31C3F" w14:textId="27AF729E" w:rsidR="006A32AC" w:rsidRPr="005A29F4" w:rsidRDefault="006A32AC" w:rsidP="00B76D98">
      <w:pPr>
        <w:pStyle w:val="Paragraphedeliste"/>
        <w:numPr>
          <w:ilvl w:val="0"/>
          <w:numId w:val="29"/>
        </w:numPr>
        <w:rPr>
          <w:lang w:eastAsia="es-ES_tradnl"/>
        </w:rPr>
      </w:pPr>
      <w:r w:rsidRPr="005A29F4">
        <w:rPr>
          <w:shd w:val="clear" w:color="auto" w:fill="FFFFFF"/>
          <w:lang w:eastAsia="es-ES_tradnl"/>
        </w:rPr>
        <w:t>Abdelrahman, M.M.H.M., 2019. </w:t>
      </w:r>
      <w:r w:rsidRPr="005A29F4">
        <w:rPr>
          <w:lang w:eastAsia="es-ES_tradnl"/>
        </w:rPr>
        <w:t>Analyzing robustness of models of chaotic dynamical systems learned from data with Echo state networks</w:t>
      </w:r>
      <w:r w:rsidRPr="005A29F4">
        <w:rPr>
          <w:shd w:val="clear" w:color="auto" w:fill="FFFFFF"/>
          <w:lang w:eastAsia="es-ES_tradnl"/>
        </w:rPr>
        <w:t> </w:t>
      </w:r>
    </w:p>
    <w:p w14:paraId="6AE02893" w14:textId="2D2C7C7F" w:rsidR="00CF19C5" w:rsidRPr="00E54F96" w:rsidRDefault="00CF19C5" w:rsidP="00B76D98">
      <w:pPr>
        <w:pStyle w:val="Paragraphedeliste"/>
        <w:numPr>
          <w:ilvl w:val="0"/>
          <w:numId w:val="29"/>
        </w:numPr>
        <w:rPr>
          <w:lang w:eastAsia="es-ES_tradnl"/>
        </w:rPr>
      </w:pPr>
      <w:r w:rsidRPr="00E54F96">
        <w:rPr>
          <w:shd w:val="clear" w:color="auto" w:fill="FFFFFF"/>
          <w:lang w:eastAsia="es-ES_tradnl"/>
        </w:rPr>
        <w:t>En.wikipedia.org. n.d. </w:t>
      </w:r>
      <w:r w:rsidRPr="00E54F96">
        <w:rPr>
          <w:i/>
          <w:iCs/>
          <w:lang w:eastAsia="es-ES_tradnl"/>
        </w:rPr>
        <w:t>Bayes' theorem - Wikipedia</w:t>
      </w:r>
      <w:r w:rsidRPr="00E54F96">
        <w:rPr>
          <w:shd w:val="clear" w:color="auto" w:fill="FFFFFF"/>
          <w:lang w:eastAsia="es-ES_tradnl"/>
        </w:rPr>
        <w:t xml:space="preserve">. </w:t>
      </w:r>
      <w:hyperlink r:id="rId49" w:history="1">
        <w:r w:rsidR="00DE77B0" w:rsidRPr="006D655B">
          <w:rPr>
            <w:rStyle w:val="Lienhypertexte"/>
            <w:shd w:val="clear" w:color="auto" w:fill="FFFFFF"/>
            <w:lang w:eastAsia="es-ES_tradnl"/>
          </w:rPr>
          <w:t>https://en.wikipedia.org/wiki/Bayes%27_theorem</w:t>
        </w:r>
      </w:hyperlink>
      <w:r w:rsidR="00DE77B0">
        <w:rPr>
          <w:shd w:val="clear" w:color="auto" w:fill="FFFFFF"/>
          <w:lang w:val="en-US" w:eastAsia="es-ES_tradnl"/>
        </w:rPr>
        <w:t xml:space="preserve"> </w:t>
      </w:r>
    </w:p>
    <w:p w14:paraId="0A4884EF" w14:textId="538FE81B" w:rsidR="00544208" w:rsidRPr="00E54F96" w:rsidRDefault="00544208" w:rsidP="00B76D98">
      <w:pPr>
        <w:pStyle w:val="Paragraphedeliste"/>
        <w:numPr>
          <w:ilvl w:val="0"/>
          <w:numId w:val="29"/>
        </w:numPr>
        <w:rPr>
          <w:lang w:eastAsia="es-ES_tradnl"/>
        </w:rPr>
      </w:pPr>
      <w:r w:rsidRPr="00E54F96">
        <w:rPr>
          <w:shd w:val="clear" w:color="auto" w:fill="FFFFFF"/>
          <w:lang w:eastAsia="es-ES_tradnl"/>
        </w:rPr>
        <w:t>Brownlee, J., 2018. </w:t>
      </w:r>
      <w:r w:rsidRPr="00E54F96">
        <w:rPr>
          <w:i/>
          <w:iCs/>
          <w:lang w:eastAsia="es-ES_tradnl"/>
        </w:rPr>
        <w:t>A Gentle Introduction to k-fold Cross-Validation</w:t>
      </w:r>
      <w:r w:rsidRPr="00E54F96">
        <w:rPr>
          <w:shd w:val="clear" w:color="auto" w:fill="FFFFFF"/>
          <w:lang w:eastAsia="es-ES_tradnl"/>
        </w:rPr>
        <w:t xml:space="preserve">. Machine Learning Mastery. </w:t>
      </w:r>
      <w:hyperlink r:id="rId50" w:history="1">
        <w:r w:rsidR="00DE77B0" w:rsidRPr="006D655B">
          <w:rPr>
            <w:rStyle w:val="Lienhypertexte"/>
            <w:shd w:val="clear" w:color="auto" w:fill="FFFFFF"/>
            <w:lang w:eastAsia="es-ES_tradnl"/>
          </w:rPr>
          <w:t>https://machinelearningmastery.com/k-fold-cross-validation/</w:t>
        </w:r>
      </w:hyperlink>
      <w:r w:rsidR="00DE77B0">
        <w:rPr>
          <w:shd w:val="clear" w:color="auto" w:fill="FFFFFF"/>
          <w:lang w:val="en-US" w:eastAsia="es-ES_tradnl"/>
        </w:rPr>
        <w:t xml:space="preserve"> </w:t>
      </w:r>
      <w:r w:rsidRPr="00E54F96">
        <w:rPr>
          <w:shd w:val="clear" w:color="auto" w:fill="FFFFFF"/>
          <w:lang w:eastAsia="es-ES_tradnl"/>
        </w:rPr>
        <w:t xml:space="preserve"> </w:t>
      </w:r>
    </w:p>
    <w:p w14:paraId="56E03FEB" w14:textId="1EC0C957" w:rsidR="006763A8" w:rsidRPr="00E54F96" w:rsidRDefault="006763A8" w:rsidP="00B76D98">
      <w:pPr>
        <w:pStyle w:val="Paragraphedeliste"/>
        <w:numPr>
          <w:ilvl w:val="0"/>
          <w:numId w:val="29"/>
        </w:numPr>
        <w:rPr>
          <w:lang w:eastAsia="es-ES_tradnl"/>
        </w:rPr>
      </w:pPr>
      <w:r w:rsidRPr="00E54F96">
        <w:rPr>
          <w:shd w:val="clear" w:color="auto" w:fill="FFFFFF"/>
          <w:lang w:eastAsia="es-ES_tradnl"/>
        </w:rPr>
        <w:t>En.wikipedia.org. n.d. </w:t>
      </w:r>
      <w:r w:rsidRPr="00E54F96">
        <w:rPr>
          <w:i/>
          <w:iCs/>
          <w:lang w:eastAsia="es-ES_tradnl"/>
        </w:rPr>
        <w:t>Random forest - Wikipedia</w:t>
      </w:r>
      <w:r w:rsidRPr="00E54F96">
        <w:rPr>
          <w:shd w:val="clear" w:color="auto" w:fill="FFFFFF"/>
          <w:lang w:eastAsia="es-ES_tradnl"/>
        </w:rPr>
        <w:t xml:space="preserve">. </w:t>
      </w:r>
      <w:hyperlink r:id="rId51" w:anchor="/media/File:Random_forest_diagram_complete.png" w:history="1">
        <w:r w:rsidR="00DE77B0" w:rsidRPr="006D655B">
          <w:rPr>
            <w:rStyle w:val="Lienhypertexte"/>
            <w:shd w:val="clear" w:color="auto" w:fill="FFFFFF"/>
            <w:lang w:eastAsia="es-ES_tradnl"/>
          </w:rPr>
          <w:t>https://en.wikipedia.org/wiki/Random_forest#/media/File:Random_forest_diagram_complete.png</w:t>
        </w:r>
      </w:hyperlink>
      <w:r w:rsidR="00DE77B0" w:rsidRPr="00DE77B0">
        <w:rPr>
          <w:shd w:val="clear" w:color="auto" w:fill="FFFFFF"/>
          <w:lang w:eastAsia="es-ES_tradnl"/>
        </w:rPr>
        <w:t xml:space="preserve"> </w:t>
      </w:r>
    </w:p>
    <w:p w14:paraId="3985DEE7" w14:textId="3D11A24E" w:rsidR="00306B3A" w:rsidRPr="00E54F96" w:rsidRDefault="00306B3A" w:rsidP="00B76D98">
      <w:pPr>
        <w:pStyle w:val="Paragraphedeliste"/>
        <w:numPr>
          <w:ilvl w:val="0"/>
          <w:numId w:val="29"/>
        </w:numPr>
        <w:rPr>
          <w:lang w:eastAsia="es-ES_tradnl"/>
        </w:rPr>
      </w:pPr>
      <w:r w:rsidRPr="00E54F96">
        <w:rPr>
          <w:shd w:val="clear" w:color="auto" w:fill="FFFFFF"/>
          <w:lang w:eastAsia="es-ES_tradnl"/>
        </w:rPr>
        <w:t>Kapil, D., 2019. </w:t>
      </w:r>
      <w:r w:rsidRPr="00E54F96">
        <w:rPr>
          <w:i/>
          <w:iCs/>
          <w:lang w:eastAsia="es-ES_tradnl"/>
        </w:rPr>
        <w:t>Stochastic vs Batch Gradient Descent</w:t>
      </w:r>
      <w:r w:rsidRPr="00E54F96">
        <w:rPr>
          <w:shd w:val="clear" w:color="auto" w:fill="FFFFFF"/>
          <w:lang w:eastAsia="es-ES_tradnl"/>
        </w:rPr>
        <w:t xml:space="preserve">. Medium. </w:t>
      </w:r>
      <w:hyperlink r:id="rId52" w:history="1">
        <w:r w:rsidR="00DE77B0" w:rsidRPr="006D655B">
          <w:rPr>
            <w:rStyle w:val="Lienhypertexte"/>
            <w:shd w:val="clear" w:color="auto" w:fill="FFFFFF"/>
            <w:lang w:eastAsia="es-ES_tradnl"/>
          </w:rPr>
          <w:t>https://medium.com/@divakar_239/stochastic-vs-batch-gradient-descent-8820568eada1</w:t>
        </w:r>
      </w:hyperlink>
      <w:r w:rsidR="00DE77B0">
        <w:rPr>
          <w:shd w:val="clear" w:color="auto" w:fill="FFFFFF"/>
          <w:lang w:val="en-US" w:eastAsia="es-ES_tradnl"/>
        </w:rPr>
        <w:t xml:space="preserve"> </w:t>
      </w:r>
      <w:r w:rsidRPr="00E54F96">
        <w:rPr>
          <w:shd w:val="clear" w:color="auto" w:fill="FFFFFF"/>
          <w:lang w:eastAsia="es-ES_tradnl"/>
        </w:rPr>
        <w:t xml:space="preserve"> </w:t>
      </w:r>
      <w:r w:rsidR="00DE77B0">
        <w:rPr>
          <w:shd w:val="clear" w:color="auto" w:fill="FFFFFF"/>
          <w:lang w:val="en-US" w:eastAsia="es-ES_tradnl"/>
        </w:rPr>
        <w:t xml:space="preserve"> </w:t>
      </w:r>
    </w:p>
    <w:p w14:paraId="6A28A921" w14:textId="15E40FFE" w:rsidR="00C242E4" w:rsidRPr="00E54F96" w:rsidRDefault="00C242E4" w:rsidP="00B76D98">
      <w:pPr>
        <w:pStyle w:val="Paragraphedeliste"/>
        <w:numPr>
          <w:ilvl w:val="0"/>
          <w:numId w:val="29"/>
        </w:numPr>
        <w:rPr>
          <w:lang w:eastAsia="es-ES_tradnl"/>
        </w:rPr>
      </w:pPr>
      <w:r w:rsidRPr="00E54F96">
        <w:rPr>
          <w:shd w:val="clear" w:color="auto" w:fill="FFFFFF"/>
          <w:lang w:eastAsia="es-ES_tradnl"/>
        </w:rPr>
        <w:lastRenderedPageBreak/>
        <w:t>Pupale, R., 2018. </w:t>
      </w:r>
      <w:r w:rsidRPr="00E54F96">
        <w:rPr>
          <w:i/>
          <w:iCs/>
          <w:lang w:eastAsia="es-ES_tradnl"/>
        </w:rPr>
        <w:t xml:space="preserve">Support Vector </w:t>
      </w:r>
      <w:proofErr w:type="gramStart"/>
      <w:r w:rsidRPr="00E54F96">
        <w:rPr>
          <w:i/>
          <w:iCs/>
          <w:lang w:eastAsia="es-ES_tradnl"/>
        </w:rPr>
        <w:t>Machines(</w:t>
      </w:r>
      <w:proofErr w:type="gramEnd"/>
      <w:r w:rsidRPr="00E54F96">
        <w:rPr>
          <w:i/>
          <w:iCs/>
          <w:lang w:eastAsia="es-ES_tradnl"/>
        </w:rPr>
        <w:t>SVM) — An Overview</w:t>
      </w:r>
      <w:r w:rsidRPr="00E54F96">
        <w:rPr>
          <w:shd w:val="clear" w:color="auto" w:fill="FFFFFF"/>
          <w:lang w:eastAsia="es-ES_tradnl"/>
        </w:rPr>
        <w:t xml:space="preserve">. Medium. </w:t>
      </w:r>
      <w:hyperlink r:id="rId53" w:history="1">
        <w:r w:rsidR="00DE77B0" w:rsidRPr="006D655B">
          <w:rPr>
            <w:rStyle w:val="Lienhypertexte"/>
            <w:shd w:val="clear" w:color="auto" w:fill="FFFFFF"/>
            <w:lang w:eastAsia="es-ES_tradnl"/>
          </w:rPr>
          <w:t>https://towardsdatascience.com/https-medium-com-pupalerushikesh-svm-f4b42800e989</w:t>
        </w:r>
      </w:hyperlink>
      <w:r w:rsidR="00DE77B0">
        <w:rPr>
          <w:shd w:val="clear" w:color="auto" w:fill="FFFFFF"/>
          <w:lang w:val="en-US" w:eastAsia="es-ES_tradnl"/>
        </w:rPr>
        <w:t xml:space="preserve"> </w:t>
      </w:r>
    </w:p>
    <w:p w14:paraId="065DC378" w14:textId="77777777" w:rsidR="00F3641D" w:rsidRPr="005A29F4" w:rsidRDefault="00F3641D" w:rsidP="00B76D98">
      <w:pPr>
        <w:pStyle w:val="Paragraphedeliste"/>
        <w:numPr>
          <w:ilvl w:val="0"/>
          <w:numId w:val="29"/>
        </w:numPr>
        <w:rPr>
          <w:lang w:eastAsia="es-ES_tradnl"/>
        </w:rPr>
      </w:pPr>
      <w:r w:rsidRPr="005A29F4">
        <w:rPr>
          <w:shd w:val="clear" w:color="auto" w:fill="FFFFFF"/>
          <w:lang w:eastAsia="es-ES_tradnl"/>
        </w:rPr>
        <w:t>Rentsch, T., 1982. Object oriented programming. </w:t>
      </w:r>
      <w:r w:rsidRPr="005A29F4">
        <w:rPr>
          <w:i/>
          <w:iCs/>
          <w:lang w:eastAsia="es-ES_tradnl"/>
        </w:rPr>
        <w:t>ACM Sigplan Notices</w:t>
      </w:r>
      <w:r w:rsidRPr="005A29F4">
        <w:rPr>
          <w:shd w:val="clear" w:color="auto" w:fill="FFFFFF"/>
          <w:lang w:eastAsia="es-ES_tradnl"/>
        </w:rPr>
        <w:t>, </w:t>
      </w:r>
      <w:r w:rsidRPr="005A29F4">
        <w:rPr>
          <w:i/>
          <w:iCs/>
          <w:lang w:eastAsia="es-ES_tradnl"/>
        </w:rPr>
        <w:t>17</w:t>
      </w:r>
      <w:r w:rsidRPr="005A29F4">
        <w:rPr>
          <w:shd w:val="clear" w:color="auto" w:fill="FFFFFF"/>
          <w:lang w:eastAsia="es-ES_tradnl"/>
        </w:rPr>
        <w:t>(9), pp.51-57.</w:t>
      </w:r>
    </w:p>
    <w:p w14:paraId="16BF2D7A" w14:textId="27EAFBD1" w:rsidR="00B41AD7" w:rsidRPr="00387A18" w:rsidRDefault="00B41AD7" w:rsidP="00B76D98">
      <w:pPr>
        <w:pStyle w:val="Paragraphedeliste"/>
        <w:numPr>
          <w:ilvl w:val="0"/>
          <w:numId w:val="29"/>
        </w:numPr>
        <w:rPr>
          <w:lang w:eastAsia="es-ES_tradnl"/>
        </w:rPr>
      </w:pPr>
      <w:r w:rsidRPr="00387A18">
        <w:rPr>
          <w:shd w:val="clear" w:color="auto" w:fill="FFFFFF"/>
          <w:lang w:eastAsia="es-ES_tradnl"/>
        </w:rPr>
        <w:t>scikit-learn. n.d. </w:t>
      </w:r>
      <w:proofErr w:type="gramStart"/>
      <w:r w:rsidRPr="00387A18">
        <w:rPr>
          <w:i/>
          <w:iCs/>
          <w:lang w:eastAsia="es-ES_tradnl"/>
        </w:rPr>
        <w:t>sklearn.feature</w:t>
      </w:r>
      <w:proofErr w:type="gramEnd"/>
      <w:r w:rsidRPr="00387A18">
        <w:rPr>
          <w:i/>
          <w:iCs/>
          <w:lang w:eastAsia="es-ES_tradnl"/>
        </w:rPr>
        <w:t>_extraction.text.CountVectorizer</w:t>
      </w:r>
      <w:r w:rsidRPr="00387A18">
        <w:rPr>
          <w:shd w:val="clear" w:color="auto" w:fill="FFFFFF"/>
          <w:lang w:eastAsia="es-ES_tradnl"/>
        </w:rPr>
        <w:t xml:space="preserve">.  </w:t>
      </w:r>
      <w:hyperlink r:id="rId54" w:history="1">
        <w:r w:rsidR="00DE77B0" w:rsidRPr="006D655B">
          <w:rPr>
            <w:rStyle w:val="Lienhypertexte"/>
            <w:shd w:val="clear" w:color="auto" w:fill="FFFFFF"/>
            <w:lang w:eastAsia="es-ES_tradnl"/>
          </w:rPr>
          <w:t>https://scikit-learn.org/stable/modules/generated/sklearn.feature_extraction.text.CountVectorizer.html</w:t>
        </w:r>
      </w:hyperlink>
      <w:r w:rsidR="00DE77B0" w:rsidRPr="00DE77B0">
        <w:rPr>
          <w:shd w:val="clear" w:color="auto" w:fill="FFFFFF"/>
          <w:lang w:eastAsia="es-ES_tradnl"/>
        </w:rPr>
        <w:t xml:space="preserve"> </w:t>
      </w:r>
      <w:r w:rsidRPr="00387A18">
        <w:rPr>
          <w:shd w:val="clear" w:color="auto" w:fill="FFFFFF"/>
          <w:lang w:eastAsia="es-ES_tradnl"/>
        </w:rPr>
        <w:t xml:space="preserve"> </w:t>
      </w:r>
    </w:p>
    <w:p w14:paraId="5BBFA935" w14:textId="5ACD4137" w:rsidR="00302B97" w:rsidRPr="00387A18" w:rsidRDefault="00302B97" w:rsidP="00B76D98">
      <w:pPr>
        <w:pStyle w:val="Paragraphedeliste"/>
        <w:numPr>
          <w:ilvl w:val="0"/>
          <w:numId w:val="29"/>
        </w:numPr>
        <w:rPr>
          <w:lang w:eastAsia="es-ES_tradnl"/>
        </w:rPr>
      </w:pPr>
      <w:r w:rsidRPr="00387A18">
        <w:rPr>
          <w:shd w:val="clear" w:color="auto" w:fill="FFFFFF"/>
          <w:lang w:eastAsia="es-ES_tradnl"/>
        </w:rPr>
        <w:t>Docs.python.org. n.d. </w:t>
      </w:r>
      <w:r w:rsidRPr="00387A18">
        <w:rPr>
          <w:i/>
          <w:iCs/>
          <w:lang w:eastAsia="es-ES_tradnl"/>
        </w:rPr>
        <w:t>ast — Abstract Syntax Trees — Python 3.10.5 documentation</w:t>
      </w:r>
      <w:r w:rsidRPr="00387A18">
        <w:rPr>
          <w:shd w:val="clear" w:color="auto" w:fill="FFFFFF"/>
          <w:lang w:eastAsia="es-ES_tradnl"/>
        </w:rPr>
        <w:t xml:space="preserve">. </w:t>
      </w:r>
      <w:hyperlink r:id="rId55" w:history="1">
        <w:r w:rsidR="00BE4300" w:rsidRPr="006D655B">
          <w:rPr>
            <w:rStyle w:val="Lienhypertexte"/>
            <w:shd w:val="clear" w:color="auto" w:fill="FFFFFF"/>
            <w:lang w:eastAsia="es-ES_tradnl"/>
          </w:rPr>
          <w:t>https://docs.python.org/3/library/ast.html</w:t>
        </w:r>
      </w:hyperlink>
      <w:r w:rsidR="00BE4300">
        <w:rPr>
          <w:shd w:val="clear" w:color="auto" w:fill="FFFFFF"/>
          <w:lang w:val="en-US" w:eastAsia="es-ES_tradnl"/>
        </w:rPr>
        <w:t xml:space="preserve"> </w:t>
      </w:r>
    </w:p>
    <w:p w14:paraId="5F4801B4" w14:textId="3FBBA3C3" w:rsidR="00FB3590" w:rsidRPr="00387A18" w:rsidRDefault="00FB3590" w:rsidP="00B76D98">
      <w:pPr>
        <w:pStyle w:val="Paragraphedeliste"/>
        <w:numPr>
          <w:ilvl w:val="0"/>
          <w:numId w:val="29"/>
        </w:numPr>
        <w:rPr>
          <w:lang w:eastAsia="es-ES_tradnl"/>
        </w:rPr>
      </w:pPr>
      <w:r w:rsidRPr="00387A18">
        <w:rPr>
          <w:shd w:val="clear" w:color="auto" w:fill="FFFFFF"/>
          <w:lang w:eastAsia="es-ES_tradnl"/>
        </w:rPr>
        <w:t>Networkx.org. n.d. </w:t>
      </w:r>
      <w:r w:rsidRPr="00387A18">
        <w:rPr>
          <w:i/>
          <w:iCs/>
          <w:lang w:eastAsia="es-ES_tradnl"/>
        </w:rPr>
        <w:t>NetworkX — NetworkX documentation</w:t>
      </w:r>
      <w:r w:rsidRPr="00387A18">
        <w:rPr>
          <w:shd w:val="clear" w:color="auto" w:fill="FFFFFF"/>
          <w:lang w:eastAsia="es-ES_tradnl"/>
        </w:rPr>
        <w:t xml:space="preserve">.  </w:t>
      </w:r>
      <w:hyperlink r:id="rId56" w:history="1">
        <w:r w:rsidR="00BE4300" w:rsidRPr="006D655B">
          <w:rPr>
            <w:rStyle w:val="Lienhypertexte"/>
            <w:shd w:val="clear" w:color="auto" w:fill="FFFFFF"/>
            <w:lang w:eastAsia="es-ES_tradnl"/>
          </w:rPr>
          <w:t>https://networkx.org</w:t>
        </w:r>
      </w:hyperlink>
      <w:r w:rsidR="00BE4300">
        <w:rPr>
          <w:shd w:val="clear" w:color="auto" w:fill="FFFFFF"/>
          <w:lang w:val="en-US" w:eastAsia="es-ES_tradnl"/>
        </w:rPr>
        <w:t xml:space="preserve">  </w:t>
      </w:r>
      <w:r w:rsidRPr="00387A18">
        <w:rPr>
          <w:shd w:val="clear" w:color="auto" w:fill="FFFFFF"/>
          <w:lang w:eastAsia="es-ES_tradnl"/>
        </w:rPr>
        <w:t xml:space="preserve"> </w:t>
      </w:r>
    </w:p>
    <w:p w14:paraId="57FB52C5" w14:textId="77777777" w:rsidR="00BD03EE" w:rsidRPr="00387A18" w:rsidRDefault="00BD03EE" w:rsidP="00B76D98">
      <w:pPr>
        <w:pStyle w:val="Paragraphedeliste"/>
        <w:numPr>
          <w:ilvl w:val="0"/>
          <w:numId w:val="29"/>
        </w:numPr>
        <w:rPr>
          <w:lang w:eastAsia="es-ES_tradnl"/>
        </w:rPr>
      </w:pPr>
      <w:r w:rsidRPr="00387A18">
        <w:rPr>
          <w:shd w:val="clear" w:color="auto" w:fill="FFFFFF"/>
          <w:lang w:eastAsia="es-ES_tradnl"/>
        </w:rPr>
        <w:t>Kural, M., 2005. Tree traversal and word order. </w:t>
      </w:r>
      <w:r w:rsidRPr="00387A18">
        <w:rPr>
          <w:i/>
          <w:iCs/>
          <w:lang w:eastAsia="es-ES_tradnl"/>
        </w:rPr>
        <w:t>Linguistic Inquiry</w:t>
      </w:r>
      <w:r w:rsidRPr="00387A18">
        <w:rPr>
          <w:shd w:val="clear" w:color="auto" w:fill="FFFFFF"/>
          <w:lang w:eastAsia="es-ES_tradnl"/>
        </w:rPr>
        <w:t>, </w:t>
      </w:r>
      <w:r w:rsidRPr="00387A18">
        <w:rPr>
          <w:i/>
          <w:iCs/>
          <w:lang w:eastAsia="es-ES_tradnl"/>
        </w:rPr>
        <w:t>36</w:t>
      </w:r>
      <w:r w:rsidRPr="00387A18">
        <w:rPr>
          <w:shd w:val="clear" w:color="auto" w:fill="FFFFFF"/>
          <w:lang w:eastAsia="es-ES_tradnl"/>
        </w:rPr>
        <w:t>(3), pp.367-387.</w:t>
      </w:r>
    </w:p>
    <w:p w14:paraId="4D2A5FB2" w14:textId="77777777" w:rsidR="0038405B" w:rsidRPr="00387A18" w:rsidRDefault="0038405B" w:rsidP="00B76D98">
      <w:pPr>
        <w:pStyle w:val="Paragraphedeliste"/>
        <w:numPr>
          <w:ilvl w:val="0"/>
          <w:numId w:val="29"/>
        </w:numPr>
        <w:rPr>
          <w:lang w:eastAsia="es-ES_tradnl"/>
        </w:rPr>
      </w:pPr>
      <w:r w:rsidRPr="00387A18">
        <w:rPr>
          <w:shd w:val="clear" w:color="auto" w:fill="FFFFFF"/>
          <w:lang w:eastAsia="es-ES_tradnl"/>
        </w:rPr>
        <w:t>Minaee, S., Boykov, Y.Y., Porikli, F., Plaza, A.J., Kehtarnavaz, N. and Terzopoulos, D., 2021. Image segmentation using deep learning: A survey. </w:t>
      </w:r>
      <w:r w:rsidRPr="00387A18">
        <w:rPr>
          <w:i/>
          <w:iCs/>
          <w:lang w:eastAsia="es-ES_tradnl"/>
        </w:rPr>
        <w:t>IEEE transactions on pattern analysis and machine intelligence</w:t>
      </w:r>
      <w:r w:rsidRPr="00387A18">
        <w:rPr>
          <w:shd w:val="clear" w:color="auto" w:fill="FFFFFF"/>
          <w:lang w:eastAsia="es-ES_tradnl"/>
        </w:rPr>
        <w:t>.</w:t>
      </w:r>
    </w:p>
    <w:p w14:paraId="0AFD233C" w14:textId="77777777" w:rsidR="00674ACA" w:rsidRPr="00387A18" w:rsidRDefault="00674ACA" w:rsidP="00B76D98">
      <w:pPr>
        <w:pStyle w:val="Paragraphedeliste"/>
        <w:numPr>
          <w:ilvl w:val="0"/>
          <w:numId w:val="29"/>
        </w:numPr>
        <w:rPr>
          <w:lang w:eastAsia="es-ES_tradnl"/>
        </w:rPr>
      </w:pPr>
      <w:r w:rsidRPr="00387A18">
        <w:rPr>
          <w:shd w:val="clear" w:color="auto" w:fill="FFFFFF"/>
          <w:lang w:eastAsia="es-ES_tradnl"/>
        </w:rPr>
        <w:t>Landsberg, J.M., 2012. Tensors: geometry and applications. </w:t>
      </w:r>
      <w:r w:rsidRPr="00387A18">
        <w:rPr>
          <w:i/>
          <w:iCs/>
          <w:lang w:eastAsia="es-ES_tradnl"/>
        </w:rPr>
        <w:t>Representation theory</w:t>
      </w:r>
      <w:r w:rsidRPr="00387A18">
        <w:rPr>
          <w:shd w:val="clear" w:color="auto" w:fill="FFFFFF"/>
          <w:lang w:eastAsia="es-ES_tradnl"/>
        </w:rPr>
        <w:t>, </w:t>
      </w:r>
      <w:r w:rsidRPr="00387A18">
        <w:rPr>
          <w:i/>
          <w:iCs/>
          <w:lang w:eastAsia="es-ES_tradnl"/>
        </w:rPr>
        <w:t>381</w:t>
      </w:r>
      <w:r w:rsidRPr="00387A18">
        <w:rPr>
          <w:shd w:val="clear" w:color="auto" w:fill="FFFFFF"/>
          <w:lang w:eastAsia="es-ES_tradnl"/>
        </w:rPr>
        <w:t>(402), p.3.</w:t>
      </w:r>
    </w:p>
    <w:p w14:paraId="7E7B02DD" w14:textId="77777777" w:rsidR="00A67DC4" w:rsidRPr="00387A18" w:rsidRDefault="00A67DC4" w:rsidP="00B76D98">
      <w:pPr>
        <w:pStyle w:val="Paragraphedeliste"/>
        <w:numPr>
          <w:ilvl w:val="0"/>
          <w:numId w:val="29"/>
        </w:numPr>
        <w:rPr>
          <w:lang w:eastAsia="es-ES_tradnl"/>
        </w:rPr>
      </w:pPr>
      <w:r w:rsidRPr="00387A18">
        <w:rPr>
          <w:shd w:val="clear" w:color="auto" w:fill="FFFFFF"/>
          <w:lang w:eastAsia="es-ES_tradnl"/>
        </w:rPr>
        <w:t>Denoyer, L. and Gallinari, P., 2014. Deep sequential neural network. </w:t>
      </w:r>
      <w:r w:rsidRPr="00387A18">
        <w:rPr>
          <w:i/>
          <w:iCs/>
          <w:lang w:eastAsia="es-ES_tradnl"/>
        </w:rPr>
        <w:t>arXiv preprint arXiv:1410.0510</w:t>
      </w:r>
      <w:r w:rsidRPr="00387A18">
        <w:rPr>
          <w:shd w:val="clear" w:color="auto" w:fill="FFFFFF"/>
          <w:lang w:eastAsia="es-ES_tradnl"/>
        </w:rPr>
        <w:t>.</w:t>
      </w:r>
    </w:p>
    <w:p w14:paraId="418FA6E3" w14:textId="1B9C00D9" w:rsidR="000F3379" w:rsidRPr="00387A18" w:rsidRDefault="000F3379" w:rsidP="00B76D98">
      <w:pPr>
        <w:pStyle w:val="Paragraphedeliste"/>
        <w:numPr>
          <w:ilvl w:val="0"/>
          <w:numId w:val="29"/>
        </w:numPr>
        <w:rPr>
          <w:lang w:eastAsia="es-ES_tradnl"/>
        </w:rPr>
      </w:pPr>
      <w:r w:rsidRPr="00387A18">
        <w:rPr>
          <w:shd w:val="clear" w:color="auto" w:fill="FFFFFF"/>
          <w:lang w:eastAsia="es-ES_tradnl"/>
        </w:rPr>
        <w:t>Brownlee, J., 2019. </w:t>
      </w:r>
      <w:r w:rsidRPr="00387A18">
        <w:rPr>
          <w:i/>
          <w:iCs/>
          <w:lang w:eastAsia="es-ES_tradnl"/>
        </w:rPr>
        <w:t xml:space="preserve">How to Control the Stability of Training Neural Networks </w:t>
      </w:r>
      <w:proofErr w:type="gramStart"/>
      <w:r w:rsidRPr="00387A18">
        <w:rPr>
          <w:i/>
          <w:iCs/>
          <w:lang w:eastAsia="es-ES_tradnl"/>
        </w:rPr>
        <w:t>With</w:t>
      </w:r>
      <w:proofErr w:type="gramEnd"/>
      <w:r w:rsidRPr="00387A18">
        <w:rPr>
          <w:i/>
          <w:iCs/>
          <w:lang w:eastAsia="es-ES_tradnl"/>
        </w:rPr>
        <w:t xml:space="preserve"> the Batch Size</w:t>
      </w:r>
      <w:r w:rsidRPr="00387A18">
        <w:rPr>
          <w:shd w:val="clear" w:color="auto" w:fill="FFFFFF"/>
          <w:lang w:eastAsia="es-ES_tradnl"/>
        </w:rPr>
        <w:t xml:space="preserve">. Machine Learning Mastery. </w:t>
      </w:r>
      <w:hyperlink r:id="rId57" w:history="1">
        <w:r w:rsidR="00BE4300" w:rsidRPr="006D655B">
          <w:rPr>
            <w:rStyle w:val="Lienhypertexte"/>
            <w:shd w:val="clear" w:color="auto" w:fill="FFFFFF"/>
            <w:lang w:eastAsia="es-ES_tradnl"/>
          </w:rPr>
          <w:t>https://machinelearningmastery.com/how-to-control-the-speed-and-stability-of-training-neural-networks-with-gradient-descent-batch-size/</w:t>
        </w:r>
      </w:hyperlink>
      <w:r w:rsidR="00BE4300" w:rsidRPr="00BE4300">
        <w:rPr>
          <w:shd w:val="clear" w:color="auto" w:fill="FFFFFF"/>
          <w:lang w:eastAsia="es-ES_tradnl"/>
        </w:rPr>
        <w:t xml:space="preserve"> </w:t>
      </w:r>
      <w:r w:rsidRPr="00387A18">
        <w:rPr>
          <w:shd w:val="clear" w:color="auto" w:fill="FFFFFF"/>
          <w:lang w:eastAsia="es-ES_tradnl"/>
        </w:rPr>
        <w:t xml:space="preserve"> </w:t>
      </w:r>
    </w:p>
    <w:p w14:paraId="26FEB54D" w14:textId="227FA440" w:rsidR="00952B18" w:rsidRPr="00387A18" w:rsidRDefault="00952B18" w:rsidP="00B76D98">
      <w:pPr>
        <w:pStyle w:val="Paragraphedeliste"/>
        <w:numPr>
          <w:ilvl w:val="0"/>
          <w:numId w:val="29"/>
        </w:numPr>
        <w:rPr>
          <w:lang w:eastAsia="es-ES_tradnl"/>
        </w:rPr>
      </w:pPr>
      <w:r w:rsidRPr="00387A18">
        <w:rPr>
          <w:shd w:val="clear" w:color="auto" w:fill="FFFFFF"/>
          <w:lang w:eastAsia="es-ES_tradnl"/>
        </w:rPr>
        <w:t>Brownlee, J., 2018. </w:t>
      </w:r>
      <w:r w:rsidRPr="00387A18">
        <w:rPr>
          <w:i/>
          <w:iCs/>
          <w:lang w:eastAsia="es-ES_tradnl"/>
        </w:rPr>
        <w:t>Difference Between a Batch and an Epoch in a Neural Network</w:t>
      </w:r>
      <w:r w:rsidRPr="00387A18">
        <w:rPr>
          <w:shd w:val="clear" w:color="auto" w:fill="FFFFFF"/>
          <w:lang w:eastAsia="es-ES_tradnl"/>
        </w:rPr>
        <w:t xml:space="preserve">. Machine Learning Mastery. </w:t>
      </w:r>
      <w:hyperlink r:id="rId58" w:history="1">
        <w:r w:rsidR="00802F54" w:rsidRPr="006D655B">
          <w:rPr>
            <w:rStyle w:val="Lienhypertexte"/>
            <w:shd w:val="clear" w:color="auto" w:fill="FFFFFF"/>
            <w:lang w:eastAsia="es-ES_tradnl"/>
          </w:rPr>
          <w:t>https://machinelearningmastery.com/difference-between-a-batch-and-an-epoch/</w:t>
        </w:r>
      </w:hyperlink>
      <w:r w:rsidR="00802F54" w:rsidRPr="00802F54">
        <w:rPr>
          <w:shd w:val="clear" w:color="auto" w:fill="FFFFFF"/>
          <w:lang w:eastAsia="es-ES_tradnl"/>
        </w:rPr>
        <w:t xml:space="preserve"> </w:t>
      </w:r>
      <w:r w:rsidRPr="00387A18">
        <w:rPr>
          <w:shd w:val="clear" w:color="auto" w:fill="FFFFFF"/>
          <w:lang w:eastAsia="es-ES_tradnl"/>
        </w:rPr>
        <w:t xml:space="preserve"> </w:t>
      </w:r>
    </w:p>
    <w:p w14:paraId="25AB3F15" w14:textId="4D08B5F7" w:rsidR="007C458D" w:rsidRPr="00387A18" w:rsidRDefault="007C458D" w:rsidP="00B76D98">
      <w:pPr>
        <w:pStyle w:val="Paragraphedeliste"/>
        <w:numPr>
          <w:ilvl w:val="0"/>
          <w:numId w:val="29"/>
        </w:numPr>
        <w:rPr>
          <w:lang w:eastAsia="es-ES_tradnl"/>
        </w:rPr>
      </w:pPr>
      <w:r w:rsidRPr="00387A18">
        <w:rPr>
          <w:shd w:val="clear" w:color="auto" w:fill="FFFFFF"/>
          <w:lang w:eastAsia="es-ES_tradnl"/>
        </w:rPr>
        <w:t>Scikit-learn.org. n.d. </w:t>
      </w:r>
      <w:r w:rsidRPr="00387A18">
        <w:rPr>
          <w:i/>
          <w:iCs/>
          <w:lang w:eastAsia="es-ES_tradnl"/>
        </w:rPr>
        <w:t>scikit-</w:t>
      </w:r>
      <w:proofErr w:type="gramStart"/>
      <w:r w:rsidRPr="00387A18">
        <w:rPr>
          <w:i/>
          <w:iCs/>
          <w:lang w:eastAsia="es-ES_tradnl"/>
        </w:rPr>
        <w:t>learn:</w:t>
      </w:r>
      <w:proofErr w:type="gramEnd"/>
      <w:r w:rsidRPr="00387A18">
        <w:rPr>
          <w:i/>
          <w:iCs/>
          <w:lang w:eastAsia="es-ES_tradnl"/>
        </w:rPr>
        <w:t xml:space="preserve"> machine learning in Python — scikit-learn 1.1.1 documentation</w:t>
      </w:r>
      <w:r w:rsidRPr="00387A18">
        <w:rPr>
          <w:shd w:val="clear" w:color="auto" w:fill="FFFFFF"/>
          <w:lang w:eastAsia="es-ES_tradnl"/>
        </w:rPr>
        <w:t xml:space="preserve">. </w:t>
      </w:r>
      <w:hyperlink r:id="rId59" w:history="1">
        <w:r w:rsidR="00802F54" w:rsidRPr="006D655B">
          <w:rPr>
            <w:rStyle w:val="Lienhypertexte"/>
            <w:shd w:val="clear" w:color="auto" w:fill="FFFFFF"/>
            <w:lang w:eastAsia="es-ES_tradnl"/>
          </w:rPr>
          <w:t>https://scikit-learn.org/stable/</w:t>
        </w:r>
      </w:hyperlink>
      <w:r w:rsidR="00802F54">
        <w:rPr>
          <w:shd w:val="clear" w:color="auto" w:fill="FFFFFF"/>
          <w:lang w:val="en-US" w:eastAsia="es-ES_tradnl"/>
        </w:rPr>
        <w:t xml:space="preserve"> </w:t>
      </w:r>
      <w:r w:rsidRPr="00387A18">
        <w:rPr>
          <w:shd w:val="clear" w:color="auto" w:fill="FFFFFF"/>
          <w:lang w:eastAsia="es-ES_tradnl"/>
        </w:rPr>
        <w:t xml:space="preserve"> </w:t>
      </w:r>
    </w:p>
    <w:p w14:paraId="7861BA4E" w14:textId="05B6C172" w:rsidR="009020E6" w:rsidRPr="00387A18" w:rsidRDefault="009020E6" w:rsidP="00B76D98">
      <w:pPr>
        <w:pStyle w:val="Paragraphedeliste"/>
        <w:numPr>
          <w:ilvl w:val="0"/>
          <w:numId w:val="29"/>
        </w:numPr>
        <w:rPr>
          <w:lang w:eastAsia="es-ES_tradnl"/>
        </w:rPr>
      </w:pPr>
      <w:r w:rsidRPr="00387A18">
        <w:rPr>
          <w:shd w:val="clear" w:color="auto" w:fill="FFFFFF"/>
          <w:lang w:eastAsia="es-ES_tradnl"/>
        </w:rPr>
        <w:t>scikit-learn. n.d. </w:t>
      </w:r>
      <w:proofErr w:type="gramStart"/>
      <w:r w:rsidRPr="00387A18">
        <w:rPr>
          <w:i/>
          <w:iCs/>
          <w:lang w:eastAsia="es-ES_tradnl"/>
        </w:rPr>
        <w:t>sklearn.pipeline</w:t>
      </w:r>
      <w:proofErr w:type="gramEnd"/>
      <w:r w:rsidRPr="00387A18">
        <w:rPr>
          <w:i/>
          <w:iCs/>
          <w:lang w:eastAsia="es-ES_tradnl"/>
        </w:rPr>
        <w:t>.Pipeline</w:t>
      </w:r>
      <w:r w:rsidRPr="00387A18">
        <w:rPr>
          <w:shd w:val="clear" w:color="auto" w:fill="FFFFFF"/>
          <w:lang w:eastAsia="es-ES_tradnl"/>
        </w:rPr>
        <w:t>.</w:t>
      </w:r>
      <w:r w:rsidR="00802F54">
        <w:rPr>
          <w:shd w:val="clear" w:color="auto" w:fill="FFFFFF"/>
          <w:lang w:val="en-US" w:eastAsia="es-ES_tradnl"/>
        </w:rPr>
        <w:t xml:space="preserve"> </w:t>
      </w:r>
      <w:hyperlink r:id="rId60" w:history="1">
        <w:r w:rsidR="00802F54" w:rsidRPr="006D655B">
          <w:rPr>
            <w:rStyle w:val="Lienhypertexte"/>
            <w:shd w:val="clear" w:color="auto" w:fill="FFFFFF"/>
            <w:lang w:eastAsia="es-ES_tradnl"/>
          </w:rPr>
          <w:t>https://scikit-learn.org/stable/modules/generated/sklearn.pipeline.Pipeline.html</w:t>
        </w:r>
      </w:hyperlink>
      <w:r w:rsidR="00802F54" w:rsidRPr="00802F54">
        <w:rPr>
          <w:shd w:val="clear" w:color="auto" w:fill="FFFFFF"/>
          <w:lang w:eastAsia="es-ES_tradnl"/>
        </w:rPr>
        <w:t xml:space="preserve"> </w:t>
      </w:r>
    </w:p>
    <w:p w14:paraId="1E1BA94B" w14:textId="77777777" w:rsidR="00680CEC" w:rsidRPr="00387A18" w:rsidRDefault="00680CEC" w:rsidP="00B76D98">
      <w:pPr>
        <w:pStyle w:val="Paragraphedeliste"/>
        <w:numPr>
          <w:ilvl w:val="0"/>
          <w:numId w:val="29"/>
        </w:numPr>
        <w:rPr>
          <w:lang w:eastAsia="es-ES_tradnl"/>
        </w:rPr>
      </w:pPr>
      <w:r w:rsidRPr="00387A18">
        <w:rPr>
          <w:shd w:val="clear" w:color="auto" w:fill="FFFFFF"/>
          <w:lang w:eastAsia="es-ES_tradnl"/>
        </w:rPr>
        <w:t>Wang, Q., Ma, Y., Zhao, K. and Tian, Y., 2022. A comprehensive survey of loss functions in machine learning. </w:t>
      </w:r>
      <w:r w:rsidRPr="00387A18">
        <w:rPr>
          <w:i/>
          <w:iCs/>
          <w:lang w:eastAsia="es-ES_tradnl"/>
        </w:rPr>
        <w:t>Annals of Data Science</w:t>
      </w:r>
      <w:r w:rsidRPr="00387A18">
        <w:rPr>
          <w:shd w:val="clear" w:color="auto" w:fill="FFFFFF"/>
          <w:lang w:eastAsia="es-ES_tradnl"/>
        </w:rPr>
        <w:t>, </w:t>
      </w:r>
      <w:r w:rsidRPr="00387A18">
        <w:rPr>
          <w:i/>
          <w:iCs/>
          <w:lang w:eastAsia="es-ES_tradnl"/>
        </w:rPr>
        <w:t>9</w:t>
      </w:r>
      <w:r w:rsidRPr="00387A18">
        <w:rPr>
          <w:shd w:val="clear" w:color="auto" w:fill="FFFFFF"/>
          <w:lang w:eastAsia="es-ES_tradnl"/>
        </w:rPr>
        <w:t>(2), pp.187-212.</w:t>
      </w:r>
    </w:p>
    <w:p w14:paraId="61383DBC" w14:textId="25DA4B93" w:rsidR="00637DB8" w:rsidRPr="00BF5C64" w:rsidRDefault="00637DB8" w:rsidP="00B76D98">
      <w:pPr>
        <w:pStyle w:val="Paragraphedeliste"/>
        <w:numPr>
          <w:ilvl w:val="0"/>
          <w:numId w:val="29"/>
        </w:numPr>
        <w:rPr>
          <w:lang w:val="fr-FR" w:eastAsia="es-ES_tradnl"/>
        </w:rPr>
      </w:pPr>
      <w:r w:rsidRPr="00387A18">
        <w:rPr>
          <w:shd w:val="clear" w:color="auto" w:fill="FFFFFF"/>
          <w:lang w:eastAsia="es-ES_tradnl"/>
        </w:rPr>
        <w:t>Saxena, S., 2021. </w:t>
      </w:r>
      <w:r w:rsidRPr="00387A18">
        <w:rPr>
          <w:i/>
          <w:iCs/>
          <w:lang w:eastAsia="es-ES_tradnl"/>
        </w:rPr>
        <w:t>Binary Cross Entropy/Log Loss for Binary Classification</w:t>
      </w:r>
      <w:r w:rsidRPr="00387A18">
        <w:rPr>
          <w:shd w:val="clear" w:color="auto" w:fill="FFFFFF"/>
          <w:lang w:eastAsia="es-ES_tradnl"/>
        </w:rPr>
        <w:t xml:space="preserve">. </w:t>
      </w:r>
      <w:r w:rsidRPr="00EE234A">
        <w:rPr>
          <w:shd w:val="clear" w:color="auto" w:fill="FFFFFF"/>
          <w:lang w:val="fr-FR" w:eastAsia="es-ES_tradnl"/>
          <w:rPrChange w:id="1080" w:author="Olubusayo Akeredolu" w:date="2022-07-22T06:13:00Z">
            <w:rPr>
              <w:shd w:val="clear" w:color="auto" w:fill="FFFFFF"/>
              <w:lang w:eastAsia="es-ES_tradnl"/>
            </w:rPr>
          </w:rPrChange>
        </w:rPr>
        <w:t>Analytics Vidhya.</w:t>
      </w:r>
      <w:r w:rsidR="002A4F7F" w:rsidRPr="002A4F7F">
        <w:rPr>
          <w:shd w:val="clear" w:color="auto" w:fill="FFFFFF"/>
          <w:lang w:val="fr-FR" w:eastAsia="es-ES_tradnl"/>
        </w:rPr>
        <w:t xml:space="preserve"> </w:t>
      </w:r>
      <w:r>
        <w:fldChar w:fldCharType="begin"/>
      </w:r>
      <w:r w:rsidRPr="00EE234A">
        <w:rPr>
          <w:lang w:val="fr-FR"/>
          <w:rPrChange w:id="1081" w:author="Olubusayo Akeredolu" w:date="2022-07-22T06:13:00Z">
            <w:rPr/>
          </w:rPrChange>
        </w:rPr>
        <w:instrText xml:space="preserve"> HYPERLINK "https://www.analyticsvidhya.com/blog/2021/03/binary-cross-entropy-log-loss-for-binary-classification/" </w:instrText>
      </w:r>
      <w:r>
        <w:fldChar w:fldCharType="separate"/>
      </w:r>
      <w:r w:rsidR="002A4F7F" w:rsidRPr="00BF5C64">
        <w:rPr>
          <w:rStyle w:val="Lienhypertexte"/>
          <w:shd w:val="clear" w:color="auto" w:fill="FFFFFF"/>
          <w:lang w:val="fr-FR" w:eastAsia="es-ES_tradnl"/>
        </w:rPr>
        <w:t>https://www.analyticsvidhya.com/blog/2021/03/binary-cross-entropy-log-loss-for-binary-classification/</w:t>
      </w:r>
      <w:r>
        <w:rPr>
          <w:rStyle w:val="Lienhypertexte"/>
          <w:shd w:val="clear" w:color="auto" w:fill="FFFFFF"/>
          <w:lang w:eastAsia="es-ES_tradnl"/>
        </w:rPr>
        <w:fldChar w:fldCharType="end"/>
      </w:r>
      <w:r w:rsidR="002A4F7F" w:rsidRPr="00BF5C64">
        <w:rPr>
          <w:shd w:val="clear" w:color="auto" w:fill="FFFFFF"/>
          <w:lang w:val="fr-FR" w:eastAsia="es-ES_tradnl"/>
        </w:rPr>
        <w:t xml:space="preserve"> </w:t>
      </w:r>
      <w:r w:rsidRPr="00BF5C64">
        <w:rPr>
          <w:shd w:val="clear" w:color="auto" w:fill="FFFFFF"/>
          <w:lang w:val="fr-FR" w:eastAsia="es-ES_tradnl"/>
        </w:rPr>
        <w:t xml:space="preserve"> </w:t>
      </w:r>
    </w:p>
    <w:p w14:paraId="1AE4F59E" w14:textId="736B452F" w:rsidR="00836002" w:rsidRPr="00BF5C64" w:rsidRDefault="00836002" w:rsidP="00B76D98">
      <w:pPr>
        <w:pStyle w:val="Paragraphedeliste"/>
        <w:numPr>
          <w:ilvl w:val="0"/>
          <w:numId w:val="28"/>
        </w:numPr>
        <w:rPr>
          <w:lang w:val="fr-FR" w:eastAsia="es-ES_tradnl"/>
        </w:rPr>
        <w:sectPr w:rsidR="00836002" w:rsidRPr="00BF5C64" w:rsidSect="00717BD2">
          <w:headerReference w:type="even" r:id="rId61"/>
          <w:headerReference w:type="default" r:id="rId62"/>
          <w:footerReference w:type="even" r:id="rId63"/>
          <w:footerReference w:type="default" r:id="rId64"/>
          <w:endnotePr>
            <w:numRestart w:val="eachSect"/>
          </w:endnotePr>
          <w:pgSz w:w="11906" w:h="16838"/>
          <w:pgMar w:top="1440" w:right="1440" w:bottom="1440" w:left="1440" w:header="709" w:footer="737" w:gutter="0"/>
          <w:pgNumType w:start="1"/>
          <w:cols w:space="708"/>
          <w:docGrid w:linePitch="360"/>
        </w:sectPr>
      </w:pPr>
    </w:p>
    <w:p w14:paraId="1AE4F59F" w14:textId="09F445CC" w:rsidR="00C0691B" w:rsidRPr="00240F2B" w:rsidRDefault="00C0691B" w:rsidP="0084164B">
      <w:pPr>
        <w:pStyle w:val="Titre1"/>
      </w:pPr>
      <w:bookmarkStart w:id="1082" w:name="_Toc109318897"/>
      <w:r w:rsidRPr="00240F2B">
        <w:lastRenderedPageBreak/>
        <w:t>Appendices</w:t>
      </w:r>
      <w:bookmarkEnd w:id="1082"/>
    </w:p>
    <w:p w14:paraId="65AE7B0E" w14:textId="77777777" w:rsidR="00FC5037" w:rsidRPr="00FC5037" w:rsidRDefault="00FC5037" w:rsidP="00B76D98">
      <w:pPr>
        <w:rPr>
          <w:lang w:val="fr-FR" w:eastAsia="en-GB"/>
        </w:rPr>
      </w:pPr>
      <w:bookmarkStart w:id="1083" w:name="_Toc109318898"/>
    </w:p>
    <w:p w14:paraId="524D5A2C" w14:textId="77DCFDB1" w:rsidR="00547C55" w:rsidRDefault="005F05B3" w:rsidP="0084164B">
      <w:pPr>
        <w:pStyle w:val="Titre2"/>
        <w:rPr>
          <w:lang w:val="fr-FR"/>
        </w:rPr>
      </w:pPr>
      <w:r w:rsidRPr="007107A5">
        <w:rPr>
          <w:lang w:val="fr-FR"/>
        </w:rPr>
        <w:t xml:space="preserve">Appendix </w:t>
      </w:r>
      <w:proofErr w:type="gramStart"/>
      <w:r w:rsidR="0084164B" w:rsidRPr="00C93388">
        <w:rPr>
          <w:lang w:val="fr-FR"/>
        </w:rPr>
        <w:t>A</w:t>
      </w:r>
      <w:r w:rsidRPr="00C93388">
        <w:rPr>
          <w:lang w:val="fr-FR"/>
        </w:rPr>
        <w:t>:</w:t>
      </w:r>
      <w:proofErr w:type="gramEnd"/>
      <w:r w:rsidRPr="007107A5">
        <w:rPr>
          <w:lang w:val="fr-FR"/>
        </w:rPr>
        <w:t xml:space="preserve"> </w:t>
      </w:r>
      <w:r w:rsidR="00D319CE" w:rsidRPr="007107A5">
        <w:rPr>
          <w:lang w:val="fr-FR"/>
        </w:rPr>
        <w:t>Source Code</w:t>
      </w:r>
      <w:r w:rsidR="003B36CE" w:rsidRPr="007107A5">
        <w:rPr>
          <w:lang w:val="fr-FR"/>
        </w:rPr>
        <w:t xml:space="preserve"> File Structure</w:t>
      </w:r>
      <w:bookmarkEnd w:id="1083"/>
    </w:p>
    <w:p w14:paraId="6CE7F802" w14:textId="3FBCAAC2" w:rsidR="007243FB" w:rsidRPr="007D396E" w:rsidRDefault="007D396E" w:rsidP="00B76D98">
      <w:pPr>
        <w:rPr>
          <w:lang w:val="en-US" w:eastAsia="en-GB"/>
        </w:rPr>
      </w:pPr>
      <w:r w:rsidRPr="007D396E">
        <w:rPr>
          <w:lang w:val="en-US" w:eastAsia="en-GB"/>
        </w:rPr>
        <w:t xml:space="preserve">The structure of the files described in the implementation section of this report are </w:t>
      </w:r>
      <w:r w:rsidR="00326C2E">
        <w:rPr>
          <w:lang w:val="en-US" w:eastAsia="en-GB"/>
        </w:rPr>
        <w:t>displayed</w:t>
      </w:r>
      <w:r w:rsidRPr="007D396E">
        <w:rPr>
          <w:lang w:val="en-US" w:eastAsia="en-GB"/>
        </w:rPr>
        <w:t xml:space="preserve"> bel</w:t>
      </w:r>
      <w:r>
        <w:rPr>
          <w:lang w:val="en-US" w:eastAsia="en-GB"/>
        </w:rPr>
        <w:t>ow</w:t>
      </w:r>
      <w:r w:rsidR="00326C2E">
        <w:rPr>
          <w:lang w:val="en-US" w:eastAsia="en-GB"/>
        </w:rPr>
        <w:t>:</w:t>
      </w:r>
    </w:p>
    <w:p w14:paraId="42255491" w14:textId="0FC1DCEE" w:rsidR="00D15F30" w:rsidRPr="00D15F30" w:rsidRDefault="00246931" w:rsidP="00B76D98">
      <w:pPr>
        <w:rPr>
          <w:lang w:val="fr-FR" w:eastAsia="en-GB"/>
        </w:rPr>
      </w:pPr>
      <w:r>
        <w:rPr>
          <w:noProof/>
          <w:lang w:val="fr-FR" w:eastAsia="en-GB"/>
        </w:rPr>
        <mc:AlternateContent>
          <mc:Choice Requires="wps">
            <w:drawing>
              <wp:anchor distT="0" distB="0" distL="114300" distR="114300" simplePos="0" relativeHeight="251707392" behindDoc="0" locked="0" layoutInCell="1" allowOverlap="1" wp14:anchorId="1B4555A1" wp14:editId="665A8FA2">
                <wp:simplePos x="0" y="0"/>
                <wp:positionH relativeFrom="column">
                  <wp:posOffset>2085975</wp:posOffset>
                </wp:positionH>
                <wp:positionV relativeFrom="paragraph">
                  <wp:posOffset>3420110</wp:posOffset>
                </wp:positionV>
                <wp:extent cx="847725" cy="257175"/>
                <wp:effectExtent l="0" t="0" r="15875" b="9525"/>
                <wp:wrapNone/>
                <wp:docPr id="11" name="Zone de texte 11"/>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solidFill>
                            <a:prstClr val="black"/>
                          </a:solidFill>
                        </a:ln>
                      </wps:spPr>
                      <wps:txbx>
                        <w:txbxContent>
                          <w:p w14:paraId="339C0CEC" w14:textId="7A9B8A7C" w:rsidR="00246931" w:rsidRPr="00246931" w:rsidRDefault="00246931" w:rsidP="00B76D98">
                            <w:pPr>
                              <w:rPr>
                                <w:lang w:val="en-US"/>
                              </w:rPr>
                            </w:pPr>
                            <w:r w:rsidRPr="00246931">
                              <w:rPr>
                                <w:lang w:val="en-US"/>
                              </w:rPr>
                              <w:t>Visitor.py</w:t>
                            </w:r>
                          </w:p>
                          <w:p w14:paraId="3C1CC1AA" w14:textId="77777777" w:rsidR="00246931" w:rsidRPr="00246931" w:rsidRDefault="00246931" w:rsidP="00B76D9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4555A1" id="Zone de texte 11" o:spid="_x0000_s1029" type="#_x0000_t202" style="position:absolute;left:0;text-align:left;margin-left:164.25pt;margin-top:269.3pt;width:66.75pt;height:20.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gBPAIAAIIEAAAOAAAAZHJzL2Uyb0RvYy54bWysVE1vGjEQvVfqf7B8LwsEQop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" fillcolor="white [3201]" strokeweight=".5pt">
                <v:textbox>
                  <w:txbxContent>
                    <w:p w14:paraId="339C0CEC" w14:textId="7A9B8A7C" w:rsidR="00246931" w:rsidRPr="00246931" w:rsidRDefault="00246931" w:rsidP="00B76D98">
                      <w:pPr>
                        <w:rPr>
                          <w:lang w:val="en-US"/>
                        </w:rPr>
                      </w:pPr>
                      <w:r w:rsidRPr="00246931">
                        <w:rPr>
                          <w:lang w:val="en-US"/>
                        </w:rPr>
                        <w:t>Visitor.py</w:t>
                      </w:r>
                    </w:p>
                    <w:p w14:paraId="3C1CC1AA" w14:textId="77777777" w:rsidR="00246931" w:rsidRPr="00246931" w:rsidRDefault="00246931" w:rsidP="00B76D98">
                      <w:pPr>
                        <w:rPr>
                          <w:lang w:val="en-US"/>
                        </w:rPr>
                      </w:pPr>
                    </w:p>
                  </w:txbxContent>
                </v:textbox>
              </v:shape>
            </w:pict>
          </mc:Fallback>
        </mc:AlternateContent>
      </w:r>
      <w:r w:rsidR="007243FB" w:rsidRPr="007243FB">
        <w:rPr>
          <w:noProof/>
          <w:lang w:val="fr-FR" w:eastAsia="en-GB"/>
        </w:rPr>
        <w:drawing>
          <wp:inline distT="0" distB="0" distL="0" distR="0" wp14:anchorId="66234432" wp14:editId="02F8017D">
            <wp:extent cx="4752975" cy="460605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9759" cy="4641703"/>
                    </a:xfrm>
                    <a:prstGeom prst="rect">
                      <a:avLst/>
                    </a:prstGeom>
                  </pic:spPr>
                </pic:pic>
              </a:graphicData>
            </a:graphic>
          </wp:inline>
        </w:drawing>
      </w:r>
    </w:p>
    <w:p w14:paraId="5DB86D22" w14:textId="38ABD5D8" w:rsidR="007107A5" w:rsidRDefault="007107A5" w:rsidP="00B76D98">
      <w:pPr>
        <w:rPr>
          <w:lang w:val="fr-FR" w:eastAsia="en-GB"/>
        </w:rPr>
      </w:pPr>
    </w:p>
    <w:p w14:paraId="33378634" w14:textId="3F5A2440" w:rsidR="007D396E" w:rsidRDefault="007D396E" w:rsidP="00B76D98">
      <w:pPr>
        <w:pStyle w:val="Paragraphedeliste"/>
        <w:numPr>
          <w:ilvl w:val="0"/>
          <w:numId w:val="20"/>
        </w:numPr>
        <w:rPr>
          <w:lang w:eastAsia="en-GB"/>
        </w:rPr>
      </w:pPr>
      <w:r w:rsidRPr="007D396E">
        <w:rPr>
          <w:lang w:eastAsia="en-GB"/>
        </w:rPr>
        <w:t>The Datasets file c</w:t>
      </w:r>
      <w:r>
        <w:rPr>
          <w:lang w:eastAsia="en-GB"/>
        </w:rPr>
        <w:t xml:space="preserve">ontains the training and testing data files. These are divided into Merge Sort and Quick Sort. </w:t>
      </w:r>
    </w:p>
    <w:p w14:paraId="61F18646" w14:textId="09B9293D" w:rsidR="007D396E" w:rsidRDefault="007D396E" w:rsidP="00B76D98">
      <w:pPr>
        <w:rPr>
          <w:lang w:eastAsia="en-GB"/>
        </w:rPr>
      </w:pPr>
    </w:p>
    <w:p w14:paraId="1F6FBBAA" w14:textId="51FE28A0" w:rsidR="007D396E" w:rsidRDefault="00AF1B89" w:rsidP="00B76D98">
      <w:pPr>
        <w:pStyle w:val="Paragraphedeliste"/>
        <w:numPr>
          <w:ilvl w:val="0"/>
          <w:numId w:val="20"/>
        </w:numPr>
        <w:rPr>
          <w:lang w:eastAsia="en-GB"/>
        </w:rPr>
      </w:pPr>
      <w:r>
        <w:rPr>
          <w:lang w:eastAsia="en-GB"/>
        </w:rPr>
        <w:t xml:space="preserve">The Networks file contains the implementations of the </w:t>
      </w:r>
      <w:r w:rsidR="006406A8">
        <w:rPr>
          <w:lang w:eastAsia="en-GB"/>
        </w:rPr>
        <w:t>nine</w:t>
      </w:r>
      <w:r>
        <w:rPr>
          <w:lang w:eastAsia="en-GB"/>
        </w:rPr>
        <w:t xml:space="preserve"> DL and NDL models used for the classification tasks. This folder contains 5 different files. One each for the Dense Model, the MLP model and the Naïve Bayes classifier.</w:t>
      </w:r>
      <w:r w:rsidR="006406A8">
        <w:rPr>
          <w:lang w:eastAsia="en-GB"/>
        </w:rPr>
        <w:t xml:space="preserve"> ‘</w:t>
      </w:r>
      <w:r>
        <w:rPr>
          <w:lang w:eastAsia="en-GB"/>
        </w:rPr>
        <w:t>RNN.py</w:t>
      </w:r>
      <w:r w:rsidR="006406A8">
        <w:rPr>
          <w:lang w:eastAsia="en-GB"/>
        </w:rPr>
        <w:t>’</w:t>
      </w:r>
      <w:r>
        <w:rPr>
          <w:lang w:eastAsia="en-GB"/>
        </w:rPr>
        <w:t xml:space="preserve"> contains the implementations for </w:t>
      </w:r>
      <w:r w:rsidR="006406A8">
        <w:rPr>
          <w:lang w:eastAsia="en-GB"/>
        </w:rPr>
        <w:t xml:space="preserve">the LSTM, the GRU and the Simple RNN. ‘SKLearnClassifiers.py’ contains the implementations for the SGD, SVM and RF classifiers. </w:t>
      </w:r>
    </w:p>
    <w:p w14:paraId="63CDDD6A" w14:textId="77777777" w:rsidR="00AF1B89" w:rsidRDefault="00AF1B89" w:rsidP="00B76D98">
      <w:pPr>
        <w:pStyle w:val="Paragraphedeliste"/>
        <w:rPr>
          <w:lang w:eastAsia="en-GB"/>
        </w:rPr>
      </w:pPr>
    </w:p>
    <w:p w14:paraId="63E49DE7" w14:textId="16E2845A" w:rsidR="006406A8" w:rsidRDefault="006406A8" w:rsidP="00B76D98">
      <w:pPr>
        <w:pStyle w:val="Paragraphedeliste"/>
        <w:numPr>
          <w:ilvl w:val="0"/>
          <w:numId w:val="20"/>
        </w:numPr>
        <w:rPr>
          <w:lang w:eastAsia="en-GB"/>
        </w:rPr>
      </w:pPr>
      <w:r>
        <w:rPr>
          <w:lang w:eastAsia="en-GB"/>
        </w:rPr>
        <w:t xml:space="preserve">Parsing And Embedding Layers is divided into three subfolders. </w:t>
      </w:r>
    </w:p>
    <w:p w14:paraId="08B93E7E" w14:textId="77777777" w:rsidR="0027719E" w:rsidRDefault="0027719E" w:rsidP="00B76D98">
      <w:pPr>
        <w:pStyle w:val="Paragraphedeliste"/>
        <w:rPr>
          <w:lang w:eastAsia="en-GB"/>
        </w:rPr>
      </w:pPr>
    </w:p>
    <w:p w14:paraId="5B8A837B" w14:textId="77777777" w:rsidR="0027719E" w:rsidRDefault="0027719E" w:rsidP="00B76D98">
      <w:pPr>
        <w:pStyle w:val="Paragraphedeliste"/>
        <w:numPr>
          <w:ilvl w:val="0"/>
          <w:numId w:val="20"/>
        </w:numPr>
        <w:rPr>
          <w:lang w:eastAsia="en-GB"/>
        </w:rPr>
      </w:pPr>
      <w:r>
        <w:rPr>
          <w:lang w:eastAsia="en-GB"/>
        </w:rPr>
        <w:t>Graphs: Contains all the files for running the background operations for the graph data structure. These files are ‘GraphDataProcessor.py’, ‘GraphEmbeddingLayer.py’ and ‘GraphParser.py’. The contents and functions of these files have been described in detail in section 4.2.</w:t>
      </w:r>
    </w:p>
    <w:p w14:paraId="6BE2F95F" w14:textId="77777777" w:rsidR="0027719E" w:rsidRDefault="0027719E" w:rsidP="00B76D98">
      <w:pPr>
        <w:pStyle w:val="Paragraphedeliste"/>
        <w:rPr>
          <w:lang w:eastAsia="en-GB"/>
        </w:rPr>
      </w:pPr>
    </w:p>
    <w:p w14:paraId="7D859CBB" w14:textId="77777777" w:rsidR="0027719E" w:rsidRDefault="0027719E" w:rsidP="00B76D98">
      <w:pPr>
        <w:pStyle w:val="Paragraphedeliste"/>
        <w:numPr>
          <w:ilvl w:val="0"/>
          <w:numId w:val="20"/>
        </w:numPr>
        <w:rPr>
          <w:lang w:eastAsia="en-GB"/>
        </w:rPr>
      </w:pPr>
      <w:r>
        <w:rPr>
          <w:lang w:eastAsia="en-GB"/>
        </w:rPr>
        <w:t>Trees: This holds the files for running the background operations on the abstract tree data structure. The files here are ‘TreeEmbeddingLayer.py’, ‘TreeDataProcessor.py’, ‘TreeNode.py’, ‘Treeparser.py’, ‘TreeSegmentation.py’ and ‘TreeSegmentationLayer.py’.</w:t>
      </w:r>
    </w:p>
    <w:p w14:paraId="5F1A3DB4" w14:textId="77777777" w:rsidR="0027719E" w:rsidRDefault="0027719E" w:rsidP="00B76D98">
      <w:pPr>
        <w:rPr>
          <w:lang w:eastAsia="en-GB"/>
        </w:rPr>
      </w:pPr>
    </w:p>
    <w:p w14:paraId="7BB80EBC" w14:textId="617B7BC0" w:rsidR="0027719E" w:rsidRDefault="0027719E" w:rsidP="00B76D98">
      <w:pPr>
        <w:pStyle w:val="Paragraphedeliste"/>
        <w:numPr>
          <w:ilvl w:val="0"/>
          <w:numId w:val="20"/>
        </w:numPr>
        <w:rPr>
          <w:lang w:eastAsia="en-GB"/>
        </w:rPr>
      </w:pPr>
      <w:r>
        <w:rPr>
          <w:lang w:eastAsia="en-GB"/>
        </w:rPr>
        <w:t>The remaining files are</w:t>
      </w:r>
      <w:r w:rsidR="00AA7265">
        <w:rPr>
          <w:lang w:eastAsia="en-GB"/>
        </w:rPr>
        <w:t xml:space="preserve"> </w:t>
      </w:r>
      <w:r>
        <w:rPr>
          <w:lang w:eastAsia="en-GB"/>
        </w:rPr>
        <w:t>for running the experiments and plotting their results. These are:</w:t>
      </w:r>
    </w:p>
    <w:p w14:paraId="221CEBD2" w14:textId="77777777" w:rsidR="00C93388" w:rsidRDefault="00C93388" w:rsidP="00B76D98">
      <w:pPr>
        <w:pStyle w:val="Paragraphedeliste"/>
        <w:rPr>
          <w:lang w:eastAsia="en-GB"/>
        </w:rPr>
      </w:pPr>
    </w:p>
    <w:p w14:paraId="0F047B13" w14:textId="36848E6E" w:rsidR="00913D5E" w:rsidRDefault="00913D5E" w:rsidP="00B76D98">
      <w:pPr>
        <w:pStyle w:val="Paragraphedeliste"/>
        <w:numPr>
          <w:ilvl w:val="0"/>
          <w:numId w:val="20"/>
        </w:numPr>
        <w:rPr>
          <w:lang w:eastAsia="en-GB"/>
        </w:rPr>
      </w:pPr>
      <w:r>
        <w:rPr>
          <w:lang w:eastAsia="en-GB"/>
        </w:rPr>
        <w:t>‘Visitor.py’: This is where the AbstractVisitor, HashVisitor and Visitor are implemented.</w:t>
      </w:r>
    </w:p>
    <w:p w14:paraId="39F24E8F" w14:textId="77777777" w:rsidR="00913D5E" w:rsidRDefault="00913D5E" w:rsidP="00B76D98">
      <w:pPr>
        <w:pStyle w:val="Paragraphedeliste"/>
        <w:rPr>
          <w:lang w:eastAsia="en-GB"/>
        </w:rPr>
      </w:pPr>
    </w:p>
    <w:p w14:paraId="64B91CA5" w14:textId="7480DF53" w:rsidR="00C93388" w:rsidRDefault="00C93388" w:rsidP="00B76D98">
      <w:pPr>
        <w:pStyle w:val="Paragraphedeliste"/>
        <w:numPr>
          <w:ilvl w:val="0"/>
          <w:numId w:val="20"/>
        </w:numPr>
        <w:rPr>
          <w:lang w:eastAsia="en-GB"/>
        </w:rPr>
      </w:pPr>
      <w:r>
        <w:rPr>
          <w:lang w:eastAsia="en-GB"/>
        </w:rPr>
        <w:t>‘preliminaryTreeExpeirments.py’: This file implements the preliminary experiments for determining which segmentation function provides the best results. It uses the MLP to make this decision.</w:t>
      </w:r>
    </w:p>
    <w:p w14:paraId="2C8CDFED" w14:textId="77777777" w:rsidR="00C93388" w:rsidRDefault="00C93388" w:rsidP="00B76D98">
      <w:pPr>
        <w:pStyle w:val="Paragraphedeliste"/>
        <w:rPr>
          <w:lang w:eastAsia="en-GB"/>
        </w:rPr>
      </w:pPr>
    </w:p>
    <w:p w14:paraId="337755D9" w14:textId="77777777" w:rsidR="00C93388" w:rsidRDefault="00C93388" w:rsidP="00B76D98">
      <w:pPr>
        <w:pStyle w:val="Paragraphedeliste"/>
        <w:numPr>
          <w:ilvl w:val="0"/>
          <w:numId w:val="20"/>
        </w:numPr>
        <w:rPr>
          <w:lang w:eastAsia="en-GB"/>
        </w:rPr>
      </w:pPr>
      <w:r>
        <w:rPr>
          <w:lang w:eastAsia="en-GB"/>
        </w:rPr>
        <w:t>‘finalTreeExpeirments.py’: This is where the final experiments for getting the results on the trees are contained.</w:t>
      </w:r>
    </w:p>
    <w:p w14:paraId="04253C01" w14:textId="77777777" w:rsidR="00C93388" w:rsidRDefault="00C93388" w:rsidP="00B76D98">
      <w:pPr>
        <w:pStyle w:val="Paragraphedeliste"/>
        <w:rPr>
          <w:lang w:eastAsia="en-GB"/>
        </w:rPr>
      </w:pPr>
    </w:p>
    <w:p w14:paraId="237BA17F" w14:textId="77777777" w:rsidR="00C93388" w:rsidRDefault="00C93388" w:rsidP="00B76D98">
      <w:pPr>
        <w:pStyle w:val="Paragraphedeliste"/>
        <w:numPr>
          <w:ilvl w:val="0"/>
          <w:numId w:val="20"/>
        </w:numPr>
        <w:rPr>
          <w:lang w:eastAsia="en-GB"/>
        </w:rPr>
      </w:pPr>
      <w:r>
        <w:rPr>
          <w:lang w:eastAsia="en-GB"/>
        </w:rPr>
        <w:t>‘graphExperiments.py’: This file is where I implement the experiments on the graph-based data using all 9 models.</w:t>
      </w:r>
    </w:p>
    <w:p w14:paraId="58EF4247" w14:textId="77777777" w:rsidR="00C93388" w:rsidRDefault="00C93388" w:rsidP="00B76D98">
      <w:pPr>
        <w:pStyle w:val="Paragraphedeliste"/>
        <w:rPr>
          <w:lang w:eastAsia="en-GB"/>
        </w:rPr>
      </w:pPr>
    </w:p>
    <w:p w14:paraId="6DCE8006" w14:textId="77777777" w:rsidR="00C93388" w:rsidRDefault="00C93388" w:rsidP="00B76D98">
      <w:pPr>
        <w:pStyle w:val="Paragraphedeliste"/>
        <w:numPr>
          <w:ilvl w:val="0"/>
          <w:numId w:val="20"/>
        </w:numPr>
        <w:rPr>
          <w:lang w:eastAsia="en-GB"/>
        </w:rPr>
      </w:pPr>
      <w:r>
        <w:rPr>
          <w:lang w:eastAsia="en-GB"/>
        </w:rPr>
        <w:t>‘textExperiments.py’: This file is the experiments on text are carried out.</w:t>
      </w:r>
    </w:p>
    <w:p w14:paraId="2612450A" w14:textId="77777777" w:rsidR="00C93388" w:rsidRDefault="00C93388" w:rsidP="00B76D98">
      <w:pPr>
        <w:pStyle w:val="Paragraphedeliste"/>
        <w:rPr>
          <w:lang w:eastAsia="en-GB"/>
        </w:rPr>
      </w:pPr>
    </w:p>
    <w:p w14:paraId="25EF68FA" w14:textId="77777777" w:rsidR="00C93388" w:rsidRDefault="00C93388" w:rsidP="00B76D98">
      <w:pPr>
        <w:pStyle w:val="Paragraphedeliste"/>
        <w:numPr>
          <w:ilvl w:val="0"/>
          <w:numId w:val="20"/>
        </w:numPr>
        <w:rPr>
          <w:lang w:eastAsia="en-GB"/>
        </w:rPr>
      </w:pPr>
      <w:r>
        <w:rPr>
          <w:lang w:eastAsia="en-GB"/>
        </w:rPr>
        <w:t xml:space="preserve">‘plotResults.py’: This file contains the code for plotting the graphs seen in </w:t>
      </w:r>
      <w:r w:rsidRPr="009B2333">
        <w:rPr>
          <w:i/>
          <w:iCs/>
          <w:lang w:eastAsia="en-GB"/>
        </w:rPr>
        <w:t>fig</w:t>
      </w:r>
      <w:r>
        <w:rPr>
          <w:lang w:eastAsia="en-GB"/>
        </w:rPr>
        <w:t xml:space="preserve"> </w:t>
      </w:r>
      <w:r w:rsidRPr="009B2333">
        <w:rPr>
          <w:i/>
          <w:iCs/>
          <w:lang w:eastAsia="en-GB"/>
        </w:rPr>
        <w:t>5.1</w:t>
      </w:r>
      <w:r>
        <w:rPr>
          <w:lang w:eastAsia="en-GB"/>
        </w:rPr>
        <w:t xml:space="preserve"> and </w:t>
      </w:r>
      <w:r w:rsidRPr="009B2333">
        <w:rPr>
          <w:i/>
          <w:iCs/>
          <w:lang w:eastAsia="en-GB"/>
        </w:rPr>
        <w:t>5.2</w:t>
      </w:r>
      <w:r>
        <w:rPr>
          <w:lang w:eastAsia="en-GB"/>
        </w:rPr>
        <w:t>.</w:t>
      </w:r>
    </w:p>
    <w:p w14:paraId="6B6129E1" w14:textId="77777777" w:rsidR="00C93388" w:rsidRDefault="00C93388" w:rsidP="00B76D98">
      <w:pPr>
        <w:pStyle w:val="Paragraphedeliste"/>
        <w:rPr>
          <w:lang w:eastAsia="en-GB"/>
        </w:rPr>
      </w:pPr>
    </w:p>
    <w:p w14:paraId="10641AB4" w14:textId="0AE24463" w:rsidR="00C93388" w:rsidRDefault="00C93388" w:rsidP="00B76D98">
      <w:pPr>
        <w:rPr>
          <w:lang w:eastAsia="en-GB"/>
        </w:rPr>
      </w:pPr>
      <w:r>
        <w:rPr>
          <w:lang w:eastAsia="en-GB"/>
        </w:rPr>
        <w:t>To run the experiments in the files above, open the file and click F5 (fn + F5 with a MacBook) or select the debug file option in the project menu.</w:t>
      </w:r>
    </w:p>
    <w:p w14:paraId="214468C5" w14:textId="7932B1AC" w:rsidR="007D396E" w:rsidRPr="00EE3DA2" w:rsidRDefault="007D396E" w:rsidP="00B76D98">
      <w:pPr>
        <w:rPr>
          <w:lang w:val="en-US" w:eastAsia="en-GB"/>
        </w:rPr>
      </w:pPr>
    </w:p>
    <w:p w14:paraId="036F5962" w14:textId="61E72B6E" w:rsidR="00C93388" w:rsidRDefault="00C93388" w:rsidP="00B76D98">
      <w:pPr>
        <w:rPr>
          <w:lang w:val="en-US" w:eastAsia="en-GB"/>
        </w:rPr>
      </w:pPr>
    </w:p>
    <w:p w14:paraId="7C7A159D" w14:textId="785A5689" w:rsidR="00C93388" w:rsidRDefault="00C93388" w:rsidP="00B76D98">
      <w:pPr>
        <w:rPr>
          <w:lang w:val="en-US" w:eastAsia="en-GB"/>
        </w:rPr>
      </w:pPr>
    </w:p>
    <w:p w14:paraId="3CB6CD64" w14:textId="31CF153A" w:rsidR="00C93388" w:rsidRDefault="00C93388" w:rsidP="00B76D98">
      <w:pPr>
        <w:rPr>
          <w:lang w:val="en-US" w:eastAsia="en-GB"/>
        </w:rPr>
      </w:pPr>
    </w:p>
    <w:p w14:paraId="706E13DB" w14:textId="1E5AB9B7" w:rsidR="00C93388" w:rsidRDefault="00C93388" w:rsidP="00B76D98">
      <w:pPr>
        <w:rPr>
          <w:lang w:val="en-US" w:eastAsia="en-GB"/>
        </w:rPr>
      </w:pPr>
    </w:p>
    <w:p w14:paraId="1993690A" w14:textId="77777777" w:rsidR="00C93388" w:rsidRPr="00B14800" w:rsidRDefault="00C93388" w:rsidP="00B76D98">
      <w:pPr>
        <w:rPr>
          <w:lang w:val="en-US" w:eastAsia="en-GB"/>
        </w:rPr>
      </w:pPr>
    </w:p>
    <w:p w14:paraId="27AA9477" w14:textId="745D6C9F" w:rsidR="00F54A54" w:rsidRDefault="00A37387" w:rsidP="0084164B">
      <w:pPr>
        <w:pStyle w:val="Titre2"/>
      </w:pPr>
      <w:bookmarkStart w:id="1084" w:name="_Toc109318899"/>
      <w:r w:rsidRPr="003B36CE">
        <w:t xml:space="preserve">Appendix </w:t>
      </w:r>
      <w:r w:rsidR="0084164B">
        <w:t>B</w:t>
      </w:r>
      <w:r w:rsidRPr="003B36CE">
        <w:t xml:space="preserve">: </w:t>
      </w:r>
      <w:r w:rsidR="003B36CE" w:rsidRPr="003B36CE">
        <w:t>Source Code Files</w:t>
      </w:r>
      <w:bookmarkEnd w:id="1084"/>
    </w:p>
    <w:p w14:paraId="3F1D0C71" w14:textId="2295E5DE" w:rsidR="00406972" w:rsidRPr="00406972" w:rsidRDefault="00406972" w:rsidP="00B76D98">
      <w:pPr>
        <w:rPr>
          <w:lang w:eastAsia="en-GB"/>
        </w:rPr>
      </w:pPr>
      <w:r>
        <w:rPr>
          <w:lang w:eastAsia="en-GB"/>
        </w:rPr>
        <w:t xml:space="preserve">The </w:t>
      </w:r>
      <w:r w:rsidR="00860DAB">
        <w:rPr>
          <w:lang w:eastAsia="en-GB"/>
        </w:rPr>
        <w:t xml:space="preserve">project files outlined above have their source code shown in this section with the </w:t>
      </w:r>
      <w:r w:rsidR="00AE7AD6">
        <w:rPr>
          <w:lang w:eastAsia="en-GB"/>
        </w:rPr>
        <w:t>appropriate</w:t>
      </w:r>
      <w:r w:rsidR="00860DAB">
        <w:rPr>
          <w:lang w:eastAsia="en-GB"/>
        </w:rPr>
        <w:t xml:space="preserve"> names.</w:t>
      </w:r>
    </w:p>
    <w:p w14:paraId="40A01754" w14:textId="679A666F" w:rsidR="0084164B" w:rsidRDefault="0084164B" w:rsidP="00B76D98">
      <w:pPr>
        <w:rPr>
          <w:lang w:eastAsia="en-GB"/>
        </w:rPr>
      </w:pPr>
    </w:p>
    <w:p w14:paraId="22859B94" w14:textId="4F9B7112" w:rsidR="0084164B" w:rsidRDefault="00AE7AD6" w:rsidP="0084164B">
      <w:pPr>
        <w:pStyle w:val="Titre3"/>
      </w:pPr>
      <w:r>
        <w:t>Networks</w:t>
      </w:r>
    </w:p>
    <w:p w14:paraId="7D67D496" w14:textId="77777777" w:rsidR="00D34A95" w:rsidRDefault="00D34A95" w:rsidP="00D34A95">
      <w:pPr>
        <w:pStyle w:val="Titre2"/>
      </w:pPr>
      <w:r w:rsidRPr="003B36CE">
        <w:t xml:space="preserve">Appendix </w:t>
      </w:r>
      <w:r>
        <w:t>B</w:t>
      </w:r>
      <w:r w:rsidRPr="003B36CE">
        <w:t>: Source Code Files</w:t>
      </w:r>
    </w:p>
    <w:p w14:paraId="13536D77" w14:textId="77777777" w:rsidR="00D34A95" w:rsidRPr="00406972" w:rsidRDefault="00D34A95" w:rsidP="00D34A95">
      <w:pPr>
        <w:rPr>
          <w:lang w:eastAsia="en-GB"/>
        </w:rPr>
      </w:pPr>
      <w:r>
        <w:rPr>
          <w:lang w:eastAsia="en-GB"/>
        </w:rPr>
        <w:t>The project files outlined above have their source code shown in this section with the appropriate names.</w:t>
      </w:r>
    </w:p>
    <w:p w14:paraId="029B2229" w14:textId="77777777" w:rsidR="00D34A95" w:rsidRDefault="00D34A95" w:rsidP="00D34A95">
      <w:pPr>
        <w:rPr>
          <w:lang w:eastAsia="en-GB"/>
        </w:rPr>
      </w:pPr>
    </w:p>
    <w:p w14:paraId="147A2DA7" w14:textId="77777777" w:rsidR="00D34A95" w:rsidRDefault="00D34A95" w:rsidP="00D34A95">
      <w:pPr>
        <w:pStyle w:val="Titre3"/>
      </w:pPr>
      <w:r>
        <w:t>Networks</w:t>
      </w:r>
    </w:p>
    <w:p w14:paraId="2E362056" w14:textId="77777777" w:rsidR="00D34A95" w:rsidRDefault="00D34A95" w:rsidP="00D34A95">
      <w:pPr>
        <w:pStyle w:val="Titre4"/>
      </w:pPr>
      <w:r>
        <w:t xml:space="preserve">DenseModel.py </w:t>
      </w:r>
    </w:p>
    <w:p w14:paraId="6D83445A"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586C0"/>
          <w:sz w:val="18"/>
          <w:szCs w:val="18"/>
          <w:lang w:val="fr-GB"/>
        </w:rPr>
        <w:t>import</w:t>
      </w:r>
      <w:r w:rsidRPr="005A5A0D">
        <w:rPr>
          <w:rFonts w:ascii="Menlo" w:hAnsi="Menlo" w:cs="Menlo"/>
          <w:color w:val="D4D4D4"/>
          <w:sz w:val="18"/>
          <w:szCs w:val="18"/>
          <w:lang w:val="fr-GB"/>
        </w:rPr>
        <w:t xml:space="preserve"> </w:t>
      </w:r>
      <w:r w:rsidRPr="005A5A0D">
        <w:rPr>
          <w:rFonts w:ascii="Menlo" w:hAnsi="Menlo" w:cs="Menlo"/>
          <w:color w:val="4EC9B0"/>
          <w:sz w:val="18"/>
          <w:szCs w:val="18"/>
          <w:lang w:val="fr-GB"/>
        </w:rPr>
        <w:t>tensorflow</w:t>
      </w:r>
      <w:r w:rsidRPr="005A5A0D">
        <w:rPr>
          <w:rFonts w:ascii="Menlo" w:hAnsi="Menlo" w:cs="Menlo"/>
          <w:color w:val="D4D4D4"/>
          <w:sz w:val="18"/>
          <w:szCs w:val="18"/>
          <w:lang w:val="fr-GB"/>
        </w:rPr>
        <w:t xml:space="preserve"> </w:t>
      </w:r>
      <w:r w:rsidRPr="005A5A0D">
        <w:rPr>
          <w:rFonts w:ascii="Menlo" w:hAnsi="Menlo" w:cs="Menlo"/>
          <w:color w:val="C586C0"/>
          <w:sz w:val="18"/>
          <w:szCs w:val="18"/>
          <w:lang w:val="fr-GB"/>
        </w:rPr>
        <w:t>as</w:t>
      </w:r>
      <w:r w:rsidRPr="005A5A0D">
        <w:rPr>
          <w:rFonts w:ascii="Menlo" w:hAnsi="Menlo" w:cs="Menlo"/>
          <w:color w:val="D4D4D4"/>
          <w:sz w:val="18"/>
          <w:szCs w:val="18"/>
          <w:lang w:val="fr-GB"/>
        </w:rPr>
        <w:t xml:space="preserve"> </w:t>
      </w:r>
      <w:r w:rsidRPr="005A5A0D">
        <w:rPr>
          <w:rFonts w:ascii="Menlo" w:hAnsi="Menlo" w:cs="Menlo"/>
          <w:color w:val="4EC9B0"/>
          <w:sz w:val="18"/>
          <w:szCs w:val="18"/>
          <w:lang w:val="fr-GB"/>
        </w:rPr>
        <w:t>tf</w:t>
      </w:r>
    </w:p>
    <w:p w14:paraId="5FE22AFA"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p>
    <w:p w14:paraId="0297A373"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569CD6"/>
          <w:sz w:val="18"/>
          <w:szCs w:val="18"/>
          <w:lang w:val="fr-GB"/>
        </w:rPr>
        <w:t>def</w:t>
      </w:r>
      <w:r w:rsidRPr="005A5A0D">
        <w:rPr>
          <w:rFonts w:ascii="Menlo" w:hAnsi="Menlo" w:cs="Menlo"/>
          <w:color w:val="D4D4D4"/>
          <w:sz w:val="18"/>
          <w:szCs w:val="18"/>
          <w:lang w:val="fr-GB"/>
        </w:rPr>
        <w:t xml:space="preserve"> </w:t>
      </w:r>
      <w:r w:rsidRPr="005A5A0D">
        <w:rPr>
          <w:rFonts w:ascii="Menlo" w:hAnsi="Menlo" w:cs="Menlo"/>
          <w:color w:val="DCDCAA"/>
          <w:sz w:val="18"/>
          <w:szCs w:val="18"/>
          <w:lang w:val="fr-GB"/>
        </w:rPr>
        <w:t>runDenseModel</w:t>
      </w:r>
      <w:r w:rsidRPr="005A5A0D">
        <w:rPr>
          <w:rFonts w:ascii="Menlo" w:hAnsi="Menlo" w:cs="Menlo"/>
          <w:color w:val="D4D4D4"/>
          <w:sz w:val="18"/>
          <w:szCs w:val="18"/>
          <w:lang w:val="fr-GB"/>
        </w:rPr>
        <w:t>(</w:t>
      </w:r>
      <w:r w:rsidRPr="005A5A0D">
        <w:rPr>
          <w:rFonts w:ascii="Menlo" w:hAnsi="Menlo" w:cs="Menlo"/>
          <w:color w:val="9CDCFE"/>
          <w:sz w:val="18"/>
          <w:szCs w:val="18"/>
          <w:lang w:val="fr-GB"/>
        </w:rPr>
        <w:t>x_train</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y_train</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x_test</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y_test</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activation</w:t>
      </w:r>
      <w:r w:rsidRPr="005A5A0D">
        <w:rPr>
          <w:rFonts w:ascii="Menlo" w:hAnsi="Menlo" w:cs="Menlo"/>
          <w:color w:val="D4D4D4"/>
          <w:sz w:val="18"/>
          <w:szCs w:val="18"/>
          <w:lang w:val="fr-GB"/>
        </w:rPr>
        <w:t xml:space="preserve">: </w:t>
      </w:r>
      <w:r w:rsidRPr="005A5A0D">
        <w:rPr>
          <w:rFonts w:ascii="Menlo" w:hAnsi="Menlo" w:cs="Menlo"/>
          <w:color w:val="4EC9B0"/>
          <w:sz w:val="18"/>
          <w:szCs w:val="18"/>
          <w:lang w:val="fr-GB"/>
        </w:rPr>
        <w:t>str</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batchSize</w:t>
      </w:r>
      <w:r w:rsidRPr="005A5A0D">
        <w:rPr>
          <w:rFonts w:ascii="Menlo" w:hAnsi="Menlo" w:cs="Menlo"/>
          <w:color w:val="D4D4D4"/>
          <w:sz w:val="18"/>
          <w:szCs w:val="18"/>
          <w:lang w:val="fr-GB"/>
        </w:rPr>
        <w:t xml:space="preserve">: </w:t>
      </w:r>
      <w:r w:rsidRPr="005A5A0D">
        <w:rPr>
          <w:rFonts w:ascii="Menlo" w:hAnsi="Menlo" w:cs="Menlo"/>
          <w:color w:val="4EC9B0"/>
          <w:sz w:val="18"/>
          <w:szCs w:val="18"/>
          <w:lang w:val="fr-GB"/>
        </w:rPr>
        <w:t>int</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epochs</w:t>
      </w:r>
      <w:r w:rsidRPr="005A5A0D">
        <w:rPr>
          <w:rFonts w:ascii="Menlo" w:hAnsi="Menlo" w:cs="Menlo"/>
          <w:color w:val="D4D4D4"/>
          <w:sz w:val="18"/>
          <w:szCs w:val="18"/>
          <w:lang w:val="fr-GB"/>
        </w:rPr>
        <w:t xml:space="preserve">: </w:t>
      </w:r>
      <w:r w:rsidRPr="005A5A0D">
        <w:rPr>
          <w:rFonts w:ascii="Menlo" w:hAnsi="Menlo" w:cs="Menlo"/>
          <w:color w:val="4EC9B0"/>
          <w:sz w:val="18"/>
          <w:szCs w:val="18"/>
          <w:lang w:val="fr-GB"/>
        </w:rPr>
        <w:t>int</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filename</w:t>
      </w:r>
      <w:r w:rsidRPr="005A5A0D">
        <w:rPr>
          <w:rFonts w:ascii="Menlo" w:hAnsi="Menlo" w:cs="Menlo"/>
          <w:color w:val="D4D4D4"/>
          <w:sz w:val="18"/>
          <w:szCs w:val="18"/>
          <w:lang w:val="fr-GB"/>
        </w:rPr>
        <w:t xml:space="preserve">: </w:t>
      </w:r>
      <w:r w:rsidRPr="005A5A0D">
        <w:rPr>
          <w:rFonts w:ascii="Menlo" w:hAnsi="Menlo" w:cs="Menlo"/>
          <w:color w:val="4EC9B0"/>
          <w:sz w:val="18"/>
          <w:szCs w:val="18"/>
          <w:lang w:val="fr-GB"/>
        </w:rPr>
        <w:t>str</w:t>
      </w:r>
      <w:r w:rsidRPr="005A5A0D">
        <w:rPr>
          <w:rFonts w:ascii="Menlo" w:hAnsi="Menlo" w:cs="Menlo"/>
          <w:color w:val="D4D4D4"/>
          <w:sz w:val="18"/>
          <w:szCs w:val="18"/>
          <w:lang w:val="fr-GB"/>
        </w:rPr>
        <w:t xml:space="preserve"> = </w:t>
      </w:r>
      <w:r w:rsidRPr="005A5A0D">
        <w:rPr>
          <w:rFonts w:ascii="Menlo" w:hAnsi="Menlo" w:cs="Menlo"/>
          <w:color w:val="569CD6"/>
          <w:sz w:val="18"/>
          <w:szCs w:val="18"/>
          <w:lang w:val="fr-GB"/>
        </w:rPr>
        <w:t>None</w:t>
      </w:r>
      <w:r w:rsidRPr="005A5A0D">
        <w:rPr>
          <w:rFonts w:ascii="Menlo" w:hAnsi="Menlo" w:cs="Menlo"/>
          <w:color w:val="D4D4D4"/>
          <w:sz w:val="18"/>
          <w:szCs w:val="18"/>
          <w:lang w:val="fr-GB"/>
        </w:rPr>
        <w:t>):</w:t>
      </w:r>
    </w:p>
    <w:p w14:paraId="0E66121A"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CE9178"/>
          <w:sz w:val="18"/>
          <w:szCs w:val="18"/>
          <w:lang w:val="fr-GB"/>
        </w:rPr>
        <w:t>""" The method to run the model made up of densely connected layers</w:t>
      </w:r>
    </w:p>
    <w:p w14:paraId="7CD12013"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x_train - The training data</w:t>
      </w:r>
    </w:p>
    <w:p w14:paraId="7DC86552"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y_train - The training data labels</w:t>
      </w:r>
    </w:p>
    <w:p w14:paraId="0BE3F4B3"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x_test - The testing data</w:t>
      </w:r>
    </w:p>
    <w:p w14:paraId="432F3EE2"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y_test - The testing data labels</w:t>
      </w:r>
    </w:p>
    <w:p w14:paraId="068C455D"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activation: str -  The activation function to be applied</w:t>
      </w:r>
    </w:p>
    <w:p w14:paraId="4E4DAB6B"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batchSize: int - The size of each batch for the model</w:t>
      </w:r>
    </w:p>
    <w:p w14:paraId="14B60F46"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epochs: int - The number of epochs </w:t>
      </w:r>
    </w:p>
    <w:p w14:paraId="2774BD62"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CE9178"/>
          <w:sz w:val="18"/>
          <w:szCs w:val="18"/>
          <w:lang w:val="fr-GB"/>
        </w:rPr>
        <w:t xml:space="preserve">    filename: str = None - THe name of the file to be saved """</w:t>
      </w:r>
    </w:p>
    <w:p w14:paraId="449220FB"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 xml:space="preserve"> = </w:t>
      </w:r>
      <w:r w:rsidRPr="005A5A0D">
        <w:rPr>
          <w:rFonts w:ascii="Menlo" w:hAnsi="Menlo" w:cs="Menlo"/>
          <w:color w:val="4EC9B0"/>
          <w:sz w:val="18"/>
          <w:szCs w:val="18"/>
          <w:lang w:val="fr-GB"/>
        </w:rPr>
        <w:t>tf</w:t>
      </w:r>
      <w:r w:rsidRPr="005A5A0D">
        <w:rPr>
          <w:rFonts w:ascii="Menlo" w:hAnsi="Menlo" w:cs="Menlo"/>
          <w:color w:val="D4D4D4"/>
          <w:sz w:val="18"/>
          <w:szCs w:val="18"/>
          <w:lang w:val="fr-GB"/>
        </w:rPr>
        <w:t>.</w:t>
      </w:r>
      <w:r w:rsidRPr="005A5A0D">
        <w:rPr>
          <w:rFonts w:ascii="Menlo" w:hAnsi="Menlo" w:cs="Menlo"/>
          <w:color w:val="9CDCFE"/>
          <w:sz w:val="18"/>
          <w:szCs w:val="18"/>
          <w:lang w:val="fr-GB"/>
        </w:rPr>
        <w:t>keras</w:t>
      </w:r>
      <w:r w:rsidRPr="005A5A0D">
        <w:rPr>
          <w:rFonts w:ascii="Menlo" w:hAnsi="Menlo" w:cs="Menlo"/>
          <w:color w:val="D4D4D4"/>
          <w:sz w:val="18"/>
          <w:szCs w:val="18"/>
          <w:lang w:val="fr-GB"/>
        </w:rPr>
        <w:t>.models.Sequential()</w:t>
      </w:r>
    </w:p>
    <w:p w14:paraId="350828DB"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6A9955"/>
          <w:sz w:val="18"/>
          <w:szCs w:val="18"/>
          <w:lang w:val="fr-GB"/>
        </w:rPr>
        <w:t>#Insert the input layer</w:t>
      </w:r>
    </w:p>
    <w:p w14:paraId="15143413"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.add(</w:t>
      </w:r>
      <w:r w:rsidRPr="005A5A0D">
        <w:rPr>
          <w:rFonts w:ascii="Menlo" w:hAnsi="Menlo" w:cs="Menlo"/>
          <w:color w:val="4EC9B0"/>
          <w:sz w:val="18"/>
          <w:szCs w:val="18"/>
          <w:lang w:val="fr-GB"/>
        </w:rPr>
        <w:t>tf</w:t>
      </w:r>
      <w:r w:rsidRPr="005A5A0D">
        <w:rPr>
          <w:rFonts w:ascii="Menlo" w:hAnsi="Menlo" w:cs="Menlo"/>
          <w:color w:val="D4D4D4"/>
          <w:sz w:val="18"/>
          <w:szCs w:val="18"/>
          <w:lang w:val="fr-GB"/>
        </w:rPr>
        <w:t>.</w:t>
      </w:r>
      <w:r w:rsidRPr="005A5A0D">
        <w:rPr>
          <w:rFonts w:ascii="Menlo" w:hAnsi="Menlo" w:cs="Menlo"/>
          <w:color w:val="9CDCFE"/>
          <w:sz w:val="18"/>
          <w:szCs w:val="18"/>
          <w:lang w:val="fr-GB"/>
        </w:rPr>
        <w:t>keras</w:t>
      </w:r>
      <w:r w:rsidRPr="005A5A0D">
        <w:rPr>
          <w:rFonts w:ascii="Menlo" w:hAnsi="Menlo" w:cs="Menlo"/>
          <w:color w:val="D4D4D4"/>
          <w:sz w:val="18"/>
          <w:szCs w:val="18"/>
          <w:lang w:val="fr-GB"/>
        </w:rPr>
        <w:t>.layers.InputLayer(</w:t>
      </w:r>
      <w:r w:rsidRPr="005A5A0D">
        <w:rPr>
          <w:rFonts w:ascii="Menlo" w:hAnsi="Menlo" w:cs="Menlo"/>
          <w:color w:val="9CDCFE"/>
          <w:sz w:val="18"/>
          <w:szCs w:val="18"/>
          <w:lang w:val="fr-GB"/>
        </w:rPr>
        <w:t>input_shape</w:t>
      </w:r>
      <w:r w:rsidRPr="005A5A0D">
        <w:rPr>
          <w:rFonts w:ascii="Menlo" w:hAnsi="Menlo" w:cs="Menlo"/>
          <w:color w:val="D4D4D4"/>
          <w:sz w:val="18"/>
          <w:szCs w:val="18"/>
          <w:lang w:val="fr-GB"/>
        </w:rPr>
        <w:t>=(</w:t>
      </w:r>
      <w:r w:rsidRPr="005A5A0D">
        <w:rPr>
          <w:rFonts w:ascii="Menlo" w:hAnsi="Menlo" w:cs="Menlo"/>
          <w:color w:val="9CDCFE"/>
          <w:sz w:val="18"/>
          <w:szCs w:val="18"/>
          <w:lang w:val="fr-GB"/>
        </w:rPr>
        <w:t>x_train</w:t>
      </w:r>
      <w:r w:rsidRPr="005A5A0D">
        <w:rPr>
          <w:rFonts w:ascii="Menlo" w:hAnsi="Menlo" w:cs="Menlo"/>
          <w:color w:val="D4D4D4"/>
          <w:sz w:val="18"/>
          <w:szCs w:val="18"/>
          <w:lang w:val="fr-GB"/>
        </w:rPr>
        <w:t>.shape[</w:t>
      </w:r>
      <w:r w:rsidRPr="005A5A0D">
        <w:rPr>
          <w:rFonts w:ascii="Menlo" w:hAnsi="Menlo" w:cs="Menlo"/>
          <w:color w:val="B5CEA8"/>
          <w:sz w:val="18"/>
          <w:szCs w:val="18"/>
          <w:lang w:val="fr-GB"/>
        </w:rPr>
        <w:t>1</w:t>
      </w:r>
      <w:r w:rsidRPr="005A5A0D">
        <w:rPr>
          <w:rFonts w:ascii="Menlo" w:hAnsi="Menlo" w:cs="Menlo"/>
          <w:color w:val="D4D4D4"/>
          <w:sz w:val="18"/>
          <w:szCs w:val="18"/>
          <w:lang w:val="fr-GB"/>
        </w:rPr>
        <w:t xml:space="preserve">], ))) </w:t>
      </w:r>
    </w:p>
    <w:p w14:paraId="431E8090"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p>
    <w:p w14:paraId="0436EEFB"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6A9955"/>
          <w:sz w:val="18"/>
          <w:szCs w:val="18"/>
          <w:lang w:val="fr-GB"/>
        </w:rPr>
        <w:t># Add the densely connected layers</w:t>
      </w:r>
    </w:p>
    <w:p w14:paraId="4A7ABE6B"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.add(</w:t>
      </w:r>
      <w:r w:rsidRPr="005A5A0D">
        <w:rPr>
          <w:rFonts w:ascii="Menlo" w:hAnsi="Menlo" w:cs="Menlo"/>
          <w:color w:val="4EC9B0"/>
          <w:sz w:val="18"/>
          <w:szCs w:val="18"/>
          <w:lang w:val="fr-GB"/>
        </w:rPr>
        <w:t>tf</w:t>
      </w:r>
      <w:r w:rsidRPr="005A5A0D">
        <w:rPr>
          <w:rFonts w:ascii="Menlo" w:hAnsi="Menlo" w:cs="Menlo"/>
          <w:color w:val="D4D4D4"/>
          <w:sz w:val="18"/>
          <w:szCs w:val="18"/>
          <w:lang w:val="fr-GB"/>
        </w:rPr>
        <w:t>.</w:t>
      </w:r>
      <w:r w:rsidRPr="005A5A0D">
        <w:rPr>
          <w:rFonts w:ascii="Menlo" w:hAnsi="Menlo" w:cs="Menlo"/>
          <w:color w:val="9CDCFE"/>
          <w:sz w:val="18"/>
          <w:szCs w:val="18"/>
          <w:lang w:val="fr-GB"/>
        </w:rPr>
        <w:t>keras</w:t>
      </w:r>
      <w:r w:rsidRPr="005A5A0D">
        <w:rPr>
          <w:rFonts w:ascii="Menlo" w:hAnsi="Menlo" w:cs="Menlo"/>
          <w:color w:val="D4D4D4"/>
          <w:sz w:val="18"/>
          <w:szCs w:val="18"/>
          <w:lang w:val="fr-GB"/>
        </w:rPr>
        <w:t>.layers.Dense(</w:t>
      </w:r>
      <w:r w:rsidRPr="005A5A0D">
        <w:rPr>
          <w:rFonts w:ascii="Menlo" w:hAnsi="Menlo" w:cs="Menlo"/>
          <w:color w:val="B5CEA8"/>
          <w:sz w:val="18"/>
          <w:szCs w:val="18"/>
          <w:lang w:val="fr-GB"/>
        </w:rPr>
        <w:t>256</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activation</w:t>
      </w:r>
      <w:r w:rsidRPr="005A5A0D">
        <w:rPr>
          <w:rFonts w:ascii="Menlo" w:hAnsi="Menlo" w:cs="Menlo"/>
          <w:color w:val="D4D4D4"/>
          <w:sz w:val="18"/>
          <w:szCs w:val="18"/>
          <w:lang w:val="fr-GB"/>
        </w:rPr>
        <w:t>=</w:t>
      </w:r>
      <w:r w:rsidRPr="005A5A0D">
        <w:rPr>
          <w:rFonts w:ascii="Menlo" w:hAnsi="Menlo" w:cs="Menlo"/>
          <w:color w:val="9CDCFE"/>
          <w:sz w:val="18"/>
          <w:szCs w:val="18"/>
          <w:lang w:val="fr-GB"/>
        </w:rPr>
        <w:t>activation</w:t>
      </w:r>
      <w:r w:rsidRPr="005A5A0D">
        <w:rPr>
          <w:rFonts w:ascii="Menlo" w:hAnsi="Menlo" w:cs="Menlo"/>
          <w:color w:val="D4D4D4"/>
          <w:sz w:val="18"/>
          <w:szCs w:val="18"/>
          <w:lang w:val="fr-GB"/>
        </w:rPr>
        <w:t>))</w:t>
      </w:r>
    </w:p>
    <w:p w14:paraId="61E7E14A"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.add(</w:t>
      </w:r>
      <w:r w:rsidRPr="005A5A0D">
        <w:rPr>
          <w:rFonts w:ascii="Menlo" w:hAnsi="Menlo" w:cs="Menlo"/>
          <w:color w:val="4EC9B0"/>
          <w:sz w:val="18"/>
          <w:szCs w:val="18"/>
          <w:lang w:val="fr-GB"/>
        </w:rPr>
        <w:t>tf</w:t>
      </w:r>
      <w:r w:rsidRPr="005A5A0D">
        <w:rPr>
          <w:rFonts w:ascii="Menlo" w:hAnsi="Menlo" w:cs="Menlo"/>
          <w:color w:val="D4D4D4"/>
          <w:sz w:val="18"/>
          <w:szCs w:val="18"/>
          <w:lang w:val="fr-GB"/>
        </w:rPr>
        <w:t>.</w:t>
      </w:r>
      <w:r w:rsidRPr="005A5A0D">
        <w:rPr>
          <w:rFonts w:ascii="Menlo" w:hAnsi="Menlo" w:cs="Menlo"/>
          <w:color w:val="9CDCFE"/>
          <w:sz w:val="18"/>
          <w:szCs w:val="18"/>
          <w:lang w:val="fr-GB"/>
        </w:rPr>
        <w:t>keras</w:t>
      </w:r>
      <w:r w:rsidRPr="005A5A0D">
        <w:rPr>
          <w:rFonts w:ascii="Menlo" w:hAnsi="Menlo" w:cs="Menlo"/>
          <w:color w:val="D4D4D4"/>
          <w:sz w:val="18"/>
          <w:szCs w:val="18"/>
          <w:lang w:val="fr-GB"/>
        </w:rPr>
        <w:t>.layers.Dense(</w:t>
      </w:r>
      <w:r w:rsidRPr="005A5A0D">
        <w:rPr>
          <w:rFonts w:ascii="Menlo" w:hAnsi="Menlo" w:cs="Menlo"/>
          <w:color w:val="B5CEA8"/>
          <w:sz w:val="18"/>
          <w:szCs w:val="18"/>
          <w:lang w:val="fr-GB"/>
        </w:rPr>
        <w:t>64</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activation</w:t>
      </w:r>
      <w:r w:rsidRPr="005A5A0D">
        <w:rPr>
          <w:rFonts w:ascii="Menlo" w:hAnsi="Menlo" w:cs="Menlo"/>
          <w:color w:val="D4D4D4"/>
          <w:sz w:val="18"/>
          <w:szCs w:val="18"/>
          <w:lang w:val="fr-GB"/>
        </w:rPr>
        <w:t>=</w:t>
      </w:r>
      <w:r w:rsidRPr="005A5A0D">
        <w:rPr>
          <w:rFonts w:ascii="Menlo" w:hAnsi="Menlo" w:cs="Menlo"/>
          <w:color w:val="9CDCFE"/>
          <w:sz w:val="18"/>
          <w:szCs w:val="18"/>
          <w:lang w:val="fr-GB"/>
        </w:rPr>
        <w:t>activation</w:t>
      </w:r>
      <w:r w:rsidRPr="005A5A0D">
        <w:rPr>
          <w:rFonts w:ascii="Menlo" w:hAnsi="Menlo" w:cs="Menlo"/>
          <w:color w:val="D4D4D4"/>
          <w:sz w:val="18"/>
          <w:szCs w:val="18"/>
          <w:lang w:val="fr-GB"/>
        </w:rPr>
        <w:t>))</w:t>
      </w:r>
    </w:p>
    <w:p w14:paraId="17BACC98"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.add(</w:t>
      </w:r>
      <w:r w:rsidRPr="005A5A0D">
        <w:rPr>
          <w:rFonts w:ascii="Menlo" w:hAnsi="Menlo" w:cs="Menlo"/>
          <w:color w:val="4EC9B0"/>
          <w:sz w:val="18"/>
          <w:szCs w:val="18"/>
          <w:lang w:val="fr-GB"/>
        </w:rPr>
        <w:t>tf</w:t>
      </w:r>
      <w:r w:rsidRPr="005A5A0D">
        <w:rPr>
          <w:rFonts w:ascii="Menlo" w:hAnsi="Menlo" w:cs="Menlo"/>
          <w:color w:val="D4D4D4"/>
          <w:sz w:val="18"/>
          <w:szCs w:val="18"/>
          <w:lang w:val="fr-GB"/>
        </w:rPr>
        <w:t>.</w:t>
      </w:r>
      <w:r w:rsidRPr="005A5A0D">
        <w:rPr>
          <w:rFonts w:ascii="Menlo" w:hAnsi="Menlo" w:cs="Menlo"/>
          <w:color w:val="9CDCFE"/>
          <w:sz w:val="18"/>
          <w:szCs w:val="18"/>
          <w:lang w:val="fr-GB"/>
        </w:rPr>
        <w:t>keras</w:t>
      </w:r>
      <w:r w:rsidRPr="005A5A0D">
        <w:rPr>
          <w:rFonts w:ascii="Menlo" w:hAnsi="Menlo" w:cs="Menlo"/>
          <w:color w:val="D4D4D4"/>
          <w:sz w:val="18"/>
          <w:szCs w:val="18"/>
          <w:lang w:val="fr-GB"/>
        </w:rPr>
        <w:t>.layers.Dense(</w:t>
      </w:r>
      <w:r w:rsidRPr="005A5A0D">
        <w:rPr>
          <w:rFonts w:ascii="Menlo" w:hAnsi="Menlo" w:cs="Menlo"/>
          <w:color w:val="B5CEA8"/>
          <w:sz w:val="18"/>
          <w:szCs w:val="18"/>
          <w:lang w:val="fr-GB"/>
        </w:rPr>
        <w:t>2</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activation</w:t>
      </w:r>
      <w:r w:rsidRPr="005A5A0D">
        <w:rPr>
          <w:rFonts w:ascii="Menlo" w:hAnsi="Menlo" w:cs="Menlo"/>
          <w:color w:val="D4D4D4"/>
          <w:sz w:val="18"/>
          <w:szCs w:val="18"/>
          <w:lang w:val="fr-GB"/>
        </w:rPr>
        <w:t>=</w:t>
      </w:r>
      <w:r w:rsidRPr="005A5A0D">
        <w:rPr>
          <w:rFonts w:ascii="Menlo" w:hAnsi="Menlo" w:cs="Menlo"/>
          <w:color w:val="9CDCFE"/>
          <w:sz w:val="18"/>
          <w:szCs w:val="18"/>
          <w:lang w:val="fr-GB"/>
        </w:rPr>
        <w:t>activation</w:t>
      </w:r>
      <w:r w:rsidRPr="005A5A0D">
        <w:rPr>
          <w:rFonts w:ascii="Menlo" w:hAnsi="Menlo" w:cs="Menlo"/>
          <w:color w:val="D4D4D4"/>
          <w:sz w:val="18"/>
          <w:szCs w:val="18"/>
          <w:lang w:val="fr-GB"/>
        </w:rPr>
        <w:t>))</w:t>
      </w:r>
    </w:p>
    <w:p w14:paraId="7447AE98"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p>
    <w:p w14:paraId="7D01F314"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6A9955"/>
          <w:sz w:val="18"/>
          <w:szCs w:val="18"/>
          <w:lang w:val="fr-GB"/>
        </w:rPr>
        <w:t># Compile and train/fit the model</w:t>
      </w:r>
    </w:p>
    <w:p w14:paraId="4ED73BD4"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.compile(</w:t>
      </w:r>
      <w:r w:rsidRPr="005A5A0D">
        <w:rPr>
          <w:rFonts w:ascii="Menlo" w:hAnsi="Menlo" w:cs="Menlo"/>
          <w:color w:val="9CDCFE"/>
          <w:sz w:val="18"/>
          <w:szCs w:val="18"/>
          <w:lang w:val="fr-GB"/>
        </w:rPr>
        <w:t>loss</w:t>
      </w:r>
      <w:r w:rsidRPr="005A5A0D">
        <w:rPr>
          <w:rFonts w:ascii="Menlo" w:hAnsi="Menlo" w:cs="Menlo"/>
          <w:color w:val="D4D4D4"/>
          <w:sz w:val="18"/>
          <w:szCs w:val="18"/>
          <w:lang w:val="fr-GB"/>
        </w:rPr>
        <w:t>=</w:t>
      </w:r>
      <w:r w:rsidRPr="005A5A0D">
        <w:rPr>
          <w:rFonts w:ascii="Menlo" w:hAnsi="Menlo" w:cs="Menlo"/>
          <w:color w:val="CE9178"/>
          <w:sz w:val="18"/>
          <w:szCs w:val="18"/>
          <w:lang w:val="fr-GB"/>
        </w:rPr>
        <w:t>'binary_crossentropy'</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optimizer</w:t>
      </w:r>
      <w:r w:rsidRPr="005A5A0D">
        <w:rPr>
          <w:rFonts w:ascii="Menlo" w:hAnsi="Menlo" w:cs="Menlo"/>
          <w:color w:val="D4D4D4"/>
          <w:sz w:val="18"/>
          <w:szCs w:val="18"/>
          <w:lang w:val="fr-GB"/>
        </w:rPr>
        <w:t>=</w:t>
      </w:r>
      <w:r w:rsidRPr="005A5A0D">
        <w:rPr>
          <w:rFonts w:ascii="Menlo" w:hAnsi="Menlo" w:cs="Menlo"/>
          <w:color w:val="CE9178"/>
          <w:sz w:val="18"/>
          <w:szCs w:val="18"/>
          <w:lang w:val="fr-GB"/>
        </w:rPr>
        <w:t>'adam'</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metrics</w:t>
      </w:r>
      <w:r w:rsidRPr="005A5A0D">
        <w:rPr>
          <w:rFonts w:ascii="Menlo" w:hAnsi="Menlo" w:cs="Menlo"/>
          <w:color w:val="D4D4D4"/>
          <w:sz w:val="18"/>
          <w:szCs w:val="18"/>
          <w:lang w:val="fr-GB"/>
        </w:rPr>
        <w:t>=[</w:t>
      </w:r>
      <w:r w:rsidRPr="005A5A0D">
        <w:rPr>
          <w:rFonts w:ascii="Menlo" w:hAnsi="Menlo" w:cs="Menlo"/>
          <w:color w:val="CE9178"/>
          <w:sz w:val="18"/>
          <w:szCs w:val="18"/>
          <w:lang w:val="fr-GB"/>
        </w:rPr>
        <w:t>'accuracy'</w:t>
      </w:r>
      <w:r w:rsidRPr="005A5A0D">
        <w:rPr>
          <w:rFonts w:ascii="Menlo" w:hAnsi="Menlo" w:cs="Menlo"/>
          <w:color w:val="D4D4D4"/>
          <w:sz w:val="18"/>
          <w:szCs w:val="18"/>
          <w:lang w:val="fr-GB"/>
        </w:rPr>
        <w:t>])</w:t>
      </w:r>
    </w:p>
    <w:p w14:paraId="321F0DB5"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.summary()</w:t>
      </w:r>
    </w:p>
    <w:p w14:paraId="6C5D9C7D"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lastRenderedPageBreak/>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.fit(</w:t>
      </w:r>
      <w:r w:rsidRPr="005A5A0D">
        <w:rPr>
          <w:rFonts w:ascii="Menlo" w:hAnsi="Menlo" w:cs="Menlo"/>
          <w:color w:val="9CDCFE"/>
          <w:sz w:val="18"/>
          <w:szCs w:val="18"/>
          <w:lang w:val="fr-GB"/>
        </w:rPr>
        <w:t>x_train</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y_train</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epochs</w:t>
      </w:r>
      <w:r w:rsidRPr="005A5A0D">
        <w:rPr>
          <w:rFonts w:ascii="Menlo" w:hAnsi="Menlo" w:cs="Menlo"/>
          <w:color w:val="D4D4D4"/>
          <w:sz w:val="18"/>
          <w:szCs w:val="18"/>
          <w:lang w:val="fr-GB"/>
        </w:rPr>
        <w:t>=</w:t>
      </w:r>
      <w:r w:rsidRPr="005A5A0D">
        <w:rPr>
          <w:rFonts w:ascii="Menlo" w:hAnsi="Menlo" w:cs="Menlo"/>
          <w:color w:val="9CDCFE"/>
          <w:sz w:val="18"/>
          <w:szCs w:val="18"/>
          <w:lang w:val="fr-GB"/>
        </w:rPr>
        <w:t>epochs</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batch_size</w:t>
      </w:r>
      <w:r w:rsidRPr="005A5A0D">
        <w:rPr>
          <w:rFonts w:ascii="Menlo" w:hAnsi="Menlo" w:cs="Menlo"/>
          <w:color w:val="D4D4D4"/>
          <w:sz w:val="18"/>
          <w:szCs w:val="18"/>
          <w:lang w:val="fr-GB"/>
        </w:rPr>
        <w:t>=</w:t>
      </w:r>
      <w:r w:rsidRPr="005A5A0D">
        <w:rPr>
          <w:rFonts w:ascii="Menlo" w:hAnsi="Menlo" w:cs="Menlo"/>
          <w:color w:val="9CDCFE"/>
          <w:sz w:val="18"/>
          <w:szCs w:val="18"/>
          <w:lang w:val="fr-GB"/>
        </w:rPr>
        <w:t>batchSize</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validation_data</w:t>
      </w:r>
      <w:r w:rsidRPr="005A5A0D">
        <w:rPr>
          <w:rFonts w:ascii="Menlo" w:hAnsi="Menlo" w:cs="Menlo"/>
          <w:color w:val="D4D4D4"/>
          <w:sz w:val="18"/>
          <w:szCs w:val="18"/>
          <w:lang w:val="fr-GB"/>
        </w:rPr>
        <w:t>=(</w:t>
      </w:r>
      <w:r w:rsidRPr="005A5A0D">
        <w:rPr>
          <w:rFonts w:ascii="Menlo" w:hAnsi="Menlo" w:cs="Menlo"/>
          <w:color w:val="9CDCFE"/>
          <w:sz w:val="18"/>
          <w:szCs w:val="18"/>
          <w:lang w:val="fr-GB"/>
        </w:rPr>
        <w:t>x_test</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y_test</w:t>
      </w:r>
      <w:r w:rsidRPr="005A5A0D">
        <w:rPr>
          <w:rFonts w:ascii="Menlo" w:hAnsi="Menlo" w:cs="Menlo"/>
          <w:color w:val="D4D4D4"/>
          <w:sz w:val="18"/>
          <w:szCs w:val="18"/>
          <w:lang w:val="fr-GB"/>
        </w:rPr>
        <w:t>))</w:t>
      </w:r>
    </w:p>
    <w:p w14:paraId="5E49490A"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C586C0"/>
          <w:sz w:val="18"/>
          <w:szCs w:val="18"/>
          <w:lang w:val="fr-GB"/>
        </w:rPr>
        <w:t>if</w:t>
      </w: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filename</w:t>
      </w:r>
      <w:r w:rsidRPr="005A5A0D">
        <w:rPr>
          <w:rFonts w:ascii="Menlo" w:hAnsi="Menlo" w:cs="Menlo"/>
          <w:color w:val="D4D4D4"/>
          <w:sz w:val="18"/>
          <w:szCs w:val="18"/>
          <w:lang w:val="fr-GB"/>
        </w:rPr>
        <w:t xml:space="preserve"> </w:t>
      </w:r>
      <w:r w:rsidRPr="005A5A0D">
        <w:rPr>
          <w:rFonts w:ascii="Menlo" w:hAnsi="Menlo" w:cs="Menlo"/>
          <w:color w:val="569CD6"/>
          <w:sz w:val="18"/>
          <w:szCs w:val="18"/>
          <w:lang w:val="fr-GB"/>
        </w:rPr>
        <w:t>is</w:t>
      </w:r>
      <w:r w:rsidRPr="005A5A0D">
        <w:rPr>
          <w:rFonts w:ascii="Menlo" w:hAnsi="Menlo" w:cs="Menlo"/>
          <w:color w:val="D4D4D4"/>
          <w:sz w:val="18"/>
          <w:szCs w:val="18"/>
          <w:lang w:val="fr-GB"/>
        </w:rPr>
        <w:t xml:space="preserve"> </w:t>
      </w:r>
      <w:r w:rsidRPr="005A5A0D">
        <w:rPr>
          <w:rFonts w:ascii="Menlo" w:hAnsi="Menlo" w:cs="Menlo"/>
          <w:color w:val="569CD6"/>
          <w:sz w:val="18"/>
          <w:szCs w:val="18"/>
          <w:lang w:val="fr-GB"/>
        </w:rPr>
        <w:t>not</w:t>
      </w:r>
      <w:r w:rsidRPr="005A5A0D">
        <w:rPr>
          <w:rFonts w:ascii="Menlo" w:hAnsi="Menlo" w:cs="Menlo"/>
          <w:color w:val="D4D4D4"/>
          <w:sz w:val="18"/>
          <w:szCs w:val="18"/>
          <w:lang w:val="fr-GB"/>
        </w:rPr>
        <w:t xml:space="preserve"> </w:t>
      </w:r>
      <w:r w:rsidRPr="005A5A0D">
        <w:rPr>
          <w:rFonts w:ascii="Menlo" w:hAnsi="Menlo" w:cs="Menlo"/>
          <w:color w:val="569CD6"/>
          <w:sz w:val="18"/>
          <w:szCs w:val="18"/>
          <w:lang w:val="fr-GB"/>
        </w:rPr>
        <w:t>None</w:t>
      </w:r>
      <w:r w:rsidRPr="005A5A0D">
        <w:rPr>
          <w:rFonts w:ascii="Menlo" w:hAnsi="Menlo" w:cs="Menlo"/>
          <w:color w:val="D4D4D4"/>
          <w:sz w:val="18"/>
          <w:szCs w:val="18"/>
          <w:lang w:val="fr-GB"/>
        </w:rPr>
        <w:t>:</w:t>
      </w:r>
    </w:p>
    <w:p w14:paraId="3C83F88C" w14:textId="77777777" w:rsidR="00D34A95" w:rsidRPr="005A5A0D" w:rsidRDefault="00D34A95" w:rsidP="00D34A95">
      <w:pPr>
        <w:shd w:val="clear" w:color="auto" w:fill="1E1E1E"/>
        <w:spacing w:line="270" w:lineRule="atLeast"/>
        <w:jc w:val="left"/>
        <w:rPr>
          <w:rFonts w:ascii="Menlo" w:hAnsi="Menlo" w:cs="Menlo"/>
          <w:color w:val="D4D4D4"/>
          <w:sz w:val="18"/>
          <w:szCs w:val="18"/>
          <w:lang w:val="fr-GB"/>
        </w:rPr>
      </w:pPr>
      <w:r w:rsidRPr="005A5A0D">
        <w:rPr>
          <w:rFonts w:ascii="Menlo" w:hAnsi="Menlo" w:cs="Menlo"/>
          <w:color w:val="D4D4D4"/>
          <w:sz w:val="18"/>
          <w:szCs w:val="18"/>
          <w:lang w:val="fr-GB"/>
        </w:rPr>
        <w:t xml:space="preserve">        </w:t>
      </w:r>
      <w:r w:rsidRPr="005A5A0D">
        <w:rPr>
          <w:rFonts w:ascii="Menlo" w:hAnsi="Menlo" w:cs="Menlo"/>
          <w:color w:val="9CDCFE"/>
          <w:sz w:val="18"/>
          <w:szCs w:val="18"/>
          <w:lang w:val="fr-GB"/>
        </w:rPr>
        <w:t>model</w:t>
      </w:r>
      <w:r w:rsidRPr="005A5A0D">
        <w:rPr>
          <w:rFonts w:ascii="Menlo" w:hAnsi="Menlo" w:cs="Menlo"/>
          <w:color w:val="D4D4D4"/>
          <w:sz w:val="18"/>
          <w:szCs w:val="18"/>
          <w:lang w:val="fr-GB"/>
        </w:rPr>
        <w:t>.save(</w:t>
      </w:r>
      <w:r w:rsidRPr="005A5A0D">
        <w:rPr>
          <w:rFonts w:ascii="Menlo" w:hAnsi="Menlo" w:cs="Menlo"/>
          <w:color w:val="9CDCFE"/>
          <w:sz w:val="18"/>
          <w:szCs w:val="18"/>
          <w:lang w:val="fr-GB"/>
        </w:rPr>
        <w:t>filename</w:t>
      </w:r>
      <w:r w:rsidRPr="005A5A0D">
        <w:rPr>
          <w:rFonts w:ascii="Menlo" w:hAnsi="Menlo" w:cs="Menlo"/>
          <w:color w:val="D4D4D4"/>
          <w:sz w:val="18"/>
          <w:szCs w:val="18"/>
          <w:lang w:val="fr-GB"/>
        </w:rPr>
        <w:t>)</w:t>
      </w:r>
    </w:p>
    <w:p w14:paraId="2DE2ECA0" w14:textId="77777777" w:rsidR="00D34A95" w:rsidRDefault="00D34A95" w:rsidP="00D34A95">
      <w:pPr>
        <w:rPr>
          <w:lang w:eastAsia="en-US"/>
        </w:rPr>
      </w:pPr>
    </w:p>
    <w:p w14:paraId="0A8847F7" w14:textId="77777777" w:rsidR="00D34A95" w:rsidRPr="00AE7AD6" w:rsidRDefault="00D34A95" w:rsidP="00D34A95">
      <w:pPr>
        <w:rPr>
          <w:lang w:eastAsia="en-US"/>
        </w:rPr>
      </w:pPr>
    </w:p>
    <w:p w14:paraId="293D9551" w14:textId="77777777" w:rsidR="00D34A95" w:rsidRDefault="00D34A95" w:rsidP="00D34A95">
      <w:pPr>
        <w:pStyle w:val="Titre4"/>
      </w:pPr>
      <w:r>
        <w:t>MLP.py</w:t>
      </w:r>
    </w:p>
    <w:p w14:paraId="3A95FBF3" w14:textId="77777777" w:rsidR="00D34A95" w:rsidRPr="00EE3DA2" w:rsidRDefault="00D34A95" w:rsidP="00D34A95">
      <w:pPr>
        <w:rPr>
          <w:lang w:eastAsia="en-US"/>
        </w:rPr>
      </w:pPr>
    </w:p>
    <w:p w14:paraId="26EF639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tensorflow</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as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p>
    <w:p w14:paraId="48CD125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numpy</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as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np</w:t>
      </w:r>
    </w:p>
    <w:p w14:paraId="7E45760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from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typing</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List</w:t>
      </w:r>
    </w:p>
    <w:p w14:paraId="49CF113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27D436E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569CD6"/>
          <w:sz w:val="18"/>
          <w:szCs w:val="18"/>
          <w:lang w:val="fr-GB"/>
        </w:rPr>
        <w:t>class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MLP</w:t>
      </w:r>
      <w:r w:rsidRPr="00791085">
        <w:rPr>
          <w:rFonts w:ascii="Menlo" w:hAnsi="Menlo" w:cs="Menlo"/>
          <w:color w:val="D4D4D4"/>
          <w:sz w:val="18"/>
          <w:szCs w:val="18"/>
          <w:lang w:val="fr-GB"/>
        </w:rPr>
        <w:t>:</w:t>
      </w:r>
    </w:p>
    <w:p w14:paraId="134A560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__init__</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layers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List</w:t>
      </w:r>
      <w:r w:rsidRPr="00791085">
        <w:rPr>
          <w:rFonts w:ascii="Menlo" w:hAnsi="Menlo" w:cs="Menlo"/>
          <w:color w:val="D4D4D4"/>
          <w:sz w:val="18"/>
          <w:szCs w:val="18"/>
          <w:lang w:val="fr-GB"/>
        </w:rPr>
        <w:t>[</w:t>
      </w:r>
      <w:r w:rsidRPr="00791085">
        <w:rPr>
          <w:rFonts w:ascii="Menlo" w:hAnsi="Menlo" w:cs="Menlo"/>
          <w:color w:val="4EC9B0"/>
          <w:sz w:val="18"/>
          <w:szCs w:val="18"/>
          <w:lang w:val="fr-GB"/>
        </w:rPr>
        <w:t>int</w:t>
      </w:r>
      <w:r w:rsidRPr="00791085">
        <w:rPr>
          <w:rFonts w:ascii="Menlo" w:hAnsi="Menlo" w:cs="Menlo"/>
          <w:color w:val="D4D4D4"/>
          <w:sz w:val="18"/>
          <w:szCs w:val="18"/>
          <w:lang w:val="fr-GB"/>
        </w:rPr>
        <w:t>],</w:t>
      </w:r>
    </w:p>
    <w:p w14:paraId="25D2B01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learningRate</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float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epochs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w:t>
      </w:r>
    </w:p>
    <w:p w14:paraId="1EBA5DF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xml:space="preserve">""" The Multi Layer Perceptron Class  </w:t>
      </w:r>
    </w:p>
    <w:p w14:paraId="6EB4818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x_train: tf.Tensor - The training data </w:t>
      </w:r>
    </w:p>
    <w:p w14:paraId="1DD946D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y_train: List - The training data labels</w:t>
      </w:r>
    </w:p>
    <w:p w14:paraId="337EC40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layers: List[int] - The list of layer units</w:t>
      </w:r>
    </w:p>
    <w:p w14:paraId="2132FCF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activationFunction: str - The activation function to be used</w:t>
      </w:r>
    </w:p>
    <w:p w14:paraId="3C1E461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learningRate: float - The learning rate</w:t>
      </w:r>
    </w:p>
    <w:p w14:paraId="70740EC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epochs: int - The number of times the data is passed back and forth in the network"""</w:t>
      </w:r>
    </w:p>
    <w:p w14:paraId="2F682FD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x_train</w:t>
      </w:r>
    </w:p>
    <w:p w14:paraId="4AFFA6C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y_train</w:t>
      </w:r>
    </w:p>
    <w:p w14:paraId="4CAD835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layers</w:t>
      </w:r>
    </w:p>
    <w:p w14:paraId="3795A90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layerCount</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p>
    <w:p w14:paraId="03816ED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xCount</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w:t>
      </w:r>
    </w:p>
    <w:p w14:paraId="17871CE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w:t>
      </w:r>
    </w:p>
    <w:p w14:paraId="356BC29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learningRate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learningRate</w:t>
      </w:r>
    </w:p>
    <w:p w14:paraId="02153FC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epochs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epochs</w:t>
      </w:r>
    </w:p>
    <w:p w14:paraId="043C60C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weightDeltas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biasDeltas</w:t>
      </w:r>
      <w:r w:rsidRPr="00791085">
        <w:rPr>
          <w:rFonts w:ascii="Menlo" w:hAnsi="Menlo" w:cs="Menlo"/>
          <w:color w:val="D4D4D4"/>
          <w:sz w:val="18"/>
          <w:szCs w:val="18"/>
          <w:lang w:val="fr-GB"/>
        </w:rPr>
        <w:t xml:space="preserve"> = {}, {}, {}, {}</w:t>
      </w:r>
    </w:p>
    <w:p w14:paraId="1B588D1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hiddenLayerCount</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r w:rsidRPr="00791085">
        <w:rPr>
          <w:rFonts w:ascii="Menlo" w:hAnsi="Menlo" w:cs="Menlo"/>
          <w:color w:val="B5CEA8"/>
          <w:sz w:val="18"/>
          <w:szCs w:val="18"/>
          <w:lang w:val="fr-GB"/>
        </w:rPr>
        <w:t>2</w:t>
      </w:r>
    </w:p>
    <w:p w14:paraId="2F29153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featureCount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r w:rsidRPr="00791085">
        <w:rPr>
          <w:rFonts w:ascii="Menlo" w:hAnsi="Menlo" w:cs="Menlo"/>
          <w:color w:val="B5CEA8"/>
          <w:sz w:val="18"/>
          <w:szCs w:val="18"/>
          <w:lang w:val="fr-GB"/>
        </w:rPr>
        <w:t>0</w:t>
      </w:r>
      <w:r w:rsidRPr="00791085">
        <w:rPr>
          <w:rFonts w:ascii="Menlo" w:hAnsi="Menlo" w:cs="Menlo"/>
          <w:color w:val="D4D4D4"/>
          <w:sz w:val="18"/>
          <w:szCs w:val="18"/>
          <w:lang w:val="fr-GB"/>
        </w:rPr>
        <w:t>]</w:t>
      </w:r>
    </w:p>
    <w:p w14:paraId="5620C61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classCount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425BA13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parameterCount</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0</w:t>
      </w:r>
    </w:p>
    <w:p w14:paraId="504519D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05FC486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initialiseWeights</w:t>
      </w:r>
      <w:r w:rsidRPr="00791085">
        <w:rPr>
          <w:rFonts w:ascii="Menlo" w:hAnsi="Menlo" w:cs="Menlo"/>
          <w:color w:val="D4D4D4"/>
          <w:sz w:val="18"/>
          <w:szCs w:val="18"/>
          <w:lang w:val="fr-GB"/>
        </w:rPr>
        <w:t>()</w:t>
      </w:r>
    </w:p>
    <w:p w14:paraId="3A72A3A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5AFE4B9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Calculate the number of parameters in the model</w:t>
      </w:r>
    </w:p>
    <w:p w14:paraId="68A7941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layerCount</w:t>
      </w:r>
      <w:r w:rsidRPr="00791085">
        <w:rPr>
          <w:rFonts w:ascii="Menlo" w:hAnsi="Menlo" w:cs="Menlo"/>
          <w:color w:val="D4D4D4"/>
          <w:sz w:val="18"/>
          <w:szCs w:val="18"/>
          <w:lang w:val="fr-GB"/>
        </w:rPr>
        <w:t>):</w:t>
      </w:r>
    </w:p>
    <w:p w14:paraId="7FE9DA5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parameterCount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].shape[</w:t>
      </w:r>
      <w:r w:rsidRPr="00791085">
        <w:rPr>
          <w:rFonts w:ascii="Menlo" w:hAnsi="Menlo" w:cs="Menlo"/>
          <w:color w:val="B5CEA8"/>
          <w:sz w:val="18"/>
          <w:szCs w:val="18"/>
          <w:lang w:val="fr-GB"/>
        </w:rPr>
        <w:t>0</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].shape[</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496A82E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parameterCount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].shape[</w:t>
      </w:r>
      <w:r w:rsidRPr="00791085">
        <w:rPr>
          <w:rFonts w:ascii="Menlo" w:hAnsi="Menlo" w:cs="Menlo"/>
          <w:color w:val="B5CEA8"/>
          <w:sz w:val="18"/>
          <w:szCs w:val="18"/>
          <w:lang w:val="fr-GB"/>
        </w:rPr>
        <w:t>0</w:t>
      </w:r>
      <w:r w:rsidRPr="00791085">
        <w:rPr>
          <w:rFonts w:ascii="Menlo" w:hAnsi="Menlo" w:cs="Menlo"/>
          <w:color w:val="D4D4D4"/>
          <w:sz w:val="18"/>
          <w:szCs w:val="18"/>
          <w:lang w:val="fr-GB"/>
        </w:rPr>
        <w:t>]</w:t>
      </w:r>
    </w:p>
    <w:p w14:paraId="162D2B2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5DDCDFA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Print a summary of the model</w:t>
      </w:r>
    </w:p>
    <w:p w14:paraId="7D7C6F1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featureCount</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"features,"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classCount</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"classes,"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parameterCount</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"parameters, and"</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hiddenLayerCount</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"hidden layers"</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w:t>
      </w:r>
      <w:r w:rsidRPr="00791085">
        <w:rPr>
          <w:rFonts w:ascii="Menlo" w:hAnsi="Menlo" w:cs="Menlo"/>
          <w:color w:val="D7BA7D"/>
          <w:sz w:val="18"/>
          <w:szCs w:val="18"/>
          <w:lang w:val="fr-GB"/>
        </w:rPr>
        <w:t>\n</w:t>
      </w:r>
      <w:r w:rsidRPr="00791085">
        <w:rPr>
          <w:rFonts w:ascii="Menlo" w:hAnsi="Menlo" w:cs="Menlo"/>
          <w:color w:val="CE9178"/>
          <w:sz w:val="18"/>
          <w:szCs w:val="18"/>
          <w:lang w:val="fr-GB"/>
        </w:rPr>
        <w:t>"</w:t>
      </w:r>
      <w:r w:rsidRPr="00791085">
        <w:rPr>
          <w:rFonts w:ascii="Menlo" w:hAnsi="Menlo" w:cs="Menlo"/>
          <w:color w:val="D4D4D4"/>
          <w:sz w:val="18"/>
          <w:szCs w:val="18"/>
          <w:lang w:val="fr-GB"/>
        </w:rPr>
        <w:t>)</w:t>
      </w:r>
    </w:p>
    <w:p w14:paraId="29BDCCD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layerCount</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71695DD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 xml:space="preserve">'Hidden layer </w:t>
      </w:r>
      <w:r w:rsidRPr="00791085">
        <w:rPr>
          <w:rFonts w:ascii="Menlo" w:hAnsi="Menlo" w:cs="Menlo"/>
          <w:color w:val="569CD6"/>
          <w:sz w:val="18"/>
          <w:szCs w:val="18"/>
          <w:lang w:val="fr-GB"/>
        </w:rPr>
        <w:t>{}</w:t>
      </w:r>
      <w:r w:rsidRPr="00791085">
        <w:rPr>
          <w:rFonts w:ascii="Menlo" w:hAnsi="Menlo" w:cs="Menlo"/>
          <w:color w:val="CE9178"/>
          <w:sz w:val="18"/>
          <w:szCs w:val="18"/>
          <w:lang w:val="fr-GB"/>
        </w:rPr>
        <w:t>:'</w:t>
      </w:r>
      <w:r w:rsidRPr="00791085">
        <w:rPr>
          <w:rFonts w:ascii="Menlo" w:hAnsi="Menlo" w:cs="Menlo"/>
          <w:color w:val="D4D4D4"/>
          <w:sz w:val="18"/>
          <w:szCs w:val="18"/>
          <w:lang w:val="fr-GB"/>
        </w:rPr>
        <w:t>.</w:t>
      </w:r>
      <w:r w:rsidRPr="00791085">
        <w:rPr>
          <w:rFonts w:ascii="Menlo" w:hAnsi="Menlo" w:cs="Menlo"/>
          <w:color w:val="DCDCAA"/>
          <w:sz w:val="18"/>
          <w:szCs w:val="18"/>
          <w:lang w:val="fr-GB"/>
        </w:rPr>
        <w:t>format</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w:t>
      </w:r>
      <w:r w:rsidRPr="00791085">
        <w:rPr>
          <w:rFonts w:ascii="Menlo" w:hAnsi="Menlo" w:cs="Menlo"/>
          <w:color w:val="569CD6"/>
          <w:sz w:val="18"/>
          <w:szCs w:val="18"/>
          <w:lang w:val="fr-GB"/>
        </w:rPr>
        <w:t>{}</w:t>
      </w:r>
      <w:r w:rsidRPr="00791085">
        <w:rPr>
          <w:rFonts w:ascii="Menlo" w:hAnsi="Menlo" w:cs="Menlo"/>
          <w:color w:val="CE9178"/>
          <w:sz w:val="18"/>
          <w:szCs w:val="18"/>
          <w:lang w:val="fr-GB"/>
        </w:rPr>
        <w:t xml:space="preserve"> neurons'</w:t>
      </w:r>
      <w:r w:rsidRPr="00791085">
        <w:rPr>
          <w:rFonts w:ascii="Menlo" w:hAnsi="Menlo" w:cs="Menlo"/>
          <w:color w:val="D4D4D4"/>
          <w:sz w:val="18"/>
          <w:szCs w:val="18"/>
          <w:lang w:val="fr-GB"/>
        </w:rPr>
        <w:t>.</w:t>
      </w:r>
      <w:r w:rsidRPr="00791085">
        <w:rPr>
          <w:rFonts w:ascii="Menlo" w:hAnsi="Menlo" w:cs="Menlo"/>
          <w:color w:val="DCDCAA"/>
          <w:sz w:val="18"/>
          <w:szCs w:val="18"/>
          <w:lang w:val="fr-GB"/>
        </w:rPr>
        <w:t>format</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7242620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7B7FE8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getActivationFunction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w:t>
      </w:r>
    </w:p>
    <w:p w14:paraId="68ADA79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The method to seelct an activation function</w:t>
      </w:r>
    </w:p>
    <w:p w14:paraId="690223A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activationFunction: str - The string representation of the activation function"""</w:t>
      </w:r>
    </w:p>
    <w:p w14:paraId="121E2CB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'softmax'</w:t>
      </w:r>
      <w:r w:rsidRPr="00791085">
        <w:rPr>
          <w:rFonts w:ascii="Menlo" w:hAnsi="Menlo" w:cs="Menlo"/>
          <w:color w:val="D4D4D4"/>
          <w:sz w:val="18"/>
          <w:szCs w:val="18"/>
          <w:lang w:val="fr-GB"/>
        </w:rPr>
        <w:t>:</w:t>
      </w:r>
    </w:p>
    <w:p w14:paraId="2AA7003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nn</w:t>
      </w:r>
      <w:r w:rsidRPr="00791085">
        <w:rPr>
          <w:rFonts w:ascii="Menlo" w:hAnsi="Menlo" w:cs="Menlo"/>
          <w:color w:val="D4D4D4"/>
          <w:sz w:val="18"/>
          <w:szCs w:val="18"/>
          <w:lang w:val="fr-GB"/>
        </w:rPr>
        <w:t>.</w:t>
      </w:r>
      <w:r w:rsidRPr="00791085">
        <w:rPr>
          <w:rFonts w:ascii="Menlo" w:hAnsi="Menlo" w:cs="Menlo"/>
          <w:color w:val="DCDCAA"/>
          <w:sz w:val="18"/>
          <w:szCs w:val="18"/>
          <w:lang w:val="fr-GB"/>
        </w:rPr>
        <w:t>softmax</w:t>
      </w:r>
    </w:p>
    <w:p w14:paraId="63BF0DB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'relu'</w:t>
      </w:r>
      <w:r w:rsidRPr="00791085">
        <w:rPr>
          <w:rFonts w:ascii="Menlo" w:hAnsi="Menlo" w:cs="Menlo"/>
          <w:color w:val="D4D4D4"/>
          <w:sz w:val="18"/>
          <w:szCs w:val="18"/>
          <w:lang w:val="fr-GB"/>
        </w:rPr>
        <w:t>:</w:t>
      </w:r>
    </w:p>
    <w:p w14:paraId="337F503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nn</w:t>
      </w:r>
      <w:r w:rsidRPr="00791085">
        <w:rPr>
          <w:rFonts w:ascii="Menlo" w:hAnsi="Menlo" w:cs="Menlo"/>
          <w:color w:val="D4D4D4"/>
          <w:sz w:val="18"/>
          <w:szCs w:val="18"/>
          <w:lang w:val="fr-GB"/>
        </w:rPr>
        <w:t>.</w:t>
      </w:r>
      <w:r w:rsidRPr="00791085">
        <w:rPr>
          <w:rFonts w:ascii="Menlo" w:hAnsi="Menlo" w:cs="Menlo"/>
          <w:color w:val="DCDCAA"/>
          <w:sz w:val="18"/>
          <w:szCs w:val="18"/>
          <w:lang w:val="fr-GB"/>
        </w:rPr>
        <w:t>relu</w:t>
      </w:r>
    </w:p>
    <w:p w14:paraId="3634790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'tanh'</w:t>
      </w:r>
      <w:r w:rsidRPr="00791085">
        <w:rPr>
          <w:rFonts w:ascii="Menlo" w:hAnsi="Menlo" w:cs="Menlo"/>
          <w:color w:val="D4D4D4"/>
          <w:sz w:val="18"/>
          <w:szCs w:val="18"/>
          <w:lang w:val="fr-GB"/>
        </w:rPr>
        <w:t>:</w:t>
      </w:r>
    </w:p>
    <w:p w14:paraId="161342A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tanh</w:t>
      </w:r>
    </w:p>
    <w:p w14:paraId="7BF1D7D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'sigmoid'</w:t>
      </w:r>
      <w:r w:rsidRPr="00791085">
        <w:rPr>
          <w:rFonts w:ascii="Menlo" w:hAnsi="Menlo" w:cs="Menlo"/>
          <w:color w:val="D4D4D4"/>
          <w:sz w:val="18"/>
          <w:szCs w:val="18"/>
          <w:lang w:val="fr-GB"/>
        </w:rPr>
        <w:t>:</w:t>
      </w:r>
    </w:p>
    <w:p w14:paraId="07F229A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logSigmoid</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w:t>
      </w:r>
    </w:p>
    <w:p w14:paraId="7034975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1.0</w:t>
      </w:r>
      <w:r w:rsidRPr="00791085">
        <w:rPr>
          <w:rFonts w:ascii="Menlo" w:hAnsi="Menlo" w:cs="Menlo"/>
          <w:color w:val="D4D4D4"/>
          <w:sz w:val="18"/>
          <w:szCs w:val="18"/>
          <w:lang w:val="fr-GB"/>
        </w:rPr>
        <w:t>/(</w:t>
      </w:r>
      <w:r w:rsidRPr="00791085">
        <w:rPr>
          <w:rFonts w:ascii="Menlo" w:hAnsi="Menlo" w:cs="Menlo"/>
          <w:color w:val="B5CEA8"/>
          <w:sz w:val="18"/>
          <w:szCs w:val="18"/>
          <w:lang w:val="fr-GB"/>
        </w:rPr>
        <w:t>1.0</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math</w:t>
      </w:r>
      <w:r w:rsidRPr="00791085">
        <w:rPr>
          <w:rFonts w:ascii="Menlo" w:hAnsi="Menlo" w:cs="Menlo"/>
          <w:color w:val="D4D4D4"/>
          <w:sz w:val="18"/>
          <w:szCs w:val="18"/>
          <w:lang w:val="fr-GB"/>
        </w:rPr>
        <w:t>.</w:t>
      </w:r>
      <w:r w:rsidRPr="00791085">
        <w:rPr>
          <w:rFonts w:ascii="Menlo" w:hAnsi="Menlo" w:cs="Menlo"/>
          <w:color w:val="DCDCAA"/>
          <w:sz w:val="18"/>
          <w:szCs w:val="18"/>
          <w:lang w:val="fr-GB"/>
        </w:rPr>
        <w:t>exp</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w:t>
      </w:r>
    </w:p>
    <w:p w14:paraId="2C9F2D9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p>
    <w:p w14:paraId="71A3CD7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logSigmoid</w:t>
      </w:r>
    </w:p>
    <w:p w14:paraId="340D69F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else</w:t>
      </w:r>
      <w:r w:rsidRPr="00791085">
        <w:rPr>
          <w:rFonts w:ascii="Menlo" w:hAnsi="Menlo" w:cs="Menlo"/>
          <w:color w:val="D4D4D4"/>
          <w:sz w:val="18"/>
          <w:szCs w:val="18"/>
          <w:lang w:val="fr-GB"/>
        </w:rPr>
        <w:t>:</w:t>
      </w:r>
    </w:p>
    <w:p w14:paraId="01A7747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p>
    <w:p w14:paraId="102BA82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5DE155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lossFunction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outputs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w:t>
      </w:r>
    </w:p>
    <w:p w14:paraId="63E4982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Calculate the loss between the actual and predicted outputs """</w:t>
      </w:r>
    </w:p>
    <w:p w14:paraId="53AE22F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reduce_mean</w:t>
      </w:r>
      <w:r w:rsidRPr="00791085">
        <w:rPr>
          <w:rFonts w:ascii="Menlo" w:hAnsi="Menlo" w:cs="Menlo"/>
          <w:color w:val="D4D4D4"/>
          <w:sz w:val="18"/>
          <w:szCs w:val="18"/>
          <w:lang w:val="fr-GB"/>
        </w:rPr>
        <w:t>(</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nn</w:t>
      </w:r>
      <w:r w:rsidRPr="00791085">
        <w:rPr>
          <w:rFonts w:ascii="Menlo" w:hAnsi="Menlo" w:cs="Menlo"/>
          <w:color w:val="D4D4D4"/>
          <w:sz w:val="18"/>
          <w:szCs w:val="18"/>
          <w:lang w:val="fr-GB"/>
        </w:rPr>
        <w:t>.</w:t>
      </w:r>
      <w:r w:rsidRPr="00791085">
        <w:rPr>
          <w:rFonts w:ascii="Menlo" w:hAnsi="Menlo" w:cs="Menlo"/>
          <w:color w:val="DCDCAA"/>
          <w:sz w:val="18"/>
          <w:szCs w:val="18"/>
          <w:lang w:val="fr-GB"/>
        </w:rPr>
        <w:t>softmax_cross_entropy_with_logits</w:t>
      </w:r>
      <w:r w:rsidRPr="00791085">
        <w:rPr>
          <w:rFonts w:ascii="Menlo" w:hAnsi="Menlo" w:cs="Menlo"/>
          <w:color w:val="D4D4D4"/>
          <w:sz w:val="18"/>
          <w:szCs w:val="18"/>
          <w:lang w:val="fr-GB"/>
        </w:rPr>
        <w:t>(</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outputs</w:t>
      </w:r>
      <w:r w:rsidRPr="00791085">
        <w:rPr>
          <w:rFonts w:ascii="Menlo" w:hAnsi="Menlo" w:cs="Menlo"/>
          <w:color w:val="D4D4D4"/>
          <w:sz w:val="18"/>
          <w:szCs w:val="18"/>
          <w:lang w:val="fr-GB"/>
        </w:rPr>
        <w:t>))</w:t>
      </w:r>
    </w:p>
    <w:p w14:paraId="5A7FBE1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1AD1F5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makePrediction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w:t>
      </w:r>
    </w:p>
    <w:p w14:paraId="199877B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"""Make predictions on the unseen testing data</w:t>
      </w:r>
    </w:p>
    <w:p w14:paraId="093688C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x_test: tf.Tensor - The unseen testing data in tensor format"""</w:t>
      </w:r>
    </w:p>
    <w:p w14:paraId="0C29B1C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 []</w:t>
      </w:r>
    </w:p>
    <w:p w14:paraId="3694F7D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output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FFLayer</w:t>
      </w:r>
      <w:r w:rsidRPr="00791085">
        <w:rPr>
          <w:rFonts w:ascii="Menlo" w:hAnsi="Menlo" w:cs="Menlo"/>
          <w:color w:val="D4D4D4"/>
          <w:sz w:val="18"/>
          <w:szCs w:val="18"/>
          <w:lang w:val="fr-GB"/>
        </w:rPr>
        <w:t>(</w:t>
      </w:r>
      <w:r w:rsidRPr="00791085">
        <w:rPr>
          <w:rFonts w:ascii="Menlo" w:hAnsi="Menlo" w:cs="Menlo"/>
          <w:color w:val="9CDCFE"/>
          <w:sz w:val="18"/>
          <w:szCs w:val="18"/>
          <w:lang w:val="fr-GB"/>
        </w:rPr>
        <w:t>x_test</w:t>
      </w:r>
      <w:r w:rsidRPr="00791085">
        <w:rPr>
          <w:rFonts w:ascii="Menlo" w:hAnsi="Menlo" w:cs="Menlo"/>
          <w:color w:val="D4D4D4"/>
          <w:sz w:val="18"/>
          <w:szCs w:val="18"/>
          <w:lang w:val="fr-GB"/>
        </w:rPr>
        <w:t>)</w:t>
      </w:r>
    </w:p>
    <w:p w14:paraId="0BF45B2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argmax</w:t>
      </w:r>
      <w:r w:rsidRPr="00791085">
        <w:rPr>
          <w:rFonts w:ascii="Menlo" w:hAnsi="Menlo" w:cs="Menlo"/>
          <w:color w:val="D4D4D4"/>
          <w:sz w:val="18"/>
          <w:szCs w:val="18"/>
          <w:lang w:val="fr-GB"/>
        </w:rPr>
        <w:t>(</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nn</w:t>
      </w:r>
      <w:r w:rsidRPr="00791085">
        <w:rPr>
          <w:rFonts w:ascii="Menlo" w:hAnsi="Menlo" w:cs="Menlo"/>
          <w:color w:val="D4D4D4"/>
          <w:sz w:val="18"/>
          <w:szCs w:val="18"/>
          <w:lang w:val="fr-GB"/>
        </w:rPr>
        <w:t>.</w:t>
      </w:r>
      <w:r w:rsidRPr="00791085">
        <w:rPr>
          <w:rFonts w:ascii="Menlo" w:hAnsi="Menlo" w:cs="Menlo"/>
          <w:color w:val="DCDCAA"/>
          <w:sz w:val="18"/>
          <w:szCs w:val="18"/>
          <w:lang w:val="fr-GB"/>
        </w:rPr>
        <w:t>softmax</w:t>
      </w:r>
      <w:r w:rsidRPr="00791085">
        <w:rPr>
          <w:rFonts w:ascii="Menlo" w:hAnsi="Menlo" w:cs="Menlo"/>
          <w:color w:val="D4D4D4"/>
          <w:sz w:val="18"/>
          <w:szCs w:val="18"/>
          <w:lang w:val="fr-GB"/>
        </w:rPr>
        <w:t>(</w:t>
      </w:r>
      <w:r w:rsidRPr="00791085">
        <w:rPr>
          <w:rFonts w:ascii="Menlo" w:hAnsi="Menlo" w:cs="Menlo"/>
          <w:color w:val="9CDCFE"/>
          <w:sz w:val="18"/>
          <w:szCs w:val="18"/>
          <w:lang w:val="fr-GB"/>
        </w:rPr>
        <w:t>output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axis</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3858D60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prediction</w:t>
      </w:r>
      <w:r w:rsidRPr="00791085">
        <w:rPr>
          <w:rFonts w:ascii="Menlo" w:hAnsi="Menlo" w:cs="Menlo"/>
          <w:color w:val="D4D4D4"/>
          <w:sz w:val="18"/>
          <w:szCs w:val="18"/>
          <w:lang w:val="fr-GB"/>
        </w:rPr>
        <w:t>)</w:t>
      </w:r>
    </w:p>
    <w:p w14:paraId="4317D0F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convert_to_tensor</w:t>
      </w:r>
      <w:r w:rsidRPr="00791085">
        <w:rPr>
          <w:rFonts w:ascii="Menlo" w:hAnsi="Menlo" w:cs="Menlo"/>
          <w:color w:val="D4D4D4"/>
          <w:sz w:val="18"/>
          <w:szCs w:val="18"/>
          <w:lang w:val="fr-GB"/>
        </w:rPr>
        <w:t>(</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p>
    <w:p w14:paraId="03B8685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548714C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initialiseWeights</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p>
    <w:p w14:paraId="5D346A2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"""Initialise the weights and biases for the model"""</w:t>
      </w:r>
    </w:p>
    <w:p w14:paraId="3ED9814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layerCount</w:t>
      </w:r>
      <w:r w:rsidRPr="00791085">
        <w:rPr>
          <w:rFonts w:ascii="Menlo" w:hAnsi="Menlo" w:cs="Menlo"/>
          <w:color w:val="D4D4D4"/>
          <w:sz w:val="18"/>
          <w:szCs w:val="18"/>
          <w:lang w:val="fr-GB"/>
        </w:rPr>
        <w:t>):</w:t>
      </w:r>
    </w:p>
    <w:p w14:paraId="39409D1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Variable</w:t>
      </w:r>
      <w:r w:rsidRPr="00791085">
        <w:rPr>
          <w:rFonts w:ascii="Menlo" w:hAnsi="Menlo" w:cs="Menlo"/>
          <w:color w:val="D4D4D4"/>
          <w:sz w:val="18"/>
          <w:szCs w:val="18"/>
          <w:lang w:val="fr-GB"/>
        </w:rPr>
        <w:t>(</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random</w:t>
      </w:r>
      <w:r w:rsidRPr="00791085">
        <w:rPr>
          <w:rFonts w:ascii="Menlo" w:hAnsi="Menlo" w:cs="Menlo"/>
          <w:color w:val="D4D4D4"/>
          <w:sz w:val="18"/>
          <w:szCs w:val="18"/>
          <w:lang w:val="fr-GB"/>
        </w:rPr>
        <w:t>.</w:t>
      </w:r>
      <w:r w:rsidRPr="00791085">
        <w:rPr>
          <w:rFonts w:ascii="Menlo" w:hAnsi="Menlo" w:cs="Menlo"/>
          <w:color w:val="DCDCAA"/>
          <w:sz w:val="18"/>
          <w:szCs w:val="18"/>
          <w:lang w:val="fr-GB"/>
        </w:rPr>
        <w:t>normal</w:t>
      </w:r>
      <w:r w:rsidRPr="00791085">
        <w:rPr>
          <w:rFonts w:ascii="Menlo" w:hAnsi="Menlo" w:cs="Menlo"/>
          <w:color w:val="D4D4D4"/>
          <w:sz w:val="18"/>
          <w:szCs w:val="18"/>
          <w:lang w:val="fr-GB"/>
        </w:rPr>
        <w:t>(</w:t>
      </w:r>
      <w:r w:rsidRPr="00791085">
        <w:rPr>
          <w:rFonts w:ascii="Menlo" w:hAnsi="Menlo" w:cs="Menlo"/>
          <w:color w:val="9CDCFE"/>
          <w:sz w:val="18"/>
          <w:szCs w:val="18"/>
          <w:lang w:val="fr-GB"/>
        </w:rPr>
        <w:t>shape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7ED651B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Variable</w:t>
      </w:r>
      <w:r w:rsidRPr="00791085">
        <w:rPr>
          <w:rFonts w:ascii="Menlo" w:hAnsi="Menlo" w:cs="Menlo"/>
          <w:color w:val="D4D4D4"/>
          <w:sz w:val="18"/>
          <w:szCs w:val="18"/>
          <w:lang w:val="fr-GB"/>
        </w:rPr>
        <w:t>(</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random</w:t>
      </w:r>
      <w:r w:rsidRPr="00791085">
        <w:rPr>
          <w:rFonts w:ascii="Menlo" w:hAnsi="Menlo" w:cs="Menlo"/>
          <w:color w:val="D4D4D4"/>
          <w:sz w:val="18"/>
          <w:szCs w:val="18"/>
          <w:lang w:val="fr-GB"/>
        </w:rPr>
        <w:t>.</w:t>
      </w:r>
      <w:r w:rsidRPr="00791085">
        <w:rPr>
          <w:rFonts w:ascii="Menlo" w:hAnsi="Menlo" w:cs="Menlo"/>
          <w:color w:val="DCDCAA"/>
          <w:sz w:val="18"/>
          <w:szCs w:val="18"/>
          <w:lang w:val="fr-GB"/>
        </w:rPr>
        <w:t>normal</w:t>
      </w:r>
      <w:r w:rsidRPr="00791085">
        <w:rPr>
          <w:rFonts w:ascii="Menlo" w:hAnsi="Menlo" w:cs="Menlo"/>
          <w:color w:val="D4D4D4"/>
          <w:sz w:val="18"/>
          <w:szCs w:val="18"/>
          <w:lang w:val="fr-GB"/>
        </w:rPr>
        <w:t>(</w:t>
      </w:r>
      <w:r w:rsidRPr="00791085">
        <w:rPr>
          <w:rFonts w:ascii="Menlo" w:hAnsi="Menlo" w:cs="Menlo"/>
          <w:color w:val="9CDCFE"/>
          <w:sz w:val="18"/>
          <w:szCs w:val="18"/>
          <w:lang w:val="fr-GB"/>
        </w:rPr>
        <w:t>shape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7F09D0B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697EFD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FFLayer</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w:t>
      </w:r>
    </w:p>
    <w:p w14:paraId="7DD8E75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The Feed Forward layer for the model</w:t>
      </w:r>
    </w:p>
    <w:p w14:paraId="052FE57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 tf.Tensor - The data to be passed across the layers """</w:t>
      </w:r>
    </w:p>
    <w:p w14:paraId="1982358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layerCount</w:t>
      </w:r>
      <w:r w:rsidRPr="00791085">
        <w:rPr>
          <w:rFonts w:ascii="Menlo" w:hAnsi="Menlo" w:cs="Menlo"/>
          <w:color w:val="D4D4D4"/>
          <w:sz w:val="18"/>
          <w:szCs w:val="18"/>
          <w:lang w:val="fr-GB"/>
        </w:rPr>
        <w:t xml:space="preserve">): </w:t>
      </w:r>
    </w:p>
    <w:p w14:paraId="334C8A8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matmul</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transpose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transpose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1A6C55D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w:t>
      </w:r>
    </w:p>
    <w:p w14:paraId="49269E7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p>
    <w:p w14:paraId="6999B78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923C69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backPropagate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w:t>
      </w:r>
    </w:p>
    <w:p w14:paraId="7C872A7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xml:space="preserve">""" Run the backpropagation algorithm on the training data </w:t>
      </w:r>
    </w:p>
    <w:p w14:paraId="6874B7E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xValues: tf.Tensor - The training data</w:t>
      </w:r>
    </w:p>
    <w:p w14:paraId="60BFD3E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yValues: tf.Tensor - The training data labels</w:t>
      </w:r>
    </w:p>
    <w:p w14:paraId="3A30836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722EF63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with</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GradientTape</w:t>
      </w:r>
      <w:r w:rsidRPr="00791085">
        <w:rPr>
          <w:rFonts w:ascii="Menlo" w:hAnsi="Menlo" w:cs="Menlo"/>
          <w:color w:val="D4D4D4"/>
          <w:sz w:val="18"/>
          <w:szCs w:val="18"/>
          <w:lang w:val="fr-GB"/>
        </w:rPr>
        <w:t>(</w:t>
      </w:r>
      <w:r w:rsidRPr="00791085">
        <w:rPr>
          <w:rFonts w:ascii="Menlo" w:hAnsi="Menlo" w:cs="Menlo"/>
          <w:color w:val="9CDCFE"/>
          <w:sz w:val="18"/>
          <w:szCs w:val="18"/>
          <w:lang w:val="fr-GB"/>
        </w:rPr>
        <w:t>persistent</w:t>
      </w:r>
      <w:r w:rsidRPr="00791085">
        <w:rPr>
          <w:rFonts w:ascii="Menlo" w:hAnsi="Menlo" w:cs="Menlo"/>
          <w:color w:val="D4D4D4"/>
          <w:sz w:val="18"/>
          <w:szCs w:val="18"/>
          <w:lang w:val="fr-GB"/>
        </w:rPr>
        <w:t>=</w:t>
      </w:r>
      <w:r w:rsidRPr="00791085">
        <w:rPr>
          <w:rFonts w:ascii="Menlo" w:hAnsi="Menlo" w:cs="Menlo"/>
          <w:color w:val="569CD6"/>
          <w:sz w:val="18"/>
          <w:szCs w:val="18"/>
          <w:lang w:val="fr-GB"/>
        </w:rPr>
        <w:t>True</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as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tape</w:t>
      </w:r>
      <w:r w:rsidRPr="00791085">
        <w:rPr>
          <w:rFonts w:ascii="Menlo" w:hAnsi="Menlo" w:cs="Menlo"/>
          <w:color w:val="D4D4D4"/>
          <w:sz w:val="18"/>
          <w:szCs w:val="18"/>
          <w:lang w:val="fr-GB"/>
        </w:rPr>
        <w:t xml:space="preserve">: </w:t>
      </w:r>
    </w:p>
    <w:p w14:paraId="0EA975D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output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FFLayer</w:t>
      </w:r>
      <w:r w:rsidRPr="00791085">
        <w:rPr>
          <w:rFonts w:ascii="Menlo" w:hAnsi="Menlo" w:cs="Menlo"/>
          <w:color w:val="D4D4D4"/>
          <w:sz w:val="18"/>
          <w:szCs w:val="18"/>
          <w:lang w:val="fr-GB"/>
        </w:rPr>
        <w:t>(</w:t>
      </w:r>
      <w:r w:rsidRPr="00791085">
        <w:rPr>
          <w:rFonts w:ascii="Menlo" w:hAnsi="Menlo" w:cs="Menlo"/>
          <w:color w:val="9CDCFE"/>
          <w:sz w:val="18"/>
          <w:szCs w:val="18"/>
          <w:lang w:val="fr-GB"/>
        </w:rPr>
        <w:t>xValues</w:t>
      </w:r>
      <w:r w:rsidRPr="00791085">
        <w:rPr>
          <w:rFonts w:ascii="Menlo" w:hAnsi="Menlo" w:cs="Menlo"/>
          <w:color w:val="D4D4D4"/>
          <w:sz w:val="18"/>
          <w:szCs w:val="18"/>
          <w:lang w:val="fr-GB"/>
        </w:rPr>
        <w:t>)</w:t>
      </w:r>
    </w:p>
    <w:p w14:paraId="161AF10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loss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lossFunction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output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w:t>
      </w:r>
    </w:p>
    <w:p w14:paraId="229E7D2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35341D8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layerCount</w:t>
      </w:r>
      <w:r w:rsidRPr="00791085">
        <w:rPr>
          <w:rFonts w:ascii="Menlo" w:hAnsi="Menlo" w:cs="Menlo"/>
          <w:color w:val="D4D4D4"/>
          <w:sz w:val="18"/>
          <w:szCs w:val="18"/>
          <w:lang w:val="fr-GB"/>
        </w:rPr>
        <w:t>):</w:t>
      </w:r>
    </w:p>
    <w:p w14:paraId="2B5EA90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tape</w:t>
      </w:r>
      <w:r w:rsidRPr="00791085">
        <w:rPr>
          <w:rFonts w:ascii="Menlo" w:hAnsi="Menlo" w:cs="Menlo"/>
          <w:color w:val="D4D4D4"/>
          <w:sz w:val="18"/>
          <w:szCs w:val="18"/>
          <w:lang w:val="fr-GB"/>
        </w:rPr>
        <w:t>.</w:t>
      </w:r>
      <w:r w:rsidRPr="00791085">
        <w:rPr>
          <w:rFonts w:ascii="Menlo" w:hAnsi="Menlo" w:cs="Menlo"/>
          <w:color w:val="DCDCAA"/>
          <w:sz w:val="18"/>
          <w:szCs w:val="18"/>
          <w:lang w:val="fr-GB"/>
        </w:rPr>
        <w:t>watch</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69864BB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calcualte the gradients of the weights and biases</w:t>
      </w:r>
    </w:p>
    <w:p w14:paraId="6013F98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weightDeltas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tape</w:t>
      </w:r>
      <w:r w:rsidRPr="00791085">
        <w:rPr>
          <w:rFonts w:ascii="Menlo" w:hAnsi="Menlo" w:cs="Menlo"/>
          <w:color w:val="D4D4D4"/>
          <w:sz w:val="18"/>
          <w:szCs w:val="18"/>
          <w:lang w:val="fr-GB"/>
        </w:rPr>
        <w:t>.</w:t>
      </w:r>
      <w:r w:rsidRPr="00791085">
        <w:rPr>
          <w:rFonts w:ascii="Menlo" w:hAnsi="Menlo" w:cs="Menlo"/>
          <w:color w:val="DCDCAA"/>
          <w:sz w:val="18"/>
          <w:szCs w:val="18"/>
          <w:lang w:val="fr-GB"/>
        </w:rPr>
        <w:t>gradient</w:t>
      </w:r>
      <w:r w:rsidRPr="00791085">
        <w:rPr>
          <w:rFonts w:ascii="Menlo" w:hAnsi="Menlo" w:cs="Menlo"/>
          <w:color w:val="D4D4D4"/>
          <w:sz w:val="18"/>
          <w:szCs w:val="18"/>
          <w:lang w:val="fr-GB"/>
        </w:rPr>
        <w:t>(</w:t>
      </w:r>
      <w:r w:rsidRPr="00791085">
        <w:rPr>
          <w:rFonts w:ascii="Menlo" w:hAnsi="Menlo" w:cs="Menlo"/>
          <w:color w:val="9CDCFE"/>
          <w:sz w:val="18"/>
          <w:szCs w:val="18"/>
          <w:lang w:val="fr-GB"/>
        </w:rPr>
        <w:t>loss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7958C3E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biasDeltas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tape</w:t>
      </w:r>
      <w:r w:rsidRPr="00791085">
        <w:rPr>
          <w:rFonts w:ascii="Menlo" w:hAnsi="Menlo" w:cs="Menlo"/>
          <w:color w:val="D4D4D4"/>
          <w:sz w:val="18"/>
          <w:szCs w:val="18"/>
          <w:lang w:val="fr-GB"/>
        </w:rPr>
        <w:t>.</w:t>
      </w:r>
      <w:r w:rsidRPr="00791085">
        <w:rPr>
          <w:rFonts w:ascii="Menlo" w:hAnsi="Menlo" w:cs="Menlo"/>
          <w:color w:val="DCDCAA"/>
          <w:sz w:val="18"/>
          <w:szCs w:val="18"/>
          <w:lang w:val="fr-GB"/>
        </w:rPr>
        <w:t>gradient</w:t>
      </w:r>
      <w:r w:rsidRPr="00791085">
        <w:rPr>
          <w:rFonts w:ascii="Menlo" w:hAnsi="Menlo" w:cs="Menlo"/>
          <w:color w:val="D4D4D4"/>
          <w:sz w:val="18"/>
          <w:szCs w:val="18"/>
          <w:lang w:val="fr-GB"/>
        </w:rPr>
        <w:t>(</w:t>
      </w:r>
      <w:r w:rsidRPr="00791085">
        <w:rPr>
          <w:rFonts w:ascii="Menlo" w:hAnsi="Menlo" w:cs="Menlo"/>
          <w:color w:val="9CDCFE"/>
          <w:sz w:val="18"/>
          <w:szCs w:val="18"/>
          <w:lang w:val="fr-GB"/>
        </w:rPr>
        <w:t>loss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5D5F50A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2CA6D0B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del</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tape</w:t>
      </w:r>
    </w:p>
    <w:p w14:paraId="16A0F9F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update the weights after calculating the gradients</w:t>
      </w:r>
    </w:p>
    <w:p w14:paraId="38A1F5C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updateWeights</w:t>
      </w:r>
      <w:r w:rsidRPr="00791085">
        <w:rPr>
          <w:rFonts w:ascii="Menlo" w:hAnsi="Menlo" w:cs="Menlo"/>
          <w:color w:val="D4D4D4"/>
          <w:sz w:val="18"/>
          <w:szCs w:val="18"/>
          <w:lang w:val="fr-GB"/>
        </w:rPr>
        <w:t>()</w:t>
      </w:r>
    </w:p>
    <w:p w14:paraId="385FDCD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loss</w:t>
      </w:r>
      <w:r w:rsidRPr="00791085">
        <w:rPr>
          <w:rFonts w:ascii="Menlo" w:hAnsi="Menlo" w:cs="Menlo"/>
          <w:color w:val="D4D4D4"/>
          <w:sz w:val="18"/>
          <w:szCs w:val="18"/>
          <w:lang w:val="fr-GB"/>
        </w:rPr>
        <w:t>.numpy()</w:t>
      </w:r>
    </w:p>
    <w:p w14:paraId="50A716D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5250D6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updateWeights</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p>
    <w:p w14:paraId="6980F31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xml:space="preserve">"""The method that updates the weights and biases after backpropagation </w:t>
      </w:r>
    </w:p>
    <w:p w14:paraId="12FA100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has been carried out"""</w:t>
      </w:r>
    </w:p>
    <w:p w14:paraId="1E44794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layerCount</w:t>
      </w:r>
      <w:r w:rsidRPr="00791085">
        <w:rPr>
          <w:rFonts w:ascii="Menlo" w:hAnsi="Menlo" w:cs="Menlo"/>
          <w:color w:val="D4D4D4"/>
          <w:sz w:val="18"/>
          <w:szCs w:val="18"/>
          <w:lang w:val="fr-GB"/>
        </w:rPr>
        <w:t>):</w:t>
      </w:r>
    </w:p>
    <w:p w14:paraId="43EDC29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weightDeltas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is</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not</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134E988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Subtract the learning rate * the gradient from the current weight/bias</w:t>
      </w:r>
    </w:p>
    <w:p w14:paraId="493E816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].assign_sub(</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learningRate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weightDeltas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7DF7511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13EFB9A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biasDeltas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is</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not</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6EB2EA4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].assign_sub(</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learningRate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biasDeltas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60D37E9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2CAD239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runFFModel</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w:t>
      </w:r>
    </w:p>
    <w:p w14:paraId="093AB6B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The method to implement the MLP</w:t>
      </w:r>
    </w:p>
    <w:p w14:paraId="2C813F9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x_train: tf.Tensor - The training data</w:t>
      </w:r>
    </w:p>
    <w:p w14:paraId="7570350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y_train: tf.Tensor - The training data labels</w:t>
      </w:r>
    </w:p>
    <w:p w14:paraId="6CB0275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x_test: tf.Tensor - The testing data</w:t>
      </w:r>
    </w:p>
    <w:p w14:paraId="3CE1F29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y_test: tf.Tensor - The testing data labels"""</w:t>
      </w:r>
    </w:p>
    <w:p w14:paraId="4323AD4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index</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0</w:t>
      </w:r>
    </w:p>
    <w:p w14:paraId="4ABB0EE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loss</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0.0</w:t>
      </w:r>
    </w:p>
    <w:p w14:paraId="0538724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'trainingLoss'</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'trainingAccuracy'</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'validationAccuracy'</w:t>
      </w:r>
      <w:r w:rsidRPr="00791085">
        <w:rPr>
          <w:rFonts w:ascii="Menlo" w:hAnsi="Menlo" w:cs="Menlo"/>
          <w:color w:val="D4D4D4"/>
          <w:sz w:val="18"/>
          <w:szCs w:val="18"/>
          <w:lang w:val="fr-GB"/>
        </w:rPr>
        <w:t>: []}</w:t>
      </w:r>
    </w:p>
    <w:p w14:paraId="618552B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initialiseWeights</w:t>
      </w:r>
      <w:r w:rsidRPr="00791085">
        <w:rPr>
          <w:rFonts w:ascii="Menlo" w:hAnsi="Menlo" w:cs="Menlo"/>
          <w:color w:val="D4D4D4"/>
          <w:sz w:val="18"/>
          <w:szCs w:val="18"/>
          <w:lang w:val="fr-GB"/>
        </w:rPr>
        <w:t>()</w:t>
      </w:r>
    </w:p>
    <w:p w14:paraId="52C2AAB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epochs</w:t>
      </w:r>
      <w:r w:rsidRPr="00791085">
        <w:rPr>
          <w:rFonts w:ascii="Menlo" w:hAnsi="Menlo" w:cs="Menlo"/>
          <w:color w:val="D4D4D4"/>
          <w:sz w:val="18"/>
          <w:szCs w:val="18"/>
          <w:lang w:val="fr-GB"/>
        </w:rPr>
        <w:t>):</w:t>
      </w:r>
    </w:p>
    <w:p w14:paraId="111C1AD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 xml:space="preserve">'Epoch </w:t>
      </w:r>
      <w:r w:rsidRPr="00791085">
        <w:rPr>
          <w:rFonts w:ascii="Menlo" w:hAnsi="Menlo" w:cs="Menlo"/>
          <w:color w:val="569CD6"/>
          <w:sz w:val="18"/>
          <w:szCs w:val="18"/>
          <w:lang w:val="fr-GB"/>
        </w:rPr>
        <w:t>{}</w:t>
      </w:r>
      <w:r w:rsidRPr="00791085">
        <w:rPr>
          <w:rFonts w:ascii="Menlo" w:hAnsi="Menlo" w:cs="Menlo"/>
          <w:color w:val="CE9178"/>
          <w:sz w:val="18"/>
          <w:szCs w:val="18"/>
          <w:lang w:val="fr-GB"/>
        </w:rPr>
        <w:t>'</w:t>
      </w:r>
      <w:r w:rsidRPr="00791085">
        <w:rPr>
          <w:rFonts w:ascii="Menlo" w:hAnsi="Menlo" w:cs="Menlo"/>
          <w:color w:val="D4D4D4"/>
          <w:sz w:val="18"/>
          <w:szCs w:val="18"/>
          <w:lang w:val="fr-GB"/>
        </w:rPr>
        <w:t>.</w:t>
      </w:r>
      <w:r w:rsidRPr="00791085">
        <w:rPr>
          <w:rFonts w:ascii="Menlo" w:hAnsi="Menlo" w:cs="Menlo"/>
          <w:color w:val="DCDCAA"/>
          <w:sz w:val="18"/>
          <w:szCs w:val="18"/>
          <w:lang w:val="fr-GB"/>
        </w:rPr>
        <w:t>format</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end</w:t>
      </w:r>
      <w:r w:rsidRPr="00791085">
        <w:rPr>
          <w:rFonts w:ascii="Menlo" w:hAnsi="Menlo" w:cs="Menlo"/>
          <w:color w:val="D4D4D4"/>
          <w:sz w:val="18"/>
          <w:szCs w:val="18"/>
          <w:lang w:val="fr-GB"/>
        </w:rPr>
        <w:t>=</w:t>
      </w:r>
      <w:r w:rsidRPr="00791085">
        <w:rPr>
          <w:rFonts w:ascii="Menlo" w:hAnsi="Menlo" w:cs="Menlo"/>
          <w:color w:val="CE9178"/>
          <w:sz w:val="18"/>
          <w:szCs w:val="18"/>
          <w:lang w:val="fr-GB"/>
        </w:rPr>
        <w:t>'........'</w:t>
      </w:r>
      <w:r w:rsidRPr="00791085">
        <w:rPr>
          <w:rFonts w:ascii="Menlo" w:hAnsi="Menlo" w:cs="Menlo"/>
          <w:color w:val="D4D4D4"/>
          <w:sz w:val="18"/>
          <w:szCs w:val="18"/>
          <w:lang w:val="fr-GB"/>
        </w:rPr>
        <w:t>)</w:t>
      </w:r>
    </w:p>
    <w:p w14:paraId="7E3E038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 []</w:t>
      </w:r>
    </w:p>
    <w:p w14:paraId="2C19CA4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470D74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index</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5</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0</w:t>
      </w:r>
      <w:r w:rsidRPr="00791085">
        <w:rPr>
          <w:rFonts w:ascii="Menlo" w:hAnsi="Menlo" w:cs="Menlo"/>
          <w:color w:val="D4D4D4"/>
          <w:sz w:val="18"/>
          <w:szCs w:val="18"/>
          <w:lang w:val="fr-GB"/>
        </w:rPr>
        <w:t>:</w:t>
      </w:r>
    </w:p>
    <w:p w14:paraId="27FFE3C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9CDCFE"/>
          <w:sz w:val="18"/>
          <w:szCs w:val="18"/>
          <w:lang w:val="fr-GB"/>
        </w:rPr>
        <w:t>end</w:t>
      </w:r>
      <w:r w:rsidRPr="00791085">
        <w:rPr>
          <w:rFonts w:ascii="Menlo" w:hAnsi="Menlo" w:cs="Menlo"/>
          <w:color w:val="D4D4D4"/>
          <w:sz w:val="18"/>
          <w:szCs w:val="18"/>
          <w:lang w:val="fr-GB"/>
        </w:rPr>
        <w:t>=</w:t>
      </w:r>
      <w:r w:rsidRPr="00791085">
        <w:rPr>
          <w:rFonts w:ascii="Menlo" w:hAnsi="Menlo" w:cs="Menlo"/>
          <w:color w:val="CE9178"/>
          <w:sz w:val="18"/>
          <w:szCs w:val="18"/>
          <w:lang w:val="fr-GB"/>
        </w:rPr>
        <w:t>"."</w:t>
      </w:r>
      <w:r w:rsidRPr="00791085">
        <w:rPr>
          <w:rFonts w:ascii="Menlo" w:hAnsi="Menlo" w:cs="Menlo"/>
          <w:color w:val="D4D4D4"/>
          <w:sz w:val="18"/>
          <w:szCs w:val="18"/>
          <w:lang w:val="fr-GB"/>
        </w:rPr>
        <w:t>)</w:t>
      </w:r>
    </w:p>
    <w:p w14:paraId="1ED26EF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index</w:t>
      </w:r>
      <w:r w:rsidRPr="00791085">
        <w:rPr>
          <w:rFonts w:ascii="Menlo" w:hAnsi="Menlo" w:cs="Menlo"/>
          <w:color w:val="D4D4D4"/>
          <w:sz w:val="18"/>
          <w:szCs w:val="18"/>
          <w:lang w:val="fr-GB"/>
        </w:rPr>
        <w:t xml:space="preserve"> &gt;= </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y_train</w:t>
      </w:r>
      <w:r w:rsidRPr="00791085">
        <w:rPr>
          <w:rFonts w:ascii="Menlo" w:hAnsi="Menlo" w:cs="Menlo"/>
          <w:color w:val="D4D4D4"/>
          <w:sz w:val="18"/>
          <w:szCs w:val="18"/>
          <w:lang w:val="fr-GB"/>
        </w:rPr>
        <w:t>):</w:t>
      </w:r>
    </w:p>
    <w:p w14:paraId="09F79E2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index</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0</w:t>
      </w:r>
    </w:p>
    <w:p w14:paraId="7B7AD5E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26D887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First forward pass</w:t>
      </w:r>
    </w:p>
    <w:p w14:paraId="2F190CE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loss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backPropagate</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w:t>
      </w:r>
    </w:p>
    <w:p w14:paraId="6F0FF0C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Second forward pass/Recurrent Loop with the updated weights</w:t>
      </w:r>
    </w:p>
    <w:p w14:paraId="5195B2E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newOutputs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FFLayer</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w:t>
      </w:r>
    </w:p>
    <w:p w14:paraId="76FC237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1E8D81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run softmax activation on the outputs to get the final prediction</w:t>
      </w:r>
    </w:p>
    <w:p w14:paraId="1CB6674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argmax</w:t>
      </w:r>
      <w:r w:rsidRPr="00791085">
        <w:rPr>
          <w:rFonts w:ascii="Menlo" w:hAnsi="Menlo" w:cs="Menlo"/>
          <w:color w:val="D4D4D4"/>
          <w:sz w:val="18"/>
          <w:szCs w:val="18"/>
          <w:lang w:val="fr-GB"/>
        </w:rPr>
        <w:t>(</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nn</w:t>
      </w:r>
      <w:r w:rsidRPr="00791085">
        <w:rPr>
          <w:rFonts w:ascii="Menlo" w:hAnsi="Menlo" w:cs="Menlo"/>
          <w:color w:val="D4D4D4"/>
          <w:sz w:val="18"/>
          <w:szCs w:val="18"/>
          <w:lang w:val="fr-GB"/>
        </w:rPr>
        <w:t>.</w:t>
      </w:r>
      <w:r w:rsidRPr="00791085">
        <w:rPr>
          <w:rFonts w:ascii="Menlo" w:hAnsi="Menlo" w:cs="Menlo"/>
          <w:color w:val="DCDCAA"/>
          <w:sz w:val="18"/>
          <w:szCs w:val="18"/>
          <w:lang w:val="fr-GB"/>
        </w:rPr>
        <w:t>softmax</w:t>
      </w:r>
      <w:r w:rsidRPr="00791085">
        <w:rPr>
          <w:rFonts w:ascii="Menlo" w:hAnsi="Menlo" w:cs="Menlo"/>
          <w:color w:val="D4D4D4"/>
          <w:sz w:val="18"/>
          <w:szCs w:val="18"/>
          <w:lang w:val="fr-GB"/>
        </w:rPr>
        <w:t>(</w:t>
      </w:r>
      <w:r w:rsidRPr="00791085">
        <w:rPr>
          <w:rFonts w:ascii="Menlo" w:hAnsi="Menlo" w:cs="Menlo"/>
          <w:color w:val="9CDCFE"/>
          <w:sz w:val="18"/>
          <w:szCs w:val="18"/>
          <w:lang w:val="fr-GB"/>
        </w:rPr>
        <w:t>newOutputs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axis</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1CA5243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pred</w:t>
      </w:r>
      <w:r w:rsidRPr="00791085">
        <w:rPr>
          <w:rFonts w:ascii="Menlo" w:hAnsi="Menlo" w:cs="Menlo"/>
          <w:color w:val="D4D4D4"/>
          <w:sz w:val="18"/>
          <w:szCs w:val="18"/>
          <w:lang w:val="fr-GB"/>
        </w:rPr>
        <w:t>)</w:t>
      </w:r>
    </w:p>
    <w:p w14:paraId="066A99B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index</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w:t>
      </w:r>
    </w:p>
    <w:p w14:paraId="4297A52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EA767F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convert_to_tensor</w:t>
      </w:r>
      <w:r w:rsidRPr="00791085">
        <w:rPr>
          <w:rFonts w:ascii="Menlo" w:hAnsi="Menlo" w:cs="Menlo"/>
          <w:color w:val="D4D4D4"/>
          <w:sz w:val="18"/>
          <w:szCs w:val="18"/>
          <w:lang w:val="fr-GB"/>
        </w:rPr>
        <w:t>(</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p>
    <w:p w14:paraId="074C3B5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128C119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add the calculated loss to the list of metrics</w:t>
      </w:r>
    </w:p>
    <w:p w14:paraId="228C1AD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w:t>
      </w:r>
      <w:r w:rsidRPr="00791085">
        <w:rPr>
          <w:rFonts w:ascii="Menlo" w:hAnsi="Menlo" w:cs="Menlo"/>
          <w:color w:val="CE9178"/>
          <w:sz w:val="18"/>
          <w:szCs w:val="18"/>
          <w:lang w:val="fr-GB"/>
        </w:rPr>
        <w:t>'trainingLoss'</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loss</w:t>
      </w:r>
      <w:r w:rsidRPr="00791085">
        <w:rPr>
          <w:rFonts w:ascii="Menlo" w:hAnsi="Menlo" w:cs="Menlo"/>
          <w:color w:val="D4D4D4"/>
          <w:sz w:val="18"/>
          <w:szCs w:val="18"/>
          <w:lang w:val="fr-GB"/>
        </w:rPr>
        <w:t>)</w:t>
      </w:r>
    </w:p>
    <w:p w14:paraId="73EF428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CD9639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make predictions on the unseen testing data</w:t>
      </w:r>
    </w:p>
    <w:p w14:paraId="7ACE19E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unseenPredictions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makePrediction</w:t>
      </w:r>
      <w:r w:rsidRPr="00791085">
        <w:rPr>
          <w:rFonts w:ascii="Menlo" w:hAnsi="Menlo" w:cs="Menlo"/>
          <w:color w:val="D4D4D4"/>
          <w:sz w:val="18"/>
          <w:szCs w:val="18"/>
          <w:lang w:val="fr-GB"/>
        </w:rPr>
        <w:t>(</w:t>
      </w:r>
      <w:r w:rsidRPr="00791085">
        <w:rPr>
          <w:rFonts w:ascii="Menlo" w:hAnsi="Menlo" w:cs="Menlo"/>
          <w:color w:val="9CDCFE"/>
          <w:sz w:val="18"/>
          <w:szCs w:val="18"/>
          <w:lang w:val="fr-GB"/>
        </w:rPr>
        <w:t>x_test</w:t>
      </w:r>
      <w:r w:rsidRPr="00791085">
        <w:rPr>
          <w:rFonts w:ascii="Menlo" w:hAnsi="Menlo" w:cs="Menlo"/>
          <w:color w:val="D4D4D4"/>
          <w:sz w:val="18"/>
          <w:szCs w:val="18"/>
          <w:lang w:val="fr-GB"/>
        </w:rPr>
        <w:t>)</w:t>
      </w:r>
    </w:p>
    <w:p w14:paraId="4FC3A2E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1F4D73E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Calculate the accuracies of the seen and unseen predictions</w:t>
      </w:r>
    </w:p>
    <w:p w14:paraId="7965162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w:t>
      </w:r>
      <w:r w:rsidRPr="00791085">
        <w:rPr>
          <w:rFonts w:ascii="Menlo" w:hAnsi="Menlo" w:cs="Menlo"/>
          <w:color w:val="CE9178"/>
          <w:sz w:val="18"/>
          <w:szCs w:val="18"/>
          <w:lang w:val="fr-GB"/>
        </w:rPr>
        <w:t>'trainingAccuracy'</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4EC9B0"/>
          <w:sz w:val="18"/>
          <w:szCs w:val="18"/>
          <w:lang w:val="fr-GB"/>
        </w:rPr>
        <w:t>np</w:t>
      </w:r>
      <w:r w:rsidRPr="00791085">
        <w:rPr>
          <w:rFonts w:ascii="Menlo" w:hAnsi="Menlo" w:cs="Menlo"/>
          <w:color w:val="D4D4D4"/>
          <w:sz w:val="18"/>
          <w:szCs w:val="18"/>
          <w:lang w:val="fr-GB"/>
        </w:rPr>
        <w:t>.</w:t>
      </w:r>
      <w:r w:rsidRPr="00791085">
        <w:rPr>
          <w:rFonts w:ascii="Menlo" w:hAnsi="Menlo" w:cs="Menlo"/>
          <w:color w:val="DCDCAA"/>
          <w:sz w:val="18"/>
          <w:szCs w:val="18"/>
          <w:lang w:val="fr-GB"/>
        </w:rPr>
        <w:t>mean</w:t>
      </w:r>
      <w:r w:rsidRPr="00791085">
        <w:rPr>
          <w:rFonts w:ascii="Menlo" w:hAnsi="Menlo" w:cs="Menlo"/>
          <w:color w:val="D4D4D4"/>
          <w:sz w:val="18"/>
          <w:szCs w:val="18"/>
          <w:lang w:val="fr-GB"/>
        </w:rPr>
        <w:t>(</w:t>
      </w:r>
      <w:r w:rsidRPr="00791085">
        <w:rPr>
          <w:rFonts w:ascii="Menlo" w:hAnsi="Menlo" w:cs="Menlo"/>
          <w:color w:val="4EC9B0"/>
          <w:sz w:val="18"/>
          <w:szCs w:val="18"/>
          <w:lang w:val="fr-GB"/>
        </w:rPr>
        <w:t>np</w:t>
      </w:r>
      <w:r w:rsidRPr="00791085">
        <w:rPr>
          <w:rFonts w:ascii="Menlo" w:hAnsi="Menlo" w:cs="Menlo"/>
          <w:color w:val="D4D4D4"/>
          <w:sz w:val="18"/>
          <w:szCs w:val="18"/>
          <w:lang w:val="fr-GB"/>
        </w:rPr>
        <w:t>.</w:t>
      </w:r>
      <w:r w:rsidRPr="00791085">
        <w:rPr>
          <w:rFonts w:ascii="Menlo" w:hAnsi="Menlo" w:cs="Menlo"/>
          <w:color w:val="DCDCAA"/>
          <w:sz w:val="18"/>
          <w:szCs w:val="18"/>
          <w:lang w:val="fr-GB"/>
        </w:rPr>
        <w:t>argmax</w:t>
      </w:r>
      <w:r w:rsidRPr="00791085">
        <w:rPr>
          <w:rFonts w:ascii="Menlo" w:hAnsi="Menlo" w:cs="Menlo"/>
          <w:color w:val="D4D4D4"/>
          <w:sz w:val="18"/>
          <w:szCs w:val="18"/>
          <w:lang w:val="fr-GB"/>
        </w:rPr>
        <w:t>(</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axis</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.numpy()))</w:t>
      </w:r>
    </w:p>
    <w:p w14:paraId="3610965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w:t>
      </w:r>
      <w:r w:rsidRPr="00791085">
        <w:rPr>
          <w:rFonts w:ascii="Menlo" w:hAnsi="Menlo" w:cs="Menlo"/>
          <w:color w:val="CE9178"/>
          <w:sz w:val="18"/>
          <w:szCs w:val="18"/>
          <w:lang w:val="fr-GB"/>
        </w:rPr>
        <w:t>'validationAccuracy'</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4EC9B0"/>
          <w:sz w:val="18"/>
          <w:szCs w:val="18"/>
          <w:lang w:val="fr-GB"/>
        </w:rPr>
        <w:t>np</w:t>
      </w:r>
      <w:r w:rsidRPr="00791085">
        <w:rPr>
          <w:rFonts w:ascii="Menlo" w:hAnsi="Menlo" w:cs="Menlo"/>
          <w:color w:val="D4D4D4"/>
          <w:sz w:val="18"/>
          <w:szCs w:val="18"/>
          <w:lang w:val="fr-GB"/>
        </w:rPr>
        <w:t>.</w:t>
      </w:r>
      <w:r w:rsidRPr="00791085">
        <w:rPr>
          <w:rFonts w:ascii="Menlo" w:hAnsi="Menlo" w:cs="Menlo"/>
          <w:color w:val="DCDCAA"/>
          <w:sz w:val="18"/>
          <w:szCs w:val="18"/>
          <w:lang w:val="fr-GB"/>
        </w:rPr>
        <w:t>mean</w:t>
      </w:r>
      <w:r w:rsidRPr="00791085">
        <w:rPr>
          <w:rFonts w:ascii="Menlo" w:hAnsi="Menlo" w:cs="Menlo"/>
          <w:color w:val="D4D4D4"/>
          <w:sz w:val="18"/>
          <w:szCs w:val="18"/>
          <w:lang w:val="fr-GB"/>
        </w:rPr>
        <w:t>(</w:t>
      </w:r>
      <w:r w:rsidRPr="00791085">
        <w:rPr>
          <w:rFonts w:ascii="Menlo" w:hAnsi="Menlo" w:cs="Menlo"/>
          <w:color w:val="4EC9B0"/>
          <w:sz w:val="18"/>
          <w:szCs w:val="18"/>
          <w:lang w:val="fr-GB"/>
        </w:rPr>
        <w:t>np</w:t>
      </w:r>
      <w:r w:rsidRPr="00791085">
        <w:rPr>
          <w:rFonts w:ascii="Menlo" w:hAnsi="Menlo" w:cs="Menlo"/>
          <w:color w:val="D4D4D4"/>
          <w:sz w:val="18"/>
          <w:szCs w:val="18"/>
          <w:lang w:val="fr-GB"/>
        </w:rPr>
        <w:t>.</w:t>
      </w:r>
      <w:r w:rsidRPr="00791085">
        <w:rPr>
          <w:rFonts w:ascii="Menlo" w:hAnsi="Menlo" w:cs="Menlo"/>
          <w:color w:val="DCDCAA"/>
          <w:sz w:val="18"/>
          <w:szCs w:val="18"/>
          <w:lang w:val="fr-GB"/>
        </w:rPr>
        <w:t>argmax</w:t>
      </w:r>
      <w:r w:rsidRPr="00791085">
        <w:rPr>
          <w:rFonts w:ascii="Menlo" w:hAnsi="Menlo" w:cs="Menlo"/>
          <w:color w:val="D4D4D4"/>
          <w:sz w:val="18"/>
          <w:szCs w:val="18"/>
          <w:lang w:val="fr-GB"/>
        </w:rPr>
        <w:t>(</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axis</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unseenPredictions</w:t>
      </w:r>
      <w:r w:rsidRPr="00791085">
        <w:rPr>
          <w:rFonts w:ascii="Menlo" w:hAnsi="Menlo" w:cs="Menlo"/>
          <w:color w:val="D4D4D4"/>
          <w:sz w:val="18"/>
          <w:szCs w:val="18"/>
          <w:lang w:val="fr-GB"/>
        </w:rPr>
        <w:t>.numpy()))</w:t>
      </w:r>
    </w:p>
    <w:p w14:paraId="356440E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w:t>
      </w:r>
      <w:r w:rsidRPr="00791085">
        <w:rPr>
          <w:rFonts w:ascii="Menlo" w:hAnsi="Menlo" w:cs="Menlo"/>
          <w:color w:val="D7BA7D"/>
          <w:sz w:val="18"/>
          <w:szCs w:val="18"/>
          <w:lang w:val="fr-GB"/>
        </w:rPr>
        <w:t>\t</w:t>
      </w:r>
      <w:r w:rsidRPr="00791085">
        <w:rPr>
          <w:rFonts w:ascii="Menlo" w:hAnsi="Menlo" w:cs="Menlo"/>
          <w:color w:val="CE9178"/>
          <w:sz w:val="18"/>
          <w:szCs w:val="18"/>
          <w:lang w:val="fr-GB"/>
        </w:rPr>
        <w:t>Loss:'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w:t>
      </w:r>
      <w:r w:rsidRPr="00791085">
        <w:rPr>
          <w:rFonts w:ascii="Menlo" w:hAnsi="Menlo" w:cs="Menlo"/>
          <w:color w:val="CE9178"/>
          <w:sz w:val="18"/>
          <w:szCs w:val="18"/>
          <w:lang w:val="fr-GB"/>
        </w:rPr>
        <w:t>'trainingLoss'</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'Accuracy:'</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w:t>
      </w:r>
      <w:r w:rsidRPr="00791085">
        <w:rPr>
          <w:rFonts w:ascii="Menlo" w:hAnsi="Menlo" w:cs="Menlo"/>
          <w:color w:val="CE9178"/>
          <w:sz w:val="18"/>
          <w:szCs w:val="18"/>
          <w:lang w:val="fr-GB"/>
        </w:rPr>
        <w:t>'trainingAccuracy'</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621B9C3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'Validation Accuracy:'</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w:t>
      </w:r>
      <w:r w:rsidRPr="00791085">
        <w:rPr>
          <w:rFonts w:ascii="Menlo" w:hAnsi="Menlo" w:cs="Menlo"/>
          <w:color w:val="CE9178"/>
          <w:sz w:val="18"/>
          <w:szCs w:val="18"/>
          <w:lang w:val="fr-GB"/>
        </w:rPr>
        <w:t>'validationAccuracy'</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5844B4D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p>
    <w:p w14:paraId="5EDA3AD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50F9C9F" w14:textId="77777777" w:rsidR="00D34A95" w:rsidRPr="00791085" w:rsidRDefault="00D34A95" w:rsidP="00D34A95">
      <w:pPr>
        <w:rPr>
          <w:lang w:eastAsia="en-US"/>
        </w:rPr>
      </w:pPr>
    </w:p>
    <w:p w14:paraId="72F87625" w14:textId="77777777" w:rsidR="00D34A95" w:rsidRPr="00AE7AD6" w:rsidRDefault="00D34A95" w:rsidP="00D34A95">
      <w:pPr>
        <w:rPr>
          <w:lang w:eastAsia="en-US"/>
        </w:rPr>
      </w:pPr>
    </w:p>
    <w:p w14:paraId="40D96958" w14:textId="77777777" w:rsidR="00D34A95" w:rsidRDefault="00D34A95" w:rsidP="00D34A95">
      <w:pPr>
        <w:pStyle w:val="Titre4"/>
      </w:pPr>
      <w:r>
        <w:t>NaiveBayes.py</w:t>
      </w:r>
    </w:p>
    <w:p w14:paraId="6FAB313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random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math</w:t>
      </w:r>
    </w:p>
    <w:p w14:paraId="158B88B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from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statistics</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mean</w:t>
      </w:r>
    </w:p>
    <w:p w14:paraId="25095D0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343A3D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569CD6"/>
          <w:sz w:val="18"/>
          <w:szCs w:val="18"/>
          <w:lang w:val="fr-GB"/>
        </w:rPr>
        <w:t>class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NBClassifier</w:t>
      </w:r>
      <w:r w:rsidRPr="00791085">
        <w:rPr>
          <w:rFonts w:ascii="Menlo" w:hAnsi="Menlo" w:cs="Menlo"/>
          <w:color w:val="D4D4D4"/>
          <w:sz w:val="18"/>
          <w:szCs w:val="18"/>
          <w:lang w:val="fr-GB"/>
        </w:rPr>
        <w:t>:</w:t>
      </w:r>
    </w:p>
    <w:p w14:paraId="04F28E4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__init__</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68494C2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"""A Naïve Bayes classifier model with cross-validation</w:t>
      </w:r>
    </w:p>
    <w:p w14:paraId="5EFA5E0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 list - The x values (training data)</w:t>
      </w:r>
    </w:p>
    <w:p w14:paraId="45F572A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 list - The y values (training data labels)"""</w:t>
      </w:r>
    </w:p>
    <w:p w14:paraId="743B66A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x</w:t>
      </w:r>
    </w:p>
    <w:p w14:paraId="25DDD82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y</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y</w:t>
      </w:r>
    </w:p>
    <w:p w14:paraId="4ABB298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crossValFolds</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5</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xml:space="preserve">#the number of folds </w:t>
      </w:r>
    </w:p>
    <w:p w14:paraId="0934676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crossValFoldSize</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int</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crossValFolds</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the size of each fold</w:t>
      </w:r>
    </w:p>
    <w:p w14:paraId="3A6F819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62CBF11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separationFunction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44EC309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Separate the data based on classes to get a summary of the data</w:t>
      </w:r>
    </w:p>
    <w:p w14:paraId="341187D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xValues: list - The data </w:t>
      </w:r>
    </w:p>
    <w:p w14:paraId="1F94512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yValues: list - The data labels """</w:t>
      </w:r>
    </w:p>
    <w:p w14:paraId="17F9A15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separatedDict</w:t>
      </w:r>
      <w:r w:rsidRPr="00791085">
        <w:rPr>
          <w:rFonts w:ascii="Menlo" w:hAnsi="Menlo" w:cs="Menlo"/>
          <w:color w:val="D4D4D4"/>
          <w:sz w:val="18"/>
          <w:szCs w:val="18"/>
          <w:lang w:val="fr-GB"/>
        </w:rPr>
        <w:t xml:space="preserve"> = {} </w:t>
      </w:r>
      <w:r w:rsidRPr="00791085">
        <w:rPr>
          <w:rFonts w:ascii="Menlo" w:hAnsi="Menlo" w:cs="Menlo"/>
          <w:color w:val="6A9955"/>
          <w:sz w:val="18"/>
          <w:szCs w:val="18"/>
          <w:lang w:val="fr-GB"/>
        </w:rPr>
        <w:t>#separate the data into a dictionary with the labels as the keys</w:t>
      </w:r>
    </w:p>
    <w:p w14:paraId="5EAFDA4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xValues</w:t>
      </w:r>
      <w:r w:rsidRPr="00791085">
        <w:rPr>
          <w:rFonts w:ascii="Menlo" w:hAnsi="Menlo" w:cs="Menlo"/>
          <w:color w:val="D4D4D4"/>
          <w:sz w:val="18"/>
          <w:szCs w:val="18"/>
          <w:lang w:val="fr-GB"/>
        </w:rPr>
        <w:t>)):</w:t>
      </w:r>
    </w:p>
    <w:p w14:paraId="1B55B4C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xValues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4206029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label</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7B9E978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label</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not</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separatedDict</w:t>
      </w:r>
      <w:r w:rsidRPr="00791085">
        <w:rPr>
          <w:rFonts w:ascii="Menlo" w:hAnsi="Menlo" w:cs="Menlo"/>
          <w:color w:val="D4D4D4"/>
          <w:sz w:val="18"/>
          <w:szCs w:val="18"/>
          <w:lang w:val="fr-GB"/>
        </w:rPr>
        <w:t>:</w:t>
      </w:r>
    </w:p>
    <w:p w14:paraId="0E27D7C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separatedDict</w:t>
      </w:r>
      <w:r w:rsidRPr="00791085">
        <w:rPr>
          <w:rFonts w:ascii="Menlo" w:hAnsi="Menlo" w:cs="Menlo"/>
          <w:color w:val="D4D4D4"/>
          <w:sz w:val="18"/>
          <w:szCs w:val="18"/>
          <w:lang w:val="fr-GB"/>
        </w:rPr>
        <w:t>[</w:t>
      </w:r>
      <w:r w:rsidRPr="00791085">
        <w:rPr>
          <w:rFonts w:ascii="Menlo" w:hAnsi="Menlo" w:cs="Menlo"/>
          <w:color w:val="9CDCFE"/>
          <w:sz w:val="18"/>
          <w:szCs w:val="18"/>
          <w:lang w:val="fr-GB"/>
        </w:rPr>
        <w:t>label</w:t>
      </w:r>
      <w:r w:rsidRPr="00791085">
        <w:rPr>
          <w:rFonts w:ascii="Menlo" w:hAnsi="Menlo" w:cs="Menlo"/>
          <w:color w:val="D4D4D4"/>
          <w:sz w:val="18"/>
          <w:szCs w:val="18"/>
          <w:lang w:val="fr-GB"/>
        </w:rPr>
        <w:t>] = []</w:t>
      </w:r>
    </w:p>
    <w:p w14:paraId="298CEC7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separatedDict</w:t>
      </w:r>
      <w:r w:rsidRPr="00791085">
        <w:rPr>
          <w:rFonts w:ascii="Menlo" w:hAnsi="Menlo" w:cs="Menlo"/>
          <w:color w:val="D4D4D4"/>
          <w:sz w:val="18"/>
          <w:szCs w:val="18"/>
          <w:lang w:val="fr-GB"/>
        </w:rPr>
        <w:t>[</w:t>
      </w:r>
      <w:r w:rsidRPr="00791085">
        <w:rPr>
          <w:rFonts w:ascii="Menlo" w:hAnsi="Menlo" w:cs="Menlo"/>
          <w:color w:val="9CDCFE"/>
          <w:sz w:val="18"/>
          <w:szCs w:val="18"/>
          <w:lang w:val="fr-GB"/>
        </w:rPr>
        <w:t>label</w:t>
      </w:r>
      <w:r w:rsidRPr="00791085">
        <w:rPr>
          <w:rFonts w:ascii="Menlo" w:hAnsi="Menlo" w:cs="Menlo"/>
          <w:color w:val="D4D4D4"/>
          <w:sz w:val="18"/>
          <w:szCs w:val="18"/>
          <w:lang w:val="fr-GB"/>
        </w:rPr>
        <w:t>].append(</w:t>
      </w:r>
      <w:r w:rsidRPr="00791085">
        <w:rPr>
          <w:rFonts w:ascii="Menlo" w:hAnsi="Menlo" w:cs="Menlo"/>
          <w:color w:val="9CDCFE"/>
          <w:sz w:val="18"/>
          <w:szCs w:val="18"/>
          <w:lang w:val="fr-GB"/>
        </w:rPr>
        <w:t>x</w:t>
      </w:r>
      <w:r w:rsidRPr="00791085">
        <w:rPr>
          <w:rFonts w:ascii="Menlo" w:hAnsi="Menlo" w:cs="Menlo"/>
          <w:color w:val="D4D4D4"/>
          <w:sz w:val="18"/>
          <w:szCs w:val="18"/>
          <w:lang w:val="fr-GB"/>
        </w:rPr>
        <w:t>)</w:t>
      </w:r>
    </w:p>
    <w:p w14:paraId="1E596E6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separatedDict</w:t>
      </w:r>
    </w:p>
    <w:p w14:paraId="67ED039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0AB07F9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splitIntoFolds</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w:t>
      </w:r>
    </w:p>
    <w:p w14:paraId="301BB0B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"""Split the data and the labels into folds for cross-validation"""</w:t>
      </w:r>
    </w:p>
    <w:p w14:paraId="3157A67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splitFolds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xVals</w:t>
      </w:r>
      <w:r w:rsidRPr="00791085">
        <w:rPr>
          <w:rFonts w:ascii="Menlo" w:hAnsi="Menlo" w:cs="Menlo"/>
          <w:color w:val="D4D4D4"/>
          <w:sz w:val="18"/>
          <w:szCs w:val="18"/>
          <w:lang w:val="fr-GB"/>
        </w:rPr>
        <w:t xml:space="preserve"> = [], </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#the folds for the data</w:t>
      </w:r>
    </w:p>
    <w:p w14:paraId="0A9AD7D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yFolds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yTrain</w:t>
      </w:r>
      <w:r w:rsidRPr="00791085">
        <w:rPr>
          <w:rFonts w:ascii="Menlo" w:hAnsi="Menlo" w:cs="Menlo"/>
          <w:color w:val="D4D4D4"/>
          <w:sz w:val="18"/>
          <w:szCs w:val="18"/>
          <w:lang w:val="fr-GB"/>
        </w:rPr>
        <w:t xml:space="preserve"> = [],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the folds for the labels</w:t>
      </w:r>
    </w:p>
    <w:p w14:paraId="7157F39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crossValFolds</w:t>
      </w:r>
      <w:r w:rsidRPr="00791085">
        <w:rPr>
          <w:rFonts w:ascii="Menlo" w:hAnsi="Menlo" w:cs="Menlo"/>
          <w:color w:val="D4D4D4"/>
          <w:sz w:val="18"/>
          <w:szCs w:val="18"/>
          <w:lang w:val="fr-GB"/>
        </w:rPr>
        <w:t>):</w:t>
      </w:r>
    </w:p>
    <w:p w14:paraId="56285AB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currentFold</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yFold</w:t>
      </w:r>
      <w:r w:rsidRPr="00791085">
        <w:rPr>
          <w:rFonts w:ascii="Menlo" w:hAnsi="Menlo" w:cs="Menlo"/>
          <w:color w:val="D4D4D4"/>
          <w:sz w:val="18"/>
          <w:szCs w:val="18"/>
          <w:lang w:val="fr-GB"/>
        </w:rPr>
        <w:t xml:space="preserve"> = [], []</w:t>
      </w:r>
    </w:p>
    <w:p w14:paraId="652E0D1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while</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currentFold</w:t>
      </w:r>
      <w:r w:rsidRPr="00791085">
        <w:rPr>
          <w:rFonts w:ascii="Menlo" w:hAnsi="Menlo" w:cs="Menlo"/>
          <w:color w:val="D4D4D4"/>
          <w:sz w:val="18"/>
          <w:szCs w:val="18"/>
          <w:lang w:val="fr-GB"/>
        </w:rPr>
        <w:t xml:space="preserve">) &lt;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crossValFoldSize</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#make sure the folds are all the same size</w:t>
      </w:r>
    </w:p>
    <w:p w14:paraId="32B995B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j</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random</w:t>
      </w:r>
      <w:r w:rsidRPr="00791085">
        <w:rPr>
          <w:rFonts w:ascii="Menlo" w:hAnsi="Menlo" w:cs="Menlo"/>
          <w:color w:val="D4D4D4"/>
          <w:sz w:val="18"/>
          <w:szCs w:val="18"/>
          <w:lang w:val="fr-GB"/>
        </w:rPr>
        <w:t>.</w:t>
      </w:r>
      <w:r w:rsidRPr="00791085">
        <w:rPr>
          <w:rFonts w:ascii="Menlo" w:hAnsi="Menlo" w:cs="Menlo"/>
          <w:color w:val="9CDCFE"/>
          <w:sz w:val="18"/>
          <w:szCs w:val="18"/>
          <w:lang w:val="fr-GB"/>
        </w:rPr>
        <w:t>randrange</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xVals</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#randomly select data to be in each fold</w:t>
      </w:r>
    </w:p>
    <w:p w14:paraId="14B2075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currentFold</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xVals</w:t>
      </w:r>
      <w:r w:rsidRPr="00791085">
        <w:rPr>
          <w:rFonts w:ascii="Menlo" w:hAnsi="Menlo" w:cs="Menlo"/>
          <w:color w:val="D4D4D4"/>
          <w:sz w:val="18"/>
          <w:szCs w:val="18"/>
          <w:lang w:val="fr-GB"/>
        </w:rPr>
        <w:t>.pop(</w:t>
      </w:r>
      <w:r w:rsidRPr="00791085">
        <w:rPr>
          <w:rFonts w:ascii="Menlo" w:hAnsi="Menlo" w:cs="Menlo"/>
          <w:color w:val="9CDCFE"/>
          <w:sz w:val="18"/>
          <w:szCs w:val="18"/>
          <w:lang w:val="fr-GB"/>
        </w:rPr>
        <w:t>j</w:t>
      </w:r>
      <w:r w:rsidRPr="00791085">
        <w:rPr>
          <w:rFonts w:ascii="Menlo" w:hAnsi="Menlo" w:cs="Menlo"/>
          <w:color w:val="D4D4D4"/>
          <w:sz w:val="18"/>
          <w:szCs w:val="18"/>
          <w:lang w:val="fr-GB"/>
        </w:rPr>
        <w:t>))</w:t>
      </w:r>
    </w:p>
    <w:p w14:paraId="0CD1723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yFold</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yTrain</w:t>
      </w:r>
      <w:r w:rsidRPr="00791085">
        <w:rPr>
          <w:rFonts w:ascii="Menlo" w:hAnsi="Menlo" w:cs="Menlo"/>
          <w:color w:val="D4D4D4"/>
          <w:sz w:val="18"/>
          <w:szCs w:val="18"/>
          <w:lang w:val="fr-GB"/>
        </w:rPr>
        <w:t>.pop(</w:t>
      </w:r>
      <w:r w:rsidRPr="00791085">
        <w:rPr>
          <w:rFonts w:ascii="Menlo" w:hAnsi="Menlo" w:cs="Menlo"/>
          <w:color w:val="9CDCFE"/>
          <w:sz w:val="18"/>
          <w:szCs w:val="18"/>
          <w:lang w:val="fr-GB"/>
        </w:rPr>
        <w:t>j</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#repeat for the label</w:t>
      </w:r>
    </w:p>
    <w:p w14:paraId="5A17BCB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splitFolds</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currentFold</w:t>
      </w:r>
      <w:r w:rsidRPr="00791085">
        <w:rPr>
          <w:rFonts w:ascii="Menlo" w:hAnsi="Menlo" w:cs="Menlo"/>
          <w:color w:val="D4D4D4"/>
          <w:sz w:val="18"/>
          <w:szCs w:val="18"/>
          <w:lang w:val="fr-GB"/>
        </w:rPr>
        <w:t>)</w:t>
      </w:r>
    </w:p>
    <w:p w14:paraId="5BAF814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yFolds</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yFold</w:t>
      </w:r>
      <w:r w:rsidRPr="00791085">
        <w:rPr>
          <w:rFonts w:ascii="Menlo" w:hAnsi="Menlo" w:cs="Menlo"/>
          <w:color w:val="D4D4D4"/>
          <w:sz w:val="18"/>
          <w:szCs w:val="18"/>
          <w:lang w:val="fr-GB"/>
        </w:rPr>
        <w:t>)</w:t>
      </w:r>
    </w:p>
    <w:p w14:paraId="7700A2D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splitFolds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yFolds</w:t>
      </w:r>
    </w:p>
    <w:p w14:paraId="6E73141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FD6095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calculateAccuracyScore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613088B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overall accuracy score of the model</w:t>
      </w:r>
    </w:p>
    <w:p w14:paraId="1DF902D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values: list - the actual y values</w:t>
      </w:r>
    </w:p>
    <w:p w14:paraId="74ED997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predictions: list - the predicted y values"""</w:t>
      </w:r>
    </w:p>
    <w:p w14:paraId="5A26258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0.0</w:t>
      </w:r>
    </w:p>
    <w:p w14:paraId="047A931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p>
    <w:p w14:paraId="6D68EA0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6CE6521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1.0</w:t>
      </w:r>
    </w:p>
    <w:p w14:paraId="5AE78CC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00107B1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w:t>
      </w:r>
      <w:r w:rsidRPr="00791085">
        <w:rPr>
          <w:rFonts w:ascii="Menlo" w:hAnsi="Menlo" w:cs="Menlo"/>
          <w:color w:val="4EC9B0"/>
          <w:sz w:val="18"/>
          <w:szCs w:val="18"/>
          <w:lang w:val="fr-GB"/>
        </w:rPr>
        <w:t>float</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values</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100.0</w:t>
      </w:r>
    </w:p>
    <w:p w14:paraId="134F288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p>
    <w:p w14:paraId="5ED2909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F01FEA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getMean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1A929EA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mean of a set of values</w:t>
      </w:r>
    </w:p>
    <w:p w14:paraId="05DDA55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values: list - The lsit of values from which to calculate the mean"""</w:t>
      </w:r>
    </w:p>
    <w:p w14:paraId="231DD72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float</w:t>
      </w:r>
      <w:r w:rsidRPr="00791085">
        <w:rPr>
          <w:rFonts w:ascii="Menlo" w:hAnsi="Menlo" w:cs="Menlo"/>
          <w:color w:val="D4D4D4"/>
          <w:sz w:val="18"/>
          <w:szCs w:val="18"/>
          <w:lang w:val="fr-GB"/>
        </w:rPr>
        <w:t>(</w:t>
      </w:r>
      <w:r w:rsidRPr="00791085">
        <w:rPr>
          <w:rFonts w:ascii="Menlo" w:hAnsi="Menlo" w:cs="Menlo"/>
          <w:color w:val="DCDCAA"/>
          <w:sz w:val="18"/>
          <w:szCs w:val="18"/>
          <w:lang w:val="fr-GB"/>
        </w:rPr>
        <w:t>mean</w:t>
      </w:r>
      <w:r w:rsidRPr="00791085">
        <w:rPr>
          <w:rFonts w:ascii="Menlo" w:hAnsi="Menlo" w:cs="Menlo"/>
          <w:color w:val="D4D4D4"/>
          <w:sz w:val="18"/>
          <w:szCs w:val="18"/>
          <w:lang w:val="fr-GB"/>
        </w:rPr>
        <w:t>(</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p>
    <w:p w14:paraId="4AD48C8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571FCCD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getStandardDev</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7A023DF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xml:space="preserve">"""Calculate the standard deviation of a set of values </w:t>
      </w:r>
    </w:p>
    <w:p w14:paraId="431092E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values: list - The lsit of values from which to calculate the standard deviation"""</w:t>
      </w:r>
    </w:p>
    <w:p w14:paraId="6DE0CE7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meanValue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getMean</w:t>
      </w:r>
      <w:r w:rsidRPr="00791085">
        <w:rPr>
          <w:rFonts w:ascii="Menlo" w:hAnsi="Menlo" w:cs="Menlo"/>
          <w:color w:val="D4D4D4"/>
          <w:sz w:val="18"/>
          <w:szCs w:val="18"/>
          <w:lang w:val="fr-GB"/>
        </w:rPr>
        <w:t>(</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p>
    <w:p w14:paraId="645E3CB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var</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sum</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r w:rsidRPr="00791085">
        <w:rPr>
          <w:rFonts w:ascii="Menlo" w:hAnsi="Menlo" w:cs="Menlo"/>
          <w:color w:val="9CDCFE"/>
          <w:sz w:val="18"/>
          <w:szCs w:val="18"/>
          <w:lang w:val="fr-GB"/>
        </w:rPr>
        <w:t>meanValue</w:t>
      </w:r>
      <w:r w:rsidRPr="00791085">
        <w:rPr>
          <w:rFonts w:ascii="Menlo" w:hAnsi="Menlo" w:cs="Menlo"/>
          <w:color w:val="D4D4D4"/>
          <w:sz w:val="18"/>
          <w:szCs w:val="18"/>
          <w:lang w:val="fr-GB"/>
        </w:rPr>
        <w:t>) * (</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r w:rsidRPr="00791085">
        <w:rPr>
          <w:rFonts w:ascii="Menlo" w:hAnsi="Menlo" w:cs="Menlo"/>
          <w:color w:val="9CDCFE"/>
          <w:sz w:val="18"/>
          <w:szCs w:val="18"/>
          <w:lang w:val="fr-GB"/>
        </w:rPr>
        <w:t>meanValue</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values</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float</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0E4C386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math</w:t>
      </w:r>
      <w:r w:rsidRPr="00791085">
        <w:rPr>
          <w:rFonts w:ascii="Menlo" w:hAnsi="Menlo" w:cs="Menlo"/>
          <w:color w:val="D4D4D4"/>
          <w:sz w:val="18"/>
          <w:szCs w:val="18"/>
          <w:lang w:val="fr-GB"/>
        </w:rPr>
        <w:t>.</w:t>
      </w:r>
      <w:r w:rsidRPr="00791085">
        <w:rPr>
          <w:rFonts w:ascii="Menlo" w:hAnsi="Menlo" w:cs="Menlo"/>
          <w:color w:val="DCDCAA"/>
          <w:sz w:val="18"/>
          <w:szCs w:val="18"/>
          <w:lang w:val="fr-GB"/>
        </w:rPr>
        <w:t>sqrt</w:t>
      </w:r>
      <w:r w:rsidRPr="00791085">
        <w:rPr>
          <w:rFonts w:ascii="Menlo" w:hAnsi="Menlo" w:cs="Menlo"/>
          <w:color w:val="D4D4D4"/>
          <w:sz w:val="18"/>
          <w:szCs w:val="18"/>
          <w:lang w:val="fr-GB"/>
        </w:rPr>
        <w:t>(</w:t>
      </w:r>
      <w:r w:rsidRPr="00791085">
        <w:rPr>
          <w:rFonts w:ascii="Menlo" w:hAnsi="Menlo" w:cs="Menlo"/>
          <w:color w:val="9CDCFE"/>
          <w:sz w:val="18"/>
          <w:szCs w:val="18"/>
          <w:lang w:val="fr-GB"/>
        </w:rPr>
        <w:t>var</w:t>
      </w:r>
      <w:r w:rsidRPr="00791085">
        <w:rPr>
          <w:rFonts w:ascii="Menlo" w:hAnsi="Menlo" w:cs="Menlo"/>
          <w:color w:val="D4D4D4"/>
          <w:sz w:val="18"/>
          <w:szCs w:val="18"/>
          <w:lang w:val="fr-GB"/>
        </w:rPr>
        <w:t>)</w:t>
      </w:r>
    </w:p>
    <w:p w14:paraId="1D1BE3C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51FD99B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collateStatistics</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08FECE3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statistics for a set of values</w:t>
      </w:r>
    </w:p>
    <w:p w14:paraId="3239A11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values: list - The list from which the statistics are to be collected"""</w:t>
      </w:r>
    </w:p>
    <w:p w14:paraId="67E5E76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getMean</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getStandardDev</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zip</w:t>
      </w:r>
      <w:r w:rsidRPr="00791085">
        <w:rPr>
          <w:rFonts w:ascii="Menlo" w:hAnsi="Menlo" w:cs="Menlo"/>
          <w:color w:val="D4D4D4"/>
          <w:sz w:val="18"/>
          <w:szCs w:val="18"/>
          <w:lang w:val="fr-GB"/>
        </w:rPr>
        <w:t>(*</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p>
    <w:p w14:paraId="79EAC0B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DF0211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collateClassStatistics</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40317B4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statistics for an individual class</w:t>
      </w:r>
    </w:p>
    <w:p w14:paraId="4553B83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xValues: list - The class data</w:t>
      </w:r>
    </w:p>
    <w:p w14:paraId="37CF439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yValues: list - The class labels"""</w:t>
      </w:r>
    </w:p>
    <w:p w14:paraId="2560CC6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separatedDict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separationFunction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#separate the data by class</w:t>
      </w:r>
    </w:p>
    <w:p w14:paraId="0D8D548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 xml:space="preserve"> = {}</w:t>
      </w:r>
    </w:p>
    <w:p w14:paraId="01F03D6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87025A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collate the statistics for each separate class</w:t>
      </w:r>
    </w:p>
    <w:p w14:paraId="016263D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j</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separatedDict</w:t>
      </w:r>
      <w:r w:rsidRPr="00791085">
        <w:rPr>
          <w:rFonts w:ascii="Menlo" w:hAnsi="Menlo" w:cs="Menlo"/>
          <w:color w:val="D4D4D4"/>
          <w:sz w:val="18"/>
          <w:szCs w:val="18"/>
          <w:lang w:val="fr-GB"/>
        </w:rPr>
        <w:t>.</w:t>
      </w:r>
      <w:r w:rsidRPr="00791085">
        <w:rPr>
          <w:rFonts w:ascii="Menlo" w:hAnsi="Menlo" w:cs="Menlo"/>
          <w:color w:val="DCDCAA"/>
          <w:sz w:val="18"/>
          <w:szCs w:val="18"/>
          <w:lang w:val="fr-GB"/>
        </w:rPr>
        <w:t>items</w:t>
      </w:r>
      <w:r w:rsidRPr="00791085">
        <w:rPr>
          <w:rFonts w:ascii="Menlo" w:hAnsi="Menlo" w:cs="Menlo"/>
          <w:color w:val="D4D4D4"/>
          <w:sz w:val="18"/>
          <w:szCs w:val="18"/>
          <w:lang w:val="fr-GB"/>
        </w:rPr>
        <w:t>():</w:t>
      </w:r>
    </w:p>
    <w:p w14:paraId="369C578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collateStatistics</w:t>
      </w:r>
      <w:r w:rsidRPr="00791085">
        <w:rPr>
          <w:rFonts w:ascii="Menlo" w:hAnsi="Menlo" w:cs="Menlo"/>
          <w:color w:val="D4D4D4"/>
          <w:sz w:val="18"/>
          <w:szCs w:val="18"/>
          <w:lang w:val="fr-GB"/>
        </w:rPr>
        <w:t>(</w:t>
      </w:r>
      <w:r w:rsidRPr="00791085">
        <w:rPr>
          <w:rFonts w:ascii="Menlo" w:hAnsi="Menlo" w:cs="Menlo"/>
          <w:color w:val="9CDCFE"/>
          <w:sz w:val="18"/>
          <w:szCs w:val="18"/>
          <w:lang w:val="fr-GB"/>
        </w:rPr>
        <w:t>j</w:t>
      </w:r>
      <w:r w:rsidRPr="00791085">
        <w:rPr>
          <w:rFonts w:ascii="Menlo" w:hAnsi="Menlo" w:cs="Menlo"/>
          <w:color w:val="D4D4D4"/>
          <w:sz w:val="18"/>
          <w:szCs w:val="18"/>
          <w:lang w:val="fr-GB"/>
        </w:rPr>
        <w:t>)</w:t>
      </w:r>
    </w:p>
    <w:p w14:paraId="26D62FD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01F5CB4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p>
    <w:p w14:paraId="4D83646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4AF19C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getGaussianProbability</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valMean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valStd</w:t>
      </w:r>
      <w:r w:rsidRPr="00791085">
        <w:rPr>
          <w:rFonts w:ascii="Menlo" w:hAnsi="Menlo" w:cs="Menlo"/>
          <w:color w:val="D4D4D4"/>
          <w:sz w:val="18"/>
          <w:szCs w:val="18"/>
          <w:lang w:val="fr-GB"/>
        </w:rPr>
        <w:t>):</w:t>
      </w:r>
    </w:p>
    <w:p w14:paraId="0C7C189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"""Calculate the Gaussian probability for a set of values</w:t>
      </w:r>
    </w:p>
    <w:p w14:paraId="0FC949E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 - Each individual value</w:t>
      </w:r>
    </w:p>
    <w:p w14:paraId="3824067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valMean - The mean of the set of values from which 'val' came from</w:t>
      </w:r>
    </w:p>
    <w:p w14:paraId="5918F93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valStd - The standard deviation of the set of values from which 'val' came from"""</w:t>
      </w:r>
    </w:p>
    <w:p w14:paraId="2E1E9C9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distFromMean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val</w:t>
      </w:r>
      <w:r w:rsidRPr="00791085">
        <w:rPr>
          <w:rFonts w:ascii="Menlo" w:hAnsi="Menlo" w:cs="Menlo"/>
          <w:color w:val="D4D4D4"/>
          <w:sz w:val="18"/>
          <w:szCs w:val="18"/>
          <w:lang w:val="fr-GB"/>
        </w:rPr>
        <w:t>-</w:t>
      </w:r>
      <w:r w:rsidRPr="00791085">
        <w:rPr>
          <w:rFonts w:ascii="Menlo" w:hAnsi="Menlo" w:cs="Menlo"/>
          <w:color w:val="9CDCFE"/>
          <w:sz w:val="18"/>
          <w:szCs w:val="18"/>
          <w:lang w:val="fr-GB"/>
        </w:rPr>
        <w:t>valMean</w:t>
      </w:r>
      <w:r w:rsidRPr="00791085">
        <w:rPr>
          <w:rFonts w:ascii="Menlo" w:hAnsi="Menlo" w:cs="Menlo"/>
          <w:color w:val="D4D4D4"/>
          <w:sz w:val="18"/>
          <w:szCs w:val="18"/>
          <w:lang w:val="fr-GB"/>
        </w:rPr>
        <w:t>)  * (</w:t>
      </w:r>
      <w:r w:rsidRPr="00791085">
        <w:rPr>
          <w:rFonts w:ascii="Menlo" w:hAnsi="Menlo" w:cs="Menlo"/>
          <w:color w:val="9CDCFE"/>
          <w:sz w:val="18"/>
          <w:szCs w:val="18"/>
          <w:lang w:val="fr-GB"/>
        </w:rPr>
        <w:t>val</w:t>
      </w:r>
      <w:r w:rsidRPr="00791085">
        <w:rPr>
          <w:rFonts w:ascii="Menlo" w:hAnsi="Menlo" w:cs="Menlo"/>
          <w:color w:val="D4D4D4"/>
          <w:sz w:val="18"/>
          <w:szCs w:val="18"/>
          <w:lang w:val="fr-GB"/>
        </w:rPr>
        <w:t>-</w:t>
      </w:r>
      <w:r w:rsidRPr="00791085">
        <w:rPr>
          <w:rFonts w:ascii="Menlo" w:hAnsi="Menlo" w:cs="Menlo"/>
          <w:color w:val="9CDCFE"/>
          <w:sz w:val="18"/>
          <w:szCs w:val="18"/>
          <w:lang w:val="fr-GB"/>
        </w:rPr>
        <w:t>valMean</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#the distance between the value and its mean</w:t>
      </w:r>
    </w:p>
    <w:p w14:paraId="6769F0E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valStd</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0</w:t>
      </w:r>
      <w:r w:rsidRPr="00791085">
        <w:rPr>
          <w:rFonts w:ascii="Menlo" w:hAnsi="Menlo" w:cs="Menlo"/>
          <w:color w:val="D4D4D4"/>
          <w:sz w:val="18"/>
          <w:szCs w:val="18"/>
          <w:lang w:val="fr-GB"/>
        </w:rPr>
        <w:t>:</w:t>
      </w:r>
    </w:p>
    <w:p w14:paraId="664B693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valStd</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if the standard deviation is 0, set it to 1 so it can be multiplied and divided</w:t>
      </w:r>
    </w:p>
    <w:p w14:paraId="760F5B2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6281B7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calculate the Gaussian probablilty using the above values</w:t>
      </w:r>
    </w:p>
    <w:p w14:paraId="0BB3793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stdSqr</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2</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valStd</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valStd</w:t>
      </w:r>
      <w:r w:rsidRPr="00791085">
        <w:rPr>
          <w:rFonts w:ascii="Menlo" w:hAnsi="Menlo" w:cs="Menlo"/>
          <w:color w:val="D4D4D4"/>
          <w:sz w:val="18"/>
          <w:szCs w:val="18"/>
          <w:lang w:val="fr-GB"/>
        </w:rPr>
        <w:t xml:space="preserve"> </w:t>
      </w:r>
    </w:p>
    <w:p w14:paraId="7F3E98B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distFromMean</w:t>
      </w:r>
      <w:r w:rsidRPr="00791085">
        <w:rPr>
          <w:rFonts w:ascii="Menlo" w:hAnsi="Menlo" w:cs="Menlo"/>
          <w:color w:val="D4D4D4"/>
          <w:sz w:val="18"/>
          <w:szCs w:val="18"/>
          <w:lang w:val="fr-GB"/>
        </w:rPr>
        <w:t>/</w:t>
      </w:r>
      <w:r w:rsidRPr="00791085">
        <w:rPr>
          <w:rFonts w:ascii="Menlo" w:hAnsi="Menlo" w:cs="Menlo"/>
          <w:color w:val="9CDCFE"/>
          <w:sz w:val="18"/>
          <w:szCs w:val="18"/>
          <w:lang w:val="fr-GB"/>
        </w:rPr>
        <w:t>stdSqr</w:t>
      </w:r>
    </w:p>
    <w:p w14:paraId="1F75548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piSqrt</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r w:rsidRPr="00791085">
        <w:rPr>
          <w:rFonts w:ascii="Menlo" w:hAnsi="Menlo" w:cs="Menlo"/>
          <w:color w:val="4EC9B0"/>
          <w:sz w:val="18"/>
          <w:szCs w:val="18"/>
          <w:lang w:val="fr-GB"/>
        </w:rPr>
        <w:t>math</w:t>
      </w:r>
      <w:r w:rsidRPr="00791085">
        <w:rPr>
          <w:rFonts w:ascii="Menlo" w:hAnsi="Menlo" w:cs="Menlo"/>
          <w:color w:val="D4D4D4"/>
          <w:sz w:val="18"/>
          <w:szCs w:val="18"/>
          <w:lang w:val="fr-GB"/>
        </w:rPr>
        <w:t>.</w:t>
      </w:r>
      <w:r w:rsidRPr="00791085">
        <w:rPr>
          <w:rFonts w:ascii="Menlo" w:hAnsi="Menlo" w:cs="Menlo"/>
          <w:color w:val="DCDCAA"/>
          <w:sz w:val="18"/>
          <w:szCs w:val="18"/>
          <w:lang w:val="fr-GB"/>
        </w:rPr>
        <w:t>sqrt</w:t>
      </w:r>
      <w:r w:rsidRPr="00791085">
        <w:rPr>
          <w:rFonts w:ascii="Menlo" w:hAnsi="Menlo" w:cs="Menlo"/>
          <w:color w:val="D4D4D4"/>
          <w:sz w:val="18"/>
          <w:szCs w:val="18"/>
          <w:lang w:val="fr-GB"/>
        </w:rPr>
        <w:t>(</w:t>
      </w:r>
      <w:r w:rsidRPr="00791085">
        <w:rPr>
          <w:rFonts w:ascii="Menlo" w:hAnsi="Menlo" w:cs="Menlo"/>
          <w:color w:val="B5CEA8"/>
          <w:sz w:val="18"/>
          <w:szCs w:val="18"/>
          <w:lang w:val="fr-GB"/>
        </w:rPr>
        <w:t>2</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math</w:t>
      </w:r>
      <w:r w:rsidRPr="00791085">
        <w:rPr>
          <w:rFonts w:ascii="Menlo" w:hAnsi="Menlo" w:cs="Menlo"/>
          <w:color w:val="D4D4D4"/>
          <w:sz w:val="18"/>
          <w:szCs w:val="18"/>
          <w:lang w:val="fr-GB"/>
        </w:rPr>
        <w:t>.</w:t>
      </w:r>
      <w:r w:rsidRPr="00791085">
        <w:rPr>
          <w:rFonts w:ascii="Menlo" w:hAnsi="Menlo" w:cs="Menlo"/>
          <w:color w:val="9CDCFE"/>
          <w:sz w:val="18"/>
          <w:szCs w:val="18"/>
          <w:lang w:val="fr-GB"/>
        </w:rPr>
        <w:t>pi</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valStd</w:t>
      </w:r>
      <w:r w:rsidRPr="00791085">
        <w:rPr>
          <w:rFonts w:ascii="Menlo" w:hAnsi="Menlo" w:cs="Menlo"/>
          <w:color w:val="D4D4D4"/>
          <w:sz w:val="18"/>
          <w:szCs w:val="18"/>
          <w:lang w:val="fr-GB"/>
        </w:rPr>
        <w:t>)</w:t>
      </w:r>
    </w:p>
    <w:p w14:paraId="7337E9B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gaussianProb</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math</w:t>
      </w:r>
      <w:r w:rsidRPr="00791085">
        <w:rPr>
          <w:rFonts w:ascii="Menlo" w:hAnsi="Menlo" w:cs="Menlo"/>
          <w:color w:val="D4D4D4"/>
          <w:sz w:val="18"/>
          <w:szCs w:val="18"/>
          <w:lang w:val="fr-GB"/>
        </w:rPr>
        <w:t>.</w:t>
      </w:r>
      <w:r w:rsidRPr="00791085">
        <w:rPr>
          <w:rFonts w:ascii="Menlo" w:hAnsi="Menlo" w:cs="Menlo"/>
          <w:color w:val="DCDCAA"/>
          <w:sz w:val="18"/>
          <w:szCs w:val="18"/>
          <w:lang w:val="fr-GB"/>
        </w:rPr>
        <w:t>exp</w:t>
      </w:r>
      <w:r w:rsidRPr="00791085">
        <w:rPr>
          <w:rFonts w:ascii="Menlo" w:hAnsi="Menlo" w:cs="Menlo"/>
          <w:color w:val="D4D4D4"/>
          <w:sz w:val="18"/>
          <w:szCs w:val="18"/>
          <w:lang w:val="fr-GB"/>
        </w:rPr>
        <w:t>(-(</w:t>
      </w:r>
      <w:r w:rsidRPr="00791085">
        <w:rPr>
          <w:rFonts w:ascii="Menlo" w:hAnsi="Menlo" w:cs="Menlo"/>
          <w:color w:val="9CDCFE"/>
          <w:sz w:val="18"/>
          <w:szCs w:val="18"/>
          <w:lang w:val="fr-GB"/>
        </w:rPr>
        <w:t>e</w:t>
      </w:r>
      <w:r w:rsidRPr="00791085">
        <w:rPr>
          <w:rFonts w:ascii="Menlo" w:hAnsi="Menlo" w:cs="Menlo"/>
          <w:color w:val="D4D4D4"/>
          <w:sz w:val="18"/>
          <w:szCs w:val="18"/>
          <w:lang w:val="fr-GB"/>
        </w:rPr>
        <w:t>)) * (</w:t>
      </w:r>
      <w:r w:rsidRPr="00791085">
        <w:rPr>
          <w:rFonts w:ascii="Menlo" w:hAnsi="Menlo" w:cs="Menlo"/>
          <w:color w:val="9CDCFE"/>
          <w:sz w:val="18"/>
          <w:szCs w:val="18"/>
          <w:lang w:val="fr-GB"/>
        </w:rPr>
        <w:t>piSqrt</w:t>
      </w:r>
      <w:r w:rsidRPr="00791085">
        <w:rPr>
          <w:rFonts w:ascii="Menlo" w:hAnsi="Menlo" w:cs="Menlo"/>
          <w:color w:val="D4D4D4"/>
          <w:sz w:val="18"/>
          <w:szCs w:val="18"/>
          <w:lang w:val="fr-GB"/>
        </w:rPr>
        <w:t>)</w:t>
      </w:r>
    </w:p>
    <w:p w14:paraId="430D562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1AE5BF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gaussianProb</w:t>
      </w:r>
    </w:p>
    <w:p w14:paraId="490A4DF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2B5D20A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getClassGaussianProbability</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p>
    <w:p w14:paraId="2EBA2AB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Gaussian probability of a class of values</w:t>
      </w:r>
    </w:p>
    <w:p w14:paraId="370580F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lastRenderedPageBreak/>
        <w:t xml:space="preserve">        classStats - The statistics of the individual class</w:t>
      </w:r>
    </w:p>
    <w:p w14:paraId="6931D02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values - The values in the class</w:t>
      </w:r>
    </w:p>
    <w:p w14:paraId="370A95F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2C28415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rowSum</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probabilities</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sum</w:t>
      </w:r>
      <w:r w:rsidRPr="00791085">
        <w:rPr>
          <w:rFonts w:ascii="Menlo" w:hAnsi="Menlo" w:cs="Menlo"/>
          <w:color w:val="D4D4D4"/>
          <w:sz w:val="18"/>
          <w:szCs w:val="18"/>
          <w:lang w:val="fr-GB"/>
        </w:rPr>
        <w:t>(</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w:t>
      </w:r>
      <w:r w:rsidRPr="00791085">
        <w:rPr>
          <w:rFonts w:ascii="Menlo" w:hAnsi="Menlo" w:cs="Menlo"/>
          <w:color w:val="9CDCFE"/>
          <w:sz w:val="18"/>
          <w:szCs w:val="18"/>
          <w:lang w:val="fr-GB"/>
        </w:rPr>
        <w:t>y</w:t>
      </w:r>
      <w:r w:rsidRPr="00791085">
        <w:rPr>
          <w:rFonts w:ascii="Menlo" w:hAnsi="Menlo" w:cs="Menlo"/>
          <w:color w:val="D4D4D4"/>
          <w:sz w:val="18"/>
          <w:szCs w:val="18"/>
          <w:lang w:val="fr-GB"/>
        </w:rPr>
        <w:t>][</w:t>
      </w:r>
      <w:r w:rsidRPr="00791085">
        <w:rPr>
          <w:rFonts w:ascii="Menlo" w:hAnsi="Menlo" w:cs="Menlo"/>
          <w:color w:val="B5CEA8"/>
          <w:sz w:val="18"/>
          <w:szCs w:val="18"/>
          <w:lang w:val="fr-GB"/>
        </w:rPr>
        <w:t>0</w:t>
      </w:r>
      <w:r w:rsidRPr="00791085">
        <w:rPr>
          <w:rFonts w:ascii="Menlo" w:hAnsi="Menlo" w:cs="Menlo"/>
          <w:color w:val="D4D4D4"/>
          <w:sz w:val="18"/>
          <w:szCs w:val="18"/>
          <w:lang w:val="fr-GB"/>
        </w:rPr>
        <w:t>][</w:t>
      </w:r>
      <w:r w:rsidRPr="00791085">
        <w:rPr>
          <w:rFonts w:ascii="Menlo" w:hAnsi="Menlo" w:cs="Menlo"/>
          <w:color w:val="B5CEA8"/>
          <w:sz w:val="18"/>
          <w:szCs w:val="18"/>
          <w:lang w:val="fr-GB"/>
        </w:rPr>
        <w:t>2</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 {}</w:t>
      </w:r>
    </w:p>
    <w:p w14:paraId="1F5F257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stat</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.items():</w:t>
      </w:r>
    </w:p>
    <w:p w14:paraId="202DC41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probabilities</w:t>
      </w:r>
      <w:r w:rsidRPr="00791085">
        <w:rPr>
          <w:rFonts w:ascii="Menlo" w:hAnsi="Menlo" w:cs="Menlo"/>
          <w:color w:val="D4D4D4"/>
          <w:sz w:val="18"/>
          <w:szCs w:val="18"/>
          <w:lang w:val="fr-GB"/>
        </w:rPr>
        <w:t>[</w:t>
      </w:r>
      <w:r w:rsidRPr="00791085">
        <w:rPr>
          <w:rFonts w:ascii="Menlo" w:hAnsi="Menlo" w:cs="Menlo"/>
          <w:color w:val="9CDCFE"/>
          <w:sz w:val="18"/>
          <w:szCs w:val="18"/>
          <w:lang w:val="fr-GB"/>
        </w:rPr>
        <w:t>value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w:t>
      </w:r>
      <w:r w:rsidRPr="00791085">
        <w:rPr>
          <w:rFonts w:ascii="Menlo" w:hAnsi="Menlo" w:cs="Menlo"/>
          <w:color w:val="9CDCFE"/>
          <w:sz w:val="18"/>
          <w:szCs w:val="18"/>
          <w:lang w:val="fr-GB"/>
        </w:rPr>
        <w:t>value</w:t>
      </w:r>
      <w:r w:rsidRPr="00791085">
        <w:rPr>
          <w:rFonts w:ascii="Menlo" w:hAnsi="Menlo" w:cs="Menlo"/>
          <w:color w:val="D4D4D4"/>
          <w:sz w:val="18"/>
          <w:szCs w:val="18"/>
          <w:lang w:val="fr-GB"/>
        </w:rPr>
        <w:t>][</w:t>
      </w:r>
      <w:r w:rsidRPr="00791085">
        <w:rPr>
          <w:rFonts w:ascii="Menlo" w:hAnsi="Menlo" w:cs="Menlo"/>
          <w:color w:val="B5CEA8"/>
          <w:sz w:val="18"/>
          <w:szCs w:val="18"/>
          <w:lang w:val="fr-GB"/>
        </w:rPr>
        <w:t>0</w:t>
      </w:r>
      <w:r w:rsidRPr="00791085">
        <w:rPr>
          <w:rFonts w:ascii="Menlo" w:hAnsi="Menlo" w:cs="Menlo"/>
          <w:color w:val="D4D4D4"/>
          <w:sz w:val="18"/>
          <w:szCs w:val="18"/>
          <w:lang w:val="fr-GB"/>
        </w:rPr>
        <w:t>][</w:t>
      </w:r>
      <w:r w:rsidRPr="00791085">
        <w:rPr>
          <w:rFonts w:ascii="Menlo" w:hAnsi="Menlo" w:cs="Menlo"/>
          <w:color w:val="B5CEA8"/>
          <w:sz w:val="18"/>
          <w:szCs w:val="18"/>
          <w:lang w:val="fr-GB"/>
        </w:rPr>
        <w:t>2</w:t>
      </w:r>
      <w:r w:rsidRPr="00791085">
        <w:rPr>
          <w:rFonts w:ascii="Menlo" w:hAnsi="Menlo" w:cs="Menlo"/>
          <w:color w:val="D4D4D4"/>
          <w:sz w:val="18"/>
          <w:szCs w:val="18"/>
          <w:lang w:val="fr-GB"/>
        </w:rPr>
        <w:t>]/</w:t>
      </w:r>
      <w:r w:rsidRPr="00791085">
        <w:rPr>
          <w:rFonts w:ascii="Menlo" w:hAnsi="Menlo" w:cs="Menlo"/>
          <w:color w:val="4EC9B0"/>
          <w:sz w:val="18"/>
          <w:szCs w:val="18"/>
          <w:lang w:val="fr-GB"/>
        </w:rPr>
        <w:t>float</w:t>
      </w:r>
      <w:r w:rsidRPr="00791085">
        <w:rPr>
          <w:rFonts w:ascii="Menlo" w:hAnsi="Menlo" w:cs="Menlo"/>
          <w:color w:val="D4D4D4"/>
          <w:sz w:val="18"/>
          <w:szCs w:val="18"/>
          <w:lang w:val="fr-GB"/>
        </w:rPr>
        <w:t>(</w:t>
      </w:r>
      <w:r w:rsidRPr="00791085">
        <w:rPr>
          <w:rFonts w:ascii="Menlo" w:hAnsi="Menlo" w:cs="Menlo"/>
          <w:color w:val="9CDCFE"/>
          <w:sz w:val="18"/>
          <w:szCs w:val="18"/>
          <w:lang w:val="fr-GB"/>
        </w:rPr>
        <w:t>rowSum</w:t>
      </w:r>
      <w:r w:rsidRPr="00791085">
        <w:rPr>
          <w:rFonts w:ascii="Menlo" w:hAnsi="Menlo" w:cs="Menlo"/>
          <w:color w:val="D4D4D4"/>
          <w:sz w:val="18"/>
          <w:szCs w:val="18"/>
          <w:lang w:val="fr-GB"/>
        </w:rPr>
        <w:t>)</w:t>
      </w:r>
    </w:p>
    <w:p w14:paraId="16C8691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stat</w:t>
      </w:r>
      <w:r w:rsidRPr="00791085">
        <w:rPr>
          <w:rFonts w:ascii="Menlo" w:hAnsi="Menlo" w:cs="Menlo"/>
          <w:color w:val="D4D4D4"/>
          <w:sz w:val="18"/>
          <w:szCs w:val="18"/>
          <w:lang w:val="fr-GB"/>
        </w:rPr>
        <w:t>)):</w:t>
      </w:r>
    </w:p>
    <w:p w14:paraId="217577A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valMean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valStd</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valCount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stat</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327CB7C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get the probability of a value belonging to the current class</w:t>
      </w:r>
    </w:p>
    <w:p w14:paraId="75A44E1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probabilities</w:t>
      </w:r>
      <w:r w:rsidRPr="00791085">
        <w:rPr>
          <w:rFonts w:ascii="Menlo" w:hAnsi="Menlo" w:cs="Menlo"/>
          <w:color w:val="D4D4D4"/>
          <w:sz w:val="18"/>
          <w:szCs w:val="18"/>
          <w:lang w:val="fr-GB"/>
        </w:rPr>
        <w:t>[</w:t>
      </w:r>
      <w:r w:rsidRPr="00791085">
        <w:rPr>
          <w:rFonts w:ascii="Menlo" w:hAnsi="Menlo" w:cs="Menlo"/>
          <w:color w:val="9CDCFE"/>
          <w:sz w:val="18"/>
          <w:szCs w:val="18"/>
          <w:lang w:val="fr-GB"/>
        </w:rPr>
        <w:t>value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getGaussianProbability</w:t>
      </w:r>
      <w:r w:rsidRPr="00791085">
        <w:rPr>
          <w:rFonts w:ascii="Menlo" w:hAnsi="Menlo" w:cs="Menlo"/>
          <w:color w:val="D4D4D4"/>
          <w:sz w:val="18"/>
          <w:szCs w:val="18"/>
          <w:lang w:val="fr-GB"/>
        </w:rPr>
        <w:t>(</w:t>
      </w:r>
      <w:r w:rsidRPr="00791085">
        <w:rPr>
          <w:rFonts w:ascii="Menlo" w:hAnsi="Menlo" w:cs="Menlo"/>
          <w:color w:val="9CDCFE"/>
          <w:sz w:val="18"/>
          <w:szCs w:val="18"/>
          <w:lang w:val="fr-GB"/>
        </w:rPr>
        <w:t>values</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valMean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valStd</w:t>
      </w:r>
      <w:r w:rsidRPr="00791085">
        <w:rPr>
          <w:rFonts w:ascii="Menlo" w:hAnsi="Menlo" w:cs="Menlo"/>
          <w:color w:val="D4D4D4"/>
          <w:sz w:val="18"/>
          <w:szCs w:val="18"/>
          <w:lang w:val="fr-GB"/>
        </w:rPr>
        <w:t xml:space="preserve">) </w:t>
      </w:r>
    </w:p>
    <w:p w14:paraId="3B55F7D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6C12DC2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probabilities</w:t>
      </w:r>
    </w:p>
    <w:p w14:paraId="2A95DD6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525C7D3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makePrediction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xValue</w:t>
      </w:r>
      <w:r w:rsidRPr="00791085">
        <w:rPr>
          <w:rFonts w:ascii="Menlo" w:hAnsi="Menlo" w:cs="Menlo"/>
          <w:color w:val="D4D4D4"/>
          <w:sz w:val="18"/>
          <w:szCs w:val="18"/>
          <w:lang w:val="fr-GB"/>
        </w:rPr>
        <w:t>):</w:t>
      </w:r>
    </w:p>
    <w:p w14:paraId="413D2A1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"""Make a prediction on a value in the testing fold based on its properties</w:t>
      </w:r>
    </w:p>
    <w:p w14:paraId="628445D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classStats - The statistics of all the classes</w:t>
      </w:r>
    </w:p>
    <w:p w14:paraId="077722C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xValue - The value who's class is to be predicted</w:t>
      </w:r>
    </w:p>
    <w:p w14:paraId="007D89C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6B1A6EB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Get the gaussian probabilities of the class based on its mean and standard deviation</w:t>
      </w:r>
    </w:p>
    <w:p w14:paraId="7015D51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classProbabilities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getClassGaussianProbability</w:t>
      </w:r>
      <w:r w:rsidRPr="00791085">
        <w:rPr>
          <w:rFonts w:ascii="Menlo" w:hAnsi="Menlo" w:cs="Menlo"/>
          <w:color w:val="D4D4D4"/>
          <w:sz w:val="18"/>
          <w:szCs w:val="18"/>
          <w:lang w:val="fr-GB"/>
        </w:rPr>
        <w:t>(</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xValue</w:t>
      </w:r>
      <w:r w:rsidRPr="00791085">
        <w:rPr>
          <w:rFonts w:ascii="Menlo" w:hAnsi="Menlo" w:cs="Menlo"/>
          <w:color w:val="D4D4D4"/>
          <w:sz w:val="18"/>
          <w:szCs w:val="18"/>
          <w:lang w:val="fr-GB"/>
        </w:rPr>
        <w:t>)</w:t>
      </w:r>
    </w:p>
    <w:p w14:paraId="109BE54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label</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probability</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10</w:t>
      </w:r>
      <w:r w:rsidRPr="00791085">
        <w:rPr>
          <w:rFonts w:ascii="Menlo" w:hAnsi="Menlo" w:cs="Menlo"/>
          <w:color w:val="D4D4D4"/>
          <w:sz w:val="18"/>
          <w:szCs w:val="18"/>
          <w:lang w:val="fr-GB"/>
        </w:rPr>
        <w:t>, -</w:t>
      </w:r>
      <w:r w:rsidRPr="00791085">
        <w:rPr>
          <w:rFonts w:ascii="Menlo" w:hAnsi="Menlo" w:cs="Menlo"/>
          <w:color w:val="B5CEA8"/>
          <w:sz w:val="18"/>
          <w:szCs w:val="18"/>
          <w:lang w:val="fr-GB"/>
        </w:rPr>
        <w:t>1</w:t>
      </w:r>
    </w:p>
    <w:p w14:paraId="47B801F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classProbs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classProbabilities</w:t>
      </w:r>
      <w:r w:rsidRPr="00791085">
        <w:rPr>
          <w:rFonts w:ascii="Menlo" w:hAnsi="Menlo" w:cs="Menlo"/>
          <w:color w:val="D4D4D4"/>
          <w:sz w:val="18"/>
          <w:szCs w:val="18"/>
          <w:lang w:val="fr-GB"/>
        </w:rPr>
        <w:t>.</w:t>
      </w:r>
      <w:r w:rsidRPr="00791085">
        <w:rPr>
          <w:rFonts w:ascii="Menlo" w:hAnsi="Menlo" w:cs="Menlo"/>
          <w:color w:val="DCDCAA"/>
          <w:sz w:val="18"/>
          <w:szCs w:val="18"/>
          <w:lang w:val="fr-GB"/>
        </w:rPr>
        <w:t>items</w:t>
      </w:r>
      <w:r w:rsidRPr="00791085">
        <w:rPr>
          <w:rFonts w:ascii="Menlo" w:hAnsi="Menlo" w:cs="Menlo"/>
          <w:color w:val="D4D4D4"/>
          <w:sz w:val="18"/>
          <w:szCs w:val="18"/>
          <w:lang w:val="fr-GB"/>
        </w:rPr>
        <w:t>()</w:t>
      </w:r>
    </w:p>
    <w:p w14:paraId="792FBEB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value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classProbs</w:t>
      </w:r>
      <w:r w:rsidRPr="00791085">
        <w:rPr>
          <w:rFonts w:ascii="Menlo" w:hAnsi="Menlo" w:cs="Menlo"/>
          <w:color w:val="D4D4D4"/>
          <w:sz w:val="18"/>
          <w:szCs w:val="18"/>
          <w:lang w:val="fr-GB"/>
        </w:rPr>
        <w:t>:</w:t>
      </w:r>
    </w:p>
    <w:p w14:paraId="37B43A7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label</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10</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w:t>
      </w:r>
      <w:r w:rsidRPr="00791085">
        <w:rPr>
          <w:rFonts w:ascii="Menlo" w:hAnsi="Menlo" w:cs="Menlo"/>
          <w:color w:val="D4D4D4"/>
          <w:sz w:val="18"/>
          <w:szCs w:val="18"/>
          <w:lang w:val="fr-GB"/>
        </w:rPr>
        <w:t xml:space="preserve"> &gt; </w:t>
      </w:r>
      <w:r w:rsidRPr="00791085">
        <w:rPr>
          <w:rFonts w:ascii="Menlo" w:hAnsi="Menlo" w:cs="Menlo"/>
          <w:color w:val="9CDCFE"/>
          <w:sz w:val="18"/>
          <w:szCs w:val="18"/>
          <w:lang w:val="fr-GB"/>
        </w:rPr>
        <w:t>probability</w:t>
      </w:r>
      <w:r w:rsidRPr="00791085">
        <w:rPr>
          <w:rFonts w:ascii="Menlo" w:hAnsi="Menlo" w:cs="Menlo"/>
          <w:color w:val="D4D4D4"/>
          <w:sz w:val="18"/>
          <w:szCs w:val="18"/>
          <w:lang w:val="fr-GB"/>
        </w:rPr>
        <w:t>:</w:t>
      </w:r>
    </w:p>
    <w:p w14:paraId="1834965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probability</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prob</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#select the highest probability as the final prediction</w:t>
      </w:r>
    </w:p>
    <w:p w14:paraId="3477712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label</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value</w:t>
      </w:r>
    </w:p>
    <w:p w14:paraId="653CA2D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label</w:t>
      </w:r>
    </w:p>
    <w:p w14:paraId="623FB20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09D788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runGNBClassifier</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7426BA6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"""Make classifications and predictions</w:t>
      </w:r>
    </w:p>
    <w:p w14:paraId="0CC9BA9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xTrain: list - The training data folds</w:t>
      </w:r>
    </w:p>
    <w:p w14:paraId="3207FD1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yTrain: list - The training label folds </w:t>
      </w:r>
    </w:p>
    <w:p w14:paraId="7785F53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xTest: list - The testing data fold"""</w:t>
      </w:r>
    </w:p>
    <w:p w14:paraId="691DE55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Get the mean and standard deviation for the training folds</w:t>
      </w:r>
    </w:p>
    <w:p w14:paraId="3AF560F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collateClassStatistics</w:t>
      </w:r>
      <w:r w:rsidRPr="00791085">
        <w:rPr>
          <w:rFonts w:ascii="Menlo" w:hAnsi="Menlo" w:cs="Menlo"/>
          <w:color w:val="D4D4D4"/>
          <w:sz w:val="18"/>
          <w:szCs w:val="18"/>
          <w:lang w:val="fr-GB"/>
        </w:rPr>
        <w:t>(</w:t>
      </w:r>
      <w:r w:rsidRPr="00791085">
        <w:rPr>
          <w:rFonts w:ascii="Menlo" w:hAnsi="Menlo" w:cs="Menlo"/>
          <w:color w:val="9CDCFE"/>
          <w:sz w:val="18"/>
          <w:szCs w:val="18"/>
          <w:lang w:val="fr-GB"/>
        </w:rPr>
        <w:t>xTrain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yTrain</w:t>
      </w:r>
      <w:r w:rsidRPr="00791085">
        <w:rPr>
          <w:rFonts w:ascii="Menlo" w:hAnsi="Menlo" w:cs="Menlo"/>
          <w:color w:val="D4D4D4"/>
          <w:sz w:val="18"/>
          <w:szCs w:val="18"/>
          <w:lang w:val="fr-GB"/>
        </w:rPr>
        <w:t>)</w:t>
      </w:r>
    </w:p>
    <w:p w14:paraId="72962D2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 []</w:t>
      </w:r>
    </w:p>
    <w:p w14:paraId="064E7B2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xTest</w:t>
      </w:r>
      <w:r w:rsidRPr="00791085">
        <w:rPr>
          <w:rFonts w:ascii="Menlo" w:hAnsi="Menlo" w:cs="Menlo"/>
          <w:color w:val="D4D4D4"/>
          <w:sz w:val="18"/>
          <w:szCs w:val="18"/>
          <w:lang w:val="fr-GB"/>
        </w:rPr>
        <w:t>:</w:t>
      </w:r>
    </w:p>
    <w:p w14:paraId="0BD715C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make the predictions on the testing data fold</w:t>
      </w:r>
    </w:p>
    <w:p w14:paraId="556B5D3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makePrediction</w:t>
      </w:r>
      <w:r w:rsidRPr="00791085">
        <w:rPr>
          <w:rFonts w:ascii="Menlo" w:hAnsi="Menlo" w:cs="Menlo"/>
          <w:color w:val="D4D4D4"/>
          <w:sz w:val="18"/>
          <w:szCs w:val="18"/>
          <w:lang w:val="fr-GB"/>
        </w:rPr>
        <w:t>(</w:t>
      </w:r>
      <w:r w:rsidRPr="00791085">
        <w:rPr>
          <w:rFonts w:ascii="Menlo" w:hAnsi="Menlo" w:cs="Menlo"/>
          <w:color w:val="9CDCFE"/>
          <w:sz w:val="18"/>
          <w:szCs w:val="18"/>
          <w:lang w:val="fr-GB"/>
        </w:rPr>
        <w:t>classStats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w:t>
      </w:r>
    </w:p>
    <w:p w14:paraId="12E4E73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prediction</w:t>
      </w:r>
      <w:r w:rsidRPr="00791085">
        <w:rPr>
          <w:rFonts w:ascii="Menlo" w:hAnsi="Menlo" w:cs="Menlo"/>
          <w:color w:val="D4D4D4"/>
          <w:sz w:val="18"/>
          <w:szCs w:val="18"/>
          <w:lang w:val="fr-GB"/>
        </w:rPr>
        <w:t>)</w:t>
      </w:r>
    </w:p>
    <w:p w14:paraId="7287250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45A5A8D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p>
    <w:p w14:paraId="7F4BD5D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1B58663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gaussianCrossValidation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2956FBD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"""Run the cross-validation algorithm on all the data</w:t>
      </w:r>
    </w:p>
    <w:p w14:paraId="0907499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xValues: list - The data</w:t>
      </w:r>
    </w:p>
    <w:p w14:paraId="779FA07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yValues: list - The data class labels"""</w:t>
      </w:r>
    </w:p>
    <w:p w14:paraId="41DCCBC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split the data into folds of equal values:</w:t>
      </w:r>
    </w:p>
    <w:p w14:paraId="4E8362F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9CDCFE"/>
          <w:sz w:val="18"/>
          <w:szCs w:val="18"/>
          <w:lang w:val="fr-GB"/>
        </w:rPr>
        <w:t>foldsX</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foldsY</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splitIntoFolds</w:t>
      </w:r>
      <w:r w:rsidRPr="00791085">
        <w:rPr>
          <w:rFonts w:ascii="Menlo" w:hAnsi="Menlo" w:cs="Menlo"/>
          <w:color w:val="D4D4D4"/>
          <w:sz w:val="18"/>
          <w:szCs w:val="18"/>
          <w:lang w:val="fr-GB"/>
        </w:rPr>
        <w:t>(</w:t>
      </w:r>
      <w:r w:rsidRPr="00791085">
        <w:rPr>
          <w:rFonts w:ascii="Menlo" w:hAnsi="Menlo" w:cs="Menlo"/>
          <w:color w:val="9CDCFE"/>
          <w:sz w:val="18"/>
          <w:szCs w:val="18"/>
          <w:lang w:val="fr-GB"/>
        </w:rPr>
        <w:t>xValues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yValues</w:t>
      </w:r>
      <w:r w:rsidRPr="00791085">
        <w:rPr>
          <w:rFonts w:ascii="Menlo" w:hAnsi="Menlo" w:cs="Menlo"/>
          <w:color w:val="D4D4D4"/>
          <w:sz w:val="18"/>
          <w:szCs w:val="18"/>
          <w:lang w:val="fr-GB"/>
        </w:rPr>
        <w:t>)</w:t>
      </w:r>
    </w:p>
    <w:p w14:paraId="21799D3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accuracyScores</w:t>
      </w:r>
      <w:r w:rsidRPr="00791085">
        <w:rPr>
          <w:rFonts w:ascii="Menlo" w:hAnsi="Menlo" w:cs="Menlo"/>
          <w:color w:val="D4D4D4"/>
          <w:sz w:val="18"/>
          <w:szCs w:val="18"/>
          <w:lang w:val="fr-GB"/>
        </w:rPr>
        <w:t xml:space="preserve"> = []</w:t>
      </w:r>
    </w:p>
    <w:p w14:paraId="519112E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58E420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xml:space="preserve"># for each data fold, separate it from the rest of the folds </w:t>
      </w:r>
    </w:p>
    <w:p w14:paraId="7D876C1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use the other folds as training data and use the current fold as testing data</w:t>
      </w:r>
    </w:p>
    <w:p w14:paraId="4F4AA9F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 calculate the and return the mean accuracy score when the prediction process is complete.</w:t>
      </w:r>
    </w:p>
    <w:p w14:paraId="7E681DA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foldsX</w:t>
      </w:r>
      <w:r w:rsidRPr="00791085">
        <w:rPr>
          <w:rFonts w:ascii="Menlo" w:hAnsi="Menlo" w:cs="Menlo"/>
          <w:color w:val="D4D4D4"/>
          <w:sz w:val="18"/>
          <w:szCs w:val="18"/>
          <w:lang w:val="fr-GB"/>
        </w:rPr>
        <w:t>)):</w:t>
      </w:r>
    </w:p>
    <w:p w14:paraId="7B46B28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currentTrainX</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currentY</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foldsX</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foldsY</w:t>
      </w:r>
      <w:r w:rsidRPr="00791085">
        <w:rPr>
          <w:rFonts w:ascii="Menlo" w:hAnsi="Menlo" w:cs="Menlo"/>
          <w:color w:val="D4D4D4"/>
          <w:sz w:val="18"/>
          <w:szCs w:val="18"/>
          <w:lang w:val="fr-GB"/>
        </w:rPr>
        <w:t>[</w:t>
      </w:r>
      <w:r w:rsidRPr="00791085">
        <w:rPr>
          <w:rFonts w:ascii="Menlo" w:hAnsi="Menlo" w:cs="Menlo"/>
          <w:color w:val="9CDCFE"/>
          <w:sz w:val="18"/>
          <w:szCs w:val="18"/>
          <w:lang w:val="fr-GB"/>
        </w:rPr>
        <w:t>i</w:t>
      </w:r>
      <w:r w:rsidRPr="00791085">
        <w:rPr>
          <w:rFonts w:ascii="Menlo" w:hAnsi="Menlo" w:cs="Menlo"/>
          <w:color w:val="D4D4D4"/>
          <w:sz w:val="18"/>
          <w:szCs w:val="18"/>
          <w:lang w:val="fr-GB"/>
        </w:rPr>
        <w:t>]</w:t>
      </w:r>
    </w:p>
    <w:p w14:paraId="623D13F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allY</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allTest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allTestY</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r w:rsidRPr="00791085">
        <w:rPr>
          <w:rFonts w:ascii="Menlo" w:hAnsi="Menlo" w:cs="Menlo"/>
          <w:color w:val="9CDCFE"/>
          <w:sz w:val="18"/>
          <w:szCs w:val="18"/>
          <w:lang w:val="fr-GB"/>
        </w:rPr>
        <w:t>foldsX</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r w:rsidRPr="00791085">
        <w:rPr>
          <w:rFonts w:ascii="Menlo" w:hAnsi="Menlo" w:cs="Menlo"/>
          <w:color w:val="9CDCFE"/>
          <w:sz w:val="18"/>
          <w:szCs w:val="18"/>
          <w:lang w:val="fr-GB"/>
        </w:rPr>
        <w:t>foldsY</w:t>
      </w:r>
      <w:r w:rsidRPr="00791085">
        <w:rPr>
          <w:rFonts w:ascii="Menlo" w:hAnsi="Menlo" w:cs="Menlo"/>
          <w:color w:val="D4D4D4"/>
          <w:sz w:val="18"/>
          <w:szCs w:val="18"/>
          <w:lang w:val="fr-GB"/>
        </w:rPr>
        <w:t>), [], []</w:t>
      </w:r>
    </w:p>
    <w:p w14:paraId="5C33692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B56047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allY</w:t>
      </w:r>
      <w:r w:rsidRPr="00791085">
        <w:rPr>
          <w:rFonts w:ascii="Menlo" w:hAnsi="Menlo" w:cs="Menlo"/>
          <w:color w:val="D4D4D4"/>
          <w:sz w:val="18"/>
          <w:szCs w:val="18"/>
          <w:lang w:val="fr-GB"/>
        </w:rPr>
        <w:t>.</w:t>
      </w:r>
      <w:r w:rsidRPr="00791085">
        <w:rPr>
          <w:rFonts w:ascii="Menlo" w:hAnsi="Menlo" w:cs="Menlo"/>
          <w:color w:val="DCDCAA"/>
          <w:sz w:val="18"/>
          <w:szCs w:val="18"/>
          <w:lang w:val="fr-GB"/>
        </w:rPr>
        <w:t>remove</w:t>
      </w:r>
      <w:r w:rsidRPr="00791085">
        <w:rPr>
          <w:rFonts w:ascii="Menlo" w:hAnsi="Menlo" w:cs="Menlo"/>
          <w:color w:val="D4D4D4"/>
          <w:sz w:val="18"/>
          <w:szCs w:val="18"/>
          <w:lang w:val="fr-GB"/>
        </w:rPr>
        <w:t>(</w:t>
      </w:r>
      <w:r w:rsidRPr="00791085">
        <w:rPr>
          <w:rFonts w:ascii="Menlo" w:hAnsi="Menlo" w:cs="Menlo"/>
          <w:color w:val="9CDCFE"/>
          <w:sz w:val="18"/>
          <w:szCs w:val="18"/>
          <w:lang w:val="fr-GB"/>
        </w:rPr>
        <w:t>currentY</w:t>
      </w:r>
      <w:r w:rsidRPr="00791085">
        <w:rPr>
          <w:rFonts w:ascii="Menlo" w:hAnsi="Menlo" w:cs="Menlo"/>
          <w:color w:val="D4D4D4"/>
          <w:sz w:val="18"/>
          <w:szCs w:val="18"/>
          <w:lang w:val="fr-GB"/>
        </w:rPr>
        <w:t>)</w:t>
      </w:r>
    </w:p>
    <w:p w14:paraId="6DF70AE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allTrain</w:t>
      </w:r>
      <w:r w:rsidRPr="00791085">
        <w:rPr>
          <w:rFonts w:ascii="Menlo" w:hAnsi="Menlo" w:cs="Menlo"/>
          <w:color w:val="D4D4D4"/>
          <w:sz w:val="18"/>
          <w:szCs w:val="18"/>
          <w:lang w:val="fr-GB"/>
        </w:rPr>
        <w:t>.</w:t>
      </w:r>
      <w:r w:rsidRPr="00791085">
        <w:rPr>
          <w:rFonts w:ascii="Menlo" w:hAnsi="Menlo" w:cs="Menlo"/>
          <w:color w:val="DCDCAA"/>
          <w:sz w:val="18"/>
          <w:szCs w:val="18"/>
          <w:lang w:val="fr-GB"/>
        </w:rPr>
        <w:t>remove</w:t>
      </w:r>
      <w:r w:rsidRPr="00791085">
        <w:rPr>
          <w:rFonts w:ascii="Menlo" w:hAnsi="Menlo" w:cs="Menlo"/>
          <w:color w:val="D4D4D4"/>
          <w:sz w:val="18"/>
          <w:szCs w:val="18"/>
          <w:lang w:val="fr-GB"/>
        </w:rPr>
        <w:t>(</w:t>
      </w:r>
      <w:r w:rsidRPr="00791085">
        <w:rPr>
          <w:rFonts w:ascii="Menlo" w:hAnsi="Menlo" w:cs="Menlo"/>
          <w:color w:val="9CDCFE"/>
          <w:sz w:val="18"/>
          <w:szCs w:val="18"/>
          <w:lang w:val="fr-GB"/>
        </w:rPr>
        <w:t>currentTrainX</w:t>
      </w:r>
      <w:r w:rsidRPr="00791085">
        <w:rPr>
          <w:rFonts w:ascii="Menlo" w:hAnsi="Menlo" w:cs="Menlo"/>
          <w:color w:val="D4D4D4"/>
          <w:sz w:val="18"/>
          <w:szCs w:val="18"/>
          <w:lang w:val="fr-GB"/>
        </w:rPr>
        <w:t>)</w:t>
      </w:r>
    </w:p>
    <w:p w14:paraId="3969EB1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allTrain</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sum</w:t>
      </w:r>
      <w:r w:rsidRPr="00791085">
        <w:rPr>
          <w:rFonts w:ascii="Menlo" w:hAnsi="Menlo" w:cs="Menlo"/>
          <w:color w:val="D4D4D4"/>
          <w:sz w:val="18"/>
          <w:szCs w:val="18"/>
          <w:lang w:val="fr-GB"/>
        </w:rPr>
        <w:t>(</w:t>
      </w:r>
      <w:r w:rsidRPr="00791085">
        <w:rPr>
          <w:rFonts w:ascii="Menlo" w:hAnsi="Menlo" w:cs="Menlo"/>
          <w:color w:val="9CDCFE"/>
          <w:sz w:val="18"/>
          <w:szCs w:val="18"/>
          <w:lang w:val="fr-GB"/>
        </w:rPr>
        <w:t>allTrain</w:t>
      </w:r>
      <w:r w:rsidRPr="00791085">
        <w:rPr>
          <w:rFonts w:ascii="Menlo" w:hAnsi="Menlo" w:cs="Menlo"/>
          <w:color w:val="D4D4D4"/>
          <w:sz w:val="18"/>
          <w:szCs w:val="18"/>
          <w:lang w:val="fr-GB"/>
        </w:rPr>
        <w:t>, [])</w:t>
      </w:r>
    </w:p>
    <w:p w14:paraId="2F6C29B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allY</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sum</w:t>
      </w:r>
      <w:r w:rsidRPr="00791085">
        <w:rPr>
          <w:rFonts w:ascii="Menlo" w:hAnsi="Menlo" w:cs="Menlo"/>
          <w:color w:val="D4D4D4"/>
          <w:sz w:val="18"/>
          <w:szCs w:val="18"/>
          <w:lang w:val="fr-GB"/>
        </w:rPr>
        <w:t>(</w:t>
      </w:r>
      <w:r w:rsidRPr="00791085">
        <w:rPr>
          <w:rFonts w:ascii="Menlo" w:hAnsi="Menlo" w:cs="Menlo"/>
          <w:color w:val="9CDCFE"/>
          <w:sz w:val="18"/>
          <w:szCs w:val="18"/>
          <w:lang w:val="fr-GB"/>
        </w:rPr>
        <w:t>allY</w:t>
      </w:r>
      <w:r w:rsidRPr="00791085">
        <w:rPr>
          <w:rFonts w:ascii="Menlo" w:hAnsi="Menlo" w:cs="Menlo"/>
          <w:color w:val="D4D4D4"/>
          <w:sz w:val="18"/>
          <w:szCs w:val="18"/>
          <w:lang w:val="fr-GB"/>
        </w:rPr>
        <w:t>, [])</w:t>
      </w:r>
    </w:p>
    <w:p w14:paraId="63894E4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for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j</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range</w:t>
      </w:r>
      <w:r w:rsidRPr="00791085">
        <w:rPr>
          <w:rFonts w:ascii="Menlo" w:hAnsi="Menlo" w:cs="Menlo"/>
          <w:color w:val="D4D4D4"/>
          <w:sz w:val="18"/>
          <w:szCs w:val="18"/>
          <w:lang w:val="fr-GB"/>
        </w:rPr>
        <w:t>(</w:t>
      </w:r>
      <w:r w:rsidRPr="00791085">
        <w:rPr>
          <w:rFonts w:ascii="Menlo" w:hAnsi="Menlo" w:cs="Menlo"/>
          <w:color w:val="DCDCAA"/>
          <w:sz w:val="18"/>
          <w:szCs w:val="18"/>
          <w:lang w:val="fr-GB"/>
        </w:rPr>
        <w:t>len</w:t>
      </w:r>
      <w:r w:rsidRPr="00791085">
        <w:rPr>
          <w:rFonts w:ascii="Menlo" w:hAnsi="Menlo" w:cs="Menlo"/>
          <w:color w:val="D4D4D4"/>
          <w:sz w:val="18"/>
          <w:szCs w:val="18"/>
          <w:lang w:val="fr-GB"/>
        </w:rPr>
        <w:t>(</w:t>
      </w:r>
      <w:r w:rsidRPr="00791085">
        <w:rPr>
          <w:rFonts w:ascii="Menlo" w:hAnsi="Menlo" w:cs="Menlo"/>
          <w:color w:val="9CDCFE"/>
          <w:sz w:val="18"/>
          <w:szCs w:val="18"/>
          <w:lang w:val="fr-GB"/>
        </w:rPr>
        <w:t>currentTrainX</w:t>
      </w:r>
      <w:r w:rsidRPr="00791085">
        <w:rPr>
          <w:rFonts w:ascii="Menlo" w:hAnsi="Menlo" w:cs="Menlo"/>
          <w:color w:val="D4D4D4"/>
          <w:sz w:val="18"/>
          <w:szCs w:val="18"/>
          <w:lang w:val="fr-GB"/>
        </w:rPr>
        <w:t>)):</w:t>
      </w:r>
    </w:p>
    <w:p w14:paraId="258E1E1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trainY</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currentY</w:t>
      </w:r>
      <w:r w:rsidRPr="00791085">
        <w:rPr>
          <w:rFonts w:ascii="Menlo" w:hAnsi="Menlo" w:cs="Menlo"/>
          <w:color w:val="D4D4D4"/>
          <w:sz w:val="18"/>
          <w:szCs w:val="18"/>
          <w:lang w:val="fr-GB"/>
        </w:rPr>
        <w:t>[</w:t>
      </w:r>
      <w:r w:rsidRPr="00791085">
        <w:rPr>
          <w:rFonts w:ascii="Menlo" w:hAnsi="Menlo" w:cs="Menlo"/>
          <w:color w:val="9CDCFE"/>
          <w:sz w:val="18"/>
          <w:szCs w:val="18"/>
          <w:lang w:val="fr-GB"/>
        </w:rPr>
        <w:t>j</w:t>
      </w:r>
      <w:r w:rsidRPr="00791085">
        <w:rPr>
          <w:rFonts w:ascii="Menlo" w:hAnsi="Menlo" w:cs="Menlo"/>
          <w:color w:val="D4D4D4"/>
          <w:sz w:val="18"/>
          <w:szCs w:val="18"/>
          <w:lang w:val="fr-GB"/>
        </w:rPr>
        <w:t>]</w:t>
      </w:r>
    </w:p>
    <w:p w14:paraId="5824453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trainX</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currentTrainX</w:t>
      </w:r>
      <w:r w:rsidRPr="00791085">
        <w:rPr>
          <w:rFonts w:ascii="Menlo" w:hAnsi="Menlo" w:cs="Menlo"/>
          <w:color w:val="D4D4D4"/>
          <w:sz w:val="18"/>
          <w:szCs w:val="18"/>
          <w:lang w:val="fr-GB"/>
        </w:rPr>
        <w:t>[</w:t>
      </w:r>
      <w:r w:rsidRPr="00791085">
        <w:rPr>
          <w:rFonts w:ascii="Menlo" w:hAnsi="Menlo" w:cs="Menlo"/>
          <w:color w:val="9CDCFE"/>
          <w:sz w:val="18"/>
          <w:szCs w:val="18"/>
          <w:lang w:val="fr-GB"/>
        </w:rPr>
        <w:t>j</w:t>
      </w:r>
      <w:r w:rsidRPr="00791085">
        <w:rPr>
          <w:rFonts w:ascii="Menlo" w:hAnsi="Menlo" w:cs="Menlo"/>
          <w:color w:val="D4D4D4"/>
          <w:sz w:val="18"/>
          <w:szCs w:val="18"/>
          <w:lang w:val="fr-GB"/>
        </w:rPr>
        <w:t>]</w:t>
      </w:r>
    </w:p>
    <w:p w14:paraId="027F72E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allTest</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trainX</w:t>
      </w:r>
      <w:r w:rsidRPr="00791085">
        <w:rPr>
          <w:rFonts w:ascii="Menlo" w:hAnsi="Menlo" w:cs="Menlo"/>
          <w:color w:val="D4D4D4"/>
          <w:sz w:val="18"/>
          <w:szCs w:val="18"/>
          <w:lang w:val="fr-GB"/>
        </w:rPr>
        <w:t>)</w:t>
      </w:r>
    </w:p>
    <w:p w14:paraId="6E678BF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allTestY</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trainY</w:t>
      </w:r>
      <w:r w:rsidRPr="00791085">
        <w:rPr>
          <w:rFonts w:ascii="Menlo" w:hAnsi="Menlo" w:cs="Menlo"/>
          <w:color w:val="D4D4D4"/>
          <w:sz w:val="18"/>
          <w:szCs w:val="18"/>
          <w:lang w:val="fr-GB"/>
        </w:rPr>
        <w:t>)</w:t>
      </w:r>
    </w:p>
    <w:p w14:paraId="1571553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37DF826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predicted</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runGNBClassifier</w:t>
      </w:r>
      <w:r w:rsidRPr="00791085">
        <w:rPr>
          <w:rFonts w:ascii="Menlo" w:hAnsi="Menlo" w:cs="Menlo"/>
          <w:color w:val="D4D4D4"/>
          <w:sz w:val="18"/>
          <w:szCs w:val="18"/>
          <w:lang w:val="fr-GB"/>
        </w:rPr>
        <w:t>(</w:t>
      </w:r>
      <w:r w:rsidRPr="00791085">
        <w:rPr>
          <w:rFonts w:ascii="Menlo" w:hAnsi="Menlo" w:cs="Menlo"/>
          <w:color w:val="9CDCFE"/>
          <w:sz w:val="18"/>
          <w:szCs w:val="18"/>
          <w:lang w:val="fr-GB"/>
        </w:rPr>
        <w:t>allTrain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allY</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allTest</w:t>
      </w:r>
      <w:r w:rsidRPr="00791085">
        <w:rPr>
          <w:rFonts w:ascii="Menlo" w:hAnsi="Menlo" w:cs="Menlo"/>
          <w:color w:val="D4D4D4"/>
          <w:sz w:val="18"/>
          <w:szCs w:val="18"/>
          <w:lang w:val="fr-GB"/>
        </w:rPr>
        <w:t>)</w:t>
      </w:r>
    </w:p>
    <w:p w14:paraId="1499F48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calculateAccuracyScore</w:t>
      </w:r>
      <w:r w:rsidRPr="00791085">
        <w:rPr>
          <w:rFonts w:ascii="Menlo" w:hAnsi="Menlo" w:cs="Menlo"/>
          <w:color w:val="D4D4D4"/>
          <w:sz w:val="18"/>
          <w:szCs w:val="18"/>
          <w:lang w:val="fr-GB"/>
        </w:rPr>
        <w:t>(</w:t>
      </w:r>
      <w:r w:rsidRPr="00791085">
        <w:rPr>
          <w:rFonts w:ascii="Menlo" w:hAnsi="Menlo" w:cs="Menlo"/>
          <w:color w:val="9CDCFE"/>
          <w:sz w:val="18"/>
          <w:szCs w:val="18"/>
          <w:lang w:val="fr-GB"/>
        </w:rPr>
        <w:t>allTestY</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predicted</w:t>
      </w:r>
      <w:r w:rsidRPr="00791085">
        <w:rPr>
          <w:rFonts w:ascii="Menlo" w:hAnsi="Menlo" w:cs="Menlo"/>
          <w:color w:val="D4D4D4"/>
          <w:sz w:val="18"/>
          <w:szCs w:val="18"/>
          <w:lang w:val="fr-GB"/>
        </w:rPr>
        <w:t>)</w:t>
      </w:r>
    </w:p>
    <w:p w14:paraId="7146630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accuracyScores</w:t>
      </w:r>
      <w:r w:rsidRPr="00791085">
        <w:rPr>
          <w:rFonts w:ascii="Menlo" w:hAnsi="Menlo" w:cs="Menlo"/>
          <w:color w:val="D4D4D4"/>
          <w:sz w:val="18"/>
          <w:szCs w:val="18"/>
          <w:lang w:val="fr-GB"/>
        </w:rPr>
        <w:t>.</w:t>
      </w:r>
      <w:r w:rsidRPr="00791085">
        <w:rPr>
          <w:rFonts w:ascii="Menlo" w:hAnsi="Menlo" w:cs="Menlo"/>
          <w:color w:val="DCDCAA"/>
          <w:sz w:val="18"/>
          <w:szCs w:val="18"/>
          <w:lang w:val="fr-GB"/>
        </w:rPr>
        <w:t>append</w:t>
      </w:r>
      <w:r w:rsidRPr="00791085">
        <w:rPr>
          <w:rFonts w:ascii="Menlo" w:hAnsi="Menlo" w:cs="Menlo"/>
          <w:color w:val="D4D4D4"/>
          <w:sz w:val="18"/>
          <w:szCs w:val="18"/>
          <w:lang w:val="fr-GB"/>
        </w:rPr>
        <w:t>(</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w:t>
      </w:r>
    </w:p>
    <w:p w14:paraId="34515BF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mean</w:t>
      </w:r>
      <w:r w:rsidRPr="00791085">
        <w:rPr>
          <w:rFonts w:ascii="Menlo" w:hAnsi="Menlo" w:cs="Menlo"/>
          <w:color w:val="D4D4D4"/>
          <w:sz w:val="18"/>
          <w:szCs w:val="18"/>
          <w:lang w:val="fr-GB"/>
        </w:rPr>
        <w:t>(</w:t>
      </w:r>
      <w:r w:rsidRPr="00791085">
        <w:rPr>
          <w:rFonts w:ascii="Menlo" w:hAnsi="Menlo" w:cs="Menlo"/>
          <w:color w:val="9CDCFE"/>
          <w:sz w:val="18"/>
          <w:szCs w:val="18"/>
          <w:lang w:val="fr-GB"/>
        </w:rPr>
        <w:t>accuracyScores</w:t>
      </w:r>
      <w:r w:rsidRPr="00791085">
        <w:rPr>
          <w:rFonts w:ascii="Menlo" w:hAnsi="Menlo" w:cs="Menlo"/>
          <w:color w:val="D4D4D4"/>
          <w:sz w:val="18"/>
          <w:szCs w:val="18"/>
          <w:lang w:val="fr-GB"/>
        </w:rPr>
        <w:t>)</w:t>
      </w:r>
    </w:p>
    <w:p w14:paraId="3042899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03A65FA6" w14:textId="77777777" w:rsidR="00D34A95" w:rsidRPr="00791085" w:rsidRDefault="00D34A95" w:rsidP="00D34A95">
      <w:pPr>
        <w:rPr>
          <w:lang w:eastAsia="en-US"/>
        </w:rPr>
      </w:pPr>
    </w:p>
    <w:p w14:paraId="20B01057" w14:textId="77777777" w:rsidR="00D34A95" w:rsidRDefault="00D34A95" w:rsidP="00D34A95">
      <w:pPr>
        <w:pStyle w:val="Titre4"/>
      </w:pPr>
      <w:r>
        <w:t>RNN.py</w:t>
      </w:r>
    </w:p>
    <w:p w14:paraId="1D6F937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tensorflow</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as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p>
    <w:p w14:paraId="5C78854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169EFC1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569CD6"/>
          <w:sz w:val="18"/>
          <w:szCs w:val="18"/>
          <w:lang w:val="fr-GB"/>
        </w:rPr>
        <w:t>class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RNN</w:t>
      </w:r>
      <w:r w:rsidRPr="00791085">
        <w:rPr>
          <w:rFonts w:ascii="Menlo" w:hAnsi="Menlo" w:cs="Menlo"/>
          <w:color w:val="D4D4D4"/>
          <w:sz w:val="18"/>
          <w:szCs w:val="18"/>
          <w:lang w:val="fr-GB"/>
        </w:rPr>
        <w:t>:</w:t>
      </w:r>
    </w:p>
    <w:p w14:paraId="6C39063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__init__</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layerName</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p>
    <w:p w14:paraId="62B1723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Tensor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 </w:t>
      </w:r>
      <w:r w:rsidRPr="00791085">
        <w:rPr>
          <w:rFonts w:ascii="Menlo" w:hAnsi="Menlo" w:cs="Menlo"/>
          <w:color w:val="569CD6"/>
          <w:sz w:val="18"/>
          <w:szCs w:val="18"/>
          <w:lang w:val="fr-GB"/>
        </w:rPr>
        <w:t>None</w:t>
      </w:r>
      <w:r w:rsidRPr="00791085">
        <w:rPr>
          <w:rFonts w:ascii="Menlo" w:hAnsi="Menlo" w:cs="Menlo"/>
          <w:color w:val="D4D4D4"/>
          <w:sz w:val="18"/>
          <w:szCs w:val="18"/>
          <w:lang w:val="fr-GB"/>
        </w:rPr>
        <w:t xml:space="preserve">, </w:t>
      </w:r>
    </w:p>
    <w:p w14:paraId="4C77347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neurons</w:t>
      </w:r>
      <w:r w:rsidRPr="00791085">
        <w:rPr>
          <w:rFonts w:ascii="Menlo" w:hAnsi="Menlo" w:cs="Menlo"/>
          <w:color w:val="D4D4D4"/>
          <w:sz w:val="18"/>
          <w:szCs w:val="18"/>
          <w:lang w:val="fr-GB"/>
        </w:rPr>
        <w:t>:</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 </w:t>
      </w:r>
      <w:r w:rsidRPr="00791085">
        <w:rPr>
          <w:rFonts w:ascii="Menlo" w:hAnsi="Menlo" w:cs="Menlo"/>
          <w:color w:val="569CD6"/>
          <w:sz w:val="18"/>
          <w:szCs w:val="18"/>
          <w:lang w:val="fr-GB"/>
        </w:rPr>
        <w:t>None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dropoutRate</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float</w:t>
      </w:r>
      <w:r w:rsidRPr="00791085">
        <w:rPr>
          <w:rFonts w:ascii="Menlo" w:hAnsi="Menlo" w:cs="Menlo"/>
          <w:color w:val="D4D4D4"/>
          <w:sz w:val="18"/>
          <w:szCs w:val="18"/>
          <w:lang w:val="fr-GB"/>
        </w:rPr>
        <w:t xml:space="preserve"> =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1425AC6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"""The RNN class from where all RNN layers are called</w:t>
      </w:r>
    </w:p>
    <w:p w14:paraId="0454A59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layerName: str - The string representation of the type of layer that has been selected</w:t>
      </w:r>
    </w:p>
    <w:p w14:paraId="3E61837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x_train: tf.Tensor - The training data</w:t>
      </w:r>
    </w:p>
    <w:p w14:paraId="3DFC945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y_train: tf.Tensor - The training data labels</w:t>
      </w:r>
    </w:p>
    <w:p w14:paraId="1DD3A4F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x_test: tf.Tensor - The testing data </w:t>
      </w:r>
    </w:p>
    <w:p w14:paraId="5B6CB65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y_test: tf.Tensor - The testing data labels</w:t>
      </w:r>
    </w:p>
    <w:p w14:paraId="749C88F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activationFunction: str = None - The activation function as a string</w:t>
      </w:r>
    </w:p>
    <w:p w14:paraId="34403A2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neurons:int = None - The number of units each layer is to have</w:t>
      </w:r>
    </w:p>
    <w:p w14:paraId="1F031DA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dropoutRate: float =  None - The dropout rate"""</w:t>
      </w:r>
    </w:p>
    <w:p w14:paraId="5595F18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layerName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layerName</w:t>
      </w:r>
      <w:r w:rsidRPr="00791085">
        <w:rPr>
          <w:rFonts w:ascii="Menlo" w:hAnsi="Menlo" w:cs="Menlo"/>
          <w:color w:val="D4D4D4"/>
          <w:sz w:val="18"/>
          <w:szCs w:val="18"/>
          <w:lang w:val="fr-GB"/>
        </w:rPr>
        <w:t>.</w:t>
      </w:r>
      <w:r w:rsidRPr="00791085">
        <w:rPr>
          <w:rFonts w:ascii="Menlo" w:hAnsi="Menlo" w:cs="Menlo"/>
          <w:color w:val="DCDCAA"/>
          <w:sz w:val="18"/>
          <w:szCs w:val="18"/>
          <w:lang w:val="fr-GB"/>
        </w:rPr>
        <w:t>lower</w:t>
      </w:r>
      <w:r w:rsidRPr="00791085">
        <w:rPr>
          <w:rFonts w:ascii="Menlo" w:hAnsi="Menlo" w:cs="Menlo"/>
          <w:color w:val="D4D4D4"/>
          <w:sz w:val="18"/>
          <w:szCs w:val="18"/>
          <w:lang w:val="fr-GB"/>
        </w:rPr>
        <w:t>()</w:t>
      </w:r>
    </w:p>
    <w:p w14:paraId="745EA72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6E401D7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x_train</w:t>
      </w:r>
    </w:p>
    <w:p w14:paraId="2CB87B2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y_train</w:t>
      </w:r>
    </w:p>
    <w:p w14:paraId="3C59AEA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x_test</w:t>
      </w:r>
    </w:p>
    <w:p w14:paraId="578D556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y_test</w:t>
      </w:r>
    </w:p>
    <w:p w14:paraId="6412B82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is</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not</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3D3042B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w:t>
      </w:r>
    </w:p>
    <w:p w14:paraId="7F7BE19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E8AFEE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is</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not</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4562C19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neurons</w:t>
      </w:r>
    </w:p>
    <w:p w14:paraId="78AA4CA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84B410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dropoutRate</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is</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not</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3A09FFA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dropoutRate</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dropoutRate</w:t>
      </w:r>
    </w:p>
    <w:p w14:paraId="2CA1BBA1" w14:textId="77777777" w:rsidR="00D34A95" w:rsidRPr="00791085" w:rsidRDefault="00D34A95" w:rsidP="00D34A95">
      <w:pPr>
        <w:shd w:val="clear" w:color="auto" w:fill="1E1E1E"/>
        <w:spacing w:after="240" w:line="270" w:lineRule="atLeast"/>
        <w:jc w:val="left"/>
        <w:rPr>
          <w:rFonts w:ascii="Menlo" w:hAnsi="Menlo" w:cs="Menlo"/>
          <w:color w:val="D4D4D4"/>
          <w:sz w:val="18"/>
          <w:szCs w:val="18"/>
          <w:lang w:val="fr-GB"/>
        </w:rPr>
      </w:pPr>
    </w:p>
    <w:p w14:paraId="53A7E30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RNNLayer</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useBias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bool</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returnSequences</w:t>
      </w:r>
      <w:r w:rsidRPr="00791085">
        <w:rPr>
          <w:rFonts w:ascii="Menlo" w:hAnsi="Menlo" w:cs="Menlo"/>
          <w:color w:val="D4D4D4"/>
          <w:sz w:val="18"/>
          <w:szCs w:val="18"/>
          <w:lang w:val="fr-GB"/>
        </w:rPr>
        <w:t>):</w:t>
      </w:r>
    </w:p>
    <w:p w14:paraId="6ABD980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Simple RNN layer"""</w:t>
      </w:r>
    </w:p>
    <w:p w14:paraId="067F050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w:t>
      </w:r>
    </w:p>
    <w:p w14:paraId="51F0193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.layers.SimpleRNN(</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use_bias</w:t>
      </w:r>
      <w:r w:rsidRPr="00791085">
        <w:rPr>
          <w:rFonts w:ascii="Menlo" w:hAnsi="Menlo" w:cs="Menlo"/>
          <w:color w:val="D4D4D4"/>
          <w:sz w:val="18"/>
          <w:szCs w:val="18"/>
          <w:lang w:val="fr-GB"/>
        </w:rPr>
        <w:t>=</w:t>
      </w:r>
      <w:r w:rsidRPr="00791085">
        <w:rPr>
          <w:rFonts w:ascii="Menlo" w:hAnsi="Menlo" w:cs="Menlo"/>
          <w:color w:val="9CDCFE"/>
          <w:sz w:val="18"/>
          <w:szCs w:val="18"/>
          <w:lang w:val="fr-GB"/>
        </w:rPr>
        <w:t>useBias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return_sequences</w:t>
      </w:r>
      <w:r w:rsidRPr="00791085">
        <w:rPr>
          <w:rFonts w:ascii="Menlo" w:hAnsi="Menlo" w:cs="Menlo"/>
          <w:color w:val="D4D4D4"/>
          <w:sz w:val="18"/>
          <w:szCs w:val="18"/>
          <w:lang w:val="fr-GB"/>
        </w:rPr>
        <w:t>=</w:t>
      </w:r>
      <w:r w:rsidRPr="00791085">
        <w:rPr>
          <w:rFonts w:ascii="Menlo" w:hAnsi="Menlo" w:cs="Menlo"/>
          <w:color w:val="9CDCFE"/>
          <w:sz w:val="18"/>
          <w:szCs w:val="18"/>
          <w:lang w:val="fr-GB"/>
        </w:rPr>
        <w:t>returnSequences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input_shape</w:t>
      </w:r>
      <w:r w:rsidRPr="00791085">
        <w:rPr>
          <w:rFonts w:ascii="Menlo" w:hAnsi="Menlo" w:cs="Menlo"/>
          <w:color w:val="D4D4D4"/>
          <w:sz w:val="18"/>
          <w:szCs w:val="18"/>
          <w:lang w:val="fr-GB"/>
        </w:rPr>
        <w:t>=</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w:t>
      </w:r>
    </w:p>
    <w:p w14:paraId="0303ED4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8B2B3A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LSTMLayer</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useBias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bool</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returnSequences</w:t>
      </w:r>
      <w:r w:rsidRPr="00791085">
        <w:rPr>
          <w:rFonts w:ascii="Menlo" w:hAnsi="Menlo" w:cs="Menlo"/>
          <w:color w:val="D4D4D4"/>
          <w:sz w:val="18"/>
          <w:szCs w:val="18"/>
          <w:lang w:val="fr-GB"/>
        </w:rPr>
        <w:t>):</w:t>
      </w:r>
    </w:p>
    <w:p w14:paraId="0AA2047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LSTM layer"""</w:t>
      </w:r>
    </w:p>
    <w:p w14:paraId="049296C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w:t>
      </w:r>
    </w:p>
    <w:p w14:paraId="06AE738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.layers.LSTM(</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use_bias</w:t>
      </w:r>
      <w:r w:rsidRPr="00791085">
        <w:rPr>
          <w:rFonts w:ascii="Menlo" w:hAnsi="Menlo" w:cs="Menlo"/>
          <w:color w:val="D4D4D4"/>
          <w:sz w:val="18"/>
          <w:szCs w:val="18"/>
          <w:lang w:val="fr-GB"/>
        </w:rPr>
        <w:t>=</w:t>
      </w:r>
      <w:r w:rsidRPr="00791085">
        <w:rPr>
          <w:rFonts w:ascii="Menlo" w:hAnsi="Menlo" w:cs="Menlo"/>
          <w:color w:val="9CDCFE"/>
          <w:sz w:val="18"/>
          <w:szCs w:val="18"/>
          <w:lang w:val="fr-GB"/>
        </w:rPr>
        <w:t>useBias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return_sequences</w:t>
      </w:r>
      <w:r w:rsidRPr="00791085">
        <w:rPr>
          <w:rFonts w:ascii="Menlo" w:hAnsi="Menlo" w:cs="Menlo"/>
          <w:color w:val="D4D4D4"/>
          <w:sz w:val="18"/>
          <w:szCs w:val="18"/>
          <w:lang w:val="fr-GB"/>
        </w:rPr>
        <w:t>=</w:t>
      </w:r>
      <w:r w:rsidRPr="00791085">
        <w:rPr>
          <w:rFonts w:ascii="Menlo" w:hAnsi="Menlo" w:cs="Menlo"/>
          <w:color w:val="9CDCFE"/>
          <w:sz w:val="18"/>
          <w:szCs w:val="18"/>
          <w:lang w:val="fr-GB"/>
        </w:rPr>
        <w:t>returnSequences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input_shape</w:t>
      </w:r>
      <w:r w:rsidRPr="00791085">
        <w:rPr>
          <w:rFonts w:ascii="Menlo" w:hAnsi="Menlo" w:cs="Menlo"/>
          <w:color w:val="D4D4D4"/>
          <w:sz w:val="18"/>
          <w:szCs w:val="18"/>
          <w:lang w:val="fr-GB"/>
        </w:rPr>
        <w:t>=</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w:t>
      </w:r>
    </w:p>
    <w:p w14:paraId="6D93073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C87B40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GRULayer</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useBias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bool</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returnSequences</w:t>
      </w:r>
      <w:r w:rsidRPr="00791085">
        <w:rPr>
          <w:rFonts w:ascii="Menlo" w:hAnsi="Menlo" w:cs="Menlo"/>
          <w:color w:val="D4D4D4"/>
          <w:sz w:val="18"/>
          <w:szCs w:val="18"/>
          <w:lang w:val="fr-GB"/>
        </w:rPr>
        <w:t>):</w:t>
      </w:r>
    </w:p>
    <w:p w14:paraId="3D12201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GRU layer"</w:t>
      </w:r>
    </w:p>
    <w:p w14:paraId="7B672C3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getActivationFunction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w:t>
      </w:r>
    </w:p>
    <w:p w14:paraId="4018037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.layers.GRU(</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use_bias</w:t>
      </w:r>
      <w:r w:rsidRPr="00791085">
        <w:rPr>
          <w:rFonts w:ascii="Menlo" w:hAnsi="Menlo" w:cs="Menlo"/>
          <w:color w:val="D4D4D4"/>
          <w:sz w:val="18"/>
          <w:szCs w:val="18"/>
          <w:lang w:val="fr-GB"/>
        </w:rPr>
        <w:t>=</w:t>
      </w:r>
      <w:r w:rsidRPr="00791085">
        <w:rPr>
          <w:rFonts w:ascii="Menlo" w:hAnsi="Menlo" w:cs="Menlo"/>
          <w:color w:val="9CDCFE"/>
          <w:sz w:val="18"/>
          <w:szCs w:val="18"/>
          <w:lang w:val="fr-GB"/>
        </w:rPr>
        <w:t>useBias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return_sequences</w:t>
      </w:r>
      <w:r w:rsidRPr="00791085">
        <w:rPr>
          <w:rFonts w:ascii="Menlo" w:hAnsi="Menlo" w:cs="Menlo"/>
          <w:color w:val="D4D4D4"/>
          <w:sz w:val="18"/>
          <w:szCs w:val="18"/>
          <w:lang w:val="fr-GB"/>
        </w:rPr>
        <w:t>=</w:t>
      </w:r>
      <w:r w:rsidRPr="00791085">
        <w:rPr>
          <w:rFonts w:ascii="Menlo" w:hAnsi="Menlo" w:cs="Menlo"/>
          <w:color w:val="9CDCFE"/>
          <w:sz w:val="18"/>
          <w:szCs w:val="18"/>
          <w:lang w:val="fr-GB"/>
        </w:rPr>
        <w:t>returnSequences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input_shape</w:t>
      </w:r>
      <w:r w:rsidRPr="00791085">
        <w:rPr>
          <w:rFonts w:ascii="Menlo" w:hAnsi="Menlo" w:cs="Menlo"/>
          <w:color w:val="D4D4D4"/>
          <w:sz w:val="18"/>
          <w:szCs w:val="18"/>
          <w:lang w:val="fr-GB"/>
        </w:rPr>
        <w:t>=</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w:t>
      </w:r>
    </w:p>
    <w:p w14:paraId="744A8D3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6B18DA7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DropoutLayer</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dropoutRate</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float</w:t>
      </w:r>
      <w:r w:rsidRPr="00791085">
        <w:rPr>
          <w:rFonts w:ascii="Menlo" w:hAnsi="Menlo" w:cs="Menlo"/>
          <w:color w:val="D4D4D4"/>
          <w:sz w:val="18"/>
          <w:szCs w:val="18"/>
          <w:lang w:val="fr-GB"/>
        </w:rPr>
        <w:t>):</w:t>
      </w:r>
    </w:p>
    <w:p w14:paraId="3381CC6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the Dropout Layer</w:t>
      </w:r>
    </w:p>
    <w:p w14:paraId="158AE4F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dropoutRate: float - The probability of a weight being dropped in the range 0 - 1</w:t>
      </w:r>
    </w:p>
    <w:p w14:paraId="0C7F440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0962A2E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.layers.Dropout(</w:t>
      </w:r>
      <w:r w:rsidRPr="00791085">
        <w:rPr>
          <w:rFonts w:ascii="Menlo" w:hAnsi="Menlo" w:cs="Menlo"/>
          <w:color w:val="9CDCFE"/>
          <w:sz w:val="18"/>
          <w:szCs w:val="18"/>
          <w:lang w:val="fr-GB"/>
        </w:rPr>
        <w:t>dropoutRate</w:t>
      </w:r>
      <w:r w:rsidRPr="00791085">
        <w:rPr>
          <w:rFonts w:ascii="Menlo" w:hAnsi="Menlo" w:cs="Menlo"/>
          <w:color w:val="D4D4D4"/>
          <w:sz w:val="18"/>
          <w:szCs w:val="18"/>
          <w:lang w:val="fr-GB"/>
        </w:rPr>
        <w:t>)</w:t>
      </w:r>
    </w:p>
    <w:p w14:paraId="280F6AC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27F3FD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DenseLayer</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useBias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bool</w:t>
      </w:r>
      <w:r w:rsidRPr="00791085">
        <w:rPr>
          <w:rFonts w:ascii="Menlo" w:hAnsi="Menlo" w:cs="Menlo"/>
          <w:color w:val="D4D4D4"/>
          <w:sz w:val="18"/>
          <w:szCs w:val="18"/>
          <w:lang w:val="fr-GB"/>
        </w:rPr>
        <w:t>):</w:t>
      </w:r>
    </w:p>
    <w:p w14:paraId="16C1BB4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"""Get a densely connected layer to be used as the output layer</w:t>
      </w:r>
    </w:p>
    <w:p w14:paraId="213A836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neurons: int - The number of units the layer should have</w:t>
      </w:r>
    </w:p>
    <w:p w14:paraId="5CD02D3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useBias: bool - Whether or not to use a bias"""</w:t>
      </w:r>
    </w:p>
    <w:p w14:paraId="396330D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p>
    <w:p w14:paraId="2D55286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.layers.Dense(</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useBias</w:t>
      </w:r>
      <w:r w:rsidRPr="00791085">
        <w:rPr>
          <w:rFonts w:ascii="Menlo" w:hAnsi="Menlo" w:cs="Menlo"/>
          <w:color w:val="D4D4D4"/>
          <w:sz w:val="18"/>
          <w:szCs w:val="18"/>
          <w:lang w:val="fr-GB"/>
        </w:rPr>
        <w:t>)</w:t>
      </w:r>
    </w:p>
    <w:p w14:paraId="36FBED2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79C4F28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getActivationFunction</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w:t>
      </w:r>
    </w:p>
    <w:p w14:paraId="1399730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"""Retrieve the activation function based on the input to the method</w:t>
      </w:r>
    </w:p>
    <w:p w14:paraId="00DE6D6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lastRenderedPageBreak/>
        <w:t xml:space="preserve">        activationFunction: str - A string representation of the activation function to be retrieved"""</w:t>
      </w:r>
    </w:p>
    <w:p w14:paraId="701788B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'softmax'</w:t>
      </w:r>
      <w:r w:rsidRPr="00791085">
        <w:rPr>
          <w:rFonts w:ascii="Menlo" w:hAnsi="Menlo" w:cs="Menlo"/>
          <w:color w:val="D4D4D4"/>
          <w:sz w:val="18"/>
          <w:szCs w:val="18"/>
          <w:lang w:val="fr-GB"/>
        </w:rPr>
        <w:t>:</w:t>
      </w:r>
    </w:p>
    <w:p w14:paraId="51E4CA3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nn</w:t>
      </w:r>
      <w:r w:rsidRPr="00791085">
        <w:rPr>
          <w:rFonts w:ascii="Menlo" w:hAnsi="Menlo" w:cs="Menlo"/>
          <w:color w:val="D4D4D4"/>
          <w:sz w:val="18"/>
          <w:szCs w:val="18"/>
          <w:lang w:val="fr-GB"/>
        </w:rPr>
        <w:t>.</w:t>
      </w:r>
      <w:r w:rsidRPr="00791085">
        <w:rPr>
          <w:rFonts w:ascii="Menlo" w:hAnsi="Menlo" w:cs="Menlo"/>
          <w:color w:val="DCDCAA"/>
          <w:sz w:val="18"/>
          <w:szCs w:val="18"/>
          <w:lang w:val="fr-GB"/>
        </w:rPr>
        <w:t>softmax</w:t>
      </w:r>
    </w:p>
    <w:p w14:paraId="512DACF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'relu'</w:t>
      </w:r>
      <w:r w:rsidRPr="00791085">
        <w:rPr>
          <w:rFonts w:ascii="Menlo" w:hAnsi="Menlo" w:cs="Menlo"/>
          <w:color w:val="D4D4D4"/>
          <w:sz w:val="18"/>
          <w:szCs w:val="18"/>
          <w:lang w:val="fr-GB"/>
        </w:rPr>
        <w:t>:</w:t>
      </w:r>
    </w:p>
    <w:p w14:paraId="6051608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nn</w:t>
      </w:r>
      <w:r w:rsidRPr="00791085">
        <w:rPr>
          <w:rFonts w:ascii="Menlo" w:hAnsi="Menlo" w:cs="Menlo"/>
          <w:color w:val="D4D4D4"/>
          <w:sz w:val="18"/>
          <w:szCs w:val="18"/>
          <w:lang w:val="fr-GB"/>
        </w:rPr>
        <w:t>.</w:t>
      </w:r>
      <w:r w:rsidRPr="00791085">
        <w:rPr>
          <w:rFonts w:ascii="Menlo" w:hAnsi="Menlo" w:cs="Menlo"/>
          <w:color w:val="DCDCAA"/>
          <w:sz w:val="18"/>
          <w:szCs w:val="18"/>
          <w:lang w:val="fr-GB"/>
        </w:rPr>
        <w:t>relu</w:t>
      </w:r>
    </w:p>
    <w:p w14:paraId="2CF15BA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'tanh'</w:t>
      </w:r>
      <w:r w:rsidRPr="00791085">
        <w:rPr>
          <w:rFonts w:ascii="Menlo" w:hAnsi="Menlo" w:cs="Menlo"/>
          <w:color w:val="D4D4D4"/>
          <w:sz w:val="18"/>
          <w:szCs w:val="18"/>
          <w:lang w:val="fr-GB"/>
        </w:rPr>
        <w:t>:</w:t>
      </w:r>
    </w:p>
    <w:p w14:paraId="4257225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DCDCAA"/>
          <w:sz w:val="18"/>
          <w:szCs w:val="18"/>
          <w:lang w:val="fr-GB"/>
        </w:rPr>
        <w:t>tanh</w:t>
      </w:r>
    </w:p>
    <w:p w14:paraId="23CD2E5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'sigmoid'</w:t>
      </w:r>
      <w:r w:rsidRPr="00791085">
        <w:rPr>
          <w:rFonts w:ascii="Menlo" w:hAnsi="Menlo" w:cs="Menlo"/>
          <w:color w:val="D4D4D4"/>
          <w:sz w:val="18"/>
          <w:szCs w:val="18"/>
          <w:lang w:val="fr-GB"/>
        </w:rPr>
        <w:t>:</w:t>
      </w:r>
    </w:p>
    <w:p w14:paraId="11766A3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logSigmoid</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w:t>
      </w:r>
    </w:p>
    <w:p w14:paraId="06D5677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 </w:t>
      </w:r>
      <w:r w:rsidRPr="00791085">
        <w:rPr>
          <w:rFonts w:ascii="Menlo" w:hAnsi="Menlo" w:cs="Menlo"/>
          <w:color w:val="B5CEA8"/>
          <w:sz w:val="18"/>
          <w:szCs w:val="18"/>
          <w:lang w:val="fr-GB"/>
        </w:rPr>
        <w:t>1.0</w:t>
      </w:r>
      <w:r w:rsidRPr="00791085">
        <w:rPr>
          <w:rFonts w:ascii="Menlo" w:hAnsi="Menlo" w:cs="Menlo"/>
          <w:color w:val="D4D4D4"/>
          <w:sz w:val="18"/>
          <w:szCs w:val="18"/>
          <w:lang w:val="fr-GB"/>
        </w:rPr>
        <w:t>/(</w:t>
      </w:r>
      <w:r w:rsidRPr="00791085">
        <w:rPr>
          <w:rFonts w:ascii="Menlo" w:hAnsi="Menlo" w:cs="Menlo"/>
          <w:color w:val="B5CEA8"/>
          <w:sz w:val="18"/>
          <w:szCs w:val="18"/>
          <w:lang w:val="fr-GB"/>
        </w:rPr>
        <w:t>1.0</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4EC9B0"/>
          <w:sz w:val="18"/>
          <w:szCs w:val="18"/>
          <w:lang w:val="fr-GB"/>
        </w:rPr>
        <w:t>math</w:t>
      </w:r>
      <w:r w:rsidRPr="00791085">
        <w:rPr>
          <w:rFonts w:ascii="Menlo" w:hAnsi="Menlo" w:cs="Menlo"/>
          <w:color w:val="D4D4D4"/>
          <w:sz w:val="18"/>
          <w:szCs w:val="18"/>
          <w:lang w:val="fr-GB"/>
        </w:rPr>
        <w:t>.</w:t>
      </w:r>
      <w:r w:rsidRPr="00791085">
        <w:rPr>
          <w:rFonts w:ascii="Menlo" w:hAnsi="Menlo" w:cs="Menlo"/>
          <w:color w:val="DCDCAA"/>
          <w:sz w:val="18"/>
          <w:szCs w:val="18"/>
          <w:lang w:val="fr-GB"/>
        </w:rPr>
        <w:t>exp</w:t>
      </w:r>
      <w:r w:rsidRPr="00791085">
        <w:rPr>
          <w:rFonts w:ascii="Menlo" w:hAnsi="Menlo" w:cs="Menlo"/>
          <w:color w:val="D4D4D4"/>
          <w:sz w:val="18"/>
          <w:szCs w:val="18"/>
          <w:lang w:val="fr-GB"/>
        </w:rPr>
        <w:t>(-</w:t>
      </w:r>
      <w:r w:rsidRPr="00791085">
        <w:rPr>
          <w:rFonts w:ascii="Menlo" w:hAnsi="Menlo" w:cs="Menlo"/>
          <w:color w:val="9CDCFE"/>
          <w:sz w:val="18"/>
          <w:szCs w:val="18"/>
          <w:lang w:val="fr-GB"/>
        </w:rPr>
        <w:t>x</w:t>
      </w:r>
      <w:r w:rsidRPr="00791085">
        <w:rPr>
          <w:rFonts w:ascii="Menlo" w:hAnsi="Menlo" w:cs="Menlo"/>
          <w:color w:val="D4D4D4"/>
          <w:sz w:val="18"/>
          <w:szCs w:val="18"/>
          <w:lang w:val="fr-GB"/>
        </w:rPr>
        <w:t xml:space="preserve">)) </w:t>
      </w:r>
    </w:p>
    <w:p w14:paraId="43EF35D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w:t>
      </w:r>
    </w:p>
    <w:p w14:paraId="4AF2663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logSigmoid</w:t>
      </w:r>
    </w:p>
    <w:p w14:paraId="5048C47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else</w:t>
      </w:r>
      <w:r w:rsidRPr="00791085">
        <w:rPr>
          <w:rFonts w:ascii="Menlo" w:hAnsi="Menlo" w:cs="Menlo"/>
          <w:color w:val="D4D4D4"/>
          <w:sz w:val="18"/>
          <w:szCs w:val="18"/>
          <w:lang w:val="fr-GB"/>
        </w:rPr>
        <w:t>:</w:t>
      </w:r>
    </w:p>
    <w:p w14:paraId="12A5092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p>
    <w:p w14:paraId="605DF34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0F4B45F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runModel</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layerType</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epochs</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batchSize</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int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filename</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str</w:t>
      </w:r>
      <w:r w:rsidRPr="00791085">
        <w:rPr>
          <w:rFonts w:ascii="Menlo" w:hAnsi="Menlo" w:cs="Menlo"/>
          <w:color w:val="D4D4D4"/>
          <w:sz w:val="18"/>
          <w:szCs w:val="18"/>
          <w:lang w:val="fr-GB"/>
        </w:rPr>
        <w:t xml:space="preserve"> =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55C7AD4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 Run the RNN model</w:t>
      </w:r>
    </w:p>
    <w:p w14:paraId="6850795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layerType: str - The type of layer: LSTM, GRU or RNN</w:t>
      </w:r>
    </w:p>
    <w:p w14:paraId="724C60B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neurons: int - The number of units for the chosen layer type</w:t>
      </w:r>
    </w:p>
    <w:p w14:paraId="772813D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epochs: int - THe number of times the data will be passed back and forth in the network</w:t>
      </w:r>
    </w:p>
    <w:p w14:paraId="578E0F9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batchSize: int - The size of each training batch in the model</w:t>
      </w:r>
    </w:p>
    <w:p w14:paraId="7FF8469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filename: str = None - The name of the file to save the model into</w:t>
      </w:r>
    </w:p>
    <w:p w14:paraId="72B977B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50332F7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"USING THE RECURRENT NEURAL NETWORK"</w:t>
      </w:r>
      <w:r w:rsidRPr="00791085">
        <w:rPr>
          <w:rFonts w:ascii="Menlo" w:hAnsi="Menlo" w:cs="Menlo"/>
          <w:color w:val="D4D4D4"/>
          <w:sz w:val="18"/>
          <w:szCs w:val="18"/>
          <w:lang w:val="fr-GB"/>
        </w:rPr>
        <w:t>)</w:t>
      </w:r>
    </w:p>
    <w:p w14:paraId="56B04BF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445FCA0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inputLayer</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.layers.InputLayer(</w:t>
      </w:r>
      <w:r w:rsidRPr="00791085">
        <w:rPr>
          <w:rFonts w:ascii="Menlo" w:hAnsi="Menlo" w:cs="Menlo"/>
          <w:color w:val="9CDCFE"/>
          <w:sz w:val="18"/>
          <w:szCs w:val="18"/>
          <w:lang w:val="fr-GB"/>
        </w:rPr>
        <w:t>input_shape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w:t>
      </w:r>
      <w:r w:rsidRPr="00791085">
        <w:rPr>
          <w:rFonts w:ascii="Menlo" w:hAnsi="Menlo" w:cs="Menlo"/>
          <w:color w:val="9CDCFE"/>
          <w:sz w:val="18"/>
          <w:szCs w:val="18"/>
          <w:lang w:val="fr-GB"/>
        </w:rPr>
        <w:t>shape</w:t>
      </w:r>
      <w:r w:rsidRPr="00791085">
        <w:rPr>
          <w:rFonts w:ascii="Menlo" w:hAnsi="Menlo" w:cs="Menlo"/>
          <w:color w:val="D4D4D4"/>
          <w:sz w:val="18"/>
          <w:szCs w:val="18"/>
          <w:lang w:val="fr-GB"/>
        </w:rPr>
        <w:t>[</w:t>
      </w:r>
      <w:r w:rsidRPr="00791085">
        <w:rPr>
          <w:rFonts w:ascii="Menlo" w:hAnsi="Menlo" w:cs="Menlo"/>
          <w:color w:val="B5CEA8"/>
          <w:sz w:val="18"/>
          <w:szCs w:val="18"/>
          <w:lang w:val="fr-GB"/>
        </w:rPr>
        <w:t>1</w:t>
      </w:r>
      <w:r w:rsidRPr="00791085">
        <w:rPr>
          <w:rFonts w:ascii="Menlo" w:hAnsi="Menlo" w:cs="Menlo"/>
          <w:color w:val="D4D4D4"/>
          <w:sz w:val="18"/>
          <w:szCs w:val="18"/>
          <w:lang w:val="fr-GB"/>
        </w:rPr>
        <w:t xml:space="preserve">], </w:t>
      </w:r>
      <w:r w:rsidRPr="00791085">
        <w:rPr>
          <w:rFonts w:ascii="Menlo" w:hAnsi="Menlo" w:cs="Menlo"/>
          <w:color w:val="B5CEA8"/>
          <w:sz w:val="18"/>
          <w:szCs w:val="18"/>
          <w:lang w:val="fr-GB"/>
        </w:rPr>
        <w:t>1</w:t>
      </w:r>
      <w:r w:rsidRPr="00791085">
        <w:rPr>
          <w:rFonts w:ascii="Menlo" w:hAnsi="Menlo" w:cs="Menlo"/>
          <w:color w:val="D4D4D4"/>
          <w:sz w:val="18"/>
          <w:szCs w:val="18"/>
          <w:lang w:val="fr-GB"/>
        </w:rPr>
        <w:t>))</w:t>
      </w:r>
    </w:p>
    <w:p w14:paraId="29D6535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w:t>
      </w:r>
      <w:r w:rsidRPr="00791085">
        <w:rPr>
          <w:rFonts w:ascii="Menlo" w:hAnsi="Menlo" w:cs="Menlo"/>
          <w:color w:val="9CDCFE"/>
          <w:sz w:val="18"/>
          <w:szCs w:val="18"/>
          <w:lang w:val="fr-GB"/>
        </w:rPr>
        <w:t>shape</w:t>
      </w:r>
      <w:r w:rsidRPr="00791085">
        <w:rPr>
          <w:rFonts w:ascii="Menlo" w:hAnsi="Menlo" w:cs="Menlo"/>
          <w:color w:val="D4D4D4"/>
          <w:sz w:val="18"/>
          <w:szCs w:val="18"/>
          <w:lang w:val="fr-GB"/>
        </w:rPr>
        <w:t>[</w:t>
      </w:r>
      <w:r w:rsidRPr="00791085">
        <w:rPr>
          <w:rFonts w:ascii="Menlo" w:hAnsi="Menlo" w:cs="Menlo"/>
          <w:color w:val="B5CEA8"/>
          <w:sz w:val="18"/>
          <w:szCs w:val="18"/>
          <w:lang w:val="fr-GB"/>
        </w:rPr>
        <w:t>0</w:t>
      </w:r>
      <w:r w:rsidRPr="00791085">
        <w:rPr>
          <w:rFonts w:ascii="Menlo" w:hAnsi="Menlo" w:cs="Menlo"/>
          <w:color w:val="D4D4D4"/>
          <w:sz w:val="18"/>
          <w:szCs w:val="18"/>
          <w:lang w:val="fr-GB"/>
        </w:rPr>
        <w:t>], )</w:t>
      </w:r>
    </w:p>
    <w:p w14:paraId="1E47566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31CA1FD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dropout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DropoutLayer</w:t>
      </w:r>
      <w:r w:rsidRPr="00791085">
        <w:rPr>
          <w:rFonts w:ascii="Menlo" w:hAnsi="Menlo" w:cs="Menlo"/>
          <w:color w:val="D4D4D4"/>
          <w:sz w:val="18"/>
          <w:szCs w:val="18"/>
          <w:lang w:val="fr-GB"/>
        </w:rPr>
        <w:t>(</w:t>
      </w:r>
      <w:r w:rsidRPr="00791085">
        <w:rPr>
          <w:rFonts w:ascii="Menlo" w:hAnsi="Menlo" w:cs="Menlo"/>
          <w:color w:val="B5CEA8"/>
          <w:sz w:val="18"/>
          <w:szCs w:val="18"/>
          <w:lang w:val="fr-GB"/>
        </w:rPr>
        <w:t>0.3</w:t>
      </w:r>
      <w:r w:rsidRPr="00791085">
        <w:rPr>
          <w:rFonts w:ascii="Menlo" w:hAnsi="Menlo" w:cs="Menlo"/>
          <w:color w:val="D4D4D4"/>
          <w:sz w:val="18"/>
          <w:szCs w:val="18"/>
          <w:lang w:val="fr-GB"/>
        </w:rPr>
        <w:t>)</w:t>
      </w:r>
    </w:p>
    <w:p w14:paraId="3234F31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output</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DenseLayer</w:t>
      </w:r>
      <w:r w:rsidRPr="00791085">
        <w:rPr>
          <w:rFonts w:ascii="Menlo" w:hAnsi="Menlo" w:cs="Menlo"/>
          <w:color w:val="D4D4D4"/>
          <w:sz w:val="18"/>
          <w:szCs w:val="18"/>
          <w:lang w:val="fr-GB"/>
        </w:rPr>
        <w:t>(</w:t>
      </w:r>
      <w:r w:rsidRPr="00791085">
        <w:rPr>
          <w:rFonts w:ascii="Menlo" w:hAnsi="Menlo" w:cs="Menlo"/>
          <w:color w:val="B5CEA8"/>
          <w:sz w:val="18"/>
          <w:szCs w:val="18"/>
          <w:lang w:val="fr-GB"/>
        </w:rPr>
        <w:t>2</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False</w:t>
      </w:r>
      <w:r w:rsidRPr="00791085">
        <w:rPr>
          <w:rFonts w:ascii="Menlo" w:hAnsi="Menlo" w:cs="Menlo"/>
          <w:color w:val="D4D4D4"/>
          <w:sz w:val="18"/>
          <w:szCs w:val="18"/>
          <w:lang w:val="fr-GB"/>
        </w:rPr>
        <w:t>)</w:t>
      </w:r>
    </w:p>
    <w:p w14:paraId="345FA89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54D3181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"USING"</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layerType</w:t>
      </w:r>
      <w:r w:rsidRPr="00791085">
        <w:rPr>
          <w:rFonts w:ascii="Menlo" w:hAnsi="Menlo" w:cs="Menlo"/>
          <w:color w:val="D4D4D4"/>
          <w:sz w:val="18"/>
          <w:szCs w:val="18"/>
          <w:lang w:val="fr-GB"/>
        </w:rPr>
        <w:t>.</w:t>
      </w:r>
      <w:r w:rsidRPr="00791085">
        <w:rPr>
          <w:rFonts w:ascii="Menlo" w:hAnsi="Menlo" w:cs="Menlo"/>
          <w:color w:val="DCDCAA"/>
          <w:sz w:val="18"/>
          <w:szCs w:val="18"/>
          <w:lang w:val="fr-GB"/>
        </w:rPr>
        <w:t>upper</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"LAYERS"</w:t>
      </w:r>
      <w:r w:rsidRPr="00791085">
        <w:rPr>
          <w:rFonts w:ascii="Menlo" w:hAnsi="Menlo" w:cs="Menlo"/>
          <w:color w:val="D4D4D4"/>
          <w:sz w:val="18"/>
          <w:szCs w:val="18"/>
          <w:lang w:val="fr-GB"/>
        </w:rPr>
        <w:t>)</w:t>
      </w:r>
    </w:p>
    <w:p w14:paraId="414F505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.models.Sequential()</w:t>
      </w:r>
    </w:p>
    <w:p w14:paraId="1ACAFA3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9CDCFE"/>
          <w:sz w:val="18"/>
          <w:szCs w:val="18"/>
          <w:lang w:val="fr-GB"/>
        </w:rPr>
        <w:t>inputLayer</w:t>
      </w:r>
      <w:r w:rsidRPr="00791085">
        <w:rPr>
          <w:rFonts w:ascii="Menlo" w:hAnsi="Menlo" w:cs="Menlo"/>
          <w:color w:val="D4D4D4"/>
          <w:sz w:val="18"/>
          <w:szCs w:val="18"/>
          <w:lang w:val="fr-GB"/>
        </w:rPr>
        <w:t>)</w:t>
      </w:r>
    </w:p>
    <w:p w14:paraId="77EE088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layerType</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"lstm"</w:t>
      </w:r>
      <w:r w:rsidRPr="00791085">
        <w:rPr>
          <w:rFonts w:ascii="Menlo" w:hAnsi="Menlo" w:cs="Menlo"/>
          <w:color w:val="D4D4D4"/>
          <w:sz w:val="18"/>
          <w:szCs w:val="18"/>
          <w:lang w:val="fr-GB"/>
        </w:rPr>
        <w:t>:</w:t>
      </w:r>
    </w:p>
    <w:p w14:paraId="01CA79F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"USING LSTM LAYERS"</w:t>
      </w:r>
      <w:r w:rsidRPr="00791085">
        <w:rPr>
          <w:rFonts w:ascii="Menlo" w:hAnsi="Menlo" w:cs="Menlo"/>
          <w:color w:val="D4D4D4"/>
          <w:sz w:val="18"/>
          <w:szCs w:val="18"/>
          <w:lang w:val="fr-GB"/>
        </w:rPr>
        <w:t>)</w:t>
      </w:r>
    </w:p>
    <w:p w14:paraId="4FB4C3E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lstmLayer</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LSTMLayer</w:t>
      </w:r>
      <w:r w:rsidRPr="00791085">
        <w:rPr>
          <w:rFonts w:ascii="Menlo" w:hAnsi="Menlo" w:cs="Menlo"/>
          <w:color w:val="D4D4D4"/>
          <w:sz w:val="18"/>
          <w:szCs w:val="18"/>
          <w:lang w:val="fr-GB"/>
        </w:rPr>
        <w:t>(</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True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True</w:t>
      </w:r>
      <w:r w:rsidRPr="00791085">
        <w:rPr>
          <w:rFonts w:ascii="Menlo" w:hAnsi="Menlo" w:cs="Menlo"/>
          <w:color w:val="D4D4D4"/>
          <w:sz w:val="18"/>
          <w:szCs w:val="18"/>
          <w:lang w:val="fr-GB"/>
        </w:rPr>
        <w:t>)</w:t>
      </w:r>
    </w:p>
    <w:p w14:paraId="64CD4FD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.layers.Bidirectional(</w:t>
      </w:r>
      <w:r w:rsidRPr="00791085">
        <w:rPr>
          <w:rFonts w:ascii="Menlo" w:hAnsi="Menlo" w:cs="Menlo"/>
          <w:color w:val="9CDCFE"/>
          <w:sz w:val="18"/>
          <w:szCs w:val="18"/>
          <w:lang w:val="fr-GB"/>
        </w:rPr>
        <w:t>lstmLayer</w:t>
      </w:r>
      <w:r w:rsidRPr="00791085">
        <w:rPr>
          <w:rFonts w:ascii="Menlo" w:hAnsi="Menlo" w:cs="Menlo"/>
          <w:color w:val="D4D4D4"/>
          <w:sz w:val="18"/>
          <w:szCs w:val="18"/>
          <w:lang w:val="fr-GB"/>
        </w:rPr>
        <w:t>))</w:t>
      </w:r>
    </w:p>
    <w:p w14:paraId="337CB56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.layers.LSTM(</w:t>
      </w:r>
      <w:r w:rsidRPr="00791085">
        <w:rPr>
          <w:rFonts w:ascii="Menlo" w:hAnsi="Menlo" w:cs="Menlo"/>
          <w:color w:val="B5CEA8"/>
          <w:sz w:val="18"/>
          <w:szCs w:val="18"/>
          <w:lang w:val="fr-GB"/>
        </w:rPr>
        <w:t>256</w:t>
      </w:r>
      <w:r w:rsidRPr="00791085">
        <w:rPr>
          <w:rFonts w:ascii="Menlo" w:hAnsi="Menlo" w:cs="Menlo"/>
          <w:color w:val="D4D4D4"/>
          <w:sz w:val="18"/>
          <w:szCs w:val="18"/>
          <w:lang w:val="fr-GB"/>
        </w:rPr>
        <w:t>))</w:t>
      </w:r>
    </w:p>
    <w:p w14:paraId="5249445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layerType</w:t>
      </w:r>
      <w:r w:rsidRPr="00791085">
        <w:rPr>
          <w:rFonts w:ascii="Menlo" w:hAnsi="Menlo" w:cs="Menlo"/>
          <w:color w:val="D4D4D4"/>
          <w:sz w:val="18"/>
          <w:szCs w:val="18"/>
          <w:lang w:val="fr-GB"/>
        </w:rPr>
        <w:t xml:space="preserve"> == </w:t>
      </w:r>
      <w:r w:rsidRPr="00791085">
        <w:rPr>
          <w:rFonts w:ascii="Menlo" w:hAnsi="Menlo" w:cs="Menlo"/>
          <w:color w:val="CE9178"/>
          <w:sz w:val="18"/>
          <w:szCs w:val="18"/>
          <w:lang w:val="fr-GB"/>
        </w:rPr>
        <w:t>"gru"</w:t>
      </w:r>
      <w:r w:rsidRPr="00791085">
        <w:rPr>
          <w:rFonts w:ascii="Menlo" w:hAnsi="Menlo" w:cs="Menlo"/>
          <w:color w:val="D4D4D4"/>
          <w:sz w:val="18"/>
          <w:szCs w:val="18"/>
          <w:lang w:val="fr-GB"/>
        </w:rPr>
        <w:t>:</w:t>
      </w:r>
    </w:p>
    <w:p w14:paraId="5FD0398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"USING GRU LAYERS"</w:t>
      </w:r>
      <w:r w:rsidRPr="00791085">
        <w:rPr>
          <w:rFonts w:ascii="Menlo" w:hAnsi="Menlo" w:cs="Menlo"/>
          <w:color w:val="D4D4D4"/>
          <w:sz w:val="18"/>
          <w:szCs w:val="18"/>
          <w:lang w:val="fr-GB"/>
        </w:rPr>
        <w:t>)</w:t>
      </w:r>
    </w:p>
    <w:p w14:paraId="523B4A5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gruLayer</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GRULayer</w:t>
      </w:r>
      <w:r w:rsidRPr="00791085">
        <w:rPr>
          <w:rFonts w:ascii="Menlo" w:hAnsi="Menlo" w:cs="Menlo"/>
          <w:color w:val="D4D4D4"/>
          <w:sz w:val="18"/>
          <w:szCs w:val="18"/>
          <w:lang w:val="fr-GB"/>
        </w:rPr>
        <w:t>(</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False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True</w:t>
      </w:r>
      <w:r w:rsidRPr="00791085">
        <w:rPr>
          <w:rFonts w:ascii="Menlo" w:hAnsi="Menlo" w:cs="Menlo"/>
          <w:color w:val="D4D4D4"/>
          <w:sz w:val="18"/>
          <w:szCs w:val="18"/>
          <w:lang w:val="fr-GB"/>
        </w:rPr>
        <w:t>)</w:t>
      </w:r>
    </w:p>
    <w:p w14:paraId="47A050E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.layers.Bidirectional(</w:t>
      </w:r>
      <w:r w:rsidRPr="00791085">
        <w:rPr>
          <w:rFonts w:ascii="Menlo" w:hAnsi="Menlo" w:cs="Menlo"/>
          <w:color w:val="9CDCFE"/>
          <w:sz w:val="18"/>
          <w:szCs w:val="18"/>
          <w:lang w:val="fr-GB"/>
        </w:rPr>
        <w:t>gruLayer</w:t>
      </w:r>
      <w:r w:rsidRPr="00791085">
        <w:rPr>
          <w:rFonts w:ascii="Menlo" w:hAnsi="Menlo" w:cs="Menlo"/>
          <w:color w:val="D4D4D4"/>
          <w:sz w:val="18"/>
          <w:szCs w:val="18"/>
          <w:lang w:val="fr-GB"/>
        </w:rPr>
        <w:t>))</w:t>
      </w:r>
    </w:p>
    <w:p w14:paraId="6C4BE76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.layers.GRU(</w:t>
      </w:r>
      <w:r w:rsidRPr="00791085">
        <w:rPr>
          <w:rFonts w:ascii="Menlo" w:hAnsi="Menlo" w:cs="Menlo"/>
          <w:color w:val="B5CEA8"/>
          <w:sz w:val="18"/>
          <w:szCs w:val="18"/>
          <w:lang w:val="fr-GB"/>
        </w:rPr>
        <w:t>10</w:t>
      </w:r>
      <w:r w:rsidRPr="00791085">
        <w:rPr>
          <w:rFonts w:ascii="Menlo" w:hAnsi="Menlo" w:cs="Menlo"/>
          <w:color w:val="D4D4D4"/>
          <w:sz w:val="18"/>
          <w:szCs w:val="18"/>
          <w:lang w:val="fr-GB"/>
        </w:rPr>
        <w:t>))</w:t>
      </w:r>
    </w:p>
    <w:p w14:paraId="36F983E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elif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layerType</w:t>
      </w: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"rnn"</w:t>
      </w:r>
      <w:r w:rsidRPr="00791085">
        <w:rPr>
          <w:rFonts w:ascii="Menlo" w:hAnsi="Menlo" w:cs="Menlo"/>
          <w:color w:val="D4D4D4"/>
          <w:sz w:val="18"/>
          <w:szCs w:val="18"/>
          <w:lang w:val="fr-GB"/>
        </w:rPr>
        <w:t>:</w:t>
      </w:r>
    </w:p>
    <w:p w14:paraId="1D46305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DCDCAA"/>
          <w:sz w:val="18"/>
          <w:szCs w:val="18"/>
          <w:lang w:val="fr-GB"/>
        </w:rPr>
        <w:t>print</w:t>
      </w:r>
      <w:r w:rsidRPr="00791085">
        <w:rPr>
          <w:rFonts w:ascii="Menlo" w:hAnsi="Menlo" w:cs="Menlo"/>
          <w:color w:val="D4D4D4"/>
          <w:sz w:val="18"/>
          <w:szCs w:val="18"/>
          <w:lang w:val="fr-GB"/>
        </w:rPr>
        <w:t>(</w:t>
      </w:r>
      <w:r w:rsidRPr="00791085">
        <w:rPr>
          <w:rFonts w:ascii="Menlo" w:hAnsi="Menlo" w:cs="Menlo"/>
          <w:color w:val="CE9178"/>
          <w:sz w:val="18"/>
          <w:szCs w:val="18"/>
          <w:lang w:val="fr-GB"/>
        </w:rPr>
        <w:t>"USING SRNN LAYERS"</w:t>
      </w:r>
      <w:r w:rsidRPr="00791085">
        <w:rPr>
          <w:rFonts w:ascii="Menlo" w:hAnsi="Menlo" w:cs="Menlo"/>
          <w:color w:val="D4D4D4"/>
          <w:sz w:val="18"/>
          <w:szCs w:val="18"/>
          <w:lang w:val="fr-GB"/>
        </w:rPr>
        <w:t>)</w:t>
      </w:r>
    </w:p>
    <w:p w14:paraId="28B8C03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rnnLayer</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DCDCAA"/>
          <w:sz w:val="18"/>
          <w:szCs w:val="18"/>
          <w:lang w:val="fr-GB"/>
        </w:rPr>
        <w:t>RNNLayer</w:t>
      </w:r>
      <w:r w:rsidRPr="00791085">
        <w:rPr>
          <w:rFonts w:ascii="Menlo" w:hAnsi="Menlo" w:cs="Menlo"/>
          <w:color w:val="D4D4D4"/>
          <w:sz w:val="18"/>
          <w:szCs w:val="18"/>
          <w:lang w:val="fr-GB"/>
        </w:rPr>
        <w:t>(</w:t>
      </w:r>
      <w:r w:rsidRPr="00791085">
        <w:rPr>
          <w:rFonts w:ascii="Menlo" w:hAnsi="Menlo" w:cs="Menlo"/>
          <w:color w:val="9CDCFE"/>
          <w:sz w:val="18"/>
          <w:szCs w:val="18"/>
          <w:lang w:val="fr-GB"/>
        </w:rPr>
        <w:t>neurons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activationFunction</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False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inputShape</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True</w:t>
      </w:r>
      <w:r w:rsidRPr="00791085">
        <w:rPr>
          <w:rFonts w:ascii="Menlo" w:hAnsi="Menlo" w:cs="Menlo"/>
          <w:color w:val="D4D4D4"/>
          <w:sz w:val="18"/>
          <w:szCs w:val="18"/>
          <w:lang w:val="fr-GB"/>
        </w:rPr>
        <w:t>)</w:t>
      </w:r>
    </w:p>
    <w:p w14:paraId="52B2AC3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.layers.Bidirectional(</w:t>
      </w:r>
      <w:r w:rsidRPr="00791085">
        <w:rPr>
          <w:rFonts w:ascii="Menlo" w:hAnsi="Menlo" w:cs="Menlo"/>
          <w:color w:val="9CDCFE"/>
          <w:sz w:val="18"/>
          <w:szCs w:val="18"/>
          <w:lang w:val="fr-GB"/>
        </w:rPr>
        <w:t>rnnLayer</w:t>
      </w:r>
      <w:r w:rsidRPr="00791085">
        <w:rPr>
          <w:rFonts w:ascii="Menlo" w:hAnsi="Menlo" w:cs="Menlo"/>
          <w:color w:val="D4D4D4"/>
          <w:sz w:val="18"/>
          <w:szCs w:val="18"/>
          <w:lang w:val="fr-GB"/>
        </w:rPr>
        <w:t>))</w:t>
      </w:r>
    </w:p>
    <w:p w14:paraId="2B85703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4EC9B0"/>
          <w:sz w:val="18"/>
          <w:szCs w:val="18"/>
          <w:lang w:val="fr-GB"/>
        </w:rPr>
        <w:t>tf</w:t>
      </w:r>
      <w:r w:rsidRPr="00791085">
        <w:rPr>
          <w:rFonts w:ascii="Menlo" w:hAnsi="Menlo" w:cs="Menlo"/>
          <w:color w:val="D4D4D4"/>
          <w:sz w:val="18"/>
          <w:szCs w:val="18"/>
          <w:lang w:val="fr-GB"/>
        </w:rPr>
        <w:t>.</w:t>
      </w:r>
      <w:r w:rsidRPr="00791085">
        <w:rPr>
          <w:rFonts w:ascii="Menlo" w:hAnsi="Menlo" w:cs="Menlo"/>
          <w:color w:val="9CDCFE"/>
          <w:sz w:val="18"/>
          <w:szCs w:val="18"/>
          <w:lang w:val="fr-GB"/>
        </w:rPr>
        <w:t>keras</w:t>
      </w:r>
      <w:r w:rsidRPr="00791085">
        <w:rPr>
          <w:rFonts w:ascii="Menlo" w:hAnsi="Menlo" w:cs="Menlo"/>
          <w:color w:val="D4D4D4"/>
          <w:sz w:val="18"/>
          <w:szCs w:val="18"/>
          <w:lang w:val="fr-GB"/>
        </w:rPr>
        <w:t>.layers.SimpleRNN(</w:t>
      </w:r>
      <w:r w:rsidRPr="00791085">
        <w:rPr>
          <w:rFonts w:ascii="Menlo" w:hAnsi="Menlo" w:cs="Menlo"/>
          <w:color w:val="B5CEA8"/>
          <w:sz w:val="18"/>
          <w:szCs w:val="18"/>
          <w:lang w:val="fr-GB"/>
        </w:rPr>
        <w:t>256</w:t>
      </w:r>
      <w:r w:rsidRPr="00791085">
        <w:rPr>
          <w:rFonts w:ascii="Menlo" w:hAnsi="Menlo" w:cs="Menlo"/>
          <w:color w:val="D4D4D4"/>
          <w:sz w:val="18"/>
          <w:szCs w:val="18"/>
          <w:lang w:val="fr-GB"/>
        </w:rPr>
        <w:t>))</w:t>
      </w:r>
    </w:p>
    <w:p w14:paraId="392F4E6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p>
    <w:p w14:paraId="66DF2CB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.add(</w:t>
      </w:r>
      <w:r w:rsidRPr="00791085">
        <w:rPr>
          <w:rFonts w:ascii="Menlo" w:hAnsi="Menlo" w:cs="Menlo"/>
          <w:color w:val="9CDCFE"/>
          <w:sz w:val="18"/>
          <w:szCs w:val="18"/>
          <w:lang w:val="fr-GB"/>
        </w:rPr>
        <w:t>output</w:t>
      </w:r>
      <w:r w:rsidRPr="00791085">
        <w:rPr>
          <w:rFonts w:ascii="Menlo" w:hAnsi="Menlo" w:cs="Menlo"/>
          <w:color w:val="D4D4D4"/>
          <w:sz w:val="18"/>
          <w:szCs w:val="18"/>
          <w:lang w:val="fr-GB"/>
        </w:rPr>
        <w:t>)</w:t>
      </w:r>
    </w:p>
    <w:p w14:paraId="1AC25E6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.compile(</w:t>
      </w:r>
      <w:r w:rsidRPr="00791085">
        <w:rPr>
          <w:rFonts w:ascii="Menlo" w:hAnsi="Menlo" w:cs="Menlo"/>
          <w:color w:val="9CDCFE"/>
          <w:sz w:val="18"/>
          <w:szCs w:val="18"/>
          <w:lang w:val="fr-GB"/>
        </w:rPr>
        <w:t>loss</w:t>
      </w:r>
      <w:r w:rsidRPr="00791085">
        <w:rPr>
          <w:rFonts w:ascii="Menlo" w:hAnsi="Menlo" w:cs="Menlo"/>
          <w:color w:val="D4D4D4"/>
          <w:sz w:val="18"/>
          <w:szCs w:val="18"/>
          <w:lang w:val="fr-GB"/>
        </w:rPr>
        <w:t>=</w:t>
      </w:r>
      <w:r w:rsidRPr="00791085">
        <w:rPr>
          <w:rFonts w:ascii="Menlo" w:hAnsi="Menlo" w:cs="Menlo"/>
          <w:color w:val="CE9178"/>
          <w:sz w:val="18"/>
          <w:szCs w:val="18"/>
          <w:lang w:val="fr-GB"/>
        </w:rPr>
        <w:t>'binary_crossentropy'</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optimizer</w:t>
      </w:r>
      <w:r w:rsidRPr="00791085">
        <w:rPr>
          <w:rFonts w:ascii="Menlo" w:hAnsi="Menlo" w:cs="Menlo"/>
          <w:color w:val="D4D4D4"/>
          <w:sz w:val="18"/>
          <w:szCs w:val="18"/>
          <w:lang w:val="fr-GB"/>
        </w:rPr>
        <w:t>=</w:t>
      </w:r>
      <w:r w:rsidRPr="00791085">
        <w:rPr>
          <w:rFonts w:ascii="Menlo" w:hAnsi="Menlo" w:cs="Menlo"/>
          <w:color w:val="CE9178"/>
          <w:sz w:val="18"/>
          <w:szCs w:val="18"/>
          <w:lang w:val="fr-GB"/>
        </w:rPr>
        <w:t>'adam'</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metrics</w:t>
      </w:r>
      <w:r w:rsidRPr="00791085">
        <w:rPr>
          <w:rFonts w:ascii="Menlo" w:hAnsi="Menlo" w:cs="Menlo"/>
          <w:color w:val="D4D4D4"/>
          <w:sz w:val="18"/>
          <w:szCs w:val="18"/>
          <w:lang w:val="fr-GB"/>
        </w:rPr>
        <w:t>=[</w:t>
      </w:r>
      <w:r w:rsidRPr="00791085">
        <w:rPr>
          <w:rFonts w:ascii="Menlo" w:hAnsi="Menlo" w:cs="Menlo"/>
          <w:color w:val="CE9178"/>
          <w:sz w:val="18"/>
          <w:szCs w:val="18"/>
          <w:lang w:val="fr-GB"/>
        </w:rPr>
        <w:t>'accuracy'</w:t>
      </w:r>
      <w:r w:rsidRPr="00791085">
        <w:rPr>
          <w:rFonts w:ascii="Menlo" w:hAnsi="Menlo" w:cs="Menlo"/>
          <w:color w:val="D4D4D4"/>
          <w:sz w:val="18"/>
          <w:szCs w:val="18"/>
          <w:lang w:val="fr-GB"/>
        </w:rPr>
        <w:t>])</w:t>
      </w:r>
    </w:p>
    <w:p w14:paraId="2DABDED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.summary()</w:t>
      </w:r>
    </w:p>
    <w:p w14:paraId="3591E1D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.fit(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epochs</w:t>
      </w:r>
      <w:r w:rsidRPr="00791085">
        <w:rPr>
          <w:rFonts w:ascii="Menlo" w:hAnsi="Menlo" w:cs="Menlo"/>
          <w:color w:val="D4D4D4"/>
          <w:sz w:val="18"/>
          <w:szCs w:val="18"/>
          <w:lang w:val="fr-GB"/>
        </w:rPr>
        <w:t>=</w:t>
      </w:r>
      <w:r w:rsidRPr="00791085">
        <w:rPr>
          <w:rFonts w:ascii="Menlo" w:hAnsi="Menlo" w:cs="Menlo"/>
          <w:color w:val="9CDCFE"/>
          <w:sz w:val="18"/>
          <w:szCs w:val="18"/>
          <w:lang w:val="fr-GB"/>
        </w:rPr>
        <w:t>epochs</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batch_size</w:t>
      </w:r>
      <w:r w:rsidRPr="00791085">
        <w:rPr>
          <w:rFonts w:ascii="Menlo" w:hAnsi="Menlo" w:cs="Menlo"/>
          <w:color w:val="D4D4D4"/>
          <w:sz w:val="18"/>
          <w:szCs w:val="18"/>
          <w:lang w:val="fr-GB"/>
        </w:rPr>
        <w:t>=</w:t>
      </w:r>
      <w:r w:rsidRPr="00791085">
        <w:rPr>
          <w:rFonts w:ascii="Menlo" w:hAnsi="Menlo" w:cs="Menlo"/>
          <w:color w:val="9CDCFE"/>
          <w:sz w:val="18"/>
          <w:szCs w:val="18"/>
          <w:lang w:val="fr-GB"/>
        </w:rPr>
        <w:t>batchSize</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validation_data</w:t>
      </w:r>
      <w:r w:rsidRPr="00791085">
        <w:rPr>
          <w:rFonts w:ascii="Menlo" w:hAnsi="Menlo" w:cs="Menlo"/>
          <w:color w:val="D4D4D4"/>
          <w:sz w:val="18"/>
          <w:szCs w:val="18"/>
          <w:lang w:val="fr-GB"/>
        </w:rPr>
        <w:t>=(</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self</w:t>
      </w:r>
      <w:r w:rsidRPr="00791085">
        <w:rPr>
          <w:rFonts w:ascii="Menlo" w:hAnsi="Menlo" w:cs="Menlo"/>
          <w:color w:val="D4D4D4"/>
          <w:sz w:val="18"/>
          <w:szCs w:val="18"/>
          <w:lang w:val="fr-GB"/>
        </w:rPr>
        <w:t>.</w:t>
      </w:r>
      <w:r w:rsidRPr="00791085">
        <w:rPr>
          <w:rFonts w:ascii="Menlo" w:hAnsi="Menlo" w:cs="Menlo"/>
          <w:color w:val="9CDCFE"/>
          <w:sz w:val="18"/>
          <w:szCs w:val="18"/>
          <w:lang w:val="fr-GB"/>
        </w:rPr>
        <w:t>y_test</w:t>
      </w:r>
      <w:r w:rsidRPr="00791085">
        <w:rPr>
          <w:rFonts w:ascii="Menlo" w:hAnsi="Menlo" w:cs="Menlo"/>
          <w:color w:val="D4D4D4"/>
          <w:sz w:val="18"/>
          <w:szCs w:val="18"/>
          <w:lang w:val="fr-GB"/>
        </w:rPr>
        <w:t>))</w:t>
      </w:r>
    </w:p>
    <w:p w14:paraId="38928E6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if</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filename</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is</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not</w:t>
      </w:r>
      <w:r w:rsidRPr="00791085">
        <w:rPr>
          <w:rFonts w:ascii="Menlo" w:hAnsi="Menlo" w:cs="Menlo"/>
          <w:color w:val="D4D4D4"/>
          <w:sz w:val="18"/>
          <w:szCs w:val="18"/>
          <w:lang w:val="fr-GB"/>
        </w:rPr>
        <w:t xml:space="preserve"> </w:t>
      </w:r>
      <w:r w:rsidRPr="00791085">
        <w:rPr>
          <w:rFonts w:ascii="Menlo" w:hAnsi="Menlo" w:cs="Menlo"/>
          <w:color w:val="569CD6"/>
          <w:sz w:val="18"/>
          <w:szCs w:val="18"/>
          <w:lang w:val="fr-GB"/>
        </w:rPr>
        <w:t>None</w:t>
      </w:r>
      <w:r w:rsidRPr="00791085">
        <w:rPr>
          <w:rFonts w:ascii="Menlo" w:hAnsi="Menlo" w:cs="Menlo"/>
          <w:color w:val="D4D4D4"/>
          <w:sz w:val="18"/>
          <w:szCs w:val="18"/>
          <w:lang w:val="fr-GB"/>
        </w:rPr>
        <w:t>:</w:t>
      </w:r>
    </w:p>
    <w:p w14:paraId="696D412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model</w:t>
      </w:r>
      <w:r w:rsidRPr="00791085">
        <w:rPr>
          <w:rFonts w:ascii="Menlo" w:hAnsi="Menlo" w:cs="Menlo"/>
          <w:color w:val="D4D4D4"/>
          <w:sz w:val="18"/>
          <w:szCs w:val="18"/>
          <w:lang w:val="fr-GB"/>
        </w:rPr>
        <w:t>.save(</w:t>
      </w:r>
      <w:r w:rsidRPr="00791085">
        <w:rPr>
          <w:rFonts w:ascii="Menlo" w:hAnsi="Menlo" w:cs="Menlo"/>
          <w:color w:val="9CDCFE"/>
          <w:sz w:val="18"/>
          <w:szCs w:val="18"/>
          <w:lang w:val="fr-GB"/>
        </w:rPr>
        <w:t>filename</w:t>
      </w:r>
      <w:r w:rsidRPr="00791085">
        <w:rPr>
          <w:rFonts w:ascii="Menlo" w:hAnsi="Menlo" w:cs="Menlo"/>
          <w:color w:val="D4D4D4"/>
          <w:sz w:val="18"/>
          <w:szCs w:val="18"/>
          <w:lang w:val="fr-GB"/>
        </w:rPr>
        <w:t>)</w:t>
      </w:r>
    </w:p>
    <w:p w14:paraId="1F698987" w14:textId="77777777" w:rsidR="00D34A95" w:rsidRPr="00791085" w:rsidRDefault="00D34A95" w:rsidP="00D34A95">
      <w:pPr>
        <w:rPr>
          <w:lang w:eastAsia="en-US"/>
        </w:rPr>
      </w:pPr>
    </w:p>
    <w:p w14:paraId="2ECDCC65" w14:textId="77777777" w:rsidR="00D34A95" w:rsidRDefault="00D34A95" w:rsidP="00D34A95">
      <w:pPr>
        <w:pStyle w:val="Titre4"/>
      </w:pPr>
      <w:r>
        <w:t>SKLearnClassifiers.py</w:t>
      </w:r>
    </w:p>
    <w:p w14:paraId="28271C0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from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sklearn</w:t>
      </w:r>
      <w:r w:rsidRPr="00791085">
        <w:rPr>
          <w:rFonts w:ascii="Menlo" w:hAnsi="Menlo" w:cs="Menlo"/>
          <w:color w:val="D4D4D4"/>
          <w:sz w:val="18"/>
          <w:szCs w:val="18"/>
          <w:lang w:val="fr-GB"/>
        </w:rPr>
        <w:t>.</w:t>
      </w:r>
      <w:r w:rsidRPr="00791085">
        <w:rPr>
          <w:rFonts w:ascii="Menlo" w:hAnsi="Menlo" w:cs="Menlo"/>
          <w:color w:val="4EC9B0"/>
          <w:sz w:val="18"/>
          <w:szCs w:val="18"/>
          <w:lang w:val="fr-GB"/>
        </w:rPr>
        <w:t>pipeline</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Pipeline</w:t>
      </w:r>
    </w:p>
    <w:p w14:paraId="7F6C04F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from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sklearn</w:t>
      </w:r>
      <w:r w:rsidRPr="00791085">
        <w:rPr>
          <w:rFonts w:ascii="Menlo" w:hAnsi="Menlo" w:cs="Menlo"/>
          <w:color w:val="D4D4D4"/>
          <w:sz w:val="18"/>
          <w:szCs w:val="18"/>
          <w:lang w:val="fr-GB"/>
        </w:rPr>
        <w:t>.</w:t>
      </w:r>
      <w:r w:rsidRPr="00791085">
        <w:rPr>
          <w:rFonts w:ascii="Menlo" w:hAnsi="Menlo" w:cs="Menlo"/>
          <w:color w:val="4EC9B0"/>
          <w:sz w:val="18"/>
          <w:szCs w:val="18"/>
          <w:lang w:val="fr-GB"/>
        </w:rPr>
        <w:t>linear_model</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SGDClassifier</w:t>
      </w:r>
    </w:p>
    <w:p w14:paraId="6E08A88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from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sklearn</w:t>
      </w:r>
      <w:r w:rsidRPr="00791085">
        <w:rPr>
          <w:rFonts w:ascii="Menlo" w:hAnsi="Menlo" w:cs="Menlo"/>
          <w:color w:val="D4D4D4"/>
          <w:sz w:val="18"/>
          <w:szCs w:val="18"/>
          <w:lang w:val="fr-GB"/>
        </w:rPr>
        <w:t>.</w:t>
      </w:r>
      <w:r w:rsidRPr="00791085">
        <w:rPr>
          <w:rFonts w:ascii="Menlo" w:hAnsi="Menlo" w:cs="Menlo"/>
          <w:color w:val="4EC9B0"/>
          <w:sz w:val="18"/>
          <w:szCs w:val="18"/>
          <w:lang w:val="fr-GB"/>
        </w:rPr>
        <w:t>svm</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LinearSVC</w:t>
      </w:r>
    </w:p>
    <w:p w14:paraId="5D35AFC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from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sklearn</w:t>
      </w:r>
      <w:r w:rsidRPr="00791085">
        <w:rPr>
          <w:rFonts w:ascii="Menlo" w:hAnsi="Menlo" w:cs="Menlo"/>
          <w:color w:val="D4D4D4"/>
          <w:sz w:val="18"/>
          <w:szCs w:val="18"/>
          <w:lang w:val="fr-GB"/>
        </w:rPr>
        <w:t>.</w:t>
      </w:r>
      <w:r w:rsidRPr="00791085">
        <w:rPr>
          <w:rFonts w:ascii="Menlo" w:hAnsi="Menlo" w:cs="Menlo"/>
          <w:color w:val="4EC9B0"/>
          <w:sz w:val="18"/>
          <w:szCs w:val="18"/>
          <w:lang w:val="fr-GB"/>
        </w:rPr>
        <w:t>ensemble</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RandomForestClassifier</w:t>
      </w:r>
    </w:p>
    <w:p w14:paraId="6FA5982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586C0"/>
          <w:sz w:val="18"/>
          <w:szCs w:val="18"/>
          <w:lang w:val="fr-GB"/>
        </w:rPr>
        <w:t>from</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sklearn</w:t>
      </w:r>
      <w:r w:rsidRPr="00791085">
        <w:rPr>
          <w:rFonts w:ascii="Menlo" w:hAnsi="Menlo" w:cs="Menlo"/>
          <w:color w:val="D4D4D4"/>
          <w:sz w:val="18"/>
          <w:szCs w:val="18"/>
          <w:lang w:val="fr-GB"/>
        </w:rPr>
        <w:t>.</w:t>
      </w:r>
      <w:r w:rsidRPr="00791085">
        <w:rPr>
          <w:rFonts w:ascii="Menlo" w:hAnsi="Menlo" w:cs="Menlo"/>
          <w:color w:val="4EC9B0"/>
          <w:sz w:val="18"/>
          <w:szCs w:val="18"/>
          <w:lang w:val="fr-GB"/>
        </w:rPr>
        <w:t>metrics</w:t>
      </w: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import</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accuracy_score</w:t>
      </w:r>
    </w:p>
    <w:p w14:paraId="3ECAB36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01509ED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SGDClassify</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0CE9F7E5"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"""A Stochastic Gradient Classifier</w:t>
      </w:r>
    </w:p>
    <w:p w14:paraId="06D7CD9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x_train: list - The training data</w:t>
      </w:r>
    </w:p>
    <w:p w14:paraId="1FF7883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y_train: list - The training data labels</w:t>
      </w:r>
    </w:p>
    <w:p w14:paraId="763274F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x_test: list - The testing data </w:t>
      </w:r>
    </w:p>
    <w:p w14:paraId="08BD55E0"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y_test: list - The testing data labels</w:t>
      </w:r>
    </w:p>
    <w:p w14:paraId="6294281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68D329F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Pipeline</w:t>
      </w:r>
      <w:r w:rsidRPr="00791085">
        <w:rPr>
          <w:rFonts w:ascii="Menlo" w:hAnsi="Menlo" w:cs="Menlo"/>
          <w:color w:val="D4D4D4"/>
          <w:sz w:val="18"/>
          <w:szCs w:val="18"/>
          <w:lang w:val="fr-GB"/>
        </w:rPr>
        <w:t>([(</w:t>
      </w:r>
      <w:r w:rsidRPr="00791085">
        <w:rPr>
          <w:rFonts w:ascii="Menlo" w:hAnsi="Menlo" w:cs="Menlo"/>
          <w:color w:val="CE9178"/>
          <w:sz w:val="18"/>
          <w:szCs w:val="18"/>
          <w:lang w:val="fr-GB"/>
        </w:rPr>
        <w:t>'clf'</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SGDClassifier</w:t>
      </w:r>
      <w:r w:rsidRPr="00791085">
        <w:rPr>
          <w:rFonts w:ascii="Menlo" w:hAnsi="Menlo" w:cs="Menlo"/>
          <w:color w:val="D4D4D4"/>
          <w:sz w:val="18"/>
          <w:szCs w:val="18"/>
          <w:lang w:val="fr-GB"/>
        </w:rPr>
        <w:t xml:space="preserve">())]) </w:t>
      </w:r>
      <w:r w:rsidRPr="00791085">
        <w:rPr>
          <w:rFonts w:ascii="Menlo" w:hAnsi="Menlo" w:cs="Menlo"/>
          <w:color w:val="6A9955"/>
          <w:sz w:val="18"/>
          <w:szCs w:val="18"/>
          <w:lang w:val="fr-GB"/>
        </w:rPr>
        <w:t>#create a classification pipeline</w:t>
      </w:r>
    </w:p>
    <w:p w14:paraId="07FE9FC3"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w:t>
      </w:r>
      <w:r w:rsidRPr="00791085">
        <w:rPr>
          <w:rFonts w:ascii="Menlo" w:hAnsi="Menlo" w:cs="Menlo"/>
          <w:color w:val="DCDCAA"/>
          <w:sz w:val="18"/>
          <w:szCs w:val="18"/>
          <w:lang w:val="fr-GB"/>
        </w:rPr>
        <w:t>fit</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w:t>
      </w:r>
    </w:p>
    <w:p w14:paraId="4E43AEF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159B28B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w:t>
      </w:r>
      <w:r w:rsidRPr="00791085">
        <w:rPr>
          <w:rFonts w:ascii="Menlo" w:hAnsi="Menlo" w:cs="Menlo"/>
          <w:color w:val="DCDCAA"/>
          <w:sz w:val="18"/>
          <w:szCs w:val="18"/>
          <w:lang w:val="fr-GB"/>
        </w:rPr>
        <w:t>predict</w:t>
      </w:r>
      <w:r w:rsidRPr="00791085">
        <w:rPr>
          <w:rFonts w:ascii="Menlo" w:hAnsi="Menlo" w:cs="Menlo"/>
          <w:color w:val="D4D4D4"/>
          <w:sz w:val="18"/>
          <w:szCs w:val="18"/>
          <w:lang w:val="fr-GB"/>
        </w:rPr>
        <w:t>(</w:t>
      </w:r>
      <w:r w:rsidRPr="00791085">
        <w:rPr>
          <w:rFonts w:ascii="Menlo" w:hAnsi="Menlo" w:cs="Menlo"/>
          <w:color w:val="9CDCFE"/>
          <w:sz w:val="18"/>
          <w:szCs w:val="18"/>
          <w:lang w:val="fr-GB"/>
        </w:rPr>
        <w:t>x_test</w:t>
      </w:r>
      <w:r w:rsidRPr="00791085">
        <w:rPr>
          <w:rFonts w:ascii="Menlo" w:hAnsi="Menlo" w:cs="Menlo"/>
          <w:color w:val="D4D4D4"/>
          <w:sz w:val="18"/>
          <w:szCs w:val="18"/>
          <w:lang w:val="fr-GB"/>
        </w:rPr>
        <w:t>)</w:t>
      </w:r>
    </w:p>
    <w:p w14:paraId="7C76EF0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accuracy_score</w:t>
      </w:r>
      <w:r w:rsidRPr="00791085">
        <w:rPr>
          <w:rFonts w:ascii="Menlo" w:hAnsi="Menlo" w:cs="Menlo"/>
          <w:color w:val="D4D4D4"/>
          <w:sz w:val="18"/>
          <w:szCs w:val="18"/>
          <w:lang w:val="fr-GB"/>
        </w:rPr>
        <w:t>(</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p>
    <w:p w14:paraId="79BC5F2A"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p>
    <w:p w14:paraId="4A9BD20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56D65068"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SVMClassify</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76D7802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"""A Support Vector Machine Classifier</w:t>
      </w:r>
    </w:p>
    <w:p w14:paraId="445BE78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x_train: list - The training data</w:t>
      </w:r>
    </w:p>
    <w:p w14:paraId="14CE090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y_train: list - The training data labels</w:t>
      </w:r>
    </w:p>
    <w:p w14:paraId="3F3D02F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x_test: list - The testing data </w:t>
      </w:r>
    </w:p>
    <w:p w14:paraId="22A8C5F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y_test: list - The testing data labels</w:t>
      </w:r>
    </w:p>
    <w:p w14:paraId="3FC003C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445CC73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Pipeline</w:t>
      </w:r>
      <w:r w:rsidRPr="00791085">
        <w:rPr>
          <w:rFonts w:ascii="Menlo" w:hAnsi="Menlo" w:cs="Menlo"/>
          <w:color w:val="D4D4D4"/>
          <w:sz w:val="18"/>
          <w:szCs w:val="18"/>
          <w:lang w:val="fr-GB"/>
        </w:rPr>
        <w:t>([(</w:t>
      </w:r>
      <w:r w:rsidRPr="00791085">
        <w:rPr>
          <w:rFonts w:ascii="Menlo" w:hAnsi="Menlo" w:cs="Menlo"/>
          <w:color w:val="CE9178"/>
          <w:sz w:val="18"/>
          <w:szCs w:val="18"/>
          <w:lang w:val="fr-GB"/>
        </w:rPr>
        <w:t>'clf'</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LinearSVC</w:t>
      </w:r>
      <w:r w:rsidRPr="00791085">
        <w:rPr>
          <w:rFonts w:ascii="Menlo" w:hAnsi="Menlo" w:cs="Menlo"/>
          <w:color w:val="D4D4D4"/>
          <w:sz w:val="18"/>
          <w:szCs w:val="18"/>
          <w:lang w:val="fr-GB"/>
        </w:rPr>
        <w:t>())])</w:t>
      </w:r>
    </w:p>
    <w:p w14:paraId="3653B3D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w:t>
      </w:r>
      <w:r w:rsidRPr="00791085">
        <w:rPr>
          <w:rFonts w:ascii="Menlo" w:hAnsi="Menlo" w:cs="Menlo"/>
          <w:color w:val="DCDCAA"/>
          <w:sz w:val="18"/>
          <w:szCs w:val="18"/>
          <w:lang w:val="fr-GB"/>
        </w:rPr>
        <w:t>fit</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w:t>
      </w:r>
    </w:p>
    <w:p w14:paraId="4426382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09455191"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w:t>
      </w:r>
      <w:r w:rsidRPr="00791085">
        <w:rPr>
          <w:rFonts w:ascii="Menlo" w:hAnsi="Menlo" w:cs="Menlo"/>
          <w:color w:val="DCDCAA"/>
          <w:sz w:val="18"/>
          <w:szCs w:val="18"/>
          <w:lang w:val="fr-GB"/>
        </w:rPr>
        <w:t>predict</w:t>
      </w:r>
      <w:r w:rsidRPr="00791085">
        <w:rPr>
          <w:rFonts w:ascii="Menlo" w:hAnsi="Menlo" w:cs="Menlo"/>
          <w:color w:val="D4D4D4"/>
          <w:sz w:val="18"/>
          <w:szCs w:val="18"/>
          <w:lang w:val="fr-GB"/>
        </w:rPr>
        <w:t>(</w:t>
      </w:r>
      <w:r w:rsidRPr="00791085">
        <w:rPr>
          <w:rFonts w:ascii="Menlo" w:hAnsi="Menlo" w:cs="Menlo"/>
          <w:color w:val="9CDCFE"/>
          <w:sz w:val="18"/>
          <w:szCs w:val="18"/>
          <w:lang w:val="fr-GB"/>
        </w:rPr>
        <w:t>x_test</w:t>
      </w:r>
      <w:r w:rsidRPr="00791085">
        <w:rPr>
          <w:rFonts w:ascii="Menlo" w:hAnsi="Menlo" w:cs="Menlo"/>
          <w:color w:val="D4D4D4"/>
          <w:sz w:val="18"/>
          <w:szCs w:val="18"/>
          <w:lang w:val="fr-GB"/>
        </w:rPr>
        <w:t>)</w:t>
      </w:r>
    </w:p>
    <w:p w14:paraId="4356E4E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accuracy_score</w:t>
      </w:r>
      <w:r w:rsidRPr="00791085">
        <w:rPr>
          <w:rFonts w:ascii="Menlo" w:hAnsi="Menlo" w:cs="Menlo"/>
          <w:color w:val="D4D4D4"/>
          <w:sz w:val="18"/>
          <w:szCs w:val="18"/>
          <w:lang w:val="fr-GB"/>
        </w:rPr>
        <w:t>(</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p>
    <w:p w14:paraId="7797E80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lastRenderedPageBreak/>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p>
    <w:p w14:paraId="19AD2F49"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p>
    <w:p w14:paraId="23FBB5CC"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569CD6"/>
          <w:sz w:val="18"/>
          <w:szCs w:val="18"/>
          <w:lang w:val="fr-GB"/>
        </w:rPr>
        <w:t>def</w:t>
      </w:r>
      <w:r w:rsidRPr="00791085">
        <w:rPr>
          <w:rFonts w:ascii="Menlo" w:hAnsi="Menlo" w:cs="Menlo"/>
          <w:color w:val="D4D4D4"/>
          <w:sz w:val="18"/>
          <w:szCs w:val="18"/>
          <w:lang w:val="fr-GB"/>
        </w:rPr>
        <w:t xml:space="preserve"> </w:t>
      </w:r>
      <w:r w:rsidRPr="00791085">
        <w:rPr>
          <w:rFonts w:ascii="Menlo" w:hAnsi="Menlo" w:cs="Menlo"/>
          <w:color w:val="DCDCAA"/>
          <w:sz w:val="18"/>
          <w:szCs w:val="18"/>
          <w:lang w:val="fr-GB"/>
        </w:rPr>
        <w:t>rfClassify</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x_test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list</w:t>
      </w:r>
      <w:r w:rsidRPr="00791085">
        <w:rPr>
          <w:rFonts w:ascii="Menlo" w:hAnsi="Menlo" w:cs="Menlo"/>
          <w:color w:val="D4D4D4"/>
          <w:sz w:val="18"/>
          <w:szCs w:val="18"/>
          <w:lang w:val="fr-GB"/>
        </w:rPr>
        <w:t>):</w:t>
      </w:r>
    </w:p>
    <w:p w14:paraId="0A7A2862"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E9178"/>
          <w:sz w:val="18"/>
          <w:szCs w:val="18"/>
          <w:lang w:val="fr-GB"/>
        </w:rPr>
        <w:t>"""A RANDOM FOREST CLASSIFIER</w:t>
      </w:r>
    </w:p>
    <w:p w14:paraId="0B6BDFD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x_train: list - The training data</w:t>
      </w:r>
    </w:p>
    <w:p w14:paraId="44770356"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y_train: list - The training data labels</w:t>
      </w:r>
    </w:p>
    <w:p w14:paraId="24C7D7F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x_test: list - The testing data </w:t>
      </w:r>
    </w:p>
    <w:p w14:paraId="21B5749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y_test: list - The testing data labels</w:t>
      </w:r>
    </w:p>
    <w:p w14:paraId="494614AD"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CE9178"/>
          <w:sz w:val="18"/>
          <w:szCs w:val="18"/>
          <w:lang w:val="fr-GB"/>
        </w:rPr>
        <w:t xml:space="preserve">    """</w:t>
      </w:r>
    </w:p>
    <w:p w14:paraId="2094128E"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 xml:space="preserve"> = </w:t>
      </w:r>
      <w:r w:rsidRPr="00791085">
        <w:rPr>
          <w:rFonts w:ascii="Menlo" w:hAnsi="Menlo" w:cs="Menlo"/>
          <w:color w:val="4EC9B0"/>
          <w:sz w:val="18"/>
          <w:szCs w:val="18"/>
          <w:lang w:val="fr-GB"/>
        </w:rPr>
        <w:t>Pipeline</w:t>
      </w:r>
      <w:r w:rsidRPr="00791085">
        <w:rPr>
          <w:rFonts w:ascii="Menlo" w:hAnsi="Menlo" w:cs="Menlo"/>
          <w:color w:val="D4D4D4"/>
          <w:sz w:val="18"/>
          <w:szCs w:val="18"/>
          <w:lang w:val="fr-GB"/>
        </w:rPr>
        <w:t>([(</w:t>
      </w:r>
      <w:r w:rsidRPr="00791085">
        <w:rPr>
          <w:rFonts w:ascii="Menlo" w:hAnsi="Menlo" w:cs="Menlo"/>
          <w:color w:val="CE9178"/>
          <w:sz w:val="18"/>
          <w:szCs w:val="18"/>
          <w:lang w:val="fr-GB"/>
        </w:rPr>
        <w:t>'clf'</w:t>
      </w:r>
      <w:r w:rsidRPr="00791085">
        <w:rPr>
          <w:rFonts w:ascii="Menlo" w:hAnsi="Menlo" w:cs="Menlo"/>
          <w:color w:val="D4D4D4"/>
          <w:sz w:val="18"/>
          <w:szCs w:val="18"/>
          <w:lang w:val="fr-GB"/>
        </w:rPr>
        <w:t xml:space="preserve">, </w:t>
      </w:r>
      <w:r w:rsidRPr="00791085">
        <w:rPr>
          <w:rFonts w:ascii="Menlo" w:hAnsi="Menlo" w:cs="Menlo"/>
          <w:color w:val="4EC9B0"/>
          <w:sz w:val="18"/>
          <w:szCs w:val="18"/>
          <w:lang w:val="fr-GB"/>
        </w:rPr>
        <w:t>RandomForestClassifier</w:t>
      </w:r>
      <w:r w:rsidRPr="00791085">
        <w:rPr>
          <w:rFonts w:ascii="Menlo" w:hAnsi="Menlo" w:cs="Menlo"/>
          <w:color w:val="D4D4D4"/>
          <w:sz w:val="18"/>
          <w:szCs w:val="18"/>
          <w:lang w:val="fr-GB"/>
        </w:rPr>
        <w:t>())])</w:t>
      </w:r>
    </w:p>
    <w:p w14:paraId="6B98A607"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w:t>
      </w:r>
      <w:r w:rsidRPr="00791085">
        <w:rPr>
          <w:rFonts w:ascii="Menlo" w:hAnsi="Menlo" w:cs="Menlo"/>
          <w:color w:val="DCDCAA"/>
          <w:sz w:val="18"/>
          <w:szCs w:val="18"/>
          <w:lang w:val="fr-GB"/>
        </w:rPr>
        <w:t>fit</w:t>
      </w:r>
      <w:r w:rsidRPr="00791085">
        <w:rPr>
          <w:rFonts w:ascii="Menlo" w:hAnsi="Menlo" w:cs="Menlo"/>
          <w:color w:val="D4D4D4"/>
          <w:sz w:val="18"/>
          <w:szCs w:val="18"/>
          <w:lang w:val="fr-GB"/>
        </w:rPr>
        <w:t>(</w:t>
      </w:r>
      <w:r w:rsidRPr="00791085">
        <w:rPr>
          <w:rFonts w:ascii="Menlo" w:hAnsi="Menlo" w:cs="Menlo"/>
          <w:color w:val="9CDCFE"/>
          <w:sz w:val="18"/>
          <w:szCs w:val="18"/>
          <w:lang w:val="fr-GB"/>
        </w:rPr>
        <w:t>x_train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y_train</w:t>
      </w:r>
      <w:r w:rsidRPr="00791085">
        <w:rPr>
          <w:rFonts w:ascii="Menlo" w:hAnsi="Menlo" w:cs="Menlo"/>
          <w:color w:val="D4D4D4"/>
          <w:sz w:val="18"/>
          <w:szCs w:val="18"/>
          <w:lang w:val="fr-GB"/>
        </w:rPr>
        <w:t>)</w:t>
      </w:r>
    </w:p>
    <w:p w14:paraId="5A264F94"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 xml:space="preserve"> = </w:t>
      </w:r>
      <w:r w:rsidRPr="00791085">
        <w:rPr>
          <w:rFonts w:ascii="Menlo" w:hAnsi="Menlo" w:cs="Menlo"/>
          <w:color w:val="9CDCFE"/>
          <w:sz w:val="18"/>
          <w:szCs w:val="18"/>
          <w:lang w:val="fr-GB"/>
        </w:rPr>
        <w:t>classifier</w:t>
      </w:r>
      <w:r w:rsidRPr="00791085">
        <w:rPr>
          <w:rFonts w:ascii="Menlo" w:hAnsi="Menlo" w:cs="Menlo"/>
          <w:color w:val="D4D4D4"/>
          <w:sz w:val="18"/>
          <w:szCs w:val="18"/>
          <w:lang w:val="fr-GB"/>
        </w:rPr>
        <w:t>.</w:t>
      </w:r>
      <w:r w:rsidRPr="00791085">
        <w:rPr>
          <w:rFonts w:ascii="Menlo" w:hAnsi="Menlo" w:cs="Menlo"/>
          <w:color w:val="DCDCAA"/>
          <w:sz w:val="18"/>
          <w:szCs w:val="18"/>
          <w:lang w:val="fr-GB"/>
        </w:rPr>
        <w:t>predict</w:t>
      </w:r>
      <w:r w:rsidRPr="00791085">
        <w:rPr>
          <w:rFonts w:ascii="Menlo" w:hAnsi="Menlo" w:cs="Menlo"/>
          <w:color w:val="D4D4D4"/>
          <w:sz w:val="18"/>
          <w:szCs w:val="18"/>
          <w:lang w:val="fr-GB"/>
        </w:rPr>
        <w:t>(</w:t>
      </w:r>
      <w:r w:rsidRPr="00791085">
        <w:rPr>
          <w:rFonts w:ascii="Menlo" w:hAnsi="Menlo" w:cs="Menlo"/>
          <w:color w:val="9CDCFE"/>
          <w:sz w:val="18"/>
          <w:szCs w:val="18"/>
          <w:lang w:val="fr-GB"/>
        </w:rPr>
        <w:t>x_test</w:t>
      </w:r>
      <w:r w:rsidRPr="00791085">
        <w:rPr>
          <w:rFonts w:ascii="Menlo" w:hAnsi="Menlo" w:cs="Menlo"/>
          <w:color w:val="D4D4D4"/>
          <w:sz w:val="18"/>
          <w:szCs w:val="18"/>
          <w:lang w:val="fr-GB"/>
        </w:rPr>
        <w:t>)</w:t>
      </w:r>
    </w:p>
    <w:p w14:paraId="0AC7D67B"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r w:rsidRPr="00791085">
        <w:rPr>
          <w:rFonts w:ascii="Menlo" w:hAnsi="Menlo" w:cs="Menlo"/>
          <w:color w:val="D4D4D4"/>
          <w:sz w:val="18"/>
          <w:szCs w:val="18"/>
          <w:lang w:val="fr-GB"/>
        </w:rPr>
        <w:t xml:space="preserve"> = </w:t>
      </w:r>
      <w:r w:rsidRPr="00791085">
        <w:rPr>
          <w:rFonts w:ascii="Menlo" w:hAnsi="Menlo" w:cs="Menlo"/>
          <w:color w:val="DCDCAA"/>
          <w:sz w:val="18"/>
          <w:szCs w:val="18"/>
          <w:lang w:val="fr-GB"/>
        </w:rPr>
        <w:t>accuracy_score</w:t>
      </w:r>
      <w:r w:rsidRPr="00791085">
        <w:rPr>
          <w:rFonts w:ascii="Menlo" w:hAnsi="Menlo" w:cs="Menlo"/>
          <w:color w:val="D4D4D4"/>
          <w:sz w:val="18"/>
          <w:szCs w:val="18"/>
          <w:lang w:val="fr-GB"/>
        </w:rPr>
        <w:t>(</w:t>
      </w:r>
      <w:r w:rsidRPr="00791085">
        <w:rPr>
          <w:rFonts w:ascii="Menlo" w:hAnsi="Menlo" w:cs="Menlo"/>
          <w:color w:val="9CDCFE"/>
          <w:sz w:val="18"/>
          <w:szCs w:val="18"/>
          <w:lang w:val="fr-GB"/>
        </w:rPr>
        <w:t>y_test</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predictions</w:t>
      </w:r>
      <w:r w:rsidRPr="00791085">
        <w:rPr>
          <w:rFonts w:ascii="Menlo" w:hAnsi="Menlo" w:cs="Menlo"/>
          <w:color w:val="D4D4D4"/>
          <w:sz w:val="18"/>
          <w:szCs w:val="18"/>
          <w:lang w:val="fr-GB"/>
        </w:rPr>
        <w:t>)</w:t>
      </w:r>
    </w:p>
    <w:p w14:paraId="2F7BEDDF" w14:textId="77777777" w:rsidR="00D34A95" w:rsidRPr="00791085" w:rsidRDefault="00D34A95" w:rsidP="00D34A95">
      <w:pPr>
        <w:shd w:val="clear" w:color="auto" w:fill="1E1E1E"/>
        <w:spacing w:line="270" w:lineRule="atLeast"/>
        <w:jc w:val="left"/>
        <w:rPr>
          <w:rFonts w:ascii="Menlo" w:hAnsi="Menlo" w:cs="Menlo"/>
          <w:color w:val="D4D4D4"/>
          <w:sz w:val="18"/>
          <w:szCs w:val="18"/>
          <w:lang w:val="fr-GB"/>
        </w:rPr>
      </w:pPr>
      <w:r w:rsidRPr="00791085">
        <w:rPr>
          <w:rFonts w:ascii="Menlo" w:hAnsi="Menlo" w:cs="Menlo"/>
          <w:color w:val="D4D4D4"/>
          <w:sz w:val="18"/>
          <w:szCs w:val="18"/>
          <w:lang w:val="fr-GB"/>
        </w:rPr>
        <w:t xml:space="preserve">    </w:t>
      </w:r>
      <w:r w:rsidRPr="00791085">
        <w:rPr>
          <w:rFonts w:ascii="Menlo" w:hAnsi="Menlo" w:cs="Menlo"/>
          <w:color w:val="C586C0"/>
          <w:sz w:val="18"/>
          <w:szCs w:val="18"/>
          <w:lang w:val="fr-GB"/>
        </w:rPr>
        <w:t>return</w:t>
      </w:r>
      <w:r w:rsidRPr="00791085">
        <w:rPr>
          <w:rFonts w:ascii="Menlo" w:hAnsi="Menlo" w:cs="Menlo"/>
          <w:color w:val="D4D4D4"/>
          <w:sz w:val="18"/>
          <w:szCs w:val="18"/>
          <w:lang w:val="fr-GB"/>
        </w:rPr>
        <w:t xml:space="preserve"> </w:t>
      </w:r>
      <w:r w:rsidRPr="00791085">
        <w:rPr>
          <w:rFonts w:ascii="Menlo" w:hAnsi="Menlo" w:cs="Menlo"/>
          <w:color w:val="9CDCFE"/>
          <w:sz w:val="18"/>
          <w:szCs w:val="18"/>
          <w:lang w:val="fr-GB"/>
        </w:rPr>
        <w:t>accuracyScore</w:t>
      </w:r>
    </w:p>
    <w:p w14:paraId="40615EE6" w14:textId="77777777" w:rsidR="00D34A95" w:rsidRDefault="00D34A95" w:rsidP="00D34A95">
      <w:pPr>
        <w:rPr>
          <w:lang w:eastAsia="en-GB"/>
        </w:rPr>
      </w:pPr>
    </w:p>
    <w:p w14:paraId="43102996" w14:textId="0903429A" w:rsidR="00F36D06" w:rsidRDefault="00F36D06" w:rsidP="00B76D98">
      <w:pPr>
        <w:rPr>
          <w:lang w:eastAsia="en-GB"/>
        </w:rPr>
      </w:pPr>
    </w:p>
    <w:p w14:paraId="27F1AA44" w14:textId="77777777" w:rsidR="00885D6C" w:rsidRDefault="00885D6C" w:rsidP="00885D6C">
      <w:pPr>
        <w:pStyle w:val="Titre3"/>
      </w:pPr>
      <w:r>
        <w:t>Parsing And Embedding Layers</w:t>
      </w:r>
    </w:p>
    <w:p w14:paraId="7D1DAC3F" w14:textId="77777777" w:rsidR="00885D6C" w:rsidRDefault="00885D6C" w:rsidP="00885D6C">
      <w:pPr>
        <w:pStyle w:val="Titre4"/>
      </w:pPr>
      <w:r>
        <w:t>Graphs</w:t>
      </w:r>
    </w:p>
    <w:p w14:paraId="7665D9E8" w14:textId="77777777" w:rsidR="00885D6C" w:rsidRDefault="00885D6C" w:rsidP="00885D6C">
      <w:pPr>
        <w:pStyle w:val="Titre5"/>
      </w:pPr>
      <w:r>
        <w:t xml:space="preserve">GraphDataProcessor.py </w:t>
      </w:r>
    </w:p>
    <w:p w14:paraId="3C657E3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tensorflow</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tf</w:t>
      </w:r>
    </w:p>
    <w:p w14:paraId="1CA7AAD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from</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ParsingAndEmbeddingLayers</w:t>
      </w:r>
      <w:r w:rsidRPr="00927B94">
        <w:rPr>
          <w:rFonts w:ascii="Menlo" w:hAnsi="Menlo" w:cs="Menlo"/>
          <w:color w:val="D4D4D4"/>
          <w:sz w:val="18"/>
          <w:szCs w:val="18"/>
          <w:lang w:val="fr-GB"/>
        </w:rPr>
        <w:t>.</w:t>
      </w:r>
      <w:r w:rsidRPr="00927B94">
        <w:rPr>
          <w:rFonts w:ascii="Menlo" w:hAnsi="Menlo" w:cs="Menlo"/>
          <w:color w:val="4EC9B0"/>
          <w:sz w:val="18"/>
          <w:szCs w:val="18"/>
          <w:lang w:val="fr-GB"/>
        </w:rPr>
        <w:t>Graphs</w:t>
      </w:r>
      <w:r w:rsidRPr="00927B94">
        <w:rPr>
          <w:rFonts w:ascii="Menlo" w:hAnsi="Menlo" w:cs="Menlo"/>
          <w:color w:val="D4D4D4"/>
          <w:sz w:val="18"/>
          <w:szCs w:val="18"/>
          <w:lang w:val="fr-GB"/>
        </w:rPr>
        <w:t>.</w:t>
      </w:r>
      <w:r w:rsidRPr="00927B94">
        <w:rPr>
          <w:rFonts w:ascii="Menlo" w:hAnsi="Menlo" w:cs="Menlo"/>
          <w:color w:val="4EC9B0"/>
          <w:sz w:val="18"/>
          <w:szCs w:val="18"/>
          <w:lang w:val="fr-GB"/>
        </w:rPr>
        <w:t>GraphParser</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GraphParser</w:t>
      </w:r>
      <w:r w:rsidRPr="00927B94">
        <w:rPr>
          <w:rFonts w:ascii="Menlo" w:hAnsi="Menlo" w:cs="Menlo"/>
          <w:color w:val="D4D4D4"/>
          <w:sz w:val="18"/>
          <w:szCs w:val="18"/>
          <w:lang w:val="fr-GB"/>
        </w:rPr>
        <w:t xml:space="preserve"> </w:t>
      </w:r>
    </w:p>
    <w:p w14:paraId="6752EAE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from</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ParsingAndEmbeddingLayers</w:t>
      </w:r>
      <w:r w:rsidRPr="00927B94">
        <w:rPr>
          <w:rFonts w:ascii="Menlo" w:hAnsi="Menlo" w:cs="Menlo"/>
          <w:color w:val="D4D4D4"/>
          <w:sz w:val="18"/>
          <w:szCs w:val="18"/>
          <w:lang w:val="fr-GB"/>
        </w:rPr>
        <w:t>.</w:t>
      </w:r>
      <w:r w:rsidRPr="00927B94">
        <w:rPr>
          <w:rFonts w:ascii="Menlo" w:hAnsi="Menlo" w:cs="Menlo"/>
          <w:color w:val="4EC9B0"/>
          <w:sz w:val="18"/>
          <w:szCs w:val="18"/>
          <w:lang w:val="fr-GB"/>
        </w:rPr>
        <w:t>Graphs</w:t>
      </w:r>
      <w:r w:rsidRPr="00927B94">
        <w:rPr>
          <w:rFonts w:ascii="Menlo" w:hAnsi="Menlo" w:cs="Menlo"/>
          <w:color w:val="D4D4D4"/>
          <w:sz w:val="18"/>
          <w:szCs w:val="18"/>
          <w:lang w:val="fr-GB"/>
        </w:rPr>
        <w:t>.</w:t>
      </w:r>
      <w:r w:rsidRPr="00927B94">
        <w:rPr>
          <w:rFonts w:ascii="Menlo" w:hAnsi="Menlo" w:cs="Menlo"/>
          <w:color w:val="4EC9B0"/>
          <w:sz w:val="18"/>
          <w:szCs w:val="18"/>
          <w:lang w:val="fr-GB"/>
        </w:rPr>
        <w:t>GraphEmbeddingLayer</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GraphEmbeddingLayer</w:t>
      </w:r>
    </w:p>
    <w:p w14:paraId="730A7B1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from</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os</w:t>
      </w:r>
      <w:r w:rsidRPr="00927B94">
        <w:rPr>
          <w:rFonts w:ascii="Menlo" w:hAnsi="Menlo" w:cs="Menlo"/>
          <w:color w:val="D4D4D4"/>
          <w:sz w:val="18"/>
          <w:szCs w:val="18"/>
          <w:lang w:val="fr-GB"/>
        </w:rPr>
        <w:t>.</w:t>
      </w:r>
      <w:r w:rsidRPr="00927B94">
        <w:rPr>
          <w:rFonts w:ascii="Menlo" w:hAnsi="Menlo" w:cs="Menlo"/>
          <w:color w:val="4EC9B0"/>
          <w:sz w:val="18"/>
          <w:szCs w:val="18"/>
          <w:lang w:val="fr-GB"/>
        </w:rPr>
        <w:t>path</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dirname</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join</w:t>
      </w:r>
    </w:p>
    <w:p w14:paraId="742196D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7A3D23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569CD6"/>
          <w:sz w:val="18"/>
          <w:szCs w:val="18"/>
          <w:lang w:val="fr-GB"/>
        </w:rPr>
        <w:t>class</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GraphDataProcessor</w:t>
      </w:r>
      <w:r w:rsidRPr="00927B94">
        <w:rPr>
          <w:rFonts w:ascii="Menlo" w:hAnsi="Menlo" w:cs="Menlo"/>
          <w:color w:val="D4D4D4"/>
          <w:sz w:val="18"/>
          <w:szCs w:val="18"/>
          <w:lang w:val="fr-GB"/>
        </w:rPr>
        <w:t>:</w:t>
      </w:r>
    </w:p>
    <w:p w14:paraId="72C4D01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__init__</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hashed</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bool</w:t>
      </w:r>
      <w:r w:rsidRPr="00927B94">
        <w:rPr>
          <w:rFonts w:ascii="Menlo" w:hAnsi="Menlo" w:cs="Menlo"/>
          <w:color w:val="D4D4D4"/>
          <w:sz w:val="18"/>
          <w:szCs w:val="18"/>
          <w:lang w:val="fr-GB"/>
        </w:rPr>
        <w:t>):</w:t>
      </w:r>
    </w:p>
    <w:p w14:paraId="0370C89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18CC43F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A Graph Data Processor Class. This is where all the data for the graph </w:t>
      </w:r>
    </w:p>
    <w:p w14:paraId="6F581E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data structure is processed before the model is run on the data</w:t>
      </w:r>
    </w:p>
    <w:p w14:paraId="22A6DC1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hashed: bool - Whether or not we are working with hashed data</w:t>
      </w:r>
    </w:p>
    <w:p w14:paraId="7656132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5F2AA7B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hashed</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hashed</w:t>
      </w:r>
    </w:p>
    <w:p w14:paraId="0271402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parser</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GraphParser</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hashed</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#initialise the parser object</w:t>
      </w:r>
    </w:p>
    <w:p w14:paraId="4DB6A06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40</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#the humber of segments for segmentation</w:t>
      </w:r>
    </w:p>
    <w:p w14:paraId="7234B53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6B19AE8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splitTrainTest</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matrices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w:t>
      </w:r>
      <w:r w:rsidRPr="00927B94">
        <w:rPr>
          <w:rFonts w:ascii="Menlo" w:hAnsi="Menlo" w:cs="Menlo"/>
          <w:color w:val="D4D4D4"/>
          <w:sz w:val="18"/>
          <w:szCs w:val="18"/>
          <w:lang w:val="fr-GB"/>
        </w:rPr>
        <w:t>):</w:t>
      </w:r>
    </w:p>
    <w:p w14:paraId="5348D13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2B8E63E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Split the data into training and testing</w:t>
      </w:r>
    </w:p>
    <w:p w14:paraId="109A53C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 - The graph data</w:t>
      </w:r>
    </w:p>
    <w:p w14:paraId="0B8BE29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matrices - The matrix representation of the graph data</w:t>
      </w:r>
    </w:p>
    <w:p w14:paraId="1081702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 - The graph data labels</w:t>
      </w:r>
    </w:p>
    <w:p w14:paraId="50B8A78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700406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 </w:t>
      </w:r>
    </w:p>
    <w:p w14:paraId="3FB2D4F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lastRenderedPageBreak/>
        <w:t xml:space="preserve">        x_train - The training data</w:t>
      </w:r>
    </w:p>
    <w:p w14:paraId="4AA171C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x_train_matrix - The training data in matrix form</w:t>
      </w:r>
    </w:p>
    <w:p w14:paraId="2E97D6C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y_train - The training data labels</w:t>
      </w:r>
    </w:p>
    <w:p w14:paraId="1216B20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 - The testing data</w:t>
      </w:r>
    </w:p>
    <w:p w14:paraId="0BB8C9C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x_test_matrix - The testing data in matrix form</w:t>
      </w:r>
    </w:p>
    <w:p w14:paraId="4B21AE3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w:t>
      </w:r>
    </w:p>
    <w:p w14:paraId="66251C1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r w:rsidRPr="00927B94">
        <w:rPr>
          <w:rFonts w:ascii="Menlo" w:hAnsi="Menlo" w:cs="Menlo"/>
          <w:color w:val="D4D4D4"/>
          <w:sz w:val="18"/>
          <w:szCs w:val="18"/>
          <w:lang w:val="fr-GB"/>
        </w:rPr>
        <w:t xml:space="preserve"> </w:t>
      </w:r>
    </w:p>
    <w:p w14:paraId="38B298D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split</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int</w:t>
      </w:r>
      <w:r w:rsidRPr="00927B94">
        <w:rPr>
          <w:rFonts w:ascii="Menlo" w:hAnsi="Menlo" w:cs="Menlo"/>
          <w:color w:val="D4D4D4"/>
          <w:sz w:val="18"/>
          <w:szCs w:val="18"/>
          <w:lang w:val="fr-GB"/>
        </w:rPr>
        <w:t>(</w:t>
      </w:r>
      <w:r w:rsidRPr="00927B94">
        <w:rPr>
          <w:rFonts w:ascii="Menlo" w:hAnsi="Menlo" w:cs="Menlo"/>
          <w:color w:val="B5CEA8"/>
          <w:sz w:val="18"/>
          <w:szCs w:val="18"/>
          <w:lang w:val="fr-GB"/>
        </w:rPr>
        <w:t>0.7</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#split 70-30</w:t>
      </w:r>
    </w:p>
    <w:p w14:paraId="369E095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67D9CA1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The training data</w:t>
      </w:r>
    </w:p>
    <w:p w14:paraId="2929B82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4089AE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x_train_matrix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matrices</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7CF9DB3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y</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185AD8B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037DBB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The testing data</w:t>
      </w:r>
    </w:p>
    <w:p w14:paraId="29F5A8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504FB00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x_test_matrix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matrices</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1C215DC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y</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4717759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6A06AA3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x_train_matrix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x_test_matrix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p>
    <w:p w14:paraId="1CBE19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3F4F67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splitTrainTestNoMatrices</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w:t>
      </w:r>
      <w:r w:rsidRPr="00927B94">
        <w:rPr>
          <w:rFonts w:ascii="Menlo" w:hAnsi="Menlo" w:cs="Menlo"/>
          <w:color w:val="D4D4D4"/>
          <w:sz w:val="18"/>
          <w:szCs w:val="18"/>
          <w:lang w:val="fr-GB"/>
        </w:rPr>
        <w:t>):</w:t>
      </w:r>
    </w:p>
    <w:p w14:paraId="27A0A9A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5999EEE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An alternative to splitTrainTest that does not involve the use of matrices</w:t>
      </w:r>
    </w:p>
    <w:p w14:paraId="016F997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 - The graph data</w:t>
      </w:r>
    </w:p>
    <w:p w14:paraId="316054B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 - The graph data labels</w:t>
      </w:r>
    </w:p>
    <w:p w14:paraId="579F819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D3B8CA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108EEDE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 - The training data</w:t>
      </w:r>
    </w:p>
    <w:p w14:paraId="564A9D7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y_train - The training data labels</w:t>
      </w:r>
    </w:p>
    <w:p w14:paraId="0787246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 - The testing data</w:t>
      </w:r>
    </w:p>
    <w:p w14:paraId="668BBB1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w:t>
      </w:r>
    </w:p>
    <w:p w14:paraId="1996168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2DEA644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split</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int</w:t>
      </w:r>
      <w:r w:rsidRPr="00927B94">
        <w:rPr>
          <w:rFonts w:ascii="Menlo" w:hAnsi="Menlo" w:cs="Menlo"/>
          <w:color w:val="D4D4D4"/>
          <w:sz w:val="18"/>
          <w:szCs w:val="18"/>
          <w:lang w:val="fr-GB"/>
        </w:rPr>
        <w:t>(</w:t>
      </w:r>
      <w:r w:rsidRPr="00927B94">
        <w:rPr>
          <w:rFonts w:ascii="Menlo" w:hAnsi="Menlo" w:cs="Menlo"/>
          <w:color w:val="B5CEA8"/>
          <w:sz w:val="18"/>
          <w:szCs w:val="18"/>
          <w:lang w:val="fr-GB"/>
        </w:rPr>
        <w:t>0.7</w:t>
      </w:r>
      <w:r w:rsidRPr="00927B94">
        <w:rPr>
          <w:rFonts w:ascii="Menlo" w:hAnsi="Menlo" w:cs="Menlo"/>
          <w:color w:val="D4D4D4"/>
          <w:sz w:val="18"/>
          <w:szCs w:val="18"/>
          <w:lang w:val="fr-GB"/>
        </w:rPr>
        <w:t>*</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1416A71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415751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0639319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y</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5B2F757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6B9743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53AC986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y</w:t>
      </w:r>
      <w:r w:rsidRPr="00927B94">
        <w:rPr>
          <w:rFonts w:ascii="Menlo" w:hAnsi="Menlo" w:cs="Menlo"/>
          <w:color w:val="D4D4D4"/>
          <w:sz w:val="18"/>
          <w:szCs w:val="18"/>
          <w:lang w:val="fr-GB"/>
        </w:rPr>
        <w:t>[</w:t>
      </w:r>
      <w:r w:rsidRPr="00927B94">
        <w:rPr>
          <w:rFonts w:ascii="Menlo" w:hAnsi="Menlo" w:cs="Menlo"/>
          <w:color w:val="9CDCFE"/>
          <w:sz w:val="18"/>
          <w:szCs w:val="18"/>
          <w:lang w:val="fr-GB"/>
        </w:rPr>
        <w:t>split</w:t>
      </w:r>
      <w:r w:rsidRPr="00927B94">
        <w:rPr>
          <w:rFonts w:ascii="Menlo" w:hAnsi="Menlo" w:cs="Menlo"/>
          <w:color w:val="D4D4D4"/>
          <w:sz w:val="18"/>
          <w:szCs w:val="18"/>
          <w:lang w:val="fr-GB"/>
        </w:rPr>
        <w:t>:]</w:t>
      </w:r>
    </w:p>
    <w:p w14:paraId="1F60991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7DECF9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p>
    <w:p w14:paraId="19CFB15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FD2773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runSegmentation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nodeEmbeddings</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4EC9B0"/>
          <w:sz w:val="18"/>
          <w:szCs w:val="18"/>
          <w:lang w:val="fr-GB"/>
        </w:rPr>
        <w:t>Tensor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numSegments</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int</w:t>
      </w:r>
      <w:r w:rsidRPr="00927B94">
        <w:rPr>
          <w:rFonts w:ascii="Menlo" w:hAnsi="Menlo" w:cs="Menlo"/>
          <w:color w:val="D4D4D4"/>
          <w:sz w:val="18"/>
          <w:szCs w:val="18"/>
          <w:lang w:val="fr-GB"/>
        </w:rPr>
        <w:t>):</w:t>
      </w:r>
    </w:p>
    <w:p w14:paraId="583496C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74893EA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Run the unsorted segment mean algorithm on the node embeddings</w:t>
      </w:r>
    </w:p>
    <w:p w14:paraId="5035C89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nodeEmbeddings: tf.Tensor - The set of embeddings from each graph</w:t>
      </w:r>
    </w:p>
    <w:p w14:paraId="3A5D119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numSegments: int - The number of segments to be used</w:t>
      </w:r>
    </w:p>
    <w:p w14:paraId="1F7975D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1A9E59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3DD88AD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segFunc - The result of segmentation on the graph</w:t>
      </w:r>
    </w:p>
    <w:p w14:paraId="37536FE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lastRenderedPageBreak/>
        <w:t xml:space="preserve">        """</w:t>
      </w:r>
    </w:p>
    <w:p w14:paraId="16F8352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segments</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constant</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4</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5</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6</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7</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8</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9</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10</w:t>
      </w:r>
      <w:r w:rsidRPr="00927B94">
        <w:rPr>
          <w:rFonts w:ascii="Menlo" w:hAnsi="Menlo" w:cs="Menlo"/>
          <w:color w:val="D4D4D4"/>
          <w:sz w:val="18"/>
          <w:szCs w:val="18"/>
          <w:lang w:val="fr-GB"/>
        </w:rPr>
        <w:t xml:space="preserve">, </w:t>
      </w:r>
    </w:p>
    <w:p w14:paraId="4B1AE86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11</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12</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13</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14</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15</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16</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17</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18</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19</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20</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21</w:t>
      </w:r>
      <w:r w:rsidRPr="00927B94">
        <w:rPr>
          <w:rFonts w:ascii="Menlo" w:hAnsi="Menlo" w:cs="Menlo"/>
          <w:color w:val="D4D4D4"/>
          <w:sz w:val="18"/>
          <w:szCs w:val="18"/>
          <w:lang w:val="fr-GB"/>
        </w:rPr>
        <w:t xml:space="preserve">, </w:t>
      </w:r>
    </w:p>
    <w:p w14:paraId="6252F18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22</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23</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24</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25</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26</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27</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28</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29</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30</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31</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32</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33</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34</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35</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36</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37</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38</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39</w:t>
      </w:r>
      <w:r w:rsidRPr="00927B94">
        <w:rPr>
          <w:rFonts w:ascii="Menlo" w:hAnsi="Menlo" w:cs="Menlo"/>
          <w:color w:val="D4D4D4"/>
          <w:sz w:val="18"/>
          <w:szCs w:val="18"/>
          <w:lang w:val="fr-GB"/>
        </w:rPr>
        <w:t>])</w:t>
      </w:r>
    </w:p>
    <w:p w14:paraId="23091C7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segFunc</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4EC9B0"/>
          <w:sz w:val="18"/>
          <w:szCs w:val="18"/>
          <w:lang w:val="fr-GB"/>
        </w:rPr>
        <w:t>math</w:t>
      </w:r>
      <w:r w:rsidRPr="00927B94">
        <w:rPr>
          <w:rFonts w:ascii="Menlo" w:hAnsi="Menlo" w:cs="Menlo"/>
          <w:color w:val="D4D4D4"/>
          <w:sz w:val="18"/>
          <w:szCs w:val="18"/>
          <w:lang w:val="fr-GB"/>
        </w:rPr>
        <w:t>.</w:t>
      </w:r>
      <w:r w:rsidRPr="00927B94">
        <w:rPr>
          <w:rFonts w:ascii="Menlo" w:hAnsi="Menlo" w:cs="Menlo"/>
          <w:color w:val="DCDCAA"/>
          <w:sz w:val="18"/>
          <w:szCs w:val="18"/>
          <w:lang w:val="fr-GB"/>
        </w:rPr>
        <w:t>unsorted_segment_mean</w:t>
      </w:r>
      <w:r w:rsidRPr="00927B94">
        <w:rPr>
          <w:rFonts w:ascii="Menlo" w:hAnsi="Menlo" w:cs="Menlo"/>
          <w:color w:val="D4D4D4"/>
          <w:sz w:val="18"/>
          <w:szCs w:val="18"/>
          <w:lang w:val="fr-GB"/>
        </w:rPr>
        <w:t>(</w:t>
      </w:r>
      <w:r w:rsidRPr="00927B94">
        <w:rPr>
          <w:rFonts w:ascii="Menlo" w:hAnsi="Menlo" w:cs="Menlo"/>
          <w:color w:val="9CDCFE"/>
          <w:sz w:val="18"/>
          <w:szCs w:val="18"/>
          <w:lang w:val="fr-GB"/>
        </w:rPr>
        <w:t>nodeEmbeddings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segments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num_segments</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numSegments</w:t>
      </w:r>
      <w:r w:rsidRPr="00927B94">
        <w:rPr>
          <w:rFonts w:ascii="Menlo" w:hAnsi="Menlo" w:cs="Menlo"/>
          <w:color w:val="D4D4D4"/>
          <w:sz w:val="18"/>
          <w:szCs w:val="18"/>
          <w:lang w:val="fr-GB"/>
        </w:rPr>
        <w:t>)</w:t>
      </w:r>
    </w:p>
    <w:p w14:paraId="2F95D93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segFunc</w:t>
      </w:r>
    </w:p>
    <w:p w14:paraId="22BA367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CC780B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getMaxLen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6CA2BDE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3A5B5E2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Get the maximum graph length for padding</w:t>
      </w:r>
    </w:p>
    <w:p w14:paraId="5E38742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 - The list of all graphs in both the training and testing data</w:t>
      </w:r>
    </w:p>
    <w:p w14:paraId="36CD08E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2DAA49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48E8EA3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maxLen - The number of nodes in the largest available graph</w:t>
      </w:r>
    </w:p>
    <w:p w14:paraId="2A6DB35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4D850FE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0</w:t>
      </w:r>
    </w:p>
    <w:p w14:paraId="04BF025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2EC9375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&gt;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785C005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p>
    <w:p w14:paraId="7C868C6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0C55A9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p>
    <w:p w14:paraId="3E31CAA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737E9B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padGraphs1</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int</w:t>
      </w:r>
      <w:r w:rsidRPr="00927B94">
        <w:rPr>
          <w:rFonts w:ascii="Menlo" w:hAnsi="Menlo" w:cs="Menlo"/>
          <w:color w:val="D4D4D4"/>
          <w:sz w:val="18"/>
          <w:szCs w:val="18"/>
          <w:lang w:val="fr-GB"/>
        </w:rPr>
        <w:t>):</w:t>
      </w:r>
    </w:p>
    <w:p w14:paraId="570E002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4F28968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A method to pad the graphs and return a tensor representation of the padded graphs</w:t>
      </w:r>
    </w:p>
    <w:p w14:paraId="6322D7D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This is intended for use with the deep learning models</w:t>
      </w:r>
    </w:p>
    <w:p w14:paraId="4ABFFC9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 - The list of graphs to be padded</w:t>
      </w:r>
    </w:p>
    <w:p w14:paraId="42494B3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maxLen: int - The number of nodes in the largest graph</w:t>
      </w:r>
    </w:p>
    <w:p w14:paraId="10D7AF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3D844E3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17B891C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 - The padded graphs</w:t>
      </w:r>
    </w:p>
    <w:p w14:paraId="1EBC7EC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4058F7E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length</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302A4D2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9CDCFE"/>
          <w:sz w:val="18"/>
          <w:szCs w:val="18"/>
          <w:lang w:val="fr-GB"/>
        </w:rPr>
        <w:t>length</w:t>
      </w:r>
      <w:r w:rsidRPr="00927B94">
        <w:rPr>
          <w:rFonts w:ascii="Menlo" w:hAnsi="Menlo" w:cs="Menlo"/>
          <w:color w:val="D4D4D4"/>
          <w:sz w:val="18"/>
          <w:szCs w:val="18"/>
          <w:lang w:val="fr-GB"/>
        </w:rPr>
        <w:t>):</w:t>
      </w:r>
    </w:p>
    <w:p w14:paraId="61DF9A6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&lt;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5A33403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padCount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maxLen</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p>
    <w:p w14:paraId="7B32DC1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list</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p>
    <w:p w14:paraId="69331A7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j</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9CDCFE"/>
          <w:sz w:val="18"/>
          <w:szCs w:val="18"/>
          <w:lang w:val="fr-GB"/>
        </w:rPr>
        <w:t>padCount</w:t>
      </w:r>
      <w:r w:rsidRPr="00927B94">
        <w:rPr>
          <w:rFonts w:ascii="Menlo" w:hAnsi="Menlo" w:cs="Menlo"/>
          <w:color w:val="D4D4D4"/>
          <w:sz w:val="18"/>
          <w:szCs w:val="18"/>
          <w:lang w:val="fr-GB"/>
        </w:rPr>
        <w:t>):</w:t>
      </w:r>
    </w:p>
    <w:p w14:paraId="688BA15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].append(</w:t>
      </w:r>
      <w:r w:rsidRPr="00927B94">
        <w:rPr>
          <w:rFonts w:ascii="Menlo" w:hAnsi="Menlo" w:cs="Menlo"/>
          <w:color w:val="B5CEA8"/>
          <w:sz w:val="18"/>
          <w:szCs w:val="18"/>
          <w:lang w:val="fr-GB"/>
        </w:rPr>
        <w:t>0.0</w:t>
      </w:r>
      <w:r w:rsidRPr="00927B94">
        <w:rPr>
          <w:rFonts w:ascii="Menlo" w:hAnsi="Menlo" w:cs="Menlo"/>
          <w:color w:val="D4D4D4"/>
          <w:sz w:val="18"/>
          <w:szCs w:val="18"/>
          <w:lang w:val="fr-GB"/>
        </w:rPr>
        <w:t>)</w:t>
      </w:r>
    </w:p>
    <w:p w14:paraId="4FB9A3C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p>
    <w:p w14:paraId="1FCDF2D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p>
    <w:p w14:paraId="3AE94C1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2318D41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padGraphs2</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0A8E3A8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0D66EB7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A method to pad the graphs and return a list representation of the padded graphs</w:t>
      </w:r>
    </w:p>
    <w:p w14:paraId="4062DE3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This is intended for use with the non deep learning models</w:t>
      </w:r>
    </w:p>
    <w:p w14:paraId="2BF486A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 - The list of graphs to be padded</w:t>
      </w:r>
    </w:p>
    <w:p w14:paraId="5EDD985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maxLen: int - The number of nodes in the largest graph</w:t>
      </w:r>
    </w:p>
    <w:p w14:paraId="762B2BB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139A01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4AC06A0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 - The padded graphs</w:t>
      </w:r>
    </w:p>
    <w:p w14:paraId="52B155C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7833AF9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length</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71E3417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9CDCFE"/>
          <w:sz w:val="18"/>
          <w:szCs w:val="18"/>
          <w:lang w:val="fr-GB"/>
        </w:rPr>
        <w:t>length</w:t>
      </w:r>
      <w:r w:rsidRPr="00927B94">
        <w:rPr>
          <w:rFonts w:ascii="Menlo" w:hAnsi="Menlo" w:cs="Menlo"/>
          <w:color w:val="D4D4D4"/>
          <w:sz w:val="18"/>
          <w:szCs w:val="18"/>
          <w:lang w:val="fr-GB"/>
        </w:rPr>
        <w:t>):</w:t>
      </w:r>
    </w:p>
    <w:p w14:paraId="365257F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&lt;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100505A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padCount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maxLen</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p>
    <w:p w14:paraId="2BB5D11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j</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9CDCFE"/>
          <w:sz w:val="18"/>
          <w:szCs w:val="18"/>
          <w:lang w:val="fr-GB"/>
        </w:rPr>
        <w:t>padCount</w:t>
      </w:r>
      <w:r w:rsidRPr="00927B94">
        <w:rPr>
          <w:rFonts w:ascii="Menlo" w:hAnsi="Menlo" w:cs="Menlo"/>
          <w:color w:val="D4D4D4"/>
          <w:sz w:val="18"/>
          <w:szCs w:val="18"/>
          <w:lang w:val="fr-GB"/>
        </w:rPr>
        <w:t>):</w:t>
      </w:r>
    </w:p>
    <w:p w14:paraId="79237D3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].append(</w:t>
      </w:r>
      <w:r w:rsidRPr="00927B94">
        <w:rPr>
          <w:rFonts w:ascii="Menlo" w:hAnsi="Menlo" w:cs="Menlo"/>
          <w:color w:val="B5CEA8"/>
          <w:sz w:val="18"/>
          <w:szCs w:val="18"/>
          <w:lang w:val="fr-GB"/>
        </w:rPr>
        <w:t>0.0</w:t>
      </w:r>
      <w:r w:rsidRPr="00927B94">
        <w:rPr>
          <w:rFonts w:ascii="Menlo" w:hAnsi="Menlo" w:cs="Menlo"/>
          <w:color w:val="D4D4D4"/>
          <w:sz w:val="18"/>
          <w:szCs w:val="18"/>
          <w:lang w:val="fr-GB"/>
        </w:rPr>
        <w:t>)</w:t>
      </w:r>
    </w:p>
    <w:p w14:paraId="61880F6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p>
    <w:p w14:paraId="3BC3F40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6774A16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runProcessor1</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0061D55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44428FB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Processor 1: This processor is run when working with deep learning models and padded graphs</w:t>
      </w:r>
    </w:p>
    <w:p w14:paraId="4891791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FE036E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27A664C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 - The padded training data in tensor format</w:t>
      </w:r>
    </w:p>
    <w:p w14:paraId="3574F69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y_train - The training data labels in categorical tensor format</w:t>
      </w:r>
    </w:p>
    <w:p w14:paraId="6325DA7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 - The padded testing data in tensor format</w:t>
      </w:r>
    </w:p>
    <w:p w14:paraId="3E3A397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 in categorical tensor format</w:t>
      </w:r>
    </w:p>
    <w:p w14:paraId="5ABB028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535C409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Collect all the required data</w:t>
      </w:r>
    </w:p>
    <w:p w14:paraId="1526DB5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getData</w:t>
      </w:r>
      <w:r w:rsidRPr="00927B94">
        <w:rPr>
          <w:rFonts w:ascii="Menlo" w:hAnsi="Menlo" w:cs="Menlo"/>
          <w:color w:val="D4D4D4"/>
          <w:sz w:val="18"/>
          <w:szCs w:val="18"/>
          <w:lang w:val="fr-GB"/>
        </w:rPr>
        <w:t>()</w:t>
      </w:r>
    </w:p>
    <w:p w14:paraId="0EBA57F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DCCE4F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total_x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#combine training and testing to find the largest graph</w:t>
      </w:r>
    </w:p>
    <w:p w14:paraId="5878897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getMaxLen</w:t>
      </w:r>
      <w:r w:rsidRPr="00927B94">
        <w:rPr>
          <w:rFonts w:ascii="Menlo" w:hAnsi="Menlo" w:cs="Menlo"/>
          <w:color w:val="D4D4D4"/>
          <w:sz w:val="18"/>
          <w:szCs w:val="18"/>
          <w:lang w:val="fr-GB"/>
        </w:rPr>
        <w:t>(</w:t>
      </w:r>
      <w:r w:rsidRPr="00927B94">
        <w:rPr>
          <w:rFonts w:ascii="Menlo" w:hAnsi="Menlo" w:cs="Menlo"/>
          <w:color w:val="9CDCFE"/>
          <w:sz w:val="18"/>
          <w:szCs w:val="18"/>
          <w:lang w:val="fr-GB"/>
        </w:rPr>
        <w:t>total_x</w:t>
      </w:r>
      <w:r w:rsidRPr="00927B94">
        <w:rPr>
          <w:rFonts w:ascii="Menlo" w:hAnsi="Menlo" w:cs="Menlo"/>
          <w:color w:val="D4D4D4"/>
          <w:sz w:val="18"/>
          <w:szCs w:val="18"/>
          <w:lang w:val="fr-GB"/>
        </w:rPr>
        <w:t>)</w:t>
      </w:r>
    </w:p>
    <w:p w14:paraId="233F24E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Pad the training and testing graphs</w:t>
      </w:r>
    </w:p>
    <w:p w14:paraId="4877770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padGraphs1</w:t>
      </w:r>
      <w:r w:rsidRPr="00927B94">
        <w:rPr>
          <w:rFonts w:ascii="Menlo" w:hAnsi="Menlo" w:cs="Menlo"/>
          <w:color w:val="D4D4D4"/>
          <w:sz w:val="18"/>
          <w:szCs w:val="18"/>
          <w:lang w:val="fr-GB"/>
        </w:rPr>
        <w:t>(</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2A1D26F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padGraphs1</w:t>
      </w:r>
      <w:r w:rsidRPr="00927B94">
        <w:rPr>
          <w:rFonts w:ascii="Menlo" w:hAnsi="Menlo" w:cs="Menlo"/>
          <w:color w:val="D4D4D4"/>
          <w:sz w:val="18"/>
          <w:szCs w:val="18"/>
          <w:lang w:val="fr-GB"/>
        </w:rPr>
        <w:t>(</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3B6CEE7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D05BE3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Convert the padded graphs to tensors for use in the deep learning models</w:t>
      </w:r>
    </w:p>
    <w:p w14:paraId="405F6CD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x_train</w:t>
      </w:r>
      <w:r w:rsidRPr="00927B94">
        <w:rPr>
          <w:rFonts w:ascii="Menlo" w:hAnsi="Menlo" w:cs="Menlo"/>
          <w:color w:val="D4D4D4"/>
          <w:sz w:val="18"/>
          <w:szCs w:val="18"/>
          <w:lang w:val="fr-GB"/>
        </w:rPr>
        <w:t>)</w:t>
      </w:r>
    </w:p>
    <w:p w14:paraId="27E06A8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9CDCFE"/>
          <w:sz w:val="18"/>
          <w:szCs w:val="18"/>
          <w:lang w:val="fr-GB"/>
        </w:rPr>
        <w:t>keras</w:t>
      </w:r>
      <w:r w:rsidRPr="00927B94">
        <w:rPr>
          <w:rFonts w:ascii="Menlo" w:hAnsi="Menlo" w:cs="Menlo"/>
          <w:color w:val="D4D4D4"/>
          <w:sz w:val="18"/>
          <w:szCs w:val="18"/>
          <w:lang w:val="fr-GB"/>
        </w:rPr>
        <w:t>.utils.to_categorical(</w:t>
      </w:r>
      <w:r w:rsidRPr="00927B94">
        <w:rPr>
          <w:rFonts w:ascii="Menlo" w:hAnsi="Menlo" w:cs="Menlo"/>
          <w:color w:val="9CDCFE"/>
          <w:sz w:val="18"/>
          <w:szCs w:val="18"/>
          <w:lang w:val="fr-GB"/>
        </w:rPr>
        <w:t>y_train</w:t>
      </w:r>
      <w:r w:rsidRPr="00927B94">
        <w:rPr>
          <w:rFonts w:ascii="Menlo" w:hAnsi="Menlo" w:cs="Menlo"/>
          <w:color w:val="D4D4D4"/>
          <w:sz w:val="18"/>
          <w:szCs w:val="18"/>
          <w:lang w:val="fr-GB"/>
        </w:rPr>
        <w:t>)</w:t>
      </w:r>
    </w:p>
    <w:p w14:paraId="6763636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x_test</w:t>
      </w:r>
      <w:r w:rsidRPr="00927B94">
        <w:rPr>
          <w:rFonts w:ascii="Menlo" w:hAnsi="Menlo" w:cs="Menlo"/>
          <w:color w:val="D4D4D4"/>
          <w:sz w:val="18"/>
          <w:szCs w:val="18"/>
          <w:lang w:val="fr-GB"/>
        </w:rPr>
        <w:t>)</w:t>
      </w:r>
    </w:p>
    <w:p w14:paraId="6AE9669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9CDCFE"/>
          <w:sz w:val="18"/>
          <w:szCs w:val="18"/>
          <w:lang w:val="fr-GB"/>
        </w:rPr>
        <w:t>keras</w:t>
      </w:r>
      <w:r w:rsidRPr="00927B94">
        <w:rPr>
          <w:rFonts w:ascii="Menlo" w:hAnsi="Menlo" w:cs="Menlo"/>
          <w:color w:val="D4D4D4"/>
          <w:sz w:val="18"/>
          <w:szCs w:val="18"/>
          <w:lang w:val="fr-GB"/>
        </w:rPr>
        <w:t>.utils.to_categorical(</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w:t>
      </w:r>
    </w:p>
    <w:p w14:paraId="1712B37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37A82D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p>
    <w:p w14:paraId="4DFB347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3917E34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runProcessor2</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64775A9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51DBEC8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Processor 2: This processor is run when working with non deep learning models and padded graphs</w:t>
      </w:r>
    </w:p>
    <w:p w14:paraId="7D0D2F4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DDAF6B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5438323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xTrain2 - The padded training data in list format</w:t>
      </w:r>
    </w:p>
    <w:p w14:paraId="0AEBFA9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yTrain - The training data labels in list format</w:t>
      </w:r>
    </w:p>
    <w:p w14:paraId="19F9680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xTest2 - The padded testing data in list format</w:t>
      </w:r>
    </w:p>
    <w:p w14:paraId="10194B2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yTest - The testing data labels in list format</w:t>
      </w:r>
    </w:p>
    <w:p w14:paraId="356428B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lastRenderedPageBreak/>
        <w:t xml:space="preserve">        """</w:t>
      </w:r>
    </w:p>
    <w:p w14:paraId="5E7B251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getData</w:t>
      </w:r>
      <w:r w:rsidRPr="00927B94">
        <w:rPr>
          <w:rFonts w:ascii="Menlo" w:hAnsi="Menlo" w:cs="Menlo"/>
          <w:color w:val="D4D4D4"/>
          <w:sz w:val="18"/>
          <w:szCs w:val="18"/>
          <w:lang w:val="fr-GB"/>
        </w:rPr>
        <w:t>()</w:t>
      </w:r>
    </w:p>
    <w:p w14:paraId="354A9BB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A4412A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totalX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xTest</w:t>
      </w:r>
    </w:p>
    <w:p w14:paraId="708C1E0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getMaxLen</w:t>
      </w:r>
      <w:r w:rsidRPr="00927B94">
        <w:rPr>
          <w:rFonts w:ascii="Menlo" w:hAnsi="Menlo" w:cs="Menlo"/>
          <w:color w:val="D4D4D4"/>
          <w:sz w:val="18"/>
          <w:szCs w:val="18"/>
          <w:lang w:val="fr-GB"/>
        </w:rPr>
        <w:t>(</w:t>
      </w:r>
      <w:r w:rsidRPr="00927B94">
        <w:rPr>
          <w:rFonts w:ascii="Menlo" w:hAnsi="Menlo" w:cs="Menlo"/>
          <w:color w:val="9CDCFE"/>
          <w:sz w:val="18"/>
          <w:szCs w:val="18"/>
          <w:lang w:val="fr-GB"/>
        </w:rPr>
        <w:t>totalX</w:t>
      </w:r>
      <w:r w:rsidRPr="00927B94">
        <w:rPr>
          <w:rFonts w:ascii="Menlo" w:hAnsi="Menlo" w:cs="Menlo"/>
          <w:color w:val="D4D4D4"/>
          <w:sz w:val="18"/>
          <w:szCs w:val="18"/>
          <w:lang w:val="fr-GB"/>
        </w:rPr>
        <w:t>)</w:t>
      </w:r>
    </w:p>
    <w:p w14:paraId="4A67F2F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0DFD4A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padGraphs2</w:t>
      </w:r>
      <w:r w:rsidRPr="00927B94">
        <w:rPr>
          <w:rFonts w:ascii="Menlo" w:hAnsi="Menlo" w:cs="Menlo"/>
          <w:color w:val="D4D4D4"/>
          <w:sz w:val="18"/>
          <w:szCs w:val="18"/>
          <w:lang w:val="fr-GB"/>
        </w:rPr>
        <w:t>(</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75EDE0F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padGraphs2</w:t>
      </w:r>
      <w:r w:rsidRPr="00927B94">
        <w:rPr>
          <w:rFonts w:ascii="Menlo" w:hAnsi="Menlo" w:cs="Menlo"/>
          <w:color w:val="D4D4D4"/>
          <w:sz w:val="18"/>
          <w:szCs w:val="18"/>
          <w:lang w:val="fr-GB"/>
        </w:rPr>
        <w:t>(</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maxLen</w:t>
      </w:r>
      <w:r w:rsidRPr="00927B94">
        <w:rPr>
          <w:rFonts w:ascii="Menlo" w:hAnsi="Menlo" w:cs="Menlo"/>
          <w:color w:val="D4D4D4"/>
          <w:sz w:val="18"/>
          <w:szCs w:val="18"/>
          <w:lang w:val="fr-GB"/>
        </w:rPr>
        <w:t>)</w:t>
      </w:r>
    </w:p>
    <w:p w14:paraId="41DD06F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761802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xTest2</w:t>
      </w:r>
      <w:r w:rsidRPr="00927B94">
        <w:rPr>
          <w:rFonts w:ascii="Menlo" w:hAnsi="Menlo" w:cs="Menlo"/>
          <w:color w:val="D4D4D4"/>
          <w:sz w:val="18"/>
          <w:szCs w:val="18"/>
          <w:lang w:val="fr-GB"/>
        </w:rPr>
        <w:t xml:space="preserve"> = [], []</w:t>
      </w:r>
    </w:p>
    <w:p w14:paraId="527E687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67B0A6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Convert the tensors into Python list form</w:t>
      </w:r>
    </w:p>
    <w:p w14:paraId="494A00F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w:t>
      </w:r>
    </w:p>
    <w:p w14:paraId="3713890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p>
    <w:p w14:paraId="037D8D9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2ADB9D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w:t>
      </w:r>
    </w:p>
    <w:p w14:paraId="5DBF3AB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p>
    <w:p w14:paraId="0C3CF8A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p>
    <w:p w14:paraId="1A1C95B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5A8159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runProcessor3</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2C50738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256DEF8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Processor 3: This processor is run when working with deep learning models and segmented graphs</w:t>
      </w:r>
    </w:p>
    <w:p w14:paraId="058B82F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42CCF1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5610B0F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x_train2 - The segmented training data in tensor format</w:t>
      </w:r>
    </w:p>
    <w:p w14:paraId="5962D6B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y_train - The training data labels in categorical tensor format</w:t>
      </w:r>
    </w:p>
    <w:p w14:paraId="3FD5020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x_test2 - The segmented testing data in tensor format</w:t>
      </w:r>
    </w:p>
    <w:p w14:paraId="69BB999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 in categorical tensor format</w:t>
      </w:r>
    </w:p>
    <w:p w14:paraId="5CFF0D0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3FA42FC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getData</w:t>
      </w:r>
      <w:r w:rsidRPr="00927B94">
        <w:rPr>
          <w:rFonts w:ascii="Menlo" w:hAnsi="Menlo" w:cs="Menlo"/>
          <w:color w:val="D4D4D4"/>
          <w:sz w:val="18"/>
          <w:szCs w:val="18"/>
          <w:lang w:val="fr-GB"/>
        </w:rPr>
        <w:t>()</w:t>
      </w:r>
    </w:p>
    <w:p w14:paraId="18C96B1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x_test2</w:t>
      </w:r>
      <w:r w:rsidRPr="00927B94">
        <w:rPr>
          <w:rFonts w:ascii="Menlo" w:hAnsi="Menlo" w:cs="Menlo"/>
          <w:color w:val="D4D4D4"/>
          <w:sz w:val="18"/>
          <w:szCs w:val="18"/>
          <w:lang w:val="fr-GB"/>
        </w:rPr>
        <w:t xml:space="preserve"> = [], [] </w:t>
      </w:r>
      <w:r w:rsidRPr="00927B94">
        <w:rPr>
          <w:rFonts w:ascii="Menlo" w:hAnsi="Menlo" w:cs="Menlo"/>
          <w:color w:val="6A9955"/>
          <w:sz w:val="18"/>
          <w:szCs w:val="18"/>
          <w:lang w:val="fr-GB"/>
        </w:rPr>
        <w:t>#empty list to copy the segmented graphs into</w:t>
      </w:r>
    </w:p>
    <w:p w14:paraId="021D1E2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32199F3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Run segmentation on the training data</w:t>
      </w:r>
    </w:p>
    <w:p w14:paraId="1BFF03C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w:t>
      </w:r>
    </w:p>
    <w:p w14:paraId="2140327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36DC1AC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p>
    <w:p w14:paraId="34FB21B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2148A3B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runSegmentation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7ABDC5E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reshape</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5D5EE72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#add the segmented graph to a new list</w:t>
      </w:r>
    </w:p>
    <w:p w14:paraId="1CD64C6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643D328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Run segmentation on the testing data</w:t>
      </w:r>
    </w:p>
    <w:p w14:paraId="1AC93B1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w:t>
      </w:r>
    </w:p>
    <w:p w14:paraId="34ECC27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79ED124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p>
    <w:p w14:paraId="16E3908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332C576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runSegmentation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47219B0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reshape</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6F4627F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w:t>
      </w:r>
    </w:p>
    <w:p w14:paraId="71795F8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8522AC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lastRenderedPageBreak/>
        <w:t xml:space="preserve">        </w:t>
      </w:r>
      <w:r w:rsidRPr="00927B94">
        <w:rPr>
          <w:rFonts w:ascii="Menlo" w:hAnsi="Menlo" w:cs="Menlo"/>
          <w:color w:val="6A9955"/>
          <w:sz w:val="18"/>
          <w:szCs w:val="18"/>
          <w:lang w:val="fr-GB"/>
        </w:rPr>
        <w:t># COnvert all the data and labels into tensors for use in the deep learning models</w:t>
      </w:r>
    </w:p>
    <w:p w14:paraId="6340472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w:t>
      </w:r>
    </w:p>
    <w:p w14:paraId="33F6466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9CDCFE"/>
          <w:sz w:val="18"/>
          <w:szCs w:val="18"/>
          <w:lang w:val="fr-GB"/>
        </w:rPr>
        <w:t>keras</w:t>
      </w:r>
      <w:r w:rsidRPr="00927B94">
        <w:rPr>
          <w:rFonts w:ascii="Menlo" w:hAnsi="Menlo" w:cs="Menlo"/>
          <w:color w:val="D4D4D4"/>
          <w:sz w:val="18"/>
          <w:szCs w:val="18"/>
          <w:lang w:val="fr-GB"/>
        </w:rPr>
        <w:t>.utils.to_categorical(</w:t>
      </w:r>
      <w:r w:rsidRPr="00927B94">
        <w:rPr>
          <w:rFonts w:ascii="Menlo" w:hAnsi="Menlo" w:cs="Menlo"/>
          <w:color w:val="9CDCFE"/>
          <w:sz w:val="18"/>
          <w:szCs w:val="18"/>
          <w:lang w:val="fr-GB"/>
        </w:rPr>
        <w:t>yTrain</w:t>
      </w:r>
      <w:r w:rsidRPr="00927B94">
        <w:rPr>
          <w:rFonts w:ascii="Menlo" w:hAnsi="Menlo" w:cs="Menlo"/>
          <w:color w:val="D4D4D4"/>
          <w:sz w:val="18"/>
          <w:szCs w:val="18"/>
          <w:lang w:val="fr-GB"/>
        </w:rPr>
        <w:t>)</w:t>
      </w:r>
    </w:p>
    <w:p w14:paraId="09F705A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x_test2</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x_test2</w:t>
      </w:r>
      <w:r w:rsidRPr="00927B94">
        <w:rPr>
          <w:rFonts w:ascii="Menlo" w:hAnsi="Menlo" w:cs="Menlo"/>
          <w:color w:val="D4D4D4"/>
          <w:sz w:val="18"/>
          <w:szCs w:val="18"/>
          <w:lang w:val="fr-GB"/>
        </w:rPr>
        <w:t>)</w:t>
      </w:r>
    </w:p>
    <w:p w14:paraId="64A1A32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9CDCFE"/>
          <w:sz w:val="18"/>
          <w:szCs w:val="18"/>
          <w:lang w:val="fr-GB"/>
        </w:rPr>
        <w:t>keras</w:t>
      </w:r>
      <w:r w:rsidRPr="00927B94">
        <w:rPr>
          <w:rFonts w:ascii="Menlo" w:hAnsi="Menlo" w:cs="Menlo"/>
          <w:color w:val="D4D4D4"/>
          <w:sz w:val="18"/>
          <w:szCs w:val="18"/>
          <w:lang w:val="fr-GB"/>
        </w:rPr>
        <w:t>.utils.to_categorical(</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w:t>
      </w:r>
    </w:p>
    <w:p w14:paraId="27FCD8D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2A16DF5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p>
    <w:p w14:paraId="4A82A11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069ACD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runProcessor4</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41189FA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68B0B01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Processor 4: This processor is run when working with non deep learning models and segmented graphs</w:t>
      </w:r>
    </w:p>
    <w:p w14:paraId="5D5F481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2B5D012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2A031A5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xTrain2 - The segmented training data in list format</w:t>
      </w:r>
    </w:p>
    <w:p w14:paraId="5416C3F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yTrain - The training data labels in list format</w:t>
      </w:r>
    </w:p>
    <w:p w14:paraId="0868A95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xTest2 - The segmented testing data in list format</w:t>
      </w:r>
    </w:p>
    <w:p w14:paraId="3234EA1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yTest - The testing data labels in list format</w:t>
      </w:r>
    </w:p>
    <w:p w14:paraId="330611E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0AE9D40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getData</w:t>
      </w:r>
      <w:r w:rsidRPr="00927B94">
        <w:rPr>
          <w:rFonts w:ascii="Menlo" w:hAnsi="Menlo" w:cs="Menlo"/>
          <w:color w:val="D4D4D4"/>
          <w:sz w:val="18"/>
          <w:szCs w:val="18"/>
          <w:lang w:val="fr-GB"/>
        </w:rPr>
        <w:t>()</w:t>
      </w:r>
    </w:p>
    <w:p w14:paraId="477846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x_test2</w:t>
      </w:r>
      <w:r w:rsidRPr="00927B94">
        <w:rPr>
          <w:rFonts w:ascii="Menlo" w:hAnsi="Menlo" w:cs="Menlo"/>
          <w:color w:val="D4D4D4"/>
          <w:sz w:val="18"/>
          <w:szCs w:val="18"/>
          <w:lang w:val="fr-GB"/>
        </w:rPr>
        <w:t xml:space="preserve"> = [], []</w:t>
      </w:r>
    </w:p>
    <w:p w14:paraId="6C37243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w:t>
      </w:r>
    </w:p>
    <w:p w14:paraId="1A74B35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0A10B8F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p>
    <w:p w14:paraId="3E95BE7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11B7CA8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runSegmentation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52E21A0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reshape</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470C543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w:t>
      </w:r>
    </w:p>
    <w:p w14:paraId="3F083A4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39B1277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w:t>
      </w:r>
    </w:p>
    <w:p w14:paraId="5C42C58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convert_to_tensor</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089FF38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p>
    <w:p w14:paraId="7B4F549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2D6C31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runSegmentation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2AB5668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reshape</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segmentCount</w:t>
      </w:r>
      <w:r w:rsidRPr="00927B94">
        <w:rPr>
          <w:rFonts w:ascii="Menlo" w:hAnsi="Menlo" w:cs="Menlo"/>
          <w:color w:val="D4D4D4"/>
          <w:sz w:val="18"/>
          <w:szCs w:val="18"/>
          <w:lang w:val="fr-GB"/>
        </w:rPr>
        <w:t>))</w:t>
      </w:r>
    </w:p>
    <w:p w14:paraId="0C2A47D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w:t>
      </w:r>
    </w:p>
    <w:p w14:paraId="4D13E3C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F16BB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xTest2</w:t>
      </w:r>
      <w:r w:rsidRPr="00927B94">
        <w:rPr>
          <w:rFonts w:ascii="Menlo" w:hAnsi="Menlo" w:cs="Menlo"/>
          <w:color w:val="D4D4D4"/>
          <w:sz w:val="18"/>
          <w:szCs w:val="18"/>
          <w:lang w:val="fr-GB"/>
        </w:rPr>
        <w:t xml:space="preserve"> = [], []</w:t>
      </w:r>
    </w:p>
    <w:p w14:paraId="7633B95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x_train2</w:t>
      </w:r>
      <w:r w:rsidRPr="00927B94">
        <w:rPr>
          <w:rFonts w:ascii="Menlo" w:hAnsi="Menlo" w:cs="Menlo"/>
          <w:color w:val="D4D4D4"/>
          <w:sz w:val="18"/>
          <w:szCs w:val="18"/>
          <w:lang w:val="fr-GB"/>
        </w:rPr>
        <w:t>:</w:t>
      </w:r>
    </w:p>
    <w:p w14:paraId="3959A3A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#get the actual value and add it to the list to be returned</w:t>
      </w:r>
    </w:p>
    <w:p w14:paraId="3EE748B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4EC9B0"/>
          <w:sz w:val="18"/>
          <w:szCs w:val="18"/>
          <w:lang w:val="fr-GB"/>
        </w:rPr>
        <w:t>list</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.numpy()))</w:t>
      </w:r>
    </w:p>
    <w:p w14:paraId="49DD0CD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04259B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x_test2</w:t>
      </w:r>
      <w:r w:rsidRPr="00927B94">
        <w:rPr>
          <w:rFonts w:ascii="Menlo" w:hAnsi="Menlo" w:cs="Menlo"/>
          <w:color w:val="D4D4D4"/>
          <w:sz w:val="18"/>
          <w:szCs w:val="18"/>
          <w:lang w:val="fr-GB"/>
        </w:rPr>
        <w:t>:</w:t>
      </w:r>
    </w:p>
    <w:p w14:paraId="4C78918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xTest2</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4EC9B0"/>
          <w:sz w:val="18"/>
          <w:szCs w:val="18"/>
          <w:lang w:val="fr-GB"/>
        </w:rPr>
        <w:t>list</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.numpy()))</w:t>
      </w:r>
    </w:p>
    <w:p w14:paraId="4872DB6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xTest2</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p>
    <w:p w14:paraId="7957DA9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3A6949A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runEmbeddingLayer</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743AE56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127E9B0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Run the Graph Embedding Layer on each graph/set of nodes</w:t>
      </w:r>
    </w:p>
    <w:p w14:paraId="1E0EE8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This is the method that performs 'unhashing' on the nodes</w:t>
      </w:r>
    </w:p>
    <w:p w14:paraId="3D0A0C6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lastRenderedPageBreak/>
        <w:t xml:space="preserve">        """</w:t>
      </w:r>
    </w:p>
    <w:p w14:paraId="458AE2D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index</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#tracker value</w:t>
      </w:r>
    </w:p>
    <w:p w14:paraId="7C2D7C5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gp</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GraphParser</w:t>
      </w:r>
      <w:r w:rsidRPr="00927B94">
        <w:rPr>
          <w:rFonts w:ascii="Menlo" w:hAnsi="Menlo" w:cs="Menlo"/>
          <w:color w:val="D4D4D4"/>
          <w:sz w:val="18"/>
          <w:szCs w:val="18"/>
          <w:lang w:val="fr-GB"/>
        </w:rPr>
        <w:t>(</w:t>
      </w:r>
      <w:r w:rsidRPr="00927B94">
        <w:rPr>
          <w:rFonts w:ascii="Menlo" w:hAnsi="Menlo" w:cs="Menlo"/>
          <w:color w:val="569CD6"/>
          <w:sz w:val="18"/>
          <w:szCs w:val="18"/>
          <w:lang w:val="fr-GB"/>
        </w:rPr>
        <w:t>False</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#Create a GraphParser object with hashed = False</w:t>
      </w:r>
    </w:p>
    <w:p w14:paraId="780809D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x_graph</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matrices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labels</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gp</w:t>
      </w:r>
      <w:r w:rsidRPr="00927B94">
        <w:rPr>
          <w:rFonts w:ascii="Menlo" w:hAnsi="Menlo" w:cs="Menlo"/>
          <w:color w:val="D4D4D4"/>
          <w:sz w:val="18"/>
          <w:szCs w:val="18"/>
          <w:lang w:val="fr-GB"/>
        </w:rPr>
        <w:t>.</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w:t>
      </w:r>
    </w:p>
    <w:p w14:paraId="676D8CA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0B930D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embeddings</w:t>
      </w:r>
      <w:r w:rsidRPr="00927B94">
        <w:rPr>
          <w:rFonts w:ascii="Menlo" w:hAnsi="Menlo" w:cs="Menlo"/>
          <w:color w:val="D4D4D4"/>
          <w:sz w:val="18"/>
          <w:szCs w:val="18"/>
          <w:lang w:val="fr-GB"/>
        </w:rPr>
        <w:t xml:space="preserve"> = [] </w:t>
      </w:r>
      <w:r w:rsidRPr="00927B94">
        <w:rPr>
          <w:rFonts w:ascii="Menlo" w:hAnsi="Menlo" w:cs="Menlo"/>
          <w:color w:val="6A9955"/>
          <w:sz w:val="18"/>
          <w:szCs w:val="18"/>
          <w:lang w:val="fr-GB"/>
        </w:rPr>
        <w:t>#an empty list for embeddings</w:t>
      </w:r>
    </w:p>
    <w:p w14:paraId="0B9389F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print</w:t>
      </w:r>
      <w:r w:rsidRPr="00927B94">
        <w:rPr>
          <w:rFonts w:ascii="Menlo" w:hAnsi="Menlo" w:cs="Menlo"/>
          <w:color w:val="D4D4D4"/>
          <w:sz w:val="18"/>
          <w:szCs w:val="18"/>
          <w:lang w:val="fr-GB"/>
        </w:rPr>
        <w:t>(</w:t>
      </w:r>
      <w:r w:rsidRPr="00927B94">
        <w:rPr>
          <w:rFonts w:ascii="Menlo" w:hAnsi="Menlo" w:cs="Menlo"/>
          <w:color w:val="CE9178"/>
          <w:sz w:val="18"/>
          <w:szCs w:val="18"/>
          <w:lang w:val="fr-GB"/>
        </w:rPr>
        <w:t>"Collecting Graph Embeddings:"</w:t>
      </w:r>
      <w:r w:rsidRPr="00927B94">
        <w:rPr>
          <w:rFonts w:ascii="Menlo" w:hAnsi="Menlo" w:cs="Menlo"/>
          <w:color w:val="D4D4D4"/>
          <w:sz w:val="18"/>
          <w:szCs w:val="18"/>
          <w:lang w:val="fr-GB"/>
        </w:rPr>
        <w:t>)</w:t>
      </w:r>
    </w:p>
    <w:p w14:paraId="362084E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graph</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x_graph</w:t>
      </w:r>
      <w:r w:rsidRPr="00927B94">
        <w:rPr>
          <w:rFonts w:ascii="Menlo" w:hAnsi="Menlo" w:cs="Menlo"/>
          <w:color w:val="D4D4D4"/>
          <w:sz w:val="18"/>
          <w:szCs w:val="18"/>
          <w:lang w:val="fr-GB"/>
        </w:rPr>
        <w:t>:</w:t>
      </w:r>
    </w:p>
    <w:p w14:paraId="18973FE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index</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5</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0</w:t>
      </w:r>
      <w:r w:rsidRPr="00927B94">
        <w:rPr>
          <w:rFonts w:ascii="Menlo" w:hAnsi="Menlo" w:cs="Menlo"/>
          <w:color w:val="D4D4D4"/>
          <w:sz w:val="18"/>
          <w:szCs w:val="18"/>
          <w:lang w:val="fr-GB"/>
        </w:rPr>
        <w:t>:</w:t>
      </w:r>
    </w:p>
    <w:p w14:paraId="7D7C2EC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print</w:t>
      </w:r>
      <w:r w:rsidRPr="00927B94">
        <w:rPr>
          <w:rFonts w:ascii="Menlo" w:hAnsi="Menlo" w:cs="Menlo"/>
          <w:color w:val="D4D4D4"/>
          <w:sz w:val="18"/>
          <w:szCs w:val="18"/>
          <w:lang w:val="fr-GB"/>
        </w:rPr>
        <w:t>(</w:t>
      </w:r>
      <w:r w:rsidRPr="00927B94">
        <w:rPr>
          <w:rFonts w:ascii="Menlo" w:hAnsi="Menlo" w:cs="Menlo"/>
          <w:color w:val="9CDCFE"/>
          <w:sz w:val="18"/>
          <w:szCs w:val="18"/>
          <w:lang w:val="fr-GB"/>
        </w:rPr>
        <w:t>end</w:t>
      </w:r>
      <w:r w:rsidRPr="00927B94">
        <w:rPr>
          <w:rFonts w:ascii="Menlo" w:hAnsi="Menlo" w:cs="Menlo"/>
          <w:color w:val="D4D4D4"/>
          <w:sz w:val="18"/>
          <w:szCs w:val="18"/>
          <w:lang w:val="fr-GB"/>
        </w:rPr>
        <w:t xml:space="preserve"> = </w:t>
      </w:r>
      <w:r w:rsidRPr="00927B94">
        <w:rPr>
          <w:rFonts w:ascii="Menlo" w:hAnsi="Menlo" w:cs="Menlo"/>
          <w:color w:val="CE9178"/>
          <w:sz w:val="18"/>
          <w:szCs w:val="18"/>
          <w:lang w:val="fr-GB"/>
        </w:rPr>
        <w:t>"."</w:t>
      </w:r>
      <w:r w:rsidRPr="00927B94">
        <w:rPr>
          <w:rFonts w:ascii="Menlo" w:hAnsi="Menlo" w:cs="Menlo"/>
          <w:color w:val="D4D4D4"/>
          <w:sz w:val="18"/>
          <w:szCs w:val="18"/>
          <w:lang w:val="fr-GB"/>
        </w:rPr>
        <w:t>)</w:t>
      </w:r>
    </w:p>
    <w:p w14:paraId="201C682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embed</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GraphEmbeddingLayer</w:t>
      </w:r>
      <w:r w:rsidRPr="00927B94">
        <w:rPr>
          <w:rFonts w:ascii="Menlo" w:hAnsi="Menlo" w:cs="Menlo"/>
          <w:color w:val="D4D4D4"/>
          <w:sz w:val="18"/>
          <w:szCs w:val="18"/>
          <w:lang w:val="fr-GB"/>
        </w:rPr>
        <w:t>(</w:t>
      </w:r>
      <w:r w:rsidRPr="00927B94">
        <w:rPr>
          <w:rFonts w:ascii="Menlo" w:hAnsi="Menlo" w:cs="Menlo"/>
          <w:color w:val="9CDCFE"/>
          <w:sz w:val="18"/>
          <w:szCs w:val="18"/>
          <w:lang w:val="fr-GB"/>
        </w:rPr>
        <w:t>graph</w:t>
      </w:r>
      <w:r w:rsidRPr="00927B94">
        <w:rPr>
          <w:rFonts w:ascii="Menlo" w:hAnsi="Menlo" w:cs="Menlo"/>
          <w:color w:val="D4D4D4"/>
          <w:sz w:val="18"/>
          <w:szCs w:val="18"/>
          <w:lang w:val="fr-GB"/>
        </w:rPr>
        <w:t>)</w:t>
      </w:r>
    </w:p>
    <w:p w14:paraId="7CD49FC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embeddings</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embed</w:t>
      </w:r>
      <w:r w:rsidRPr="00927B94">
        <w:rPr>
          <w:rFonts w:ascii="Menlo" w:hAnsi="Menlo" w:cs="Menlo"/>
          <w:color w:val="D4D4D4"/>
          <w:sz w:val="18"/>
          <w:szCs w:val="18"/>
          <w:lang w:val="fr-GB"/>
        </w:rPr>
        <w:t>.</w:t>
      </w:r>
      <w:r w:rsidRPr="00927B94">
        <w:rPr>
          <w:rFonts w:ascii="Menlo" w:hAnsi="Menlo" w:cs="Menlo"/>
          <w:color w:val="9CDCFE"/>
          <w:sz w:val="18"/>
          <w:szCs w:val="18"/>
          <w:lang w:val="fr-GB"/>
        </w:rPr>
        <w:t>vectors</w:t>
      </w:r>
      <w:r w:rsidRPr="00927B94">
        <w:rPr>
          <w:rFonts w:ascii="Menlo" w:hAnsi="Menlo" w:cs="Menlo"/>
          <w:color w:val="D4D4D4"/>
          <w:sz w:val="18"/>
          <w:szCs w:val="18"/>
          <w:lang w:val="fr-GB"/>
        </w:rPr>
        <w:t>)</w:t>
      </w:r>
    </w:p>
    <w:p w14:paraId="04022F3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index</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1</w:t>
      </w:r>
    </w:p>
    <w:p w14:paraId="62DA4B7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6B8ED39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split into training and testing data after embedding</w:t>
      </w:r>
    </w:p>
    <w:p w14:paraId="61578E1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splitTrainTestNoMatrices</w:t>
      </w:r>
      <w:r w:rsidRPr="00927B94">
        <w:rPr>
          <w:rFonts w:ascii="Menlo" w:hAnsi="Menlo" w:cs="Menlo"/>
          <w:color w:val="D4D4D4"/>
          <w:sz w:val="18"/>
          <w:szCs w:val="18"/>
          <w:lang w:val="fr-GB"/>
        </w:rPr>
        <w:t>(</w:t>
      </w:r>
      <w:r w:rsidRPr="00927B94">
        <w:rPr>
          <w:rFonts w:ascii="Menlo" w:hAnsi="Menlo" w:cs="Menlo"/>
          <w:color w:val="9CDCFE"/>
          <w:sz w:val="18"/>
          <w:szCs w:val="18"/>
          <w:lang w:val="fr-GB"/>
        </w:rPr>
        <w:t>embeddings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labels</w:t>
      </w:r>
      <w:r w:rsidRPr="00927B94">
        <w:rPr>
          <w:rFonts w:ascii="Menlo" w:hAnsi="Menlo" w:cs="Menlo"/>
          <w:color w:val="D4D4D4"/>
          <w:sz w:val="18"/>
          <w:szCs w:val="18"/>
          <w:lang w:val="fr-GB"/>
        </w:rPr>
        <w:t>)</w:t>
      </w:r>
    </w:p>
    <w:p w14:paraId="76F2BA2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58DD6EE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write the data into files for easy retrieval</w:t>
      </w:r>
    </w:p>
    <w:p w14:paraId="41F42E8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writeToFiles</w:t>
      </w:r>
      <w:r w:rsidRPr="00927B94">
        <w:rPr>
          <w:rFonts w:ascii="Menlo" w:hAnsi="Menlo" w:cs="Menlo"/>
          <w:color w:val="D4D4D4"/>
          <w:sz w:val="18"/>
          <w:szCs w:val="18"/>
          <w:lang w:val="fr-GB"/>
        </w:rPr>
        <w:t>(</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w:t>
      </w:r>
    </w:p>
    <w:p w14:paraId="4FA96A4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315FD87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runHashLayer</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4500854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4004ECA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The alternative to runEmbeddingLayer that runs the hashing algorithm on the nodes</w:t>
      </w:r>
    </w:p>
    <w:p w14:paraId="17F7749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0B3FDDD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gp</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GraphParser</w:t>
      </w:r>
      <w:r w:rsidRPr="00927B94">
        <w:rPr>
          <w:rFonts w:ascii="Menlo" w:hAnsi="Menlo" w:cs="Menlo"/>
          <w:color w:val="D4D4D4"/>
          <w:sz w:val="18"/>
          <w:szCs w:val="18"/>
          <w:lang w:val="fr-GB"/>
        </w:rPr>
        <w:t>(</w:t>
      </w:r>
      <w:r w:rsidRPr="00927B94">
        <w:rPr>
          <w:rFonts w:ascii="Menlo" w:hAnsi="Menlo" w:cs="Menlo"/>
          <w:color w:val="569CD6"/>
          <w:sz w:val="18"/>
          <w:szCs w:val="18"/>
          <w:lang w:val="fr-GB"/>
        </w:rPr>
        <w:t>True</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#Create a GraphParser object with hashed = True</w:t>
      </w:r>
    </w:p>
    <w:p w14:paraId="2C2DF13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x_graph</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matrices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labels</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gp</w:t>
      </w:r>
      <w:r w:rsidRPr="00927B94">
        <w:rPr>
          <w:rFonts w:ascii="Menlo" w:hAnsi="Menlo" w:cs="Menlo"/>
          <w:color w:val="D4D4D4"/>
          <w:sz w:val="18"/>
          <w:szCs w:val="18"/>
          <w:lang w:val="fr-GB"/>
        </w:rPr>
        <w:t>.</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w:t>
      </w:r>
    </w:p>
    <w:p w14:paraId="798BDE1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5D2FB2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embeddings</w:t>
      </w:r>
      <w:r w:rsidRPr="00927B94">
        <w:rPr>
          <w:rFonts w:ascii="Menlo" w:hAnsi="Menlo" w:cs="Menlo"/>
          <w:color w:val="D4D4D4"/>
          <w:sz w:val="18"/>
          <w:szCs w:val="18"/>
          <w:lang w:val="fr-GB"/>
        </w:rPr>
        <w:t xml:space="preserve"> = []</w:t>
      </w:r>
    </w:p>
    <w:p w14:paraId="09FA046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graph</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57869E5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Hashed = true returns the graph with the label in the final position so the actual graph is at :-1</w:t>
      </w:r>
    </w:p>
    <w:p w14:paraId="6275EDD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g</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graph</w:t>
      </w:r>
      <w:r w:rsidRPr="00927B94">
        <w:rPr>
          <w:rFonts w:ascii="Menlo" w:hAnsi="Menlo" w:cs="Menlo"/>
          <w:color w:val="D4D4D4"/>
          <w:sz w:val="18"/>
          <w:szCs w:val="18"/>
          <w:lang w:val="fr-GB"/>
        </w:rPr>
        <w:t>[:-</w:t>
      </w:r>
      <w:r w:rsidRPr="00927B94">
        <w:rPr>
          <w:rFonts w:ascii="Menlo" w:hAnsi="Menlo" w:cs="Menlo"/>
          <w:color w:val="B5CEA8"/>
          <w:sz w:val="18"/>
          <w:szCs w:val="18"/>
          <w:lang w:val="fr-GB"/>
        </w:rPr>
        <w:t>1</w:t>
      </w:r>
      <w:r w:rsidRPr="00927B94">
        <w:rPr>
          <w:rFonts w:ascii="Menlo" w:hAnsi="Menlo" w:cs="Menlo"/>
          <w:color w:val="D4D4D4"/>
          <w:sz w:val="18"/>
          <w:szCs w:val="18"/>
          <w:lang w:val="fr-GB"/>
        </w:rPr>
        <w:t>]</w:t>
      </w:r>
    </w:p>
    <w:p w14:paraId="6132105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embeddings</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g</w:t>
      </w:r>
      <w:r w:rsidRPr="00927B94">
        <w:rPr>
          <w:rFonts w:ascii="Menlo" w:hAnsi="Menlo" w:cs="Menlo"/>
          <w:color w:val="D4D4D4"/>
          <w:sz w:val="18"/>
          <w:szCs w:val="18"/>
          <w:lang w:val="fr-GB"/>
        </w:rPr>
        <w:t>)</w:t>
      </w:r>
    </w:p>
    <w:p w14:paraId="58A9E57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8D617B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split into training and testing data and write to files for easier processing</w:t>
      </w:r>
    </w:p>
    <w:p w14:paraId="1857EA5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splitTrainTestNoMatrices</w:t>
      </w:r>
      <w:r w:rsidRPr="00927B94">
        <w:rPr>
          <w:rFonts w:ascii="Menlo" w:hAnsi="Menlo" w:cs="Menlo"/>
          <w:color w:val="D4D4D4"/>
          <w:sz w:val="18"/>
          <w:szCs w:val="18"/>
          <w:lang w:val="fr-GB"/>
        </w:rPr>
        <w:t>(</w:t>
      </w:r>
      <w:r w:rsidRPr="00927B94">
        <w:rPr>
          <w:rFonts w:ascii="Menlo" w:hAnsi="Menlo" w:cs="Menlo"/>
          <w:color w:val="9CDCFE"/>
          <w:sz w:val="18"/>
          <w:szCs w:val="18"/>
          <w:lang w:val="fr-GB"/>
        </w:rPr>
        <w:t>embeddings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labels</w:t>
      </w:r>
      <w:r w:rsidRPr="00927B94">
        <w:rPr>
          <w:rFonts w:ascii="Menlo" w:hAnsi="Menlo" w:cs="Menlo"/>
          <w:color w:val="D4D4D4"/>
          <w:sz w:val="18"/>
          <w:szCs w:val="18"/>
          <w:lang w:val="fr-GB"/>
        </w:rPr>
        <w:t>)</w:t>
      </w:r>
    </w:p>
    <w:p w14:paraId="7FC6144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writeToFiles</w:t>
      </w:r>
      <w:r w:rsidRPr="00927B94">
        <w:rPr>
          <w:rFonts w:ascii="Menlo" w:hAnsi="Menlo" w:cs="Menlo"/>
          <w:color w:val="D4D4D4"/>
          <w:sz w:val="18"/>
          <w:szCs w:val="18"/>
          <w:lang w:val="fr-GB"/>
        </w:rPr>
        <w:t>(</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w:t>
      </w:r>
    </w:p>
    <w:p w14:paraId="6D04A74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6691631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runParser</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processor</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int</w:t>
      </w:r>
      <w:r w:rsidRPr="00927B94">
        <w:rPr>
          <w:rFonts w:ascii="Menlo" w:hAnsi="Menlo" w:cs="Menlo"/>
          <w:color w:val="D4D4D4"/>
          <w:sz w:val="18"/>
          <w:szCs w:val="18"/>
          <w:lang w:val="fr-GB"/>
        </w:rPr>
        <w:t>):</w:t>
      </w:r>
    </w:p>
    <w:p w14:paraId="7294758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446C962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Run the parser object on each processor for the padded graphs</w:t>
      </w:r>
    </w:p>
    <w:p w14:paraId="14C92A5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processor: int - The number of the processor to be selected</w:t>
      </w:r>
    </w:p>
    <w:p w14:paraId="0469183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ED348C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1A9AEC3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(If processor is 1) </w:t>
      </w:r>
    </w:p>
    <w:p w14:paraId="44655E4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x_train_graph - The training data in graph form </w:t>
      </w:r>
    </w:p>
    <w:p w14:paraId="7FDF01F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x_train_matrix - The training data in matrix form  </w:t>
      </w:r>
    </w:p>
    <w:p w14:paraId="295B4CB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lastRenderedPageBreak/>
        <w:t xml:space="preserve">        y_train - The training data labels</w:t>
      </w:r>
    </w:p>
    <w:p w14:paraId="2E9A657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x_test_graph - The testing data in graph form</w:t>
      </w:r>
    </w:p>
    <w:p w14:paraId="74344C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x_test_matrix - The testing data in matrix form</w:t>
      </w:r>
    </w:p>
    <w:p w14:paraId="1577AB6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w:t>
      </w:r>
    </w:p>
    <w:p w14:paraId="2AF7C57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E5F5CC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OR </w:t>
      </w:r>
    </w:p>
    <w:p w14:paraId="2B76B2A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(If processor is 2)</w:t>
      </w:r>
    </w:p>
    <w:p w14:paraId="03B1913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x_train_nodes - The list of nodes from the training data </w:t>
      </w:r>
    </w:p>
    <w:p w14:paraId="4E1C697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y_train - The training data labels</w:t>
      </w:r>
    </w:p>
    <w:p w14:paraId="33077B9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x_test_nodes - The list of nodes from the testing data </w:t>
      </w:r>
    </w:p>
    <w:p w14:paraId="411DE70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w:t>
      </w:r>
    </w:p>
    <w:p w14:paraId="33353C8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1C5FF55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2853CC7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matrices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labels</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parser</w:t>
      </w:r>
      <w:r w:rsidRPr="00927B94">
        <w:rPr>
          <w:rFonts w:ascii="Menlo" w:hAnsi="Menlo" w:cs="Menlo"/>
          <w:color w:val="D4D4D4"/>
          <w:sz w:val="18"/>
          <w:szCs w:val="18"/>
          <w:lang w:val="fr-GB"/>
        </w:rPr>
        <w:t>.</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 xml:space="preserve">() </w:t>
      </w:r>
    </w:p>
    <w:p w14:paraId="31D7E47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x_train_all</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x_train_matrix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x_test_all</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x_test_matrix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splitTrainTest</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matrices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labels</w:t>
      </w:r>
      <w:r w:rsidRPr="00927B94">
        <w:rPr>
          <w:rFonts w:ascii="Menlo" w:hAnsi="Menlo" w:cs="Menlo"/>
          <w:color w:val="D4D4D4"/>
          <w:sz w:val="18"/>
          <w:szCs w:val="18"/>
          <w:lang w:val="fr-GB"/>
        </w:rPr>
        <w:t>)</w:t>
      </w:r>
    </w:p>
    <w:p w14:paraId="4264B75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2CDB80F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x_train_nodes</w:t>
      </w:r>
      <w:r w:rsidRPr="00927B94">
        <w:rPr>
          <w:rFonts w:ascii="Menlo" w:hAnsi="Menlo" w:cs="Menlo"/>
          <w:color w:val="D4D4D4"/>
          <w:sz w:val="18"/>
          <w:szCs w:val="18"/>
          <w:lang w:val="fr-GB"/>
        </w:rPr>
        <w:t xml:space="preserve"> = [] </w:t>
      </w:r>
      <w:r w:rsidRPr="00927B94">
        <w:rPr>
          <w:rFonts w:ascii="Menlo" w:hAnsi="Menlo" w:cs="Menlo"/>
          <w:color w:val="6A9955"/>
          <w:sz w:val="18"/>
          <w:szCs w:val="18"/>
          <w:lang w:val="fr-GB"/>
        </w:rPr>
        <w:t>#empty list for the node representations</w:t>
      </w:r>
    </w:p>
    <w:p w14:paraId="7BEE77B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x_train_graph</w:t>
      </w:r>
      <w:r w:rsidRPr="00927B94">
        <w:rPr>
          <w:rFonts w:ascii="Menlo" w:hAnsi="Menlo" w:cs="Menlo"/>
          <w:color w:val="D4D4D4"/>
          <w:sz w:val="18"/>
          <w:szCs w:val="18"/>
          <w:lang w:val="fr-GB"/>
        </w:rPr>
        <w:t xml:space="preserve"> = [] </w:t>
      </w:r>
      <w:r w:rsidRPr="00927B94">
        <w:rPr>
          <w:rFonts w:ascii="Menlo" w:hAnsi="Menlo" w:cs="Menlo"/>
          <w:color w:val="6A9955"/>
          <w:sz w:val="18"/>
          <w:szCs w:val="18"/>
          <w:lang w:val="fr-GB"/>
        </w:rPr>
        <w:t>#empty list for the graph representations</w:t>
      </w:r>
    </w:p>
    <w:p w14:paraId="0672887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2EAC61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x_train_all</w:t>
      </w:r>
      <w:r w:rsidRPr="00927B94">
        <w:rPr>
          <w:rFonts w:ascii="Menlo" w:hAnsi="Menlo" w:cs="Menlo"/>
          <w:color w:val="D4D4D4"/>
          <w:sz w:val="18"/>
          <w:szCs w:val="18"/>
          <w:lang w:val="fr-GB"/>
        </w:rPr>
        <w:t>)):</w:t>
      </w:r>
    </w:p>
    <w:p w14:paraId="33BEB11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x_train_nodes</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x_train_all</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#get the nodes</w:t>
      </w:r>
    </w:p>
    <w:p w14:paraId="359D34B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x_train_graph</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x_train_all</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r w:rsidRPr="00927B94">
        <w:rPr>
          <w:rFonts w:ascii="Menlo" w:hAnsi="Menlo" w:cs="Menlo"/>
          <w:color w:val="B5CEA8"/>
          <w:sz w:val="18"/>
          <w:szCs w:val="18"/>
          <w:lang w:val="fr-GB"/>
        </w:rPr>
        <w:t>1</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#get the entire graph</w:t>
      </w:r>
    </w:p>
    <w:p w14:paraId="6AFD585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433742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x_test_nodes</w:t>
      </w:r>
      <w:r w:rsidRPr="00927B94">
        <w:rPr>
          <w:rFonts w:ascii="Menlo" w:hAnsi="Menlo" w:cs="Menlo"/>
          <w:color w:val="D4D4D4"/>
          <w:sz w:val="18"/>
          <w:szCs w:val="18"/>
          <w:lang w:val="fr-GB"/>
        </w:rPr>
        <w:t xml:space="preserve"> = []</w:t>
      </w:r>
    </w:p>
    <w:p w14:paraId="14FBAE9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x_test_graph</w:t>
      </w:r>
      <w:r w:rsidRPr="00927B94">
        <w:rPr>
          <w:rFonts w:ascii="Menlo" w:hAnsi="Menlo" w:cs="Menlo"/>
          <w:color w:val="D4D4D4"/>
          <w:sz w:val="18"/>
          <w:szCs w:val="18"/>
          <w:lang w:val="fr-GB"/>
        </w:rPr>
        <w:t xml:space="preserve"> = []</w:t>
      </w:r>
    </w:p>
    <w:p w14:paraId="1665E06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x_test_all</w:t>
      </w:r>
      <w:r w:rsidRPr="00927B94">
        <w:rPr>
          <w:rFonts w:ascii="Menlo" w:hAnsi="Menlo" w:cs="Menlo"/>
          <w:color w:val="D4D4D4"/>
          <w:sz w:val="18"/>
          <w:szCs w:val="18"/>
          <w:lang w:val="fr-GB"/>
        </w:rPr>
        <w:t>)):</w:t>
      </w:r>
    </w:p>
    <w:p w14:paraId="5D5F7BF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x_test_nodes</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x_test_all</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w:t>
      </w:r>
    </w:p>
    <w:p w14:paraId="33232EF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x_test_graph</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x_test_all</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r w:rsidRPr="00927B94">
        <w:rPr>
          <w:rFonts w:ascii="Menlo" w:hAnsi="Menlo" w:cs="Menlo"/>
          <w:color w:val="B5CEA8"/>
          <w:sz w:val="18"/>
          <w:szCs w:val="18"/>
          <w:lang w:val="fr-GB"/>
        </w:rPr>
        <w:t>1</w:t>
      </w:r>
      <w:r w:rsidRPr="00927B94">
        <w:rPr>
          <w:rFonts w:ascii="Menlo" w:hAnsi="Menlo" w:cs="Menlo"/>
          <w:color w:val="D4D4D4"/>
          <w:sz w:val="18"/>
          <w:szCs w:val="18"/>
          <w:lang w:val="fr-GB"/>
        </w:rPr>
        <w:t>])</w:t>
      </w:r>
    </w:p>
    <w:p w14:paraId="67CE503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0E9141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processor</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1</w:t>
      </w:r>
      <w:r w:rsidRPr="00927B94">
        <w:rPr>
          <w:rFonts w:ascii="Menlo" w:hAnsi="Menlo" w:cs="Menlo"/>
          <w:color w:val="D4D4D4"/>
          <w:sz w:val="18"/>
          <w:szCs w:val="18"/>
          <w:lang w:val="fr-GB"/>
        </w:rPr>
        <w:t>:</w:t>
      </w:r>
    </w:p>
    <w:p w14:paraId="38B3BD3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x_train_graph</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x_train_matrix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x_test_graph</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x_test_matrix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p>
    <w:p w14:paraId="626E0C1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elif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processor</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2</w:t>
      </w:r>
      <w:r w:rsidRPr="00927B94">
        <w:rPr>
          <w:rFonts w:ascii="Menlo" w:hAnsi="Menlo" w:cs="Menlo"/>
          <w:color w:val="D4D4D4"/>
          <w:sz w:val="18"/>
          <w:szCs w:val="18"/>
          <w:lang w:val="fr-GB"/>
        </w:rPr>
        <w:t>:</w:t>
      </w:r>
    </w:p>
    <w:p w14:paraId="32D2C1E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x_train_nodes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x_test_nodes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p>
    <w:p w14:paraId="5A654B7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B0D66A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getFileNames</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4C270A2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10BC4D2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Get the names of the files to be read</w:t>
      </w:r>
    </w:p>
    <w:p w14:paraId="22E8E81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C1BF3F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 </w:t>
      </w:r>
    </w:p>
    <w:p w14:paraId="376C685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xTrain - The name of the file containing the appropriate training data</w:t>
      </w:r>
    </w:p>
    <w:p w14:paraId="54EB77E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yTrain - The name of the file containing the appropriate training data labels</w:t>
      </w:r>
    </w:p>
    <w:p w14:paraId="68635F0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xTest - The name of the file containing the appropriate testing data</w:t>
      </w:r>
    </w:p>
    <w:p w14:paraId="4742BE9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yTest - The name of the file containing the appropriate testing data labels</w:t>
      </w:r>
    </w:p>
    <w:p w14:paraId="6697195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4DB356E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dirname</w:t>
      </w:r>
      <w:r w:rsidRPr="00927B94">
        <w:rPr>
          <w:rFonts w:ascii="Menlo" w:hAnsi="Menlo" w:cs="Menlo"/>
          <w:color w:val="D4D4D4"/>
          <w:sz w:val="18"/>
          <w:szCs w:val="18"/>
          <w:lang w:val="fr-GB"/>
        </w:rPr>
        <w:t>(</w:t>
      </w:r>
      <w:r w:rsidRPr="00927B94">
        <w:rPr>
          <w:rFonts w:ascii="Menlo" w:hAnsi="Menlo" w:cs="Menlo"/>
          <w:color w:val="9CDCFE"/>
          <w:sz w:val="18"/>
          <w:szCs w:val="18"/>
          <w:lang w:val="fr-GB"/>
        </w:rPr>
        <w:t>__file__</w:t>
      </w:r>
      <w:r w:rsidRPr="00927B94">
        <w:rPr>
          <w:rFonts w:ascii="Menlo" w:hAnsi="Menlo" w:cs="Menlo"/>
          <w:color w:val="D4D4D4"/>
          <w:sz w:val="18"/>
          <w:szCs w:val="18"/>
          <w:lang w:val="fr-GB"/>
        </w:rPr>
        <w:t>)</w:t>
      </w:r>
    </w:p>
    <w:p w14:paraId="741995E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hashed</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is</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False</w:t>
      </w:r>
      <w:r w:rsidRPr="00927B94">
        <w:rPr>
          <w:rFonts w:ascii="Menlo" w:hAnsi="Menlo" w:cs="Menlo"/>
          <w:color w:val="D4D4D4"/>
          <w:sz w:val="18"/>
          <w:szCs w:val="18"/>
          <w:lang w:val="fr-GB"/>
        </w:rPr>
        <w:t>:</w:t>
      </w:r>
    </w:p>
    <w:p w14:paraId="1498FC1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if hashed is false, return the unhashed file names</w:t>
      </w:r>
    </w:p>
    <w:p w14:paraId="4C0CB0B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Data/graph_x_train.txt"</w:t>
      </w:r>
      <w:r w:rsidRPr="00927B94">
        <w:rPr>
          <w:rFonts w:ascii="Menlo" w:hAnsi="Menlo" w:cs="Menlo"/>
          <w:color w:val="D4D4D4"/>
          <w:sz w:val="18"/>
          <w:szCs w:val="18"/>
          <w:lang w:val="fr-GB"/>
        </w:rPr>
        <w:t>)</w:t>
      </w:r>
    </w:p>
    <w:p w14:paraId="1DE5121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lastRenderedPageBreak/>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Data/graph_y_train.txt"</w:t>
      </w:r>
      <w:r w:rsidRPr="00927B94">
        <w:rPr>
          <w:rFonts w:ascii="Menlo" w:hAnsi="Menlo" w:cs="Menlo"/>
          <w:color w:val="D4D4D4"/>
          <w:sz w:val="18"/>
          <w:szCs w:val="18"/>
          <w:lang w:val="fr-GB"/>
        </w:rPr>
        <w:t>)</w:t>
      </w:r>
    </w:p>
    <w:p w14:paraId="77F39E2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Data/graph_x_test.txt"</w:t>
      </w:r>
      <w:r w:rsidRPr="00927B94">
        <w:rPr>
          <w:rFonts w:ascii="Menlo" w:hAnsi="Menlo" w:cs="Menlo"/>
          <w:color w:val="D4D4D4"/>
          <w:sz w:val="18"/>
          <w:szCs w:val="18"/>
          <w:lang w:val="fr-GB"/>
        </w:rPr>
        <w:t>)</w:t>
      </w:r>
    </w:p>
    <w:p w14:paraId="5806EE9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Data/graph_y_test.txt"</w:t>
      </w:r>
      <w:r w:rsidRPr="00927B94">
        <w:rPr>
          <w:rFonts w:ascii="Menlo" w:hAnsi="Menlo" w:cs="Menlo"/>
          <w:color w:val="D4D4D4"/>
          <w:sz w:val="18"/>
          <w:szCs w:val="18"/>
          <w:lang w:val="fr-GB"/>
        </w:rPr>
        <w:t>)</w:t>
      </w:r>
    </w:p>
    <w:p w14:paraId="1CFB3E1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else</w:t>
      </w:r>
      <w:r w:rsidRPr="00927B94">
        <w:rPr>
          <w:rFonts w:ascii="Menlo" w:hAnsi="Menlo" w:cs="Menlo"/>
          <w:color w:val="D4D4D4"/>
          <w:sz w:val="18"/>
          <w:szCs w:val="18"/>
          <w:lang w:val="fr-GB"/>
        </w:rPr>
        <w:t>:</w:t>
      </w:r>
    </w:p>
    <w:p w14:paraId="6D88E2A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if hashed is true, return the hashed file names</w:t>
      </w:r>
    </w:p>
    <w:p w14:paraId="376BD74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Data/graph_x_train_hashed.txt"</w:t>
      </w:r>
      <w:r w:rsidRPr="00927B94">
        <w:rPr>
          <w:rFonts w:ascii="Menlo" w:hAnsi="Menlo" w:cs="Menlo"/>
          <w:color w:val="D4D4D4"/>
          <w:sz w:val="18"/>
          <w:szCs w:val="18"/>
          <w:lang w:val="fr-GB"/>
        </w:rPr>
        <w:t>)</w:t>
      </w:r>
    </w:p>
    <w:p w14:paraId="3F2F1BC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Data/graph_y_train_hashed.txt"</w:t>
      </w:r>
      <w:r w:rsidRPr="00927B94">
        <w:rPr>
          <w:rFonts w:ascii="Menlo" w:hAnsi="Menlo" w:cs="Menlo"/>
          <w:color w:val="D4D4D4"/>
          <w:sz w:val="18"/>
          <w:szCs w:val="18"/>
          <w:lang w:val="fr-GB"/>
        </w:rPr>
        <w:t>)</w:t>
      </w:r>
    </w:p>
    <w:p w14:paraId="0D48AE3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Data/graph_x_test_hashed.txt"</w:t>
      </w:r>
      <w:r w:rsidRPr="00927B94">
        <w:rPr>
          <w:rFonts w:ascii="Menlo" w:hAnsi="Menlo" w:cs="Menlo"/>
          <w:color w:val="D4D4D4"/>
          <w:sz w:val="18"/>
          <w:szCs w:val="18"/>
          <w:lang w:val="fr-GB"/>
        </w:rPr>
        <w:t>)</w:t>
      </w:r>
    </w:p>
    <w:p w14:paraId="384FDAB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join</w:t>
      </w:r>
      <w:r w:rsidRPr="00927B94">
        <w:rPr>
          <w:rFonts w:ascii="Menlo" w:hAnsi="Menlo" w:cs="Menlo"/>
          <w:color w:val="D4D4D4"/>
          <w:sz w:val="18"/>
          <w:szCs w:val="18"/>
          <w:lang w:val="fr-GB"/>
        </w:rPr>
        <w:t>(</w:t>
      </w:r>
      <w:r w:rsidRPr="00927B94">
        <w:rPr>
          <w:rFonts w:ascii="Menlo" w:hAnsi="Menlo" w:cs="Menlo"/>
          <w:color w:val="9CDCFE"/>
          <w:sz w:val="18"/>
          <w:szCs w:val="18"/>
          <w:lang w:val="fr-GB"/>
        </w:rPr>
        <w:t>current_dir</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"./Graph Data/graph_y_test_hashed.txt"</w:t>
      </w:r>
      <w:r w:rsidRPr="00927B94">
        <w:rPr>
          <w:rFonts w:ascii="Menlo" w:hAnsi="Menlo" w:cs="Menlo"/>
          <w:color w:val="D4D4D4"/>
          <w:sz w:val="18"/>
          <w:szCs w:val="18"/>
          <w:lang w:val="fr-GB"/>
        </w:rPr>
        <w:t>)</w:t>
      </w:r>
    </w:p>
    <w:p w14:paraId="6A87099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98858B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p>
    <w:p w14:paraId="5EBF994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7671E5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writeToFiles</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w:t>
      </w:r>
    </w:p>
    <w:p w14:paraId="4A04C82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347E54A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Write the embeddings into files</w:t>
      </w:r>
    </w:p>
    <w:p w14:paraId="6D82937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 - The training data to be written</w:t>
      </w:r>
    </w:p>
    <w:p w14:paraId="4560EFD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y_train - The training data labels to be written</w:t>
      </w:r>
    </w:p>
    <w:p w14:paraId="32DCCA7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 - The testing data to be written</w:t>
      </w:r>
    </w:p>
    <w:p w14:paraId="5B50112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 to be written</w:t>
      </w:r>
    </w:p>
    <w:p w14:paraId="29AE911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2900A7E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getFileNames</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#collect the file names</w:t>
      </w:r>
    </w:p>
    <w:p w14:paraId="1935F12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with</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open</w:t>
      </w:r>
      <w:r w:rsidRPr="00927B94">
        <w:rPr>
          <w:rFonts w:ascii="Menlo" w:hAnsi="Menlo" w:cs="Menlo"/>
          <w:color w:val="D4D4D4"/>
          <w:sz w:val="18"/>
          <w:szCs w:val="18"/>
          <w:lang w:val="fr-GB"/>
        </w:rPr>
        <w:t>(</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p>
    <w:p w14:paraId="457153C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w:t>
      </w:r>
    </w:p>
    <w:p w14:paraId="27A73D9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r w:rsidRPr="00927B94">
        <w:rPr>
          <w:rFonts w:ascii="Menlo" w:hAnsi="Menlo" w:cs="Menlo"/>
          <w:color w:val="DCDCAA"/>
          <w:sz w:val="18"/>
          <w:szCs w:val="18"/>
          <w:lang w:val="fr-GB"/>
        </w:rPr>
        <w:t>write</w:t>
      </w:r>
      <w:r w:rsidRPr="00927B94">
        <w:rPr>
          <w:rFonts w:ascii="Menlo" w:hAnsi="Menlo" w:cs="Menlo"/>
          <w:color w:val="D4D4D4"/>
          <w:sz w:val="18"/>
          <w:szCs w:val="18"/>
          <w:lang w:val="fr-GB"/>
        </w:rPr>
        <w:t>(</w:t>
      </w:r>
      <w:r w:rsidRPr="00927B94">
        <w:rPr>
          <w:rFonts w:ascii="Menlo" w:hAnsi="Menlo" w:cs="Menlo"/>
          <w:color w:val="4EC9B0"/>
          <w:sz w:val="18"/>
          <w:szCs w:val="18"/>
          <w:lang w:val="fr-GB"/>
        </w:rPr>
        <w:t>str</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 </w:t>
      </w:r>
      <w:r w:rsidRPr="00927B94">
        <w:rPr>
          <w:rFonts w:ascii="Menlo" w:hAnsi="Menlo" w:cs="Menlo"/>
          <w:color w:val="CE9178"/>
          <w:sz w:val="18"/>
          <w:szCs w:val="18"/>
          <w:lang w:val="fr-GB"/>
        </w:rPr>
        <w:t>"</w:t>
      </w:r>
      <w:r w:rsidRPr="00927B94">
        <w:rPr>
          <w:rFonts w:ascii="Menlo" w:hAnsi="Menlo" w:cs="Menlo"/>
          <w:color w:val="D7BA7D"/>
          <w:sz w:val="18"/>
          <w:szCs w:val="18"/>
          <w:lang w:val="fr-GB"/>
        </w:rPr>
        <w:t>\n</w:t>
      </w:r>
      <w:r w:rsidRPr="00927B94">
        <w:rPr>
          <w:rFonts w:ascii="Menlo" w:hAnsi="Menlo" w:cs="Menlo"/>
          <w:color w:val="CE9178"/>
          <w:sz w:val="18"/>
          <w:szCs w:val="18"/>
          <w:lang w:val="fr-GB"/>
        </w:rPr>
        <w:t>"</w:t>
      </w:r>
      <w:r w:rsidRPr="00927B94">
        <w:rPr>
          <w:rFonts w:ascii="Menlo" w:hAnsi="Menlo" w:cs="Menlo"/>
          <w:color w:val="D4D4D4"/>
          <w:sz w:val="18"/>
          <w:szCs w:val="18"/>
          <w:lang w:val="fr-GB"/>
        </w:rPr>
        <w:t>)</w:t>
      </w:r>
    </w:p>
    <w:p w14:paraId="55F2132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42D5CEC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with</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open</w:t>
      </w:r>
      <w:r w:rsidRPr="00927B94">
        <w:rPr>
          <w:rFonts w:ascii="Menlo" w:hAnsi="Menlo" w:cs="Menlo"/>
          <w:color w:val="D4D4D4"/>
          <w:sz w:val="18"/>
          <w:szCs w:val="18"/>
          <w:lang w:val="fr-GB"/>
        </w:rPr>
        <w:t>(</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p>
    <w:p w14:paraId="1F6B96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w:t>
      </w:r>
    </w:p>
    <w:p w14:paraId="7D7B26F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r w:rsidRPr="00927B94">
        <w:rPr>
          <w:rFonts w:ascii="Menlo" w:hAnsi="Menlo" w:cs="Menlo"/>
          <w:color w:val="DCDCAA"/>
          <w:sz w:val="18"/>
          <w:szCs w:val="18"/>
          <w:lang w:val="fr-GB"/>
        </w:rPr>
        <w:t>write</w:t>
      </w:r>
      <w:r w:rsidRPr="00927B94">
        <w:rPr>
          <w:rFonts w:ascii="Menlo" w:hAnsi="Menlo" w:cs="Menlo"/>
          <w:color w:val="D4D4D4"/>
          <w:sz w:val="18"/>
          <w:szCs w:val="18"/>
          <w:lang w:val="fr-GB"/>
        </w:rPr>
        <w:t>(</w:t>
      </w:r>
      <w:r w:rsidRPr="00927B94">
        <w:rPr>
          <w:rFonts w:ascii="Menlo" w:hAnsi="Menlo" w:cs="Menlo"/>
          <w:color w:val="4EC9B0"/>
          <w:sz w:val="18"/>
          <w:szCs w:val="18"/>
          <w:lang w:val="fr-GB"/>
        </w:rPr>
        <w:t>str</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 </w:t>
      </w:r>
      <w:r w:rsidRPr="00927B94">
        <w:rPr>
          <w:rFonts w:ascii="Menlo" w:hAnsi="Menlo" w:cs="Menlo"/>
          <w:color w:val="CE9178"/>
          <w:sz w:val="18"/>
          <w:szCs w:val="18"/>
          <w:lang w:val="fr-GB"/>
        </w:rPr>
        <w:t>"</w:t>
      </w:r>
      <w:r w:rsidRPr="00927B94">
        <w:rPr>
          <w:rFonts w:ascii="Menlo" w:hAnsi="Menlo" w:cs="Menlo"/>
          <w:color w:val="D7BA7D"/>
          <w:sz w:val="18"/>
          <w:szCs w:val="18"/>
          <w:lang w:val="fr-GB"/>
        </w:rPr>
        <w:t>\n</w:t>
      </w:r>
      <w:r w:rsidRPr="00927B94">
        <w:rPr>
          <w:rFonts w:ascii="Menlo" w:hAnsi="Menlo" w:cs="Menlo"/>
          <w:color w:val="CE9178"/>
          <w:sz w:val="18"/>
          <w:szCs w:val="18"/>
          <w:lang w:val="fr-GB"/>
        </w:rPr>
        <w:t>"</w:t>
      </w:r>
      <w:r w:rsidRPr="00927B94">
        <w:rPr>
          <w:rFonts w:ascii="Menlo" w:hAnsi="Menlo" w:cs="Menlo"/>
          <w:color w:val="D4D4D4"/>
          <w:sz w:val="18"/>
          <w:szCs w:val="18"/>
          <w:lang w:val="fr-GB"/>
        </w:rPr>
        <w:t xml:space="preserve">)    </w:t>
      </w:r>
    </w:p>
    <w:p w14:paraId="7891BA3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09A2126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with</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open</w:t>
      </w:r>
      <w:r w:rsidRPr="00927B94">
        <w:rPr>
          <w:rFonts w:ascii="Menlo" w:hAnsi="Menlo" w:cs="Menlo"/>
          <w:color w:val="D4D4D4"/>
          <w:sz w:val="18"/>
          <w:szCs w:val="18"/>
          <w:lang w:val="fr-GB"/>
        </w:rPr>
        <w:t>(</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p>
    <w:p w14:paraId="29A97A8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w:t>
      </w:r>
    </w:p>
    <w:p w14:paraId="65CD3BF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r w:rsidRPr="00927B94">
        <w:rPr>
          <w:rFonts w:ascii="Menlo" w:hAnsi="Menlo" w:cs="Menlo"/>
          <w:color w:val="DCDCAA"/>
          <w:sz w:val="18"/>
          <w:szCs w:val="18"/>
          <w:lang w:val="fr-GB"/>
        </w:rPr>
        <w:t>write</w:t>
      </w:r>
      <w:r w:rsidRPr="00927B94">
        <w:rPr>
          <w:rFonts w:ascii="Menlo" w:hAnsi="Menlo" w:cs="Menlo"/>
          <w:color w:val="D4D4D4"/>
          <w:sz w:val="18"/>
          <w:szCs w:val="18"/>
          <w:lang w:val="fr-GB"/>
        </w:rPr>
        <w:t>(</w:t>
      </w:r>
      <w:r w:rsidRPr="00927B94">
        <w:rPr>
          <w:rFonts w:ascii="Menlo" w:hAnsi="Menlo" w:cs="Menlo"/>
          <w:color w:val="4EC9B0"/>
          <w:sz w:val="18"/>
          <w:szCs w:val="18"/>
          <w:lang w:val="fr-GB"/>
        </w:rPr>
        <w:t>str</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 </w:t>
      </w:r>
      <w:r w:rsidRPr="00927B94">
        <w:rPr>
          <w:rFonts w:ascii="Menlo" w:hAnsi="Menlo" w:cs="Menlo"/>
          <w:color w:val="CE9178"/>
          <w:sz w:val="18"/>
          <w:szCs w:val="18"/>
          <w:lang w:val="fr-GB"/>
        </w:rPr>
        <w:t>"</w:t>
      </w:r>
      <w:r w:rsidRPr="00927B94">
        <w:rPr>
          <w:rFonts w:ascii="Menlo" w:hAnsi="Menlo" w:cs="Menlo"/>
          <w:color w:val="D7BA7D"/>
          <w:sz w:val="18"/>
          <w:szCs w:val="18"/>
          <w:lang w:val="fr-GB"/>
        </w:rPr>
        <w:t>\n</w:t>
      </w:r>
      <w:r w:rsidRPr="00927B94">
        <w:rPr>
          <w:rFonts w:ascii="Menlo" w:hAnsi="Menlo" w:cs="Menlo"/>
          <w:color w:val="CE9178"/>
          <w:sz w:val="18"/>
          <w:szCs w:val="18"/>
          <w:lang w:val="fr-GB"/>
        </w:rPr>
        <w:t>"</w:t>
      </w:r>
      <w:r w:rsidRPr="00927B94">
        <w:rPr>
          <w:rFonts w:ascii="Menlo" w:hAnsi="Menlo" w:cs="Menlo"/>
          <w:color w:val="D4D4D4"/>
          <w:sz w:val="18"/>
          <w:szCs w:val="18"/>
          <w:lang w:val="fr-GB"/>
        </w:rPr>
        <w:t>)</w:t>
      </w:r>
    </w:p>
    <w:p w14:paraId="0D8361A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0446307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with</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open</w:t>
      </w:r>
      <w:r w:rsidRPr="00927B94">
        <w:rPr>
          <w:rFonts w:ascii="Menlo" w:hAnsi="Menlo" w:cs="Menlo"/>
          <w:color w:val="D4D4D4"/>
          <w:sz w:val="18"/>
          <w:szCs w:val="18"/>
          <w:lang w:val="fr-GB"/>
        </w:rPr>
        <w:t>(</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p>
    <w:p w14:paraId="13BE152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w:t>
      </w:r>
    </w:p>
    <w:p w14:paraId="7E3F584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writer</w:t>
      </w:r>
      <w:r w:rsidRPr="00927B94">
        <w:rPr>
          <w:rFonts w:ascii="Menlo" w:hAnsi="Menlo" w:cs="Menlo"/>
          <w:color w:val="D4D4D4"/>
          <w:sz w:val="18"/>
          <w:szCs w:val="18"/>
          <w:lang w:val="fr-GB"/>
        </w:rPr>
        <w:t>.</w:t>
      </w:r>
      <w:r w:rsidRPr="00927B94">
        <w:rPr>
          <w:rFonts w:ascii="Menlo" w:hAnsi="Menlo" w:cs="Menlo"/>
          <w:color w:val="DCDCAA"/>
          <w:sz w:val="18"/>
          <w:szCs w:val="18"/>
          <w:lang w:val="fr-GB"/>
        </w:rPr>
        <w:t>write</w:t>
      </w:r>
      <w:r w:rsidRPr="00927B94">
        <w:rPr>
          <w:rFonts w:ascii="Menlo" w:hAnsi="Menlo" w:cs="Menlo"/>
          <w:color w:val="D4D4D4"/>
          <w:sz w:val="18"/>
          <w:szCs w:val="18"/>
          <w:lang w:val="fr-GB"/>
        </w:rPr>
        <w:t>(</w:t>
      </w:r>
      <w:r w:rsidRPr="00927B94">
        <w:rPr>
          <w:rFonts w:ascii="Menlo" w:hAnsi="Menlo" w:cs="Menlo"/>
          <w:color w:val="4EC9B0"/>
          <w:sz w:val="18"/>
          <w:szCs w:val="18"/>
          <w:lang w:val="fr-GB"/>
        </w:rPr>
        <w:t>str</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 </w:t>
      </w:r>
      <w:r w:rsidRPr="00927B94">
        <w:rPr>
          <w:rFonts w:ascii="Menlo" w:hAnsi="Menlo" w:cs="Menlo"/>
          <w:color w:val="CE9178"/>
          <w:sz w:val="18"/>
          <w:szCs w:val="18"/>
          <w:lang w:val="fr-GB"/>
        </w:rPr>
        <w:t>"</w:t>
      </w:r>
      <w:r w:rsidRPr="00927B94">
        <w:rPr>
          <w:rFonts w:ascii="Menlo" w:hAnsi="Menlo" w:cs="Menlo"/>
          <w:color w:val="D7BA7D"/>
          <w:sz w:val="18"/>
          <w:szCs w:val="18"/>
          <w:lang w:val="fr-GB"/>
        </w:rPr>
        <w:t>\n</w:t>
      </w:r>
      <w:r w:rsidRPr="00927B94">
        <w:rPr>
          <w:rFonts w:ascii="Menlo" w:hAnsi="Menlo" w:cs="Menlo"/>
          <w:color w:val="CE9178"/>
          <w:sz w:val="18"/>
          <w:szCs w:val="18"/>
          <w:lang w:val="fr-GB"/>
        </w:rPr>
        <w:t>"</w:t>
      </w:r>
      <w:r w:rsidRPr="00927B94">
        <w:rPr>
          <w:rFonts w:ascii="Menlo" w:hAnsi="Menlo" w:cs="Menlo"/>
          <w:color w:val="D4D4D4"/>
          <w:sz w:val="18"/>
          <w:szCs w:val="18"/>
          <w:lang w:val="fr-GB"/>
        </w:rPr>
        <w:t>)</w:t>
      </w:r>
    </w:p>
    <w:p w14:paraId="5F2AA27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1A68C4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filePath</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yFile</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bool</w:t>
      </w:r>
      <w:r w:rsidRPr="00927B94">
        <w:rPr>
          <w:rFonts w:ascii="Menlo" w:hAnsi="Menlo" w:cs="Menlo"/>
          <w:color w:val="D4D4D4"/>
          <w:sz w:val="18"/>
          <w:szCs w:val="18"/>
          <w:lang w:val="fr-GB"/>
        </w:rPr>
        <w:t>):</w:t>
      </w:r>
    </w:p>
    <w:p w14:paraId="6D5FBD8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0CF7DA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Read the contents of a file from a given file path</w:t>
      </w:r>
    </w:p>
    <w:p w14:paraId="1B95F86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filePath - The path of the file to be read</w:t>
      </w:r>
    </w:p>
    <w:p w14:paraId="6368815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yFile: bool - Whether or not the file contains labels </w:t>
      </w:r>
    </w:p>
    <w:p w14:paraId="3B37616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6A0114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55C44D8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values - The dformatted data read from the files</w:t>
      </w:r>
    </w:p>
    <w:p w14:paraId="66DF015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14445E6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with</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open</w:t>
      </w:r>
      <w:r w:rsidRPr="00927B94">
        <w:rPr>
          <w:rFonts w:ascii="Menlo" w:hAnsi="Menlo" w:cs="Menlo"/>
          <w:color w:val="D4D4D4"/>
          <w:sz w:val="18"/>
          <w:szCs w:val="18"/>
          <w:lang w:val="fr-GB"/>
        </w:rPr>
        <w:t>(</w:t>
      </w:r>
      <w:r w:rsidRPr="00927B94">
        <w:rPr>
          <w:rFonts w:ascii="Menlo" w:hAnsi="Menlo" w:cs="Menlo"/>
          <w:color w:val="9CDCFE"/>
          <w:sz w:val="18"/>
          <w:szCs w:val="18"/>
          <w:lang w:val="fr-GB"/>
        </w:rPr>
        <w:t>filePath</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'r'</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reader</w:t>
      </w:r>
      <w:r w:rsidRPr="00927B94">
        <w:rPr>
          <w:rFonts w:ascii="Menlo" w:hAnsi="Menlo" w:cs="Menlo"/>
          <w:color w:val="D4D4D4"/>
          <w:sz w:val="18"/>
          <w:szCs w:val="18"/>
          <w:lang w:val="fr-GB"/>
        </w:rPr>
        <w:t>:</w:t>
      </w:r>
    </w:p>
    <w:p w14:paraId="1DE5399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values</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reader</w:t>
      </w:r>
      <w:r w:rsidRPr="00927B94">
        <w:rPr>
          <w:rFonts w:ascii="Menlo" w:hAnsi="Menlo" w:cs="Menlo"/>
          <w:color w:val="D4D4D4"/>
          <w:sz w:val="18"/>
          <w:szCs w:val="18"/>
          <w:lang w:val="fr-GB"/>
        </w:rPr>
        <w:t>.</w:t>
      </w:r>
      <w:r w:rsidRPr="00927B94">
        <w:rPr>
          <w:rFonts w:ascii="Menlo" w:hAnsi="Menlo" w:cs="Menlo"/>
          <w:color w:val="DCDCAA"/>
          <w:sz w:val="18"/>
          <w:szCs w:val="18"/>
          <w:lang w:val="fr-GB"/>
        </w:rPr>
        <w:t>readlines</w:t>
      </w:r>
      <w:r w:rsidRPr="00927B94">
        <w:rPr>
          <w:rFonts w:ascii="Menlo" w:hAnsi="Menlo" w:cs="Menlo"/>
          <w:color w:val="D4D4D4"/>
          <w:sz w:val="18"/>
          <w:szCs w:val="18"/>
          <w:lang w:val="fr-GB"/>
        </w:rPr>
        <w:t>()</w:t>
      </w:r>
    </w:p>
    <w:p w14:paraId="7DDEBF2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6558139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If it is a file of labels, convert into integers form from string</w:t>
      </w:r>
    </w:p>
    <w:p w14:paraId="7EF421D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yFile</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is</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True</w:t>
      </w:r>
      <w:r w:rsidRPr="00927B94">
        <w:rPr>
          <w:rFonts w:ascii="Menlo" w:hAnsi="Menlo" w:cs="Menlo"/>
          <w:color w:val="D4D4D4"/>
          <w:sz w:val="18"/>
          <w:szCs w:val="18"/>
          <w:lang w:val="fr-GB"/>
        </w:rPr>
        <w:t>:</w:t>
      </w:r>
    </w:p>
    <w:p w14:paraId="76C3A98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lastRenderedPageBreak/>
        <w:t xml:space="preserve">            </w:t>
      </w:r>
      <w:r w:rsidRPr="00927B94">
        <w:rPr>
          <w:rFonts w:ascii="Menlo" w:hAnsi="Menlo" w:cs="Menlo"/>
          <w:color w:val="9CDCFE"/>
          <w:sz w:val="18"/>
          <w:szCs w:val="18"/>
          <w:lang w:val="fr-GB"/>
        </w:rPr>
        <w:t>values</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int</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p>
    <w:p w14:paraId="4B4B40F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else</w:t>
      </w:r>
      <w:r w:rsidRPr="00927B94">
        <w:rPr>
          <w:rFonts w:ascii="Menlo" w:hAnsi="Menlo" w:cs="Menlo"/>
          <w:color w:val="D4D4D4"/>
          <w:sz w:val="18"/>
          <w:szCs w:val="18"/>
          <w:lang w:val="fr-GB"/>
        </w:rPr>
        <w:t>:</w:t>
      </w:r>
    </w:p>
    <w:p w14:paraId="2107072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if not a file of labels, remove brackets and commas and newlines and convert bact to floats</w:t>
      </w:r>
    </w:p>
    <w:p w14:paraId="25A99C4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p>
    <w:p w14:paraId="76DD7CC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DCDCAA"/>
          <w:sz w:val="18"/>
          <w:szCs w:val="18"/>
          <w:lang w:val="fr-GB"/>
        </w:rPr>
        <w:t>replace</w:t>
      </w:r>
      <w:r w:rsidRPr="00927B94">
        <w:rPr>
          <w:rFonts w:ascii="Menlo" w:hAnsi="Menlo" w:cs="Menlo"/>
          <w:color w:val="D4D4D4"/>
          <w:sz w:val="18"/>
          <w:szCs w:val="18"/>
          <w:lang w:val="fr-GB"/>
        </w:rPr>
        <w:t>(</w:t>
      </w:r>
      <w:r w:rsidRPr="00927B94">
        <w:rPr>
          <w:rFonts w:ascii="Menlo" w:hAnsi="Menlo" w:cs="Menlo"/>
          <w:color w:val="CE9178"/>
          <w:sz w:val="18"/>
          <w:szCs w:val="18"/>
          <w:lang w:val="fr-GB"/>
        </w:rPr>
        <w:t>"["</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r w:rsidRPr="00927B94">
        <w:rPr>
          <w:rFonts w:ascii="Menlo" w:hAnsi="Menlo" w:cs="Menlo"/>
          <w:color w:val="D4D4D4"/>
          <w:sz w:val="18"/>
          <w:szCs w:val="18"/>
          <w:lang w:val="fr-GB"/>
        </w:rPr>
        <w:t>).</w:t>
      </w:r>
      <w:r w:rsidRPr="00927B94">
        <w:rPr>
          <w:rFonts w:ascii="Menlo" w:hAnsi="Menlo" w:cs="Menlo"/>
          <w:color w:val="DCDCAA"/>
          <w:sz w:val="18"/>
          <w:szCs w:val="18"/>
          <w:lang w:val="fr-GB"/>
        </w:rPr>
        <w:t>replace</w:t>
      </w:r>
      <w:r w:rsidRPr="00927B94">
        <w:rPr>
          <w:rFonts w:ascii="Menlo" w:hAnsi="Menlo" w:cs="Menlo"/>
          <w:color w:val="D4D4D4"/>
          <w:sz w:val="18"/>
          <w:szCs w:val="18"/>
          <w:lang w:val="fr-GB"/>
        </w:rPr>
        <w:t>(</w:t>
      </w:r>
      <w:r w:rsidRPr="00927B94">
        <w:rPr>
          <w:rFonts w:ascii="Menlo" w:hAnsi="Menlo" w:cs="Menlo"/>
          <w:color w:val="CE9178"/>
          <w:sz w:val="18"/>
          <w:szCs w:val="18"/>
          <w:lang w:val="fr-GB"/>
        </w:rPr>
        <w:t>"]"</w:t>
      </w: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r w:rsidRPr="00927B94">
        <w:rPr>
          <w:rFonts w:ascii="Menlo" w:hAnsi="Menlo" w:cs="Menlo"/>
          <w:color w:val="D4D4D4"/>
          <w:sz w:val="18"/>
          <w:szCs w:val="18"/>
          <w:lang w:val="fr-GB"/>
        </w:rPr>
        <w:t>).</w:t>
      </w:r>
      <w:r w:rsidRPr="00927B94">
        <w:rPr>
          <w:rFonts w:ascii="Menlo" w:hAnsi="Menlo" w:cs="Menlo"/>
          <w:color w:val="DCDCAA"/>
          <w:sz w:val="18"/>
          <w:szCs w:val="18"/>
          <w:lang w:val="fr-GB"/>
        </w:rPr>
        <w:t>strip</w:t>
      </w:r>
      <w:r w:rsidRPr="00927B94">
        <w:rPr>
          <w:rFonts w:ascii="Menlo" w:hAnsi="Menlo" w:cs="Menlo"/>
          <w:color w:val="D4D4D4"/>
          <w:sz w:val="18"/>
          <w:szCs w:val="18"/>
          <w:lang w:val="fr-GB"/>
        </w:rPr>
        <w:t>(</w:t>
      </w:r>
      <w:r w:rsidRPr="00927B94">
        <w:rPr>
          <w:rFonts w:ascii="Menlo" w:hAnsi="Menlo" w:cs="Menlo"/>
          <w:color w:val="CE9178"/>
          <w:sz w:val="18"/>
          <w:szCs w:val="18"/>
          <w:lang w:val="fr-GB"/>
        </w:rPr>
        <w:t>"</w:t>
      </w:r>
      <w:r w:rsidRPr="00927B94">
        <w:rPr>
          <w:rFonts w:ascii="Menlo" w:hAnsi="Menlo" w:cs="Menlo"/>
          <w:color w:val="D7BA7D"/>
          <w:sz w:val="18"/>
          <w:szCs w:val="18"/>
          <w:lang w:val="fr-GB"/>
        </w:rPr>
        <w:t>\n</w:t>
      </w:r>
      <w:r w:rsidRPr="00927B94">
        <w:rPr>
          <w:rFonts w:ascii="Menlo" w:hAnsi="Menlo" w:cs="Menlo"/>
          <w:color w:val="CE9178"/>
          <w:sz w:val="18"/>
          <w:szCs w:val="18"/>
          <w:lang w:val="fr-GB"/>
        </w:rPr>
        <w:t>"</w:t>
      </w:r>
      <w:r w:rsidRPr="00927B94">
        <w:rPr>
          <w:rFonts w:ascii="Menlo" w:hAnsi="Menlo" w:cs="Menlo"/>
          <w:color w:val="D4D4D4"/>
          <w:sz w:val="18"/>
          <w:szCs w:val="18"/>
          <w:lang w:val="fr-GB"/>
        </w:rPr>
        <w:t>)</w:t>
      </w:r>
    </w:p>
    <w:p w14:paraId="2A09ADF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r w:rsidRPr="00927B94">
        <w:rPr>
          <w:rFonts w:ascii="Menlo" w:hAnsi="Menlo" w:cs="Menlo"/>
          <w:color w:val="DCDCAA"/>
          <w:sz w:val="18"/>
          <w:szCs w:val="18"/>
          <w:lang w:val="fr-GB"/>
        </w:rPr>
        <w:t>split</w:t>
      </w:r>
      <w:r w:rsidRPr="00927B94">
        <w:rPr>
          <w:rFonts w:ascii="Menlo" w:hAnsi="Menlo" w:cs="Menlo"/>
          <w:color w:val="D4D4D4"/>
          <w:sz w:val="18"/>
          <w:szCs w:val="18"/>
          <w:lang w:val="fr-GB"/>
        </w:rPr>
        <w:t>(</w:t>
      </w:r>
      <w:r w:rsidRPr="00927B94">
        <w:rPr>
          <w:rFonts w:ascii="Menlo" w:hAnsi="Menlo" w:cs="Menlo"/>
          <w:color w:val="CE9178"/>
          <w:sz w:val="18"/>
          <w:szCs w:val="18"/>
          <w:lang w:val="fr-GB"/>
        </w:rPr>
        <w:t>","</w:t>
      </w:r>
      <w:r w:rsidRPr="00927B94">
        <w:rPr>
          <w:rFonts w:ascii="Menlo" w:hAnsi="Menlo" w:cs="Menlo"/>
          <w:color w:val="D4D4D4"/>
          <w:sz w:val="18"/>
          <w:szCs w:val="18"/>
          <w:lang w:val="fr-GB"/>
        </w:rPr>
        <w:t>)</w:t>
      </w:r>
    </w:p>
    <w:p w14:paraId="5063F9B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 = [</w:t>
      </w:r>
      <w:r w:rsidRPr="00927B94">
        <w:rPr>
          <w:rFonts w:ascii="Menlo" w:hAnsi="Menlo" w:cs="Menlo"/>
          <w:color w:val="4EC9B0"/>
          <w:sz w:val="18"/>
          <w:szCs w:val="18"/>
          <w:lang w:val="fr-GB"/>
        </w:rPr>
        <w:t>float</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values</w:t>
      </w:r>
      <w:r w:rsidRPr="00927B94">
        <w:rPr>
          <w:rFonts w:ascii="Menlo" w:hAnsi="Menlo" w:cs="Menlo"/>
          <w:color w:val="D4D4D4"/>
          <w:sz w:val="18"/>
          <w:szCs w:val="18"/>
          <w:lang w:val="fr-GB"/>
        </w:rPr>
        <w:t>[</w:t>
      </w:r>
      <w:r w:rsidRPr="00927B94">
        <w:rPr>
          <w:rFonts w:ascii="Menlo" w:hAnsi="Menlo" w:cs="Menlo"/>
          <w:color w:val="9CDCFE"/>
          <w:sz w:val="18"/>
          <w:szCs w:val="18"/>
          <w:lang w:val="fr-GB"/>
        </w:rPr>
        <w:t>x</w:t>
      </w:r>
      <w:r w:rsidRPr="00927B94">
        <w:rPr>
          <w:rFonts w:ascii="Menlo" w:hAnsi="Menlo" w:cs="Menlo"/>
          <w:color w:val="D4D4D4"/>
          <w:sz w:val="18"/>
          <w:szCs w:val="18"/>
          <w:lang w:val="fr-GB"/>
        </w:rPr>
        <w:t>]]</w:t>
      </w:r>
    </w:p>
    <w:p w14:paraId="266F5CD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19494D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values</w:t>
      </w:r>
    </w:p>
    <w:p w14:paraId="2C30922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E62E48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getData</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p>
    <w:p w14:paraId="12E55E5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046106E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Get the data for running the models</w:t>
      </w:r>
    </w:p>
    <w:p w14:paraId="1952707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AB2111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6C46D3E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x_train - The training data that has been read</w:t>
      </w:r>
    </w:p>
    <w:p w14:paraId="743D483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y_train - The training data labels that have been read</w:t>
      </w:r>
    </w:p>
    <w:p w14:paraId="6E0888C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x_test - The testing data that has been read</w:t>
      </w:r>
    </w:p>
    <w:p w14:paraId="5874EF1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y_test - The testing data labels that have been read</w:t>
      </w:r>
    </w:p>
    <w:p w14:paraId="1904743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5AEAF9F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3840AA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runHashLayer</w:t>
      </w:r>
      <w:r w:rsidRPr="00927B94">
        <w:rPr>
          <w:rFonts w:ascii="Menlo" w:hAnsi="Menlo" w:cs="Menlo"/>
          <w:color w:val="D4D4D4"/>
          <w:sz w:val="18"/>
          <w:szCs w:val="18"/>
          <w:lang w:val="fr-GB"/>
        </w:rPr>
        <w:t>()</w:t>
      </w:r>
    </w:p>
    <w:p w14:paraId="7B98F8D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runEmbeddingLayer</w:t>
      </w:r>
      <w:r w:rsidRPr="00927B94">
        <w:rPr>
          <w:rFonts w:ascii="Menlo" w:hAnsi="Menlo" w:cs="Menlo"/>
          <w:color w:val="D4D4D4"/>
          <w:sz w:val="18"/>
          <w:szCs w:val="18"/>
          <w:lang w:val="fr-GB"/>
        </w:rPr>
        <w:t>()</w:t>
      </w:r>
    </w:p>
    <w:p w14:paraId="3690147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getFileNames</w:t>
      </w:r>
      <w:r w:rsidRPr="00927B94">
        <w:rPr>
          <w:rFonts w:ascii="Menlo" w:hAnsi="Menlo" w:cs="Menlo"/>
          <w:color w:val="D4D4D4"/>
          <w:sz w:val="18"/>
          <w:szCs w:val="18"/>
          <w:lang w:val="fr-GB"/>
        </w:rPr>
        <w:t>()</w:t>
      </w:r>
    </w:p>
    <w:p w14:paraId="506E25D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2CAFB38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 [], [], []</w:t>
      </w:r>
    </w:p>
    <w:p w14:paraId="6B8721E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Call the readfiles method to read all the files</w:t>
      </w:r>
    </w:p>
    <w:p w14:paraId="3A2B746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w:t>
      </w:r>
      <w:r w:rsidRPr="00927B94">
        <w:rPr>
          <w:rFonts w:ascii="Menlo" w:hAnsi="Menlo" w:cs="Menlo"/>
          <w:color w:val="9CDCFE"/>
          <w:sz w:val="18"/>
          <w:szCs w:val="18"/>
          <w:lang w:val="fr-GB"/>
        </w:rPr>
        <w:t>xTrain</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False</w:t>
      </w:r>
      <w:r w:rsidRPr="00927B94">
        <w:rPr>
          <w:rFonts w:ascii="Menlo" w:hAnsi="Menlo" w:cs="Menlo"/>
          <w:color w:val="D4D4D4"/>
          <w:sz w:val="18"/>
          <w:szCs w:val="18"/>
          <w:lang w:val="fr-GB"/>
        </w:rPr>
        <w:t>)</w:t>
      </w:r>
    </w:p>
    <w:p w14:paraId="301E62B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w:t>
      </w:r>
      <w:r w:rsidRPr="00927B94">
        <w:rPr>
          <w:rFonts w:ascii="Menlo" w:hAnsi="Menlo" w:cs="Menlo"/>
          <w:color w:val="9CDCFE"/>
          <w:sz w:val="18"/>
          <w:szCs w:val="18"/>
          <w:lang w:val="fr-GB"/>
        </w:rPr>
        <w:t>yTrain</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True</w:t>
      </w:r>
      <w:r w:rsidRPr="00927B94">
        <w:rPr>
          <w:rFonts w:ascii="Menlo" w:hAnsi="Menlo" w:cs="Menlo"/>
          <w:color w:val="D4D4D4"/>
          <w:sz w:val="18"/>
          <w:szCs w:val="18"/>
          <w:lang w:val="fr-GB"/>
        </w:rPr>
        <w:t>)</w:t>
      </w:r>
    </w:p>
    <w:p w14:paraId="18BE26F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1EA218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w:t>
      </w:r>
      <w:r w:rsidRPr="00927B94">
        <w:rPr>
          <w:rFonts w:ascii="Menlo" w:hAnsi="Menlo" w:cs="Menlo"/>
          <w:color w:val="9CDCFE"/>
          <w:sz w:val="18"/>
          <w:szCs w:val="18"/>
          <w:lang w:val="fr-GB"/>
        </w:rPr>
        <w:t>xTest</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False</w:t>
      </w:r>
      <w:r w:rsidRPr="00927B94">
        <w:rPr>
          <w:rFonts w:ascii="Menlo" w:hAnsi="Menlo" w:cs="Menlo"/>
          <w:color w:val="D4D4D4"/>
          <w:sz w:val="18"/>
          <w:szCs w:val="18"/>
          <w:lang w:val="fr-GB"/>
        </w:rPr>
        <w:t>)</w:t>
      </w:r>
    </w:p>
    <w:p w14:paraId="1E14462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readFiles</w:t>
      </w:r>
      <w:r w:rsidRPr="00927B94">
        <w:rPr>
          <w:rFonts w:ascii="Menlo" w:hAnsi="Menlo" w:cs="Menlo"/>
          <w:color w:val="D4D4D4"/>
          <w:sz w:val="18"/>
          <w:szCs w:val="18"/>
          <w:lang w:val="fr-GB"/>
        </w:rPr>
        <w:t>(</w:t>
      </w:r>
      <w:r w:rsidRPr="00927B94">
        <w:rPr>
          <w:rFonts w:ascii="Menlo" w:hAnsi="Menlo" w:cs="Menlo"/>
          <w:color w:val="9CDCFE"/>
          <w:sz w:val="18"/>
          <w:szCs w:val="18"/>
          <w:lang w:val="fr-GB"/>
        </w:rPr>
        <w:t>yTest</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True</w:t>
      </w:r>
      <w:r w:rsidRPr="00927B94">
        <w:rPr>
          <w:rFonts w:ascii="Menlo" w:hAnsi="Menlo" w:cs="Menlo"/>
          <w:color w:val="D4D4D4"/>
          <w:sz w:val="18"/>
          <w:szCs w:val="18"/>
          <w:lang w:val="fr-GB"/>
        </w:rPr>
        <w:t>)</w:t>
      </w:r>
    </w:p>
    <w:p w14:paraId="0AD41C6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0652C49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y_train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x_test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y_test</w:t>
      </w:r>
    </w:p>
    <w:p w14:paraId="304D4DB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20AA61E9" w14:textId="77777777" w:rsidR="00885D6C" w:rsidRPr="00927B94" w:rsidRDefault="00885D6C" w:rsidP="00885D6C">
      <w:pPr>
        <w:rPr>
          <w:lang w:val="fr-GB" w:eastAsia="en-US"/>
        </w:rPr>
      </w:pPr>
    </w:p>
    <w:p w14:paraId="437ADC9E" w14:textId="77777777" w:rsidR="00885D6C" w:rsidRDefault="00885D6C" w:rsidP="00885D6C">
      <w:pPr>
        <w:pStyle w:val="Titre5"/>
      </w:pPr>
      <w:r>
        <w:t>GraphEmbeddingLayer.py</w:t>
      </w:r>
    </w:p>
    <w:p w14:paraId="5B6E835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random</w:t>
      </w:r>
    </w:p>
    <w:p w14:paraId="39B1C10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tensorflow</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tf</w:t>
      </w:r>
    </w:p>
    <w:p w14:paraId="7346FF4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networkx</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as</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nx</w:t>
      </w:r>
    </w:p>
    <w:p w14:paraId="05BB7F6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586C0"/>
          <w:sz w:val="18"/>
          <w:szCs w:val="18"/>
          <w:lang w:val="fr-GB"/>
        </w:rPr>
        <w:t>from</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networkx</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import</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DiGraph</w:t>
      </w:r>
      <w:r w:rsidRPr="00927B94">
        <w:rPr>
          <w:rFonts w:ascii="Menlo" w:hAnsi="Menlo" w:cs="Menlo"/>
          <w:color w:val="D4D4D4"/>
          <w:sz w:val="18"/>
          <w:szCs w:val="18"/>
          <w:lang w:val="fr-GB"/>
        </w:rPr>
        <w:t xml:space="preserve"> </w:t>
      </w:r>
    </w:p>
    <w:p w14:paraId="0512CEE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3D98813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569CD6"/>
          <w:sz w:val="18"/>
          <w:szCs w:val="18"/>
          <w:lang w:val="fr-GB"/>
        </w:rPr>
        <w:t>class</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GraphEmbeddingLayer</w:t>
      </w:r>
      <w:r w:rsidRPr="00927B94">
        <w:rPr>
          <w:rFonts w:ascii="Menlo" w:hAnsi="Menlo" w:cs="Menlo"/>
          <w:color w:val="D4D4D4"/>
          <w:sz w:val="18"/>
          <w:szCs w:val="18"/>
          <w:lang w:val="fr-GB"/>
        </w:rPr>
        <w:t>:</w:t>
      </w:r>
    </w:p>
    <w:p w14:paraId="1EA2A44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__init__</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graph</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DiGraph</w:t>
      </w:r>
      <w:r w:rsidRPr="00927B94">
        <w:rPr>
          <w:rFonts w:ascii="Menlo" w:hAnsi="Menlo" w:cs="Menlo"/>
          <w:color w:val="D4D4D4"/>
          <w:sz w:val="18"/>
          <w:szCs w:val="18"/>
          <w:lang w:val="fr-GB"/>
        </w:rPr>
        <w:t>):</w:t>
      </w:r>
    </w:p>
    <w:p w14:paraId="6085FF1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0F978BB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The Graph Embedding Layer class that carries out vectorization/unhashing on nodes</w:t>
      </w:r>
    </w:p>
    <w:p w14:paraId="43D6CE9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graph: DiGraph - The graph who's nodes are to be vectorized</w:t>
      </w:r>
    </w:p>
    <w:p w14:paraId="22BFF65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lastRenderedPageBreak/>
        <w:t xml:space="preserve">        """</w:t>
      </w:r>
    </w:p>
    <w:p w14:paraId="3959EA4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graph</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graph</w:t>
      </w:r>
    </w:p>
    <w:p w14:paraId="497E7A7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nodes</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list</w:t>
      </w:r>
      <w:r w:rsidRPr="00927B94">
        <w:rPr>
          <w:rFonts w:ascii="Menlo" w:hAnsi="Menlo" w:cs="Menlo"/>
          <w:color w:val="D4D4D4"/>
          <w:sz w:val="18"/>
          <w:szCs w:val="18"/>
          <w:lang w:val="fr-GB"/>
        </w:rPr>
        <w:t>(</w:t>
      </w:r>
      <w:r w:rsidRPr="00927B94">
        <w:rPr>
          <w:rFonts w:ascii="Menlo" w:hAnsi="Menlo" w:cs="Menlo"/>
          <w:color w:val="9CDCFE"/>
          <w:sz w:val="18"/>
          <w:szCs w:val="18"/>
          <w:lang w:val="fr-GB"/>
        </w:rPr>
        <w:t>graph</w:t>
      </w:r>
      <w:r w:rsidRPr="00927B94">
        <w:rPr>
          <w:rFonts w:ascii="Menlo" w:hAnsi="Menlo" w:cs="Menlo"/>
          <w:color w:val="D4D4D4"/>
          <w:sz w:val="18"/>
          <w:szCs w:val="18"/>
          <w:lang w:val="fr-GB"/>
        </w:rPr>
        <w:t>.</w:t>
      </w:r>
      <w:r w:rsidRPr="00927B94">
        <w:rPr>
          <w:rFonts w:ascii="Menlo" w:hAnsi="Menlo" w:cs="Menlo"/>
          <w:color w:val="DCDCAA"/>
          <w:sz w:val="18"/>
          <w:szCs w:val="18"/>
          <w:lang w:val="fr-GB"/>
        </w:rPr>
        <w:t>nodes</w:t>
      </w:r>
      <w:r w:rsidRPr="00927B94">
        <w:rPr>
          <w:rFonts w:ascii="Menlo" w:hAnsi="Menlo" w:cs="Menlo"/>
          <w:color w:val="D4D4D4"/>
          <w:sz w:val="18"/>
          <w:szCs w:val="18"/>
          <w:lang w:val="fr-GB"/>
        </w:rPr>
        <w:t>)</w:t>
      </w:r>
    </w:p>
    <w:p w14:paraId="142E0A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nodeCopy</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list</w:t>
      </w:r>
      <w:r w:rsidRPr="00927B94">
        <w:rPr>
          <w:rFonts w:ascii="Menlo" w:hAnsi="Menlo" w:cs="Menlo"/>
          <w:color w:val="D4D4D4"/>
          <w:sz w:val="18"/>
          <w:szCs w:val="18"/>
          <w:lang w:val="fr-GB"/>
        </w:rPr>
        <w:t>(</w:t>
      </w:r>
      <w:r w:rsidRPr="00927B94">
        <w:rPr>
          <w:rFonts w:ascii="Menlo" w:hAnsi="Menlo" w:cs="Menlo"/>
          <w:color w:val="9CDCFE"/>
          <w:sz w:val="18"/>
          <w:szCs w:val="18"/>
          <w:lang w:val="fr-GB"/>
        </w:rPr>
        <w:t>graph</w:t>
      </w:r>
      <w:r w:rsidRPr="00927B94">
        <w:rPr>
          <w:rFonts w:ascii="Menlo" w:hAnsi="Menlo" w:cs="Menlo"/>
          <w:color w:val="D4D4D4"/>
          <w:sz w:val="18"/>
          <w:szCs w:val="18"/>
          <w:lang w:val="fr-GB"/>
        </w:rPr>
        <w:t>.</w:t>
      </w:r>
      <w:r w:rsidRPr="00927B94">
        <w:rPr>
          <w:rFonts w:ascii="Menlo" w:hAnsi="Menlo" w:cs="Menlo"/>
          <w:color w:val="DCDCAA"/>
          <w:sz w:val="18"/>
          <w:szCs w:val="18"/>
          <w:lang w:val="fr-GB"/>
        </w:rPr>
        <w:t>nodes</w:t>
      </w:r>
      <w:r w:rsidRPr="00927B94">
        <w:rPr>
          <w:rFonts w:ascii="Menlo" w:hAnsi="Menlo" w:cs="Menlo"/>
          <w:color w:val="D4D4D4"/>
          <w:sz w:val="18"/>
          <w:szCs w:val="18"/>
          <w:lang w:val="fr-GB"/>
        </w:rPr>
        <w:t>)</w:t>
      </w:r>
    </w:p>
    <w:p w14:paraId="4557370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edges</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list</w:t>
      </w:r>
      <w:r w:rsidRPr="00927B94">
        <w:rPr>
          <w:rFonts w:ascii="Menlo" w:hAnsi="Menlo" w:cs="Menlo"/>
          <w:color w:val="D4D4D4"/>
          <w:sz w:val="18"/>
          <w:szCs w:val="18"/>
          <w:lang w:val="fr-GB"/>
        </w:rPr>
        <w:t>(</w:t>
      </w:r>
      <w:r w:rsidRPr="00927B94">
        <w:rPr>
          <w:rFonts w:ascii="Menlo" w:hAnsi="Menlo" w:cs="Menlo"/>
          <w:color w:val="9CDCFE"/>
          <w:sz w:val="18"/>
          <w:szCs w:val="18"/>
          <w:lang w:val="fr-GB"/>
        </w:rPr>
        <w:t>graph</w:t>
      </w:r>
      <w:r w:rsidRPr="00927B94">
        <w:rPr>
          <w:rFonts w:ascii="Menlo" w:hAnsi="Menlo" w:cs="Menlo"/>
          <w:color w:val="D4D4D4"/>
          <w:sz w:val="18"/>
          <w:szCs w:val="18"/>
          <w:lang w:val="fr-GB"/>
        </w:rPr>
        <w:t>.</w:t>
      </w:r>
      <w:r w:rsidRPr="00927B94">
        <w:rPr>
          <w:rFonts w:ascii="Menlo" w:hAnsi="Menlo" w:cs="Menlo"/>
          <w:color w:val="DCDCAA"/>
          <w:sz w:val="18"/>
          <w:szCs w:val="18"/>
          <w:lang w:val="fr-GB"/>
        </w:rPr>
        <w:t>edges</w:t>
      </w:r>
      <w:r w:rsidRPr="00927B94">
        <w:rPr>
          <w:rFonts w:ascii="Menlo" w:hAnsi="Menlo" w:cs="Menlo"/>
          <w:color w:val="D4D4D4"/>
          <w:sz w:val="18"/>
          <w:szCs w:val="18"/>
          <w:lang w:val="fr-GB"/>
        </w:rPr>
        <w:t>)</w:t>
      </w:r>
    </w:p>
    <w:p w14:paraId="3DE630A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root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nodes</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p>
    <w:p w14:paraId="42E44F5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rootEmbedding</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random</w:t>
      </w:r>
      <w:r w:rsidRPr="00927B94">
        <w:rPr>
          <w:rFonts w:ascii="Menlo" w:hAnsi="Menlo" w:cs="Menlo"/>
          <w:color w:val="D4D4D4"/>
          <w:sz w:val="18"/>
          <w:szCs w:val="18"/>
          <w:lang w:val="fr-GB"/>
        </w:rPr>
        <w:t>.</w:t>
      </w:r>
      <w:r w:rsidRPr="00927B94">
        <w:rPr>
          <w:rFonts w:ascii="Menlo" w:hAnsi="Menlo" w:cs="Menlo"/>
          <w:color w:val="9CDCFE"/>
          <w:sz w:val="18"/>
          <w:szCs w:val="18"/>
          <w:lang w:val="fr-GB"/>
        </w:rPr>
        <w:t>random</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#set the root node's embedding to a random float</w:t>
      </w:r>
    </w:p>
    <w:p w14:paraId="4BC518B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vectors</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rootEmbedding</w:t>
      </w:r>
      <w:r w:rsidRPr="00927B94">
        <w:rPr>
          <w:rFonts w:ascii="Menlo" w:hAnsi="Menlo" w:cs="Menlo"/>
          <w:color w:val="D4D4D4"/>
          <w:sz w:val="18"/>
          <w:szCs w:val="18"/>
          <w:lang w:val="fr-GB"/>
        </w:rPr>
        <w:t>]</w:t>
      </w:r>
    </w:p>
    <w:p w14:paraId="6353243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nodeCopy</w:t>
      </w:r>
      <w:r w:rsidRPr="00927B94">
        <w:rPr>
          <w:rFonts w:ascii="Menlo" w:hAnsi="Menlo" w:cs="Menlo"/>
          <w:color w:val="D4D4D4"/>
          <w:sz w:val="18"/>
          <w:szCs w:val="18"/>
          <w:lang w:val="fr-GB"/>
        </w:rPr>
        <w:t>.</w:t>
      </w:r>
      <w:r w:rsidRPr="00927B94">
        <w:rPr>
          <w:rFonts w:ascii="Menlo" w:hAnsi="Menlo" w:cs="Menlo"/>
          <w:color w:val="DCDCAA"/>
          <w:sz w:val="18"/>
          <w:szCs w:val="18"/>
          <w:lang w:val="fr-GB"/>
        </w:rPr>
        <w:t>remove</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root</w:t>
      </w:r>
      <w:r w:rsidRPr="00927B94">
        <w:rPr>
          <w:rFonts w:ascii="Menlo" w:hAnsi="Menlo" w:cs="Menlo"/>
          <w:color w:val="D4D4D4"/>
          <w:sz w:val="18"/>
          <w:szCs w:val="18"/>
          <w:lang w:val="fr-GB"/>
        </w:rPr>
        <w:t xml:space="preserve">) </w:t>
      </w:r>
    </w:p>
    <w:p w14:paraId="07A0264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unVectorised</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nodeCopy</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#create a list of unvectorized nodes</w:t>
      </w:r>
    </w:p>
    <w:p w14:paraId="25E80C7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231FE7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weights</w:t>
      </w:r>
      <w:r w:rsidRPr="00927B94">
        <w:rPr>
          <w:rFonts w:ascii="Menlo" w:hAnsi="Menlo" w:cs="Menlo"/>
          <w:color w:val="D4D4D4"/>
          <w:sz w:val="18"/>
          <w:szCs w:val="18"/>
          <w:lang w:val="fr-GB"/>
        </w:rPr>
        <w:t xml:space="preserve"> = {}</w:t>
      </w:r>
    </w:p>
    <w:p w14:paraId="62FB72D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4EC9B0"/>
          <w:sz w:val="18"/>
          <w:szCs w:val="18"/>
          <w:lang w:val="fr-GB"/>
        </w:rPr>
        <w:t>range</w:t>
      </w:r>
      <w:r w:rsidRPr="00927B94">
        <w:rPr>
          <w:rFonts w:ascii="Menlo" w:hAnsi="Menlo" w:cs="Menlo"/>
          <w:color w:val="D4D4D4"/>
          <w:sz w:val="18"/>
          <w:szCs w:val="18"/>
          <w:lang w:val="fr-GB"/>
        </w:rPr>
        <w:t>(</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nodes</w:t>
      </w:r>
      <w:r w:rsidRPr="00927B94">
        <w:rPr>
          <w:rFonts w:ascii="Menlo" w:hAnsi="Menlo" w:cs="Menlo"/>
          <w:color w:val="D4D4D4"/>
          <w:sz w:val="18"/>
          <w:szCs w:val="18"/>
          <w:lang w:val="fr-GB"/>
        </w:rPr>
        <w:t>)):</w:t>
      </w:r>
    </w:p>
    <w:p w14:paraId="6371A5F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#initiailise a set of random weights for each node</w:t>
      </w:r>
    </w:p>
    <w:p w14:paraId="19F95C0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weights</w:t>
      </w:r>
      <w:r w:rsidRPr="00927B94">
        <w:rPr>
          <w:rFonts w:ascii="Menlo" w:hAnsi="Menlo" w:cs="Menlo"/>
          <w:color w:val="D4D4D4"/>
          <w:sz w:val="18"/>
          <w:szCs w:val="18"/>
          <w:lang w:val="fr-GB"/>
        </w:rPr>
        <w:t>[</w:t>
      </w:r>
      <w:r w:rsidRPr="00927B94">
        <w:rPr>
          <w:rFonts w:ascii="Menlo" w:hAnsi="Menlo" w:cs="Menlo"/>
          <w:color w:val="9CDCFE"/>
          <w:sz w:val="18"/>
          <w:szCs w:val="18"/>
          <w:lang w:val="fr-GB"/>
        </w:rPr>
        <w:t>i</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4EC9B0"/>
          <w:sz w:val="18"/>
          <w:szCs w:val="18"/>
          <w:lang w:val="fr-GB"/>
        </w:rPr>
        <w:t>Variable</w:t>
      </w:r>
      <w:r w:rsidRPr="00927B94">
        <w:rPr>
          <w:rFonts w:ascii="Menlo" w:hAnsi="Menlo" w:cs="Menlo"/>
          <w:color w:val="D4D4D4"/>
          <w:sz w:val="18"/>
          <w:szCs w:val="18"/>
          <w:lang w:val="fr-GB"/>
        </w:rPr>
        <w:t>(</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4EC9B0"/>
          <w:sz w:val="18"/>
          <w:szCs w:val="18"/>
          <w:lang w:val="fr-GB"/>
        </w:rPr>
        <w:t>random</w:t>
      </w:r>
      <w:r w:rsidRPr="00927B94">
        <w:rPr>
          <w:rFonts w:ascii="Menlo" w:hAnsi="Menlo" w:cs="Menlo"/>
          <w:color w:val="D4D4D4"/>
          <w:sz w:val="18"/>
          <w:szCs w:val="18"/>
          <w:lang w:val="fr-GB"/>
        </w:rPr>
        <w:t>.</w:t>
      </w:r>
      <w:r w:rsidRPr="00927B94">
        <w:rPr>
          <w:rFonts w:ascii="Menlo" w:hAnsi="Menlo" w:cs="Menlo"/>
          <w:color w:val="DCDCAA"/>
          <w:sz w:val="18"/>
          <w:szCs w:val="18"/>
          <w:lang w:val="fr-GB"/>
        </w:rPr>
        <w:t>normal</w:t>
      </w:r>
      <w:r w:rsidRPr="00927B94">
        <w:rPr>
          <w:rFonts w:ascii="Menlo" w:hAnsi="Menlo" w:cs="Menlo"/>
          <w:color w:val="D4D4D4"/>
          <w:sz w:val="18"/>
          <w:szCs w:val="18"/>
          <w:lang w:val="fr-GB"/>
        </w:rPr>
        <w:t>(</w:t>
      </w:r>
      <w:r w:rsidRPr="00927B94">
        <w:rPr>
          <w:rFonts w:ascii="Menlo" w:hAnsi="Menlo" w:cs="Menlo"/>
          <w:color w:val="9CDCFE"/>
          <w:sz w:val="18"/>
          <w:szCs w:val="18"/>
          <w:lang w:val="fr-GB"/>
        </w:rPr>
        <w:t>shape</w:t>
      </w:r>
      <w:r w:rsidRPr="00927B94">
        <w:rPr>
          <w:rFonts w:ascii="Menlo" w:hAnsi="Menlo" w:cs="Menlo"/>
          <w:color w:val="D4D4D4"/>
          <w:sz w:val="18"/>
          <w:szCs w:val="18"/>
          <w:lang w:val="fr-GB"/>
        </w:rPr>
        <w:t>=(</w:t>
      </w:r>
      <w:r w:rsidRPr="00927B94">
        <w:rPr>
          <w:rFonts w:ascii="Menlo" w:hAnsi="Menlo" w:cs="Menlo"/>
          <w:color w:val="B5CEA8"/>
          <w:sz w:val="18"/>
          <w:szCs w:val="18"/>
          <w:lang w:val="fr-GB"/>
        </w:rPr>
        <w:t>1</w:t>
      </w:r>
      <w:r w:rsidRPr="00927B94">
        <w:rPr>
          <w:rFonts w:ascii="Menlo" w:hAnsi="Menlo" w:cs="Menlo"/>
          <w:color w:val="D4D4D4"/>
          <w:sz w:val="18"/>
          <w:szCs w:val="18"/>
          <w:lang w:val="fr-GB"/>
        </w:rPr>
        <w:t xml:space="preserve">, </w:t>
      </w:r>
      <w:r w:rsidRPr="00927B94">
        <w:rPr>
          <w:rFonts w:ascii="Menlo" w:hAnsi="Menlo" w:cs="Menlo"/>
          <w:color w:val="B5CEA8"/>
          <w:sz w:val="18"/>
          <w:szCs w:val="18"/>
          <w:lang w:val="fr-GB"/>
        </w:rPr>
        <w:t>1</w:t>
      </w:r>
      <w:r w:rsidRPr="00927B94">
        <w:rPr>
          <w:rFonts w:ascii="Menlo" w:hAnsi="Menlo" w:cs="Menlo"/>
          <w:color w:val="D4D4D4"/>
          <w:sz w:val="18"/>
          <w:szCs w:val="18"/>
          <w:lang w:val="fr-GB"/>
        </w:rPr>
        <w:t>)))</w:t>
      </w:r>
    </w:p>
    <w:p w14:paraId="0E4C948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2AEB791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embeddingFunction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root</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None</w:t>
      </w:r>
      <w:r w:rsidRPr="00927B94">
        <w:rPr>
          <w:rFonts w:ascii="Menlo" w:hAnsi="Menlo" w:cs="Menlo"/>
          <w:color w:val="D4D4D4"/>
          <w:sz w:val="18"/>
          <w:szCs w:val="18"/>
          <w:lang w:val="fr-GB"/>
        </w:rPr>
        <w:t xml:space="preserve">) </w:t>
      </w:r>
    </w:p>
    <w:p w14:paraId="2690D34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1D060A8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embeddingFunction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node</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w:t>
      </w:r>
      <w:r w:rsidRPr="00927B94">
        <w:rPr>
          <w:rFonts w:ascii="Menlo" w:hAnsi="Menlo" w:cs="Menlo"/>
          <w:color w:val="D4D4D4"/>
          <w:sz w:val="18"/>
          <w:szCs w:val="18"/>
          <w:lang w:val="fr-GB"/>
        </w:rPr>
        <w:t>):</w:t>
      </w:r>
    </w:p>
    <w:p w14:paraId="0BCFD98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3FD8F81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The embedding function from where the vectorization function is called on each node recursively</w:t>
      </w:r>
    </w:p>
    <w:p w14:paraId="01B37C3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node - The node to be vectorized</w:t>
      </w:r>
    </w:p>
    <w:p w14:paraId="5DB0A08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parent - The parent node of 'node'</w:t>
      </w:r>
    </w:p>
    <w:p w14:paraId="5C0BE38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4F251D5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5DE293C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run the recursive method as long as the unvectorized list is not empty</w:t>
      </w:r>
    </w:p>
    <w:p w14:paraId="584B191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unVectorised</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0</w:t>
      </w:r>
      <w:r w:rsidRPr="00927B94">
        <w:rPr>
          <w:rFonts w:ascii="Menlo" w:hAnsi="Menlo" w:cs="Menlo"/>
          <w:color w:val="D4D4D4"/>
          <w:sz w:val="18"/>
          <w:szCs w:val="18"/>
          <w:lang w:val="fr-GB"/>
        </w:rPr>
        <w:t>:</w:t>
      </w:r>
    </w:p>
    <w:p w14:paraId="540EA09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vectors</w:t>
      </w:r>
    </w:p>
    <w:p w14:paraId="50335F6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5DE0B6A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is</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None</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#if node is the root node</w:t>
      </w:r>
    </w:p>
    <w:p w14:paraId="10CB3D1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get all the children of the current node</w:t>
      </w:r>
    </w:p>
    <w:p w14:paraId="5FF480B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childNodes</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nx</w:t>
      </w:r>
      <w:r w:rsidRPr="00927B94">
        <w:rPr>
          <w:rFonts w:ascii="Menlo" w:hAnsi="Menlo" w:cs="Menlo"/>
          <w:color w:val="D4D4D4"/>
          <w:sz w:val="18"/>
          <w:szCs w:val="18"/>
          <w:lang w:val="fr-GB"/>
        </w:rPr>
        <w:t>.</w:t>
      </w:r>
      <w:r w:rsidRPr="00927B94">
        <w:rPr>
          <w:rFonts w:ascii="Menlo" w:hAnsi="Menlo" w:cs="Menlo"/>
          <w:color w:val="DCDCAA"/>
          <w:sz w:val="18"/>
          <w:szCs w:val="18"/>
          <w:lang w:val="fr-GB"/>
        </w:rPr>
        <w:t>dfs_successors</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graph</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node</w:t>
      </w:r>
      <w:r w:rsidRPr="00927B94">
        <w:rPr>
          <w:rFonts w:ascii="Menlo" w:hAnsi="Menlo" w:cs="Menlo"/>
          <w:color w:val="D4D4D4"/>
          <w:sz w:val="18"/>
          <w:szCs w:val="18"/>
          <w:lang w:val="fr-GB"/>
        </w:rPr>
        <w:t>)</w:t>
      </w:r>
    </w:p>
    <w:p w14:paraId="41F9C32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childNodes</w:t>
      </w:r>
      <w:r w:rsidRPr="00927B94">
        <w:rPr>
          <w:rFonts w:ascii="Menlo" w:hAnsi="Menlo" w:cs="Menlo"/>
          <w:color w:val="D4D4D4"/>
          <w:sz w:val="18"/>
          <w:szCs w:val="18"/>
          <w:lang w:val="fr-GB"/>
        </w:rPr>
        <w:t>:</w:t>
      </w:r>
    </w:p>
    <w:p w14:paraId="25C028C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unVectorised</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#check that the node has not been vectorized</w:t>
      </w:r>
    </w:p>
    <w:p w14:paraId="57EA097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unVectorised</w:t>
      </w:r>
      <w:r w:rsidRPr="00927B94">
        <w:rPr>
          <w:rFonts w:ascii="Menlo" w:hAnsi="Menlo" w:cs="Menlo"/>
          <w:color w:val="D4D4D4"/>
          <w:sz w:val="18"/>
          <w:szCs w:val="18"/>
          <w:lang w:val="fr-GB"/>
        </w:rPr>
        <w:t>.</w:t>
      </w:r>
      <w:r w:rsidRPr="00927B94">
        <w:rPr>
          <w:rFonts w:ascii="Menlo" w:hAnsi="Menlo" w:cs="Menlo"/>
          <w:color w:val="DCDCAA"/>
          <w:sz w:val="18"/>
          <w:szCs w:val="18"/>
          <w:lang w:val="fr-GB"/>
        </w:rPr>
        <w:t>remove</w:t>
      </w:r>
      <w:r w:rsidRPr="00927B94">
        <w:rPr>
          <w:rFonts w:ascii="Menlo" w:hAnsi="Menlo" w:cs="Menlo"/>
          <w:color w:val="D4D4D4"/>
          <w:sz w:val="18"/>
          <w:szCs w:val="18"/>
          <w:lang w:val="fr-GB"/>
        </w:rPr>
        <w:t>(</w:t>
      </w:r>
      <w:r w:rsidRPr="00927B94">
        <w:rPr>
          <w:rFonts w:ascii="Menlo" w:hAnsi="Menlo" w:cs="Menlo"/>
          <w:color w:val="9CDCFE"/>
          <w:sz w:val="18"/>
          <w:szCs w:val="18"/>
          <w:lang w:val="fr-GB"/>
        </w:rPr>
        <w:t>child</w:t>
      </w:r>
      <w:r w:rsidRPr="00927B94">
        <w:rPr>
          <w:rFonts w:ascii="Menlo" w:hAnsi="Menlo" w:cs="Menlo"/>
          <w:color w:val="D4D4D4"/>
          <w:sz w:val="18"/>
          <w:szCs w:val="18"/>
          <w:lang w:val="fr-GB"/>
        </w:rPr>
        <w:t>)</w:t>
      </w:r>
    </w:p>
    <w:p w14:paraId="48797DD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rootIndex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nodes</w:t>
      </w:r>
      <w:r w:rsidRPr="00927B94">
        <w:rPr>
          <w:rFonts w:ascii="Menlo" w:hAnsi="Menlo" w:cs="Menlo"/>
          <w:color w:val="D4D4D4"/>
          <w:sz w:val="18"/>
          <w:szCs w:val="18"/>
          <w:lang w:val="fr-GB"/>
        </w:rPr>
        <w:t>.</w:t>
      </w:r>
      <w:r w:rsidRPr="00927B94">
        <w:rPr>
          <w:rFonts w:ascii="Menlo" w:hAnsi="Menlo" w:cs="Menlo"/>
          <w:color w:val="DCDCAA"/>
          <w:sz w:val="18"/>
          <w:szCs w:val="18"/>
          <w:lang w:val="fr-GB"/>
        </w:rPr>
        <w:t>index</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root</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#index of the root node</w:t>
      </w:r>
    </w:p>
    <w:p w14:paraId="77DD344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childIndex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nodes</w:t>
      </w:r>
      <w:r w:rsidRPr="00927B94">
        <w:rPr>
          <w:rFonts w:ascii="Menlo" w:hAnsi="Menlo" w:cs="Menlo"/>
          <w:color w:val="D4D4D4"/>
          <w:sz w:val="18"/>
          <w:szCs w:val="18"/>
          <w:lang w:val="fr-GB"/>
        </w:rPr>
        <w:t>.</w:t>
      </w:r>
      <w:r w:rsidRPr="00927B94">
        <w:rPr>
          <w:rFonts w:ascii="Menlo" w:hAnsi="Menlo" w:cs="Menlo"/>
          <w:color w:val="DCDCAA"/>
          <w:sz w:val="18"/>
          <w:szCs w:val="18"/>
          <w:lang w:val="fr-GB"/>
        </w:rPr>
        <w:t>index</w:t>
      </w:r>
      <w:r w:rsidRPr="00927B94">
        <w:rPr>
          <w:rFonts w:ascii="Menlo" w:hAnsi="Menlo" w:cs="Menlo"/>
          <w:color w:val="D4D4D4"/>
          <w:sz w:val="18"/>
          <w:szCs w:val="18"/>
          <w:lang w:val="fr-GB"/>
        </w:rPr>
        <w:t>(</w:t>
      </w:r>
      <w:r w:rsidRPr="00927B94">
        <w:rPr>
          <w:rFonts w:ascii="Menlo" w:hAnsi="Menlo" w:cs="Menlo"/>
          <w:color w:val="9CDCFE"/>
          <w:sz w:val="18"/>
          <w:szCs w:val="18"/>
          <w:lang w:val="fr-GB"/>
        </w:rPr>
        <w:t>child</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#index of the current node</w:t>
      </w:r>
    </w:p>
    <w:p w14:paraId="7C2BC18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parentChildCount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getChildNodes</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root</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#the number of children the root node has</w:t>
      </w:r>
    </w:p>
    <w:p w14:paraId="35ACB01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childNodeChildCount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getChildNodes</w:t>
      </w:r>
      <w:r w:rsidRPr="00927B94">
        <w:rPr>
          <w:rFonts w:ascii="Menlo" w:hAnsi="Menlo" w:cs="Menlo"/>
          <w:color w:val="D4D4D4"/>
          <w:sz w:val="18"/>
          <w:szCs w:val="18"/>
          <w:lang w:val="fr-GB"/>
        </w:rPr>
        <w:t>(</w:t>
      </w:r>
      <w:r w:rsidRPr="00927B94">
        <w:rPr>
          <w:rFonts w:ascii="Menlo" w:hAnsi="Menlo" w:cs="Menlo"/>
          <w:color w:val="9CDCFE"/>
          <w:sz w:val="18"/>
          <w:szCs w:val="18"/>
          <w:lang w:val="fr-GB"/>
        </w:rPr>
        <w:t>child</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the number of children this child node has</w:t>
      </w:r>
    </w:p>
    <w:p w14:paraId="3CEB231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23AD011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 run the vectorization function on the node given the above variables</w:t>
      </w:r>
    </w:p>
    <w:p w14:paraId="3F0EC45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vec</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vecFunction</w:t>
      </w:r>
      <w:r w:rsidRPr="00927B94">
        <w:rPr>
          <w:rFonts w:ascii="Menlo" w:hAnsi="Menlo" w:cs="Menlo"/>
          <w:color w:val="D4D4D4"/>
          <w:sz w:val="18"/>
          <w:szCs w:val="18"/>
          <w:lang w:val="fr-GB"/>
        </w:rPr>
        <w:t>(</w:t>
      </w:r>
      <w:r w:rsidRPr="00927B94">
        <w:rPr>
          <w:rFonts w:ascii="Menlo" w:hAnsi="Menlo" w:cs="Menlo"/>
          <w:color w:val="9CDCFE"/>
          <w:sz w:val="18"/>
          <w:szCs w:val="18"/>
          <w:lang w:val="fr-GB"/>
        </w:rPr>
        <w:t>parentChildCount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rootIndex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childIndex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childNodeChildCount</w:t>
      </w:r>
      <w:r w:rsidRPr="00927B94">
        <w:rPr>
          <w:rFonts w:ascii="Menlo" w:hAnsi="Menlo" w:cs="Menlo"/>
          <w:color w:val="D4D4D4"/>
          <w:sz w:val="18"/>
          <w:szCs w:val="18"/>
          <w:lang w:val="fr-GB"/>
        </w:rPr>
        <w:t>)</w:t>
      </w:r>
    </w:p>
    <w:p w14:paraId="348FFFC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vectors</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vec</w:t>
      </w:r>
      <w:r w:rsidRPr="00927B94">
        <w:rPr>
          <w:rFonts w:ascii="Menlo" w:hAnsi="Menlo" w:cs="Menlo"/>
          <w:color w:val="D4D4D4"/>
          <w:sz w:val="18"/>
          <w:szCs w:val="18"/>
          <w:lang w:val="fr-GB"/>
        </w:rPr>
        <w:t xml:space="preserve">) </w:t>
      </w:r>
    </w:p>
    <w:p w14:paraId="1355110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getChildNodes</w:t>
      </w:r>
      <w:r w:rsidRPr="00927B94">
        <w:rPr>
          <w:rFonts w:ascii="Menlo" w:hAnsi="Menlo" w:cs="Menlo"/>
          <w:color w:val="D4D4D4"/>
          <w:sz w:val="18"/>
          <w:szCs w:val="18"/>
          <w:lang w:val="fr-GB"/>
        </w:rPr>
        <w:t>(</w:t>
      </w:r>
      <w:r w:rsidRPr="00927B94">
        <w:rPr>
          <w:rFonts w:ascii="Menlo" w:hAnsi="Menlo" w:cs="Menlo"/>
          <w:color w:val="9CDCFE"/>
          <w:sz w:val="18"/>
          <w:szCs w:val="18"/>
          <w:lang w:val="fr-GB"/>
        </w:rPr>
        <w:t>child</w:t>
      </w:r>
      <w:r w:rsidRPr="00927B94">
        <w:rPr>
          <w:rFonts w:ascii="Menlo" w:hAnsi="Menlo" w:cs="Menlo"/>
          <w:color w:val="D4D4D4"/>
          <w:sz w:val="18"/>
          <w:szCs w:val="18"/>
          <w:lang w:val="fr-GB"/>
        </w:rPr>
        <w:t>):</w:t>
      </w:r>
    </w:p>
    <w:p w14:paraId="417BCE5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lastRenderedPageBreak/>
        <w:t xml:space="preserve">                        </w:t>
      </w:r>
      <w:r w:rsidRPr="00927B94">
        <w:rPr>
          <w:rFonts w:ascii="Menlo" w:hAnsi="Menlo" w:cs="Menlo"/>
          <w:color w:val="6A9955"/>
          <w:sz w:val="18"/>
          <w:szCs w:val="18"/>
          <w:lang w:val="fr-GB"/>
        </w:rPr>
        <w:t># recursively call the method until all the nodes are vectorized</w:t>
      </w:r>
    </w:p>
    <w:p w14:paraId="45A7459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embeddingFunction</w:t>
      </w:r>
      <w:r w:rsidRPr="00927B94">
        <w:rPr>
          <w:rFonts w:ascii="Menlo" w:hAnsi="Menlo" w:cs="Menlo"/>
          <w:color w:val="D4D4D4"/>
          <w:sz w:val="18"/>
          <w:szCs w:val="18"/>
          <w:lang w:val="fr-GB"/>
        </w:rPr>
        <w:t>(</w:t>
      </w:r>
      <w:r w:rsidRPr="00927B94">
        <w:rPr>
          <w:rFonts w:ascii="Menlo" w:hAnsi="Menlo" w:cs="Menlo"/>
          <w:color w:val="9CDCFE"/>
          <w:sz w:val="18"/>
          <w:szCs w:val="18"/>
          <w:lang w:val="fr-GB"/>
        </w:rPr>
        <w:t>childNode</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w:t>
      </w:r>
      <w:r w:rsidRPr="00927B94">
        <w:rPr>
          <w:rFonts w:ascii="Menlo" w:hAnsi="Menlo" w:cs="Menlo"/>
          <w:color w:val="D4D4D4"/>
          <w:sz w:val="18"/>
          <w:szCs w:val="18"/>
          <w:lang w:val="fr-GB"/>
        </w:rPr>
        <w:t xml:space="preserve">) </w:t>
      </w:r>
    </w:p>
    <w:p w14:paraId="3D26240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else</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#if the current node is not the root node</w:t>
      </w:r>
    </w:p>
    <w:p w14:paraId="7B40D66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node</w:t>
      </w: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unVectorised</w:t>
      </w:r>
      <w:r w:rsidRPr="00927B94">
        <w:rPr>
          <w:rFonts w:ascii="Menlo" w:hAnsi="Menlo" w:cs="Menlo"/>
          <w:color w:val="D4D4D4"/>
          <w:sz w:val="18"/>
          <w:szCs w:val="18"/>
          <w:lang w:val="fr-GB"/>
        </w:rPr>
        <w:t>:</w:t>
      </w:r>
    </w:p>
    <w:p w14:paraId="016E915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unVectorised</w:t>
      </w:r>
      <w:r w:rsidRPr="00927B94">
        <w:rPr>
          <w:rFonts w:ascii="Menlo" w:hAnsi="Menlo" w:cs="Menlo"/>
          <w:color w:val="D4D4D4"/>
          <w:sz w:val="18"/>
          <w:szCs w:val="18"/>
          <w:lang w:val="fr-GB"/>
        </w:rPr>
        <w:t>.</w:t>
      </w:r>
      <w:r w:rsidRPr="00927B94">
        <w:rPr>
          <w:rFonts w:ascii="Menlo" w:hAnsi="Menlo" w:cs="Menlo"/>
          <w:color w:val="DCDCAA"/>
          <w:sz w:val="18"/>
          <w:szCs w:val="18"/>
          <w:lang w:val="fr-GB"/>
        </w:rPr>
        <w:t>remove</w:t>
      </w:r>
      <w:r w:rsidRPr="00927B94">
        <w:rPr>
          <w:rFonts w:ascii="Menlo" w:hAnsi="Menlo" w:cs="Menlo"/>
          <w:color w:val="D4D4D4"/>
          <w:sz w:val="18"/>
          <w:szCs w:val="18"/>
          <w:lang w:val="fr-GB"/>
        </w:rPr>
        <w:t>(</w:t>
      </w:r>
      <w:r w:rsidRPr="00927B94">
        <w:rPr>
          <w:rFonts w:ascii="Menlo" w:hAnsi="Menlo" w:cs="Menlo"/>
          <w:color w:val="9CDCFE"/>
          <w:sz w:val="18"/>
          <w:szCs w:val="18"/>
          <w:lang w:val="fr-GB"/>
        </w:rPr>
        <w:t>node</w:t>
      </w:r>
      <w:r w:rsidRPr="00927B94">
        <w:rPr>
          <w:rFonts w:ascii="Menlo" w:hAnsi="Menlo" w:cs="Menlo"/>
          <w:color w:val="D4D4D4"/>
          <w:sz w:val="18"/>
          <w:szCs w:val="18"/>
          <w:lang w:val="fr-GB"/>
        </w:rPr>
        <w:t>)</w:t>
      </w:r>
    </w:p>
    <w:p w14:paraId="09CAF274"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parentIndex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nodes</w:t>
      </w:r>
      <w:r w:rsidRPr="00927B94">
        <w:rPr>
          <w:rFonts w:ascii="Menlo" w:hAnsi="Menlo" w:cs="Menlo"/>
          <w:color w:val="D4D4D4"/>
          <w:sz w:val="18"/>
          <w:szCs w:val="18"/>
          <w:lang w:val="fr-GB"/>
        </w:rPr>
        <w:t>.</w:t>
      </w:r>
      <w:r w:rsidRPr="00927B94">
        <w:rPr>
          <w:rFonts w:ascii="Menlo" w:hAnsi="Menlo" w:cs="Menlo"/>
          <w:color w:val="DCDCAA"/>
          <w:sz w:val="18"/>
          <w:szCs w:val="18"/>
          <w:lang w:val="fr-GB"/>
        </w:rPr>
        <w:t>index</w:t>
      </w:r>
      <w:r w:rsidRPr="00927B94">
        <w:rPr>
          <w:rFonts w:ascii="Menlo" w:hAnsi="Menlo" w:cs="Menlo"/>
          <w:color w:val="D4D4D4"/>
          <w:sz w:val="18"/>
          <w:szCs w:val="18"/>
          <w:lang w:val="fr-GB"/>
        </w:rPr>
        <w:t>(</w:t>
      </w:r>
      <w:r w:rsidRPr="00927B94">
        <w:rPr>
          <w:rFonts w:ascii="Menlo" w:hAnsi="Menlo" w:cs="Menlo"/>
          <w:color w:val="9CDCFE"/>
          <w:sz w:val="18"/>
          <w:szCs w:val="18"/>
          <w:lang w:val="fr-GB"/>
        </w:rPr>
        <w:t>parent</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#index of the parent node</w:t>
      </w:r>
    </w:p>
    <w:p w14:paraId="49C40DE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childIndex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nodes</w:t>
      </w:r>
      <w:r w:rsidRPr="00927B94">
        <w:rPr>
          <w:rFonts w:ascii="Menlo" w:hAnsi="Menlo" w:cs="Menlo"/>
          <w:color w:val="D4D4D4"/>
          <w:sz w:val="18"/>
          <w:szCs w:val="18"/>
          <w:lang w:val="fr-GB"/>
        </w:rPr>
        <w:t>.</w:t>
      </w:r>
      <w:r w:rsidRPr="00927B94">
        <w:rPr>
          <w:rFonts w:ascii="Menlo" w:hAnsi="Menlo" w:cs="Menlo"/>
          <w:color w:val="DCDCAA"/>
          <w:sz w:val="18"/>
          <w:szCs w:val="18"/>
          <w:lang w:val="fr-GB"/>
        </w:rPr>
        <w:t>index</w:t>
      </w:r>
      <w:r w:rsidRPr="00927B94">
        <w:rPr>
          <w:rFonts w:ascii="Menlo" w:hAnsi="Menlo" w:cs="Menlo"/>
          <w:color w:val="D4D4D4"/>
          <w:sz w:val="18"/>
          <w:szCs w:val="18"/>
          <w:lang w:val="fr-GB"/>
        </w:rPr>
        <w:t>(</w:t>
      </w:r>
      <w:r w:rsidRPr="00927B94">
        <w:rPr>
          <w:rFonts w:ascii="Menlo" w:hAnsi="Menlo" w:cs="Menlo"/>
          <w:color w:val="9CDCFE"/>
          <w:sz w:val="18"/>
          <w:szCs w:val="18"/>
          <w:lang w:val="fr-GB"/>
        </w:rPr>
        <w:t>node</w:t>
      </w:r>
      <w:r w:rsidRPr="00927B94">
        <w:rPr>
          <w:rFonts w:ascii="Menlo" w:hAnsi="Menlo" w:cs="Menlo"/>
          <w:color w:val="D4D4D4"/>
          <w:sz w:val="18"/>
          <w:szCs w:val="18"/>
          <w:lang w:val="fr-GB"/>
        </w:rPr>
        <w:t>)</w:t>
      </w:r>
    </w:p>
    <w:p w14:paraId="015734E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parentChildCount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getChildNodes</w:t>
      </w:r>
      <w:r w:rsidRPr="00927B94">
        <w:rPr>
          <w:rFonts w:ascii="Menlo" w:hAnsi="Menlo" w:cs="Menlo"/>
          <w:color w:val="D4D4D4"/>
          <w:sz w:val="18"/>
          <w:szCs w:val="18"/>
          <w:lang w:val="fr-GB"/>
        </w:rPr>
        <w:t>(</w:t>
      </w:r>
      <w:r w:rsidRPr="00927B94">
        <w:rPr>
          <w:rFonts w:ascii="Menlo" w:hAnsi="Menlo" w:cs="Menlo"/>
          <w:color w:val="9CDCFE"/>
          <w:sz w:val="18"/>
          <w:szCs w:val="18"/>
          <w:lang w:val="fr-GB"/>
        </w:rPr>
        <w:t>parent</w:t>
      </w:r>
      <w:r w:rsidRPr="00927B94">
        <w:rPr>
          <w:rFonts w:ascii="Menlo" w:hAnsi="Menlo" w:cs="Menlo"/>
          <w:color w:val="D4D4D4"/>
          <w:sz w:val="18"/>
          <w:szCs w:val="18"/>
          <w:lang w:val="fr-GB"/>
        </w:rPr>
        <w:t>))</w:t>
      </w:r>
    </w:p>
    <w:p w14:paraId="0994233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childNodeChildCount</w:t>
      </w:r>
      <w:r w:rsidRPr="00927B94">
        <w:rPr>
          <w:rFonts w:ascii="Menlo" w:hAnsi="Menlo" w:cs="Menlo"/>
          <w:color w:val="D4D4D4"/>
          <w:sz w:val="18"/>
          <w:szCs w:val="18"/>
          <w:lang w:val="fr-GB"/>
        </w:rPr>
        <w:t xml:space="preserve"> = </w:t>
      </w:r>
      <w:r w:rsidRPr="00927B94">
        <w:rPr>
          <w:rFonts w:ascii="Menlo" w:hAnsi="Menlo" w:cs="Menlo"/>
          <w:color w:val="DCDCAA"/>
          <w:sz w:val="18"/>
          <w:szCs w:val="18"/>
          <w:lang w:val="fr-GB"/>
        </w:rPr>
        <w:t>len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getChildNodes</w:t>
      </w:r>
      <w:r w:rsidRPr="00927B94">
        <w:rPr>
          <w:rFonts w:ascii="Menlo" w:hAnsi="Menlo" w:cs="Menlo"/>
          <w:color w:val="D4D4D4"/>
          <w:sz w:val="18"/>
          <w:szCs w:val="18"/>
          <w:lang w:val="fr-GB"/>
        </w:rPr>
        <w:t>(</w:t>
      </w:r>
      <w:r w:rsidRPr="00927B94">
        <w:rPr>
          <w:rFonts w:ascii="Menlo" w:hAnsi="Menlo" w:cs="Menlo"/>
          <w:color w:val="9CDCFE"/>
          <w:sz w:val="18"/>
          <w:szCs w:val="18"/>
          <w:lang w:val="fr-GB"/>
        </w:rPr>
        <w:t>node</w:t>
      </w:r>
      <w:r w:rsidRPr="00927B94">
        <w:rPr>
          <w:rFonts w:ascii="Menlo" w:hAnsi="Menlo" w:cs="Menlo"/>
          <w:color w:val="D4D4D4"/>
          <w:sz w:val="18"/>
          <w:szCs w:val="18"/>
          <w:lang w:val="fr-GB"/>
        </w:rPr>
        <w:t>))</w:t>
      </w:r>
    </w:p>
    <w:p w14:paraId="13186E9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vec</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vecFunction</w:t>
      </w:r>
      <w:r w:rsidRPr="00927B94">
        <w:rPr>
          <w:rFonts w:ascii="Menlo" w:hAnsi="Menlo" w:cs="Menlo"/>
          <w:color w:val="D4D4D4"/>
          <w:sz w:val="18"/>
          <w:szCs w:val="18"/>
          <w:lang w:val="fr-GB"/>
        </w:rPr>
        <w:t>(</w:t>
      </w:r>
      <w:r w:rsidRPr="00927B94">
        <w:rPr>
          <w:rFonts w:ascii="Menlo" w:hAnsi="Menlo" w:cs="Menlo"/>
          <w:color w:val="9CDCFE"/>
          <w:sz w:val="18"/>
          <w:szCs w:val="18"/>
          <w:lang w:val="fr-GB"/>
        </w:rPr>
        <w:t>parentChildCount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parentIndex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childIndex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childNodeChildCount</w:t>
      </w:r>
      <w:r w:rsidRPr="00927B94">
        <w:rPr>
          <w:rFonts w:ascii="Menlo" w:hAnsi="Menlo" w:cs="Menlo"/>
          <w:color w:val="D4D4D4"/>
          <w:sz w:val="18"/>
          <w:szCs w:val="18"/>
          <w:lang w:val="fr-GB"/>
        </w:rPr>
        <w:t>)</w:t>
      </w:r>
    </w:p>
    <w:p w14:paraId="2B5697B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vectors</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vec</w:t>
      </w:r>
      <w:r w:rsidRPr="00927B94">
        <w:rPr>
          <w:rFonts w:ascii="Menlo" w:hAnsi="Menlo" w:cs="Menlo"/>
          <w:color w:val="D4D4D4"/>
          <w:sz w:val="18"/>
          <w:szCs w:val="18"/>
          <w:lang w:val="fr-GB"/>
        </w:rPr>
        <w:t>)</w:t>
      </w:r>
    </w:p>
    <w:p w14:paraId="340814C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getChildNodes</w:t>
      </w:r>
      <w:r w:rsidRPr="00927B94">
        <w:rPr>
          <w:rFonts w:ascii="Menlo" w:hAnsi="Menlo" w:cs="Menlo"/>
          <w:color w:val="D4D4D4"/>
          <w:sz w:val="18"/>
          <w:szCs w:val="18"/>
          <w:lang w:val="fr-GB"/>
        </w:rPr>
        <w:t>(</w:t>
      </w:r>
      <w:r w:rsidRPr="00927B94">
        <w:rPr>
          <w:rFonts w:ascii="Menlo" w:hAnsi="Menlo" w:cs="Menlo"/>
          <w:color w:val="9CDCFE"/>
          <w:sz w:val="18"/>
          <w:szCs w:val="18"/>
          <w:lang w:val="fr-GB"/>
        </w:rPr>
        <w:t>node</w:t>
      </w:r>
      <w:r w:rsidRPr="00927B94">
        <w:rPr>
          <w:rFonts w:ascii="Menlo" w:hAnsi="Menlo" w:cs="Menlo"/>
          <w:color w:val="D4D4D4"/>
          <w:sz w:val="18"/>
          <w:szCs w:val="18"/>
          <w:lang w:val="fr-GB"/>
        </w:rPr>
        <w:t>):</w:t>
      </w:r>
    </w:p>
    <w:p w14:paraId="3512C43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DCDCAA"/>
          <w:sz w:val="18"/>
          <w:szCs w:val="18"/>
          <w:lang w:val="fr-GB"/>
        </w:rPr>
        <w:t>embeddingFunction</w:t>
      </w:r>
      <w:r w:rsidRPr="00927B94">
        <w:rPr>
          <w:rFonts w:ascii="Menlo" w:hAnsi="Menlo" w:cs="Menlo"/>
          <w:color w:val="D4D4D4"/>
          <w:sz w:val="18"/>
          <w:szCs w:val="18"/>
          <w:lang w:val="fr-GB"/>
        </w:rPr>
        <w:t>(</w:t>
      </w:r>
      <w:r w:rsidRPr="00927B94">
        <w:rPr>
          <w:rFonts w:ascii="Menlo" w:hAnsi="Menlo" w:cs="Menlo"/>
          <w:color w:val="9CDCFE"/>
          <w:sz w:val="18"/>
          <w:szCs w:val="18"/>
          <w:lang w:val="fr-GB"/>
        </w:rPr>
        <w:t>childNode</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node</w:t>
      </w:r>
      <w:r w:rsidRPr="00927B94">
        <w:rPr>
          <w:rFonts w:ascii="Menlo" w:hAnsi="Menlo" w:cs="Menlo"/>
          <w:color w:val="D4D4D4"/>
          <w:sz w:val="18"/>
          <w:szCs w:val="18"/>
          <w:lang w:val="fr-GB"/>
        </w:rPr>
        <w:t>)</w:t>
      </w:r>
    </w:p>
    <w:p w14:paraId="2BFE5BF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581AFD1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getChildNodes</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node</w:t>
      </w:r>
      <w:r w:rsidRPr="00927B94">
        <w:rPr>
          <w:rFonts w:ascii="Menlo" w:hAnsi="Menlo" w:cs="Menlo"/>
          <w:color w:val="D4D4D4"/>
          <w:sz w:val="18"/>
          <w:szCs w:val="18"/>
          <w:lang w:val="fr-GB"/>
        </w:rPr>
        <w:t>):</w:t>
      </w:r>
    </w:p>
    <w:p w14:paraId="1E6C423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3A344A7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Get the all the child nodes of a node</w:t>
      </w:r>
    </w:p>
    <w:p w14:paraId="03186F1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node - The node who's children are to be collected</w:t>
      </w:r>
    </w:p>
    <w:p w14:paraId="5B6AE5B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2EFAF92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w:t>
      </w:r>
    </w:p>
    <w:p w14:paraId="6D34C73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children - All the child nodes of 'node'</w:t>
      </w:r>
    </w:p>
    <w:p w14:paraId="1CCCAEA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7356072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edges</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edges</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#all the edges in the graph</w:t>
      </w:r>
    </w:p>
    <w:p w14:paraId="465E2B81"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children</w:t>
      </w:r>
      <w:r w:rsidRPr="00927B94">
        <w:rPr>
          <w:rFonts w:ascii="Menlo" w:hAnsi="Menlo" w:cs="Menlo"/>
          <w:color w:val="D4D4D4"/>
          <w:sz w:val="18"/>
          <w:szCs w:val="18"/>
          <w:lang w:val="fr-GB"/>
        </w:rPr>
        <w:t xml:space="preserve"> = []</w:t>
      </w:r>
    </w:p>
    <w:p w14:paraId="25B7CBE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for</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edge</w:t>
      </w: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edges</w:t>
      </w:r>
      <w:r w:rsidRPr="00927B94">
        <w:rPr>
          <w:rFonts w:ascii="Menlo" w:hAnsi="Menlo" w:cs="Menlo"/>
          <w:color w:val="D4D4D4"/>
          <w:sz w:val="18"/>
          <w:szCs w:val="18"/>
          <w:lang w:val="fr-GB"/>
        </w:rPr>
        <w:t>:</w:t>
      </w:r>
    </w:p>
    <w:p w14:paraId="1716472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#if the right side of the edge is the current node, then the left side is a child node</w:t>
      </w:r>
    </w:p>
    <w:p w14:paraId="4CB505D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edge</w:t>
      </w:r>
      <w:r w:rsidRPr="00927B94">
        <w:rPr>
          <w:rFonts w:ascii="Menlo" w:hAnsi="Menlo" w:cs="Menlo"/>
          <w:color w:val="D4D4D4"/>
          <w:sz w:val="18"/>
          <w:szCs w:val="18"/>
          <w:lang w:val="fr-GB"/>
        </w:rPr>
        <w:t>[</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node</w:t>
      </w:r>
      <w:r w:rsidRPr="00927B94">
        <w:rPr>
          <w:rFonts w:ascii="Menlo" w:hAnsi="Menlo" w:cs="Menlo"/>
          <w:color w:val="D4D4D4"/>
          <w:sz w:val="18"/>
          <w:szCs w:val="18"/>
          <w:lang w:val="fr-GB"/>
        </w:rPr>
        <w:t xml:space="preserve">: </w:t>
      </w:r>
    </w:p>
    <w:p w14:paraId="57AD5B4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children</w:t>
      </w:r>
      <w:r w:rsidRPr="00927B94">
        <w:rPr>
          <w:rFonts w:ascii="Menlo" w:hAnsi="Menlo" w:cs="Menlo"/>
          <w:color w:val="D4D4D4"/>
          <w:sz w:val="18"/>
          <w:szCs w:val="18"/>
          <w:lang w:val="fr-GB"/>
        </w:rPr>
        <w:t>.</w:t>
      </w:r>
      <w:r w:rsidRPr="00927B94">
        <w:rPr>
          <w:rFonts w:ascii="Menlo" w:hAnsi="Menlo" w:cs="Menlo"/>
          <w:color w:val="DCDCAA"/>
          <w:sz w:val="18"/>
          <w:szCs w:val="18"/>
          <w:lang w:val="fr-GB"/>
        </w:rPr>
        <w:t>append</w:t>
      </w:r>
      <w:r w:rsidRPr="00927B94">
        <w:rPr>
          <w:rFonts w:ascii="Menlo" w:hAnsi="Menlo" w:cs="Menlo"/>
          <w:color w:val="D4D4D4"/>
          <w:sz w:val="18"/>
          <w:szCs w:val="18"/>
          <w:lang w:val="fr-GB"/>
        </w:rPr>
        <w:t>(</w:t>
      </w:r>
      <w:r w:rsidRPr="00927B94">
        <w:rPr>
          <w:rFonts w:ascii="Menlo" w:hAnsi="Menlo" w:cs="Menlo"/>
          <w:color w:val="9CDCFE"/>
          <w:sz w:val="18"/>
          <w:szCs w:val="18"/>
          <w:lang w:val="fr-GB"/>
        </w:rPr>
        <w:t>edge</w:t>
      </w:r>
      <w:r w:rsidRPr="00927B94">
        <w:rPr>
          <w:rFonts w:ascii="Menlo" w:hAnsi="Menlo" w:cs="Menlo"/>
          <w:color w:val="D4D4D4"/>
          <w:sz w:val="18"/>
          <w:szCs w:val="18"/>
          <w:lang w:val="fr-GB"/>
        </w:rPr>
        <w:t>[</w:t>
      </w:r>
      <w:r w:rsidRPr="00927B94">
        <w:rPr>
          <w:rFonts w:ascii="Menlo" w:hAnsi="Menlo" w:cs="Menlo"/>
          <w:color w:val="B5CEA8"/>
          <w:sz w:val="18"/>
          <w:szCs w:val="18"/>
          <w:lang w:val="fr-GB"/>
        </w:rPr>
        <w:t>1</w:t>
      </w:r>
      <w:r w:rsidRPr="00927B94">
        <w:rPr>
          <w:rFonts w:ascii="Menlo" w:hAnsi="Menlo" w:cs="Menlo"/>
          <w:color w:val="D4D4D4"/>
          <w:sz w:val="18"/>
          <w:szCs w:val="18"/>
          <w:lang w:val="fr-GB"/>
        </w:rPr>
        <w:t>])</w:t>
      </w:r>
    </w:p>
    <w:p w14:paraId="309279C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7E574EE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children</w:t>
      </w:r>
    </w:p>
    <w:p w14:paraId="767A5B1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p>
    <w:p w14:paraId="4F066317"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569CD6"/>
          <w:sz w:val="18"/>
          <w:szCs w:val="18"/>
          <w:lang w:val="fr-GB"/>
        </w:rPr>
        <w:t>def</w:t>
      </w:r>
      <w:r w:rsidRPr="00927B94">
        <w:rPr>
          <w:rFonts w:ascii="Menlo" w:hAnsi="Menlo" w:cs="Menlo"/>
          <w:color w:val="D4D4D4"/>
          <w:sz w:val="18"/>
          <w:szCs w:val="18"/>
          <w:lang w:val="fr-GB"/>
        </w:rPr>
        <w:t xml:space="preserve"> </w:t>
      </w:r>
      <w:r w:rsidRPr="00927B94">
        <w:rPr>
          <w:rFonts w:ascii="Menlo" w:hAnsi="Menlo" w:cs="Menlo"/>
          <w:color w:val="DCDCAA"/>
          <w:sz w:val="18"/>
          <w:szCs w:val="18"/>
          <w:lang w:val="fr-GB"/>
        </w:rPr>
        <w:t>vecFunction</w:t>
      </w:r>
      <w:r w:rsidRPr="00927B94">
        <w:rPr>
          <w:rFonts w:ascii="Menlo" w:hAnsi="Menlo" w:cs="Menlo"/>
          <w:color w:val="D4D4D4"/>
          <w:sz w:val="18"/>
          <w:szCs w:val="18"/>
          <w:lang w:val="fr-GB"/>
        </w:rPr>
        <w:t>(</w:t>
      </w:r>
      <w:r w:rsidRPr="00927B94">
        <w:rPr>
          <w:rFonts w:ascii="Menlo" w:hAnsi="Menlo" w:cs="Menlo"/>
          <w:color w:val="9CDCFE"/>
          <w:sz w:val="18"/>
          <w:szCs w:val="18"/>
          <w:lang w:val="fr-GB"/>
        </w:rPr>
        <w:t>self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parentChildCount</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parentIndex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childIndex</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childNodeChildCount</w:t>
      </w:r>
      <w:r w:rsidRPr="00927B94">
        <w:rPr>
          <w:rFonts w:ascii="Menlo" w:hAnsi="Menlo" w:cs="Menlo"/>
          <w:color w:val="D4D4D4"/>
          <w:sz w:val="18"/>
          <w:szCs w:val="18"/>
          <w:lang w:val="fr-GB"/>
        </w:rPr>
        <w:t>):</w:t>
      </w:r>
    </w:p>
    <w:p w14:paraId="4314576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E9178"/>
          <w:sz w:val="18"/>
          <w:szCs w:val="18"/>
          <w:lang w:val="fr-GB"/>
        </w:rPr>
        <w:t>"""</w:t>
      </w:r>
    </w:p>
    <w:p w14:paraId="7E6AC3EA"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The function in which vectorization is carried out</w:t>
      </w:r>
    </w:p>
    <w:p w14:paraId="60EAE79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parentChildCount - The number of children of the current node's parent node</w:t>
      </w:r>
    </w:p>
    <w:p w14:paraId="2EC43266"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parentIndex - The index of the current node's parent node in the node list</w:t>
      </w:r>
    </w:p>
    <w:p w14:paraId="37CE4E05"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childIndex - The index of the current node in the node list</w:t>
      </w:r>
    </w:p>
    <w:p w14:paraId="0093DCE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childNodeChildCount - The number of children the current node has</w:t>
      </w:r>
    </w:p>
    <w:p w14:paraId="438F3209"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p>
    <w:p w14:paraId="677F571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Returns </w:t>
      </w:r>
    </w:p>
    <w:p w14:paraId="1B3DE2A8"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result.numpy() - The numpy representation of the final result of vectorization</w:t>
      </w:r>
    </w:p>
    <w:p w14:paraId="302D08D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CE9178"/>
          <w:sz w:val="18"/>
          <w:szCs w:val="18"/>
          <w:lang w:val="fr-GB"/>
        </w:rPr>
        <w:t xml:space="preserve">        """</w:t>
      </w:r>
    </w:p>
    <w:p w14:paraId="4AB82632"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pre</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0.0</w:t>
      </w:r>
      <w:r w:rsidRPr="00927B94">
        <w:rPr>
          <w:rFonts w:ascii="Menlo" w:hAnsi="Menlo" w:cs="Menlo"/>
          <w:color w:val="D4D4D4"/>
          <w:sz w:val="18"/>
          <w:szCs w:val="18"/>
          <w:lang w:val="fr-GB"/>
        </w:rPr>
        <w:t xml:space="preserve"> </w:t>
      </w:r>
    </w:p>
    <w:p w14:paraId="159E3810"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childNodeChildCount</w:t>
      </w:r>
      <w:r w:rsidRPr="00927B94">
        <w:rPr>
          <w:rFonts w:ascii="Menlo" w:hAnsi="Menlo" w:cs="Menlo"/>
          <w:color w:val="D4D4D4"/>
          <w:sz w:val="18"/>
          <w:szCs w:val="18"/>
          <w:lang w:val="fr-GB"/>
        </w:rPr>
        <w:t xml:space="preserve"> &gt; </w:t>
      </w:r>
      <w:r w:rsidRPr="00927B94">
        <w:rPr>
          <w:rFonts w:ascii="Menlo" w:hAnsi="Menlo" w:cs="Menlo"/>
          <w:color w:val="B5CEA8"/>
          <w:sz w:val="18"/>
          <w:szCs w:val="18"/>
          <w:lang w:val="fr-GB"/>
        </w:rPr>
        <w:t>0</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#if the current node has one or more children</w:t>
      </w:r>
    </w:p>
    <w:p w14:paraId="71D986DD"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pre</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parentChildCount</w:t>
      </w:r>
      <w:r w:rsidRPr="00927B94">
        <w:rPr>
          <w:rFonts w:ascii="Menlo" w:hAnsi="Menlo" w:cs="Menlo"/>
          <w:color w:val="D4D4D4"/>
          <w:sz w:val="18"/>
          <w:szCs w:val="18"/>
          <w:lang w:val="fr-GB"/>
        </w:rPr>
        <w:t>/</w:t>
      </w:r>
      <w:r w:rsidRPr="00927B94">
        <w:rPr>
          <w:rFonts w:ascii="Menlo" w:hAnsi="Menlo" w:cs="Menlo"/>
          <w:color w:val="9CDCFE"/>
          <w:sz w:val="18"/>
          <w:szCs w:val="18"/>
          <w:lang w:val="fr-GB"/>
        </w:rPr>
        <w:t>childNodeChildCount</w:t>
      </w:r>
      <w:r w:rsidRPr="00927B94">
        <w:rPr>
          <w:rFonts w:ascii="Menlo" w:hAnsi="Menlo" w:cs="Menlo"/>
          <w:color w:val="D4D4D4"/>
          <w:sz w:val="18"/>
          <w:szCs w:val="18"/>
          <w:lang w:val="fr-GB"/>
        </w:rPr>
        <w:t>)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weights</w:t>
      </w:r>
      <w:r w:rsidRPr="00927B94">
        <w:rPr>
          <w:rFonts w:ascii="Menlo" w:hAnsi="Menlo" w:cs="Menlo"/>
          <w:color w:val="D4D4D4"/>
          <w:sz w:val="18"/>
          <w:szCs w:val="18"/>
          <w:lang w:val="fr-GB"/>
        </w:rPr>
        <w:t>[</w:t>
      </w:r>
      <w:r w:rsidRPr="00927B94">
        <w:rPr>
          <w:rFonts w:ascii="Menlo" w:hAnsi="Menlo" w:cs="Menlo"/>
          <w:color w:val="9CDCFE"/>
          <w:sz w:val="18"/>
          <w:szCs w:val="18"/>
          <w:lang w:val="fr-GB"/>
        </w:rPr>
        <w:t>parentIndex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weights</w:t>
      </w:r>
      <w:r w:rsidRPr="00927B94">
        <w:rPr>
          <w:rFonts w:ascii="Menlo" w:hAnsi="Menlo" w:cs="Menlo"/>
          <w:color w:val="D4D4D4"/>
          <w:sz w:val="18"/>
          <w:szCs w:val="18"/>
          <w:lang w:val="fr-GB"/>
        </w:rPr>
        <w:t>[</w:t>
      </w:r>
      <w:r w:rsidRPr="00927B94">
        <w:rPr>
          <w:rFonts w:ascii="Menlo" w:hAnsi="Menlo" w:cs="Menlo"/>
          <w:color w:val="9CDCFE"/>
          <w:sz w:val="18"/>
          <w:szCs w:val="18"/>
          <w:lang w:val="fr-GB"/>
        </w:rPr>
        <w:t>childIndex</w:t>
      </w:r>
      <w:r w:rsidRPr="00927B94">
        <w:rPr>
          <w:rFonts w:ascii="Menlo" w:hAnsi="Menlo" w:cs="Menlo"/>
          <w:color w:val="D4D4D4"/>
          <w:sz w:val="18"/>
          <w:szCs w:val="18"/>
          <w:lang w:val="fr-GB"/>
        </w:rPr>
        <w:t>])</w:t>
      </w:r>
    </w:p>
    <w:p w14:paraId="4117D04F"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lastRenderedPageBreak/>
        <w:t xml:space="preserve">        </w:t>
      </w:r>
      <w:r w:rsidRPr="00927B94">
        <w:rPr>
          <w:rFonts w:ascii="Menlo" w:hAnsi="Menlo" w:cs="Menlo"/>
          <w:color w:val="C586C0"/>
          <w:sz w:val="18"/>
          <w:szCs w:val="18"/>
          <w:lang w:val="fr-GB"/>
        </w:rPr>
        <w:t>else</w:t>
      </w:r>
      <w:r w:rsidRPr="00927B94">
        <w:rPr>
          <w:rFonts w:ascii="Menlo" w:hAnsi="Menlo" w:cs="Menlo"/>
          <w:color w:val="D4D4D4"/>
          <w:sz w:val="18"/>
          <w:szCs w:val="18"/>
          <w:lang w:val="fr-GB"/>
        </w:rPr>
        <w:t xml:space="preserve">: </w:t>
      </w:r>
      <w:r w:rsidRPr="00927B94">
        <w:rPr>
          <w:rFonts w:ascii="Menlo" w:hAnsi="Menlo" w:cs="Menlo"/>
          <w:color w:val="6A9955"/>
          <w:sz w:val="18"/>
          <w:szCs w:val="18"/>
          <w:lang w:val="fr-GB"/>
        </w:rPr>
        <w:t>#if the current node does not have any children</w:t>
      </w:r>
    </w:p>
    <w:p w14:paraId="499F42A3"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pre</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weights</w:t>
      </w:r>
      <w:r w:rsidRPr="00927B94">
        <w:rPr>
          <w:rFonts w:ascii="Menlo" w:hAnsi="Menlo" w:cs="Menlo"/>
          <w:color w:val="D4D4D4"/>
          <w:sz w:val="18"/>
          <w:szCs w:val="18"/>
          <w:lang w:val="fr-GB"/>
        </w:rPr>
        <w:t>[</w:t>
      </w:r>
      <w:r w:rsidRPr="00927B94">
        <w:rPr>
          <w:rFonts w:ascii="Menlo" w:hAnsi="Menlo" w:cs="Menlo"/>
          <w:color w:val="9CDCFE"/>
          <w:sz w:val="18"/>
          <w:szCs w:val="18"/>
          <w:lang w:val="fr-GB"/>
        </w:rPr>
        <w:t>parentIndex</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self</w:t>
      </w:r>
      <w:r w:rsidRPr="00927B94">
        <w:rPr>
          <w:rFonts w:ascii="Menlo" w:hAnsi="Menlo" w:cs="Menlo"/>
          <w:color w:val="D4D4D4"/>
          <w:sz w:val="18"/>
          <w:szCs w:val="18"/>
          <w:lang w:val="fr-GB"/>
        </w:rPr>
        <w:t>.</w:t>
      </w:r>
      <w:r w:rsidRPr="00927B94">
        <w:rPr>
          <w:rFonts w:ascii="Menlo" w:hAnsi="Menlo" w:cs="Menlo"/>
          <w:color w:val="9CDCFE"/>
          <w:sz w:val="18"/>
          <w:szCs w:val="18"/>
          <w:lang w:val="fr-GB"/>
        </w:rPr>
        <w:t>weights</w:t>
      </w:r>
      <w:r w:rsidRPr="00927B94">
        <w:rPr>
          <w:rFonts w:ascii="Menlo" w:hAnsi="Menlo" w:cs="Menlo"/>
          <w:color w:val="D4D4D4"/>
          <w:sz w:val="18"/>
          <w:szCs w:val="18"/>
          <w:lang w:val="fr-GB"/>
        </w:rPr>
        <w:t>[</w:t>
      </w:r>
      <w:r w:rsidRPr="00927B94">
        <w:rPr>
          <w:rFonts w:ascii="Menlo" w:hAnsi="Menlo" w:cs="Menlo"/>
          <w:color w:val="9CDCFE"/>
          <w:sz w:val="18"/>
          <w:szCs w:val="18"/>
          <w:lang w:val="fr-GB"/>
        </w:rPr>
        <w:t>childIndex</w:t>
      </w:r>
      <w:r w:rsidRPr="00927B94">
        <w:rPr>
          <w:rFonts w:ascii="Menlo" w:hAnsi="Menlo" w:cs="Menlo"/>
          <w:color w:val="D4D4D4"/>
          <w:sz w:val="18"/>
          <w:szCs w:val="18"/>
          <w:lang w:val="fr-GB"/>
        </w:rPr>
        <w:t>])</w:t>
      </w:r>
    </w:p>
    <w:p w14:paraId="7DCC3C2E"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result</w:t>
      </w:r>
      <w:r w:rsidRPr="00927B94">
        <w:rPr>
          <w:rFonts w:ascii="Menlo" w:hAnsi="Menlo" w:cs="Menlo"/>
          <w:color w:val="D4D4D4"/>
          <w:sz w:val="18"/>
          <w:szCs w:val="18"/>
          <w:lang w:val="fr-GB"/>
        </w:rPr>
        <w:t xml:space="preserve"> = </w:t>
      </w:r>
      <w:r w:rsidRPr="00927B94">
        <w:rPr>
          <w:rFonts w:ascii="Menlo" w:hAnsi="Menlo" w:cs="Menlo"/>
          <w:color w:val="4EC9B0"/>
          <w:sz w:val="18"/>
          <w:szCs w:val="18"/>
          <w:lang w:val="fr-GB"/>
        </w:rPr>
        <w:t>tf</w:t>
      </w:r>
      <w:r w:rsidRPr="00927B94">
        <w:rPr>
          <w:rFonts w:ascii="Menlo" w:hAnsi="Menlo" w:cs="Menlo"/>
          <w:color w:val="D4D4D4"/>
          <w:sz w:val="18"/>
          <w:szCs w:val="18"/>
          <w:lang w:val="fr-GB"/>
        </w:rPr>
        <w:t>.</w:t>
      </w:r>
      <w:r w:rsidRPr="00927B94">
        <w:rPr>
          <w:rFonts w:ascii="Menlo" w:hAnsi="Menlo" w:cs="Menlo"/>
          <w:color w:val="DCDCAA"/>
          <w:sz w:val="18"/>
          <w:szCs w:val="18"/>
          <w:lang w:val="fr-GB"/>
        </w:rPr>
        <w:t>reduce_logsumexp</w:t>
      </w:r>
      <w:r w:rsidRPr="00927B94">
        <w:rPr>
          <w:rFonts w:ascii="Menlo" w:hAnsi="Menlo" w:cs="Menlo"/>
          <w:color w:val="D4D4D4"/>
          <w:sz w:val="18"/>
          <w:szCs w:val="18"/>
          <w:lang w:val="fr-GB"/>
        </w:rPr>
        <w:t>(</w:t>
      </w:r>
      <w:r w:rsidRPr="00927B94">
        <w:rPr>
          <w:rFonts w:ascii="Menlo" w:hAnsi="Menlo" w:cs="Menlo"/>
          <w:color w:val="9CDCFE"/>
          <w:sz w:val="18"/>
          <w:szCs w:val="18"/>
          <w:lang w:val="fr-GB"/>
        </w:rPr>
        <w:t>pre</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0.1</w:t>
      </w:r>
    </w:p>
    <w:p w14:paraId="1F2DB02B"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if</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result</w:t>
      </w:r>
      <w:r w:rsidRPr="00927B94">
        <w:rPr>
          <w:rFonts w:ascii="Menlo" w:hAnsi="Menlo" w:cs="Menlo"/>
          <w:color w:val="D4D4D4"/>
          <w:sz w:val="18"/>
          <w:szCs w:val="18"/>
          <w:lang w:val="fr-GB"/>
        </w:rPr>
        <w:t xml:space="preserve"> &lt; </w:t>
      </w:r>
      <w:r w:rsidRPr="00927B94">
        <w:rPr>
          <w:rFonts w:ascii="Menlo" w:hAnsi="Menlo" w:cs="Menlo"/>
          <w:color w:val="B5CEA8"/>
          <w:sz w:val="18"/>
          <w:szCs w:val="18"/>
          <w:lang w:val="fr-GB"/>
        </w:rPr>
        <w:t>0</w:t>
      </w:r>
      <w:r w:rsidRPr="00927B94">
        <w:rPr>
          <w:rFonts w:ascii="Menlo" w:hAnsi="Menlo" w:cs="Menlo"/>
          <w:color w:val="D4D4D4"/>
          <w:sz w:val="18"/>
          <w:szCs w:val="18"/>
          <w:lang w:val="fr-GB"/>
        </w:rPr>
        <w:t>:</w:t>
      </w:r>
    </w:p>
    <w:p w14:paraId="36CC140C" w14:textId="77777777" w:rsidR="00885D6C" w:rsidRPr="00927B94" w:rsidRDefault="00885D6C" w:rsidP="00885D6C">
      <w:pPr>
        <w:shd w:val="clear" w:color="auto" w:fill="1E1E1E"/>
        <w:spacing w:line="270" w:lineRule="atLeast"/>
        <w:jc w:val="left"/>
        <w:rPr>
          <w:rFonts w:ascii="Menlo" w:hAnsi="Menlo" w:cs="Menlo"/>
          <w:color w:val="D4D4D4"/>
          <w:sz w:val="18"/>
          <w:szCs w:val="18"/>
          <w:lang w:val="fr-GB"/>
        </w:rPr>
      </w:pP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result</w:t>
      </w:r>
      <w:r w:rsidRPr="00927B94">
        <w:rPr>
          <w:rFonts w:ascii="Menlo" w:hAnsi="Menlo" w:cs="Menlo"/>
          <w:color w:val="D4D4D4"/>
          <w:sz w:val="18"/>
          <w:szCs w:val="18"/>
          <w:lang w:val="fr-GB"/>
        </w:rPr>
        <w:t xml:space="preserve"> = </w:t>
      </w:r>
      <w:r w:rsidRPr="00927B94">
        <w:rPr>
          <w:rFonts w:ascii="Menlo" w:hAnsi="Menlo" w:cs="Menlo"/>
          <w:color w:val="9CDCFE"/>
          <w:sz w:val="18"/>
          <w:szCs w:val="18"/>
          <w:lang w:val="fr-GB"/>
        </w:rPr>
        <w:t>result</w:t>
      </w:r>
      <w:r w:rsidRPr="00927B94">
        <w:rPr>
          <w:rFonts w:ascii="Menlo" w:hAnsi="Menlo" w:cs="Menlo"/>
          <w:color w:val="D4D4D4"/>
          <w:sz w:val="18"/>
          <w:szCs w:val="18"/>
          <w:lang w:val="fr-GB"/>
        </w:rPr>
        <w:t xml:space="preserve"> * -</w:t>
      </w:r>
      <w:r w:rsidRPr="00927B94">
        <w:rPr>
          <w:rFonts w:ascii="Menlo" w:hAnsi="Menlo" w:cs="Menlo"/>
          <w:color w:val="B5CEA8"/>
          <w:sz w:val="18"/>
          <w:szCs w:val="18"/>
          <w:lang w:val="fr-GB"/>
        </w:rPr>
        <w:t>1.0</w:t>
      </w:r>
    </w:p>
    <w:p w14:paraId="4E29F390" w14:textId="77777777" w:rsidR="00885D6C" w:rsidRDefault="00885D6C" w:rsidP="00885D6C">
      <w:pPr>
        <w:shd w:val="clear" w:color="auto" w:fill="1E1E1E"/>
        <w:spacing w:line="270" w:lineRule="atLeast"/>
        <w:jc w:val="left"/>
      </w:pPr>
      <w:r w:rsidRPr="00927B94">
        <w:rPr>
          <w:rFonts w:ascii="Menlo" w:hAnsi="Menlo" w:cs="Menlo"/>
          <w:color w:val="D4D4D4"/>
          <w:sz w:val="18"/>
          <w:szCs w:val="18"/>
          <w:lang w:val="fr-GB"/>
        </w:rPr>
        <w:t xml:space="preserve">        </w:t>
      </w:r>
      <w:r w:rsidRPr="00927B94">
        <w:rPr>
          <w:rFonts w:ascii="Menlo" w:hAnsi="Menlo" w:cs="Menlo"/>
          <w:color w:val="C586C0"/>
          <w:sz w:val="18"/>
          <w:szCs w:val="18"/>
          <w:lang w:val="fr-GB"/>
        </w:rPr>
        <w:t>return</w:t>
      </w:r>
      <w:r w:rsidRPr="00927B94">
        <w:rPr>
          <w:rFonts w:ascii="Menlo" w:hAnsi="Menlo" w:cs="Menlo"/>
          <w:color w:val="D4D4D4"/>
          <w:sz w:val="18"/>
          <w:szCs w:val="18"/>
          <w:lang w:val="fr-GB"/>
        </w:rPr>
        <w:t xml:space="preserve"> </w:t>
      </w:r>
      <w:r w:rsidRPr="00927B94">
        <w:rPr>
          <w:rFonts w:ascii="Menlo" w:hAnsi="Menlo" w:cs="Menlo"/>
          <w:color w:val="9CDCFE"/>
          <w:sz w:val="18"/>
          <w:szCs w:val="18"/>
          <w:lang w:val="fr-GB"/>
        </w:rPr>
        <w:t>result</w:t>
      </w:r>
      <w:r w:rsidRPr="00927B94">
        <w:rPr>
          <w:rFonts w:ascii="Menlo" w:hAnsi="Menlo" w:cs="Menlo"/>
          <w:color w:val="D4D4D4"/>
          <w:sz w:val="18"/>
          <w:szCs w:val="18"/>
          <w:lang w:val="fr-GB"/>
        </w:rPr>
        <w:t>.numpy()</w:t>
      </w:r>
      <w:r>
        <w:t xml:space="preserve"> </w:t>
      </w:r>
    </w:p>
    <w:p w14:paraId="3A71C809" w14:textId="77777777" w:rsidR="00885D6C" w:rsidRPr="00EE3DA2" w:rsidRDefault="00885D6C" w:rsidP="00885D6C">
      <w:pPr>
        <w:shd w:val="clear" w:color="auto" w:fill="1E1E1E"/>
        <w:spacing w:line="270" w:lineRule="atLeast"/>
        <w:jc w:val="left"/>
        <w:rPr>
          <w:rFonts w:ascii="Menlo" w:hAnsi="Menlo" w:cs="Menlo"/>
          <w:color w:val="9CDCFE"/>
          <w:sz w:val="18"/>
          <w:szCs w:val="18"/>
          <w:lang w:val="fr-GB"/>
        </w:rPr>
      </w:pPr>
    </w:p>
    <w:p w14:paraId="3A13CA40" w14:textId="77777777" w:rsidR="00885D6C" w:rsidRDefault="00885D6C" w:rsidP="00885D6C">
      <w:pPr>
        <w:pStyle w:val="Titre5"/>
      </w:pPr>
      <w:r>
        <w:t>GraphParser.py</w:t>
      </w:r>
    </w:p>
    <w:p w14:paraId="2442CFF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ast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random</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sys</w:t>
      </w:r>
    </w:p>
    <w:p w14:paraId="3230307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networkx</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as</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nx</w:t>
      </w:r>
    </w:p>
    <w:p w14:paraId="7DBFE58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from</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ParsingAndEmbeddingLayers</w:t>
      </w:r>
      <w:r w:rsidRPr="00C46942">
        <w:rPr>
          <w:rFonts w:ascii="Menlo" w:hAnsi="Menlo" w:cs="Menlo"/>
          <w:color w:val="D4D4D4"/>
          <w:sz w:val="18"/>
          <w:szCs w:val="18"/>
          <w:lang w:val="fr-GB"/>
        </w:rPr>
        <w:t>.</w:t>
      </w:r>
      <w:r w:rsidRPr="00C46942">
        <w:rPr>
          <w:rFonts w:ascii="Menlo" w:hAnsi="Menlo" w:cs="Menlo"/>
          <w:color w:val="4EC9B0"/>
          <w:sz w:val="18"/>
          <w:szCs w:val="18"/>
          <w:lang w:val="fr-GB"/>
        </w:rPr>
        <w:t>Visitor</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Visitor</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HashVisitor</w:t>
      </w:r>
    </w:p>
    <w:p w14:paraId="45D52A8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from</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r w:rsidRPr="00C46942">
        <w:rPr>
          <w:rFonts w:ascii="Menlo" w:hAnsi="Menlo" w:cs="Menlo"/>
          <w:color w:val="D4D4D4"/>
          <w:sz w:val="18"/>
          <w:szCs w:val="18"/>
          <w:lang w:val="fr-GB"/>
        </w:rPr>
        <w:t>.</w:t>
      </w:r>
      <w:r w:rsidRPr="00C46942">
        <w:rPr>
          <w:rFonts w:ascii="Menlo" w:hAnsi="Menlo" w:cs="Menlo"/>
          <w:color w:val="4EC9B0"/>
          <w:sz w:val="18"/>
          <w:szCs w:val="18"/>
          <w:lang w:val="fr-GB"/>
        </w:rPr>
        <w:t>path</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dirname</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join</w:t>
      </w:r>
    </w:p>
    <w:p w14:paraId="1DCD902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21F0AF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569CD6"/>
          <w:sz w:val="18"/>
          <w:szCs w:val="18"/>
          <w:lang w:val="fr-GB"/>
        </w:rPr>
        <w:t>class</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GraphParser</w:t>
      </w:r>
      <w:r w:rsidRPr="00C46942">
        <w:rPr>
          <w:rFonts w:ascii="Menlo" w:hAnsi="Menlo" w:cs="Menlo"/>
          <w:color w:val="D4D4D4"/>
          <w:sz w:val="18"/>
          <w:szCs w:val="18"/>
          <w:lang w:val="fr-GB"/>
        </w:rPr>
        <w:t>:</w:t>
      </w:r>
    </w:p>
    <w:p w14:paraId="2BF4A2C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__init__</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hashed</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bool</w:t>
      </w:r>
      <w:r w:rsidRPr="00C46942">
        <w:rPr>
          <w:rFonts w:ascii="Menlo" w:hAnsi="Menlo" w:cs="Menlo"/>
          <w:color w:val="D4D4D4"/>
          <w:sz w:val="18"/>
          <w:szCs w:val="18"/>
          <w:lang w:val="fr-GB"/>
        </w:rPr>
        <w:t>):</w:t>
      </w:r>
    </w:p>
    <w:p w14:paraId="6315D90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5832C8F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Initliaise the GraphParser object with a truth value for hashed</w:t>
      </w:r>
    </w:p>
    <w:p w14:paraId="2F5572A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hashed: bool - Whether or not we are to work with hashed data</w:t>
      </w:r>
    </w:p>
    <w:p w14:paraId="7C1BEA8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5600F49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9CDCFE"/>
          <w:sz w:val="18"/>
          <w:szCs w:val="18"/>
          <w:lang w:val="fr-GB"/>
        </w:rPr>
        <w:t>hashed</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hashed</w:t>
      </w:r>
    </w:p>
    <w:p w14:paraId="7DB3291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5D3BCC4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convertToGraph</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p>
    <w:p w14:paraId="5A182B0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6C37EC6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Read a file and convert its contents into its graph representation</w:t>
      </w:r>
    </w:p>
    <w:p w14:paraId="3875407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536608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filePath - The file that is to be read</w:t>
      </w:r>
    </w:p>
    <w:p w14:paraId="12230D3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65BDCFF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3DE0154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graph: The graph representation of the contents of the file</w:t>
      </w:r>
    </w:p>
    <w:p w14:paraId="589D9A9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313F689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programAST</w:t>
      </w:r>
      <w:r w:rsidRPr="00C46942">
        <w:rPr>
          <w:rFonts w:ascii="Menlo" w:hAnsi="Menlo" w:cs="Menlo"/>
          <w:color w:val="D4D4D4"/>
          <w:sz w:val="18"/>
          <w:szCs w:val="18"/>
          <w:lang w:val="fr-GB"/>
        </w:rPr>
        <w:t xml:space="preserve"> = </w:t>
      </w:r>
      <w:r w:rsidRPr="00C46942">
        <w:rPr>
          <w:rFonts w:ascii="Menlo" w:hAnsi="Menlo" w:cs="Menlo"/>
          <w:color w:val="CE9178"/>
          <w:sz w:val="18"/>
          <w:szCs w:val="18"/>
          <w:lang w:val="fr-GB"/>
        </w:rPr>
        <w:t>''</w:t>
      </w:r>
    </w:p>
    <w:p w14:paraId="689D5B3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with</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open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"r"</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as</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w:t>
      </w:r>
      <w:r w:rsidRPr="00C46942">
        <w:rPr>
          <w:rFonts w:ascii="Menlo" w:hAnsi="Menlo" w:cs="Menlo"/>
          <w:color w:val="D4D4D4"/>
          <w:sz w:val="18"/>
          <w:szCs w:val="18"/>
          <w:lang w:val="fr-GB"/>
        </w:rPr>
        <w:t>:</w:t>
      </w:r>
    </w:p>
    <w:p w14:paraId="77C1942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programAST</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ast</w:t>
      </w:r>
      <w:r w:rsidRPr="00C46942">
        <w:rPr>
          <w:rFonts w:ascii="Menlo" w:hAnsi="Menlo" w:cs="Menlo"/>
          <w:color w:val="D4D4D4"/>
          <w:sz w:val="18"/>
          <w:szCs w:val="18"/>
          <w:lang w:val="fr-GB"/>
        </w:rPr>
        <w:t>.</w:t>
      </w:r>
      <w:r w:rsidRPr="00C46942">
        <w:rPr>
          <w:rFonts w:ascii="Menlo" w:hAnsi="Menlo" w:cs="Menlo"/>
          <w:color w:val="DCDCAA"/>
          <w:sz w:val="18"/>
          <w:szCs w:val="18"/>
          <w:lang w:val="fr-GB"/>
        </w:rPr>
        <w:t>parse</w:t>
      </w:r>
      <w:r w:rsidRPr="00C46942">
        <w:rPr>
          <w:rFonts w:ascii="Menlo" w:hAnsi="Menlo" w:cs="Menlo"/>
          <w:color w:val="D4D4D4"/>
          <w:sz w:val="18"/>
          <w:szCs w:val="18"/>
          <w:lang w:val="fr-GB"/>
        </w:rPr>
        <w:t>(</w:t>
      </w:r>
      <w:r w:rsidRPr="00C46942">
        <w:rPr>
          <w:rFonts w:ascii="Menlo" w:hAnsi="Menlo" w:cs="Menlo"/>
          <w:color w:val="9CDCFE"/>
          <w:sz w:val="18"/>
          <w:szCs w:val="18"/>
          <w:lang w:val="fr-GB"/>
        </w:rPr>
        <w:t>file</w:t>
      </w:r>
      <w:r w:rsidRPr="00C46942">
        <w:rPr>
          <w:rFonts w:ascii="Menlo" w:hAnsi="Menlo" w:cs="Menlo"/>
          <w:color w:val="D4D4D4"/>
          <w:sz w:val="18"/>
          <w:szCs w:val="18"/>
          <w:lang w:val="fr-GB"/>
        </w:rPr>
        <w:t>.</w:t>
      </w:r>
      <w:r w:rsidRPr="00C46942">
        <w:rPr>
          <w:rFonts w:ascii="Menlo" w:hAnsi="Menlo" w:cs="Menlo"/>
          <w:color w:val="DCDCAA"/>
          <w:sz w:val="18"/>
          <w:szCs w:val="18"/>
          <w:lang w:val="fr-GB"/>
        </w:rPr>
        <w:t>read</w:t>
      </w:r>
      <w:r w:rsidRPr="00C46942">
        <w:rPr>
          <w:rFonts w:ascii="Menlo" w:hAnsi="Menlo" w:cs="Menlo"/>
          <w:color w:val="D4D4D4"/>
          <w:sz w:val="18"/>
          <w:szCs w:val="18"/>
          <w:lang w:val="fr-GB"/>
        </w:rPr>
        <w:t>())</w:t>
      </w:r>
    </w:p>
    <w:p w14:paraId="585CFB4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220905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 determine if the values are to be hashed or unhashed</w:t>
      </w:r>
    </w:p>
    <w:p w14:paraId="364D056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9CDCFE"/>
          <w:sz w:val="18"/>
          <w:szCs w:val="18"/>
          <w:lang w:val="fr-GB"/>
        </w:rPr>
        <w:t>hashed</w:t>
      </w: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is</w:t>
      </w: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True</w:t>
      </w:r>
      <w:r w:rsidRPr="00C46942">
        <w:rPr>
          <w:rFonts w:ascii="Menlo" w:hAnsi="Menlo" w:cs="Menlo"/>
          <w:color w:val="D4D4D4"/>
          <w:sz w:val="18"/>
          <w:szCs w:val="18"/>
          <w:lang w:val="fr-GB"/>
        </w:rPr>
        <w:t>:</w:t>
      </w:r>
    </w:p>
    <w:p w14:paraId="43D5576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visitor</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HashVisitor</w:t>
      </w:r>
      <w:r w:rsidRPr="00C46942">
        <w:rPr>
          <w:rFonts w:ascii="Menlo" w:hAnsi="Menlo" w:cs="Menlo"/>
          <w:color w:val="D4D4D4"/>
          <w:sz w:val="18"/>
          <w:szCs w:val="18"/>
          <w:lang w:val="fr-GB"/>
        </w:rPr>
        <w:t>()</w:t>
      </w:r>
    </w:p>
    <w:p w14:paraId="6A86D51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visitor</w:t>
      </w:r>
      <w:r w:rsidRPr="00C46942">
        <w:rPr>
          <w:rFonts w:ascii="Menlo" w:hAnsi="Menlo" w:cs="Menlo"/>
          <w:color w:val="D4D4D4"/>
          <w:sz w:val="18"/>
          <w:szCs w:val="18"/>
          <w:lang w:val="fr-GB"/>
        </w:rPr>
        <w:t>.</w:t>
      </w:r>
      <w:r w:rsidRPr="00C46942">
        <w:rPr>
          <w:rFonts w:ascii="Menlo" w:hAnsi="Menlo" w:cs="Menlo"/>
          <w:color w:val="DCDCAA"/>
          <w:sz w:val="18"/>
          <w:szCs w:val="18"/>
          <w:lang w:val="fr-GB"/>
        </w:rPr>
        <w:t>generic_visit</w:t>
      </w:r>
      <w:r w:rsidRPr="00C46942">
        <w:rPr>
          <w:rFonts w:ascii="Menlo" w:hAnsi="Menlo" w:cs="Menlo"/>
          <w:color w:val="D4D4D4"/>
          <w:sz w:val="18"/>
          <w:szCs w:val="18"/>
          <w:lang w:val="fr-GB"/>
        </w:rPr>
        <w:t>(</w:t>
      </w:r>
      <w:r w:rsidRPr="00C46942">
        <w:rPr>
          <w:rFonts w:ascii="Menlo" w:hAnsi="Menlo" w:cs="Menlo"/>
          <w:color w:val="9CDCFE"/>
          <w:sz w:val="18"/>
          <w:szCs w:val="18"/>
          <w:lang w:val="fr-GB"/>
        </w:rPr>
        <w:t>programAST</w:t>
      </w:r>
      <w:r w:rsidRPr="00C46942">
        <w:rPr>
          <w:rFonts w:ascii="Menlo" w:hAnsi="Menlo" w:cs="Menlo"/>
          <w:color w:val="D4D4D4"/>
          <w:sz w:val="18"/>
          <w:szCs w:val="18"/>
          <w:lang w:val="fr-GB"/>
        </w:rPr>
        <w:t>)</w:t>
      </w:r>
    </w:p>
    <w:p w14:paraId="51AAE3C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else</w:t>
      </w:r>
      <w:r w:rsidRPr="00C46942">
        <w:rPr>
          <w:rFonts w:ascii="Menlo" w:hAnsi="Menlo" w:cs="Menlo"/>
          <w:color w:val="D4D4D4"/>
          <w:sz w:val="18"/>
          <w:szCs w:val="18"/>
          <w:lang w:val="fr-GB"/>
        </w:rPr>
        <w:t>:</w:t>
      </w:r>
    </w:p>
    <w:p w14:paraId="23F0F0C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visitor</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Visitor</w:t>
      </w:r>
      <w:r w:rsidRPr="00C46942">
        <w:rPr>
          <w:rFonts w:ascii="Menlo" w:hAnsi="Menlo" w:cs="Menlo"/>
          <w:color w:val="D4D4D4"/>
          <w:sz w:val="18"/>
          <w:szCs w:val="18"/>
          <w:lang w:val="fr-GB"/>
        </w:rPr>
        <w:t>()</w:t>
      </w:r>
    </w:p>
    <w:p w14:paraId="6D51F7E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visitor</w:t>
      </w:r>
      <w:r w:rsidRPr="00C46942">
        <w:rPr>
          <w:rFonts w:ascii="Menlo" w:hAnsi="Menlo" w:cs="Menlo"/>
          <w:color w:val="D4D4D4"/>
          <w:sz w:val="18"/>
          <w:szCs w:val="18"/>
          <w:lang w:val="fr-GB"/>
        </w:rPr>
        <w:t>.</w:t>
      </w:r>
      <w:r w:rsidRPr="00C46942">
        <w:rPr>
          <w:rFonts w:ascii="Menlo" w:hAnsi="Menlo" w:cs="Menlo"/>
          <w:color w:val="DCDCAA"/>
          <w:sz w:val="18"/>
          <w:szCs w:val="18"/>
          <w:lang w:val="fr-GB"/>
        </w:rPr>
        <w:t>generic_visit</w:t>
      </w:r>
      <w:r w:rsidRPr="00C46942">
        <w:rPr>
          <w:rFonts w:ascii="Menlo" w:hAnsi="Menlo" w:cs="Menlo"/>
          <w:color w:val="D4D4D4"/>
          <w:sz w:val="18"/>
          <w:szCs w:val="18"/>
          <w:lang w:val="fr-GB"/>
        </w:rPr>
        <w:t>(</w:t>
      </w:r>
      <w:r w:rsidRPr="00C46942">
        <w:rPr>
          <w:rFonts w:ascii="Menlo" w:hAnsi="Menlo" w:cs="Menlo"/>
          <w:color w:val="9CDCFE"/>
          <w:sz w:val="18"/>
          <w:szCs w:val="18"/>
          <w:lang w:val="fr-GB"/>
        </w:rPr>
        <w:t>programAST</w:t>
      </w:r>
      <w:r w:rsidRPr="00C46942">
        <w:rPr>
          <w:rFonts w:ascii="Menlo" w:hAnsi="Menlo" w:cs="Menlo"/>
          <w:color w:val="D4D4D4"/>
          <w:sz w:val="18"/>
          <w:szCs w:val="18"/>
          <w:lang w:val="fr-GB"/>
        </w:rPr>
        <w:t>)</w:t>
      </w:r>
    </w:p>
    <w:p w14:paraId="7CA1460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visitor</w:t>
      </w:r>
      <w:r w:rsidRPr="00C46942">
        <w:rPr>
          <w:rFonts w:ascii="Menlo" w:hAnsi="Menlo" w:cs="Menlo"/>
          <w:color w:val="D4D4D4"/>
          <w:sz w:val="18"/>
          <w:szCs w:val="18"/>
          <w:lang w:val="fr-GB"/>
        </w:rPr>
        <w:t>.</w:t>
      </w:r>
      <w:r w:rsidRPr="00C46942">
        <w:rPr>
          <w:rFonts w:ascii="Menlo" w:hAnsi="Menlo" w:cs="Menlo"/>
          <w:color w:val="DCDCAA"/>
          <w:sz w:val="18"/>
          <w:szCs w:val="18"/>
          <w:lang w:val="fr-GB"/>
        </w:rPr>
        <w:t>convertToGraph</w:t>
      </w:r>
      <w:r w:rsidRPr="00C46942">
        <w:rPr>
          <w:rFonts w:ascii="Menlo" w:hAnsi="Menlo" w:cs="Menlo"/>
          <w:color w:val="D4D4D4"/>
          <w:sz w:val="18"/>
          <w:szCs w:val="18"/>
          <w:lang w:val="fr-GB"/>
        </w:rPr>
        <w:t>()</w:t>
      </w:r>
    </w:p>
    <w:p w14:paraId="5208F31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w:t>
      </w:r>
    </w:p>
    <w:p w14:paraId="3C62337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1E5C1C1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assignLabels</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p>
    <w:p w14:paraId="4EAF68D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3A56C87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Assign class labels to each file and its corresponding graph based on </w:t>
      </w:r>
    </w:p>
    <w:p w14:paraId="2E546EF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the sorting algorithm it implements. 0 for Merge Sort and 1 for Quick Sort.</w:t>
      </w:r>
    </w:p>
    <w:p w14:paraId="7830EFD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86EC2B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lastRenderedPageBreak/>
        <w:t xml:space="preserve">        filePath - The path to the set of files</w:t>
      </w:r>
    </w:p>
    <w:p w14:paraId="1C316AD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2EDD351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774B866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graphs - The graph representations of the file contents</w:t>
      </w:r>
    </w:p>
    <w:p w14:paraId="27701AB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labels - The class labels corresponding to the graphs</w:t>
      </w:r>
    </w:p>
    <w:p w14:paraId="12BD137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7AA10FF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current_dir</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dirname</w:t>
      </w:r>
      <w:r w:rsidRPr="00C46942">
        <w:rPr>
          <w:rFonts w:ascii="Menlo" w:hAnsi="Menlo" w:cs="Menlo"/>
          <w:color w:val="D4D4D4"/>
          <w:sz w:val="18"/>
          <w:szCs w:val="18"/>
          <w:lang w:val="fr-GB"/>
        </w:rPr>
        <w:t>(</w:t>
      </w:r>
      <w:r w:rsidRPr="00C46942">
        <w:rPr>
          <w:rFonts w:ascii="Menlo" w:hAnsi="Menlo" w:cs="Menlo"/>
          <w:color w:val="9CDCFE"/>
          <w:sz w:val="18"/>
          <w:szCs w:val="18"/>
          <w:lang w:val="fr-GB"/>
        </w:rPr>
        <w:t>__file__</w:t>
      </w:r>
      <w:r w:rsidRPr="00C46942">
        <w:rPr>
          <w:rFonts w:ascii="Menlo" w:hAnsi="Menlo" w:cs="Menlo"/>
          <w:color w:val="D4D4D4"/>
          <w:sz w:val="18"/>
          <w:szCs w:val="18"/>
          <w:lang w:val="fr-GB"/>
        </w:rPr>
        <w:t>)</w:t>
      </w:r>
    </w:p>
    <w:p w14:paraId="0FEECFC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join</w:t>
      </w:r>
      <w:r w:rsidRPr="00C46942">
        <w:rPr>
          <w:rFonts w:ascii="Menlo" w:hAnsi="Menlo" w:cs="Menlo"/>
          <w:color w:val="D4D4D4"/>
          <w:sz w:val="18"/>
          <w:szCs w:val="18"/>
          <w:lang w:val="fr-GB"/>
        </w:rPr>
        <w:t>(</w:t>
      </w:r>
      <w:r w:rsidRPr="00C46942">
        <w:rPr>
          <w:rFonts w:ascii="Menlo" w:hAnsi="Menlo" w:cs="Menlo"/>
          <w:color w:val="9CDCFE"/>
          <w:sz w:val="18"/>
          <w:szCs w:val="18"/>
          <w:lang w:val="fr-GB"/>
        </w:rPr>
        <w:t>current_dir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p>
    <w:p w14:paraId="57A6A73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graphs</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w:t>
      </w:r>
      <w:r w:rsidRPr="00C46942">
        <w:rPr>
          <w:rFonts w:ascii="Menlo" w:hAnsi="Menlo" w:cs="Menlo"/>
          <w:color w:val="D4D4D4"/>
          <w:sz w:val="18"/>
          <w:szCs w:val="18"/>
          <w:lang w:val="fr-GB"/>
        </w:rPr>
        <w:t xml:space="preserve"> = [], []</w:t>
      </w:r>
    </w:p>
    <w:p w14:paraId="2F68D3B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r w:rsidRPr="00C46942">
        <w:rPr>
          <w:rFonts w:ascii="Menlo" w:hAnsi="Menlo" w:cs="Menlo"/>
          <w:color w:val="D4D4D4"/>
          <w:sz w:val="18"/>
          <w:szCs w:val="18"/>
          <w:lang w:val="fr-GB"/>
        </w:rPr>
        <w:t>.</w:t>
      </w:r>
      <w:r w:rsidRPr="00C46942">
        <w:rPr>
          <w:rFonts w:ascii="Menlo" w:hAnsi="Menlo" w:cs="Menlo"/>
          <w:color w:val="DCDCAA"/>
          <w:sz w:val="18"/>
          <w:szCs w:val="18"/>
          <w:lang w:val="fr-GB"/>
        </w:rPr>
        <w:t>chdir</w:t>
      </w:r>
      <w:r w:rsidRPr="00C46942">
        <w:rPr>
          <w:rFonts w:ascii="Menlo" w:hAnsi="Menlo" w:cs="Menlo"/>
          <w:color w:val="D4D4D4"/>
          <w:sz w:val="18"/>
          <w:szCs w:val="18"/>
          <w:lang w:val="fr-GB"/>
        </w:rPr>
        <w:t>(</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p>
    <w:p w14:paraId="638F40A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for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in</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r w:rsidRPr="00C46942">
        <w:rPr>
          <w:rFonts w:ascii="Menlo" w:hAnsi="Menlo" w:cs="Menlo"/>
          <w:color w:val="D4D4D4"/>
          <w:sz w:val="18"/>
          <w:szCs w:val="18"/>
          <w:lang w:val="fr-GB"/>
        </w:rPr>
        <w:t>.</w:t>
      </w:r>
      <w:r w:rsidRPr="00C46942">
        <w:rPr>
          <w:rFonts w:ascii="Menlo" w:hAnsi="Menlo" w:cs="Menlo"/>
          <w:color w:val="DCDCAA"/>
          <w:sz w:val="18"/>
          <w:szCs w:val="18"/>
          <w:lang w:val="fr-GB"/>
        </w:rPr>
        <w:t>listdir</w:t>
      </w:r>
      <w:r w:rsidRPr="00C46942">
        <w:rPr>
          <w:rFonts w:ascii="Menlo" w:hAnsi="Menlo" w:cs="Menlo"/>
          <w:color w:val="D4D4D4"/>
          <w:sz w:val="18"/>
          <w:szCs w:val="18"/>
          <w:lang w:val="fr-GB"/>
        </w:rPr>
        <w:t>():</w:t>
      </w:r>
    </w:p>
    <w:p w14:paraId="09AFA4A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w:t>
      </w:r>
      <w:r w:rsidRPr="00C46942">
        <w:rPr>
          <w:rFonts w:ascii="Menlo" w:hAnsi="Menlo" w:cs="Menlo"/>
          <w:color w:val="D4D4D4"/>
          <w:sz w:val="18"/>
          <w:szCs w:val="18"/>
          <w:lang w:val="fr-GB"/>
        </w:rPr>
        <w:t>.</w:t>
      </w:r>
      <w:r w:rsidRPr="00C46942">
        <w:rPr>
          <w:rFonts w:ascii="Menlo" w:hAnsi="Menlo" w:cs="Menlo"/>
          <w:color w:val="DCDCAA"/>
          <w:sz w:val="18"/>
          <w:szCs w:val="18"/>
          <w:lang w:val="fr-GB"/>
        </w:rPr>
        <w:t>endswith</w:t>
      </w:r>
      <w:r w:rsidRPr="00C46942">
        <w:rPr>
          <w:rFonts w:ascii="Menlo" w:hAnsi="Menlo" w:cs="Menlo"/>
          <w:color w:val="D4D4D4"/>
          <w:sz w:val="18"/>
          <w:szCs w:val="18"/>
          <w:lang w:val="fr-GB"/>
        </w:rPr>
        <w:t>(</w:t>
      </w:r>
      <w:r w:rsidRPr="00C46942">
        <w:rPr>
          <w:rFonts w:ascii="Menlo" w:hAnsi="Menlo" w:cs="Menlo"/>
          <w:color w:val="CE9178"/>
          <w:sz w:val="18"/>
          <w:szCs w:val="18"/>
          <w:lang w:val="fr-GB"/>
        </w:rPr>
        <w:t>".py"</w:t>
      </w:r>
      <w:r w:rsidRPr="00C46942">
        <w:rPr>
          <w:rFonts w:ascii="Menlo" w:hAnsi="Menlo" w:cs="Menlo"/>
          <w:color w:val="D4D4D4"/>
          <w:sz w:val="18"/>
          <w:szCs w:val="18"/>
          <w:lang w:val="fr-GB"/>
        </w:rPr>
        <w:t>):</w:t>
      </w:r>
    </w:p>
    <w:p w14:paraId="324C62A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 </w:t>
      </w:r>
      <w:r w:rsidRPr="00C46942">
        <w:rPr>
          <w:rFonts w:ascii="Menlo" w:hAnsi="Menlo" w:cs="Menlo"/>
          <w:color w:val="569CD6"/>
          <w:sz w:val="18"/>
          <w:szCs w:val="18"/>
          <w:lang w:val="fr-GB"/>
        </w:rPr>
        <w:t>f</w:t>
      </w:r>
      <w:r w:rsidRPr="00C46942">
        <w:rPr>
          <w:rFonts w:ascii="Menlo" w:hAnsi="Menlo" w:cs="Menlo"/>
          <w:color w:val="CE9178"/>
          <w:sz w:val="18"/>
          <w:szCs w:val="18"/>
          <w:lang w:val="fr-GB"/>
        </w:rPr>
        <w:t>"</w:t>
      </w:r>
      <w:r w:rsidRPr="00C46942">
        <w:rPr>
          <w:rFonts w:ascii="Menlo" w:hAnsi="Menlo" w:cs="Menlo"/>
          <w:color w:val="569CD6"/>
          <w:sz w:val="18"/>
          <w:szCs w:val="18"/>
          <w:lang w:val="fr-GB"/>
        </w:rPr>
        <w:t>{</w:t>
      </w:r>
      <w:r w:rsidRPr="00C46942">
        <w:rPr>
          <w:rFonts w:ascii="Menlo" w:hAnsi="Menlo" w:cs="Menlo"/>
          <w:color w:val="9CDCFE"/>
          <w:sz w:val="18"/>
          <w:szCs w:val="18"/>
          <w:lang w:val="fr-GB"/>
        </w:rPr>
        <w:t>filePath</w:t>
      </w:r>
      <w:r w:rsidRPr="00C46942">
        <w:rPr>
          <w:rFonts w:ascii="Menlo" w:hAnsi="Menlo" w:cs="Menlo"/>
          <w:color w:val="569CD6"/>
          <w:sz w:val="18"/>
          <w:szCs w:val="18"/>
          <w:lang w:val="fr-GB"/>
        </w:rPr>
        <w:t>}</w:t>
      </w:r>
      <w:r w:rsidRPr="00C46942">
        <w:rPr>
          <w:rFonts w:ascii="Menlo" w:hAnsi="Menlo" w:cs="Menlo"/>
          <w:color w:val="CE9178"/>
          <w:sz w:val="18"/>
          <w:szCs w:val="18"/>
          <w:lang w:val="fr-GB"/>
        </w:rPr>
        <w:t>/</w:t>
      </w:r>
      <w:r w:rsidRPr="00C46942">
        <w:rPr>
          <w:rFonts w:ascii="Menlo" w:hAnsi="Menlo" w:cs="Menlo"/>
          <w:color w:val="569CD6"/>
          <w:sz w:val="18"/>
          <w:szCs w:val="18"/>
          <w:lang w:val="fr-GB"/>
        </w:rPr>
        <w:t>{</w:t>
      </w:r>
      <w:r w:rsidRPr="00C46942">
        <w:rPr>
          <w:rFonts w:ascii="Menlo" w:hAnsi="Menlo" w:cs="Menlo"/>
          <w:color w:val="9CDCFE"/>
          <w:sz w:val="18"/>
          <w:szCs w:val="18"/>
          <w:lang w:val="fr-GB"/>
        </w:rPr>
        <w:t>file</w:t>
      </w:r>
      <w:r w:rsidRPr="00C46942">
        <w:rPr>
          <w:rFonts w:ascii="Menlo" w:hAnsi="Menlo" w:cs="Menlo"/>
          <w:color w:val="569CD6"/>
          <w:sz w:val="18"/>
          <w:szCs w:val="18"/>
          <w:lang w:val="fr-GB"/>
        </w:rPr>
        <w:t>}</w:t>
      </w:r>
      <w:r w:rsidRPr="00C46942">
        <w:rPr>
          <w:rFonts w:ascii="Menlo" w:hAnsi="Menlo" w:cs="Menlo"/>
          <w:color w:val="CE9178"/>
          <w:sz w:val="18"/>
          <w:szCs w:val="18"/>
          <w:lang w:val="fr-GB"/>
        </w:rPr>
        <w:t>"</w:t>
      </w:r>
    </w:p>
    <w:p w14:paraId="37724FA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graphData</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convertToGraph</w:t>
      </w:r>
      <w:r w:rsidRPr="00C46942">
        <w:rPr>
          <w:rFonts w:ascii="Menlo" w:hAnsi="Menlo" w:cs="Menlo"/>
          <w:color w:val="D4D4D4"/>
          <w:sz w:val="18"/>
          <w:szCs w:val="18"/>
          <w:lang w:val="fr-GB"/>
        </w:rPr>
        <w:t>(</w:t>
      </w:r>
      <w:r w:rsidRPr="00C46942">
        <w:rPr>
          <w:rFonts w:ascii="Menlo" w:hAnsi="Menlo" w:cs="Menlo"/>
          <w:color w:val="9CDCFE"/>
          <w:sz w:val="18"/>
          <w:szCs w:val="18"/>
          <w:lang w:val="fr-GB"/>
        </w:rPr>
        <w:t>path</w:t>
      </w:r>
      <w:r w:rsidRPr="00C46942">
        <w:rPr>
          <w:rFonts w:ascii="Menlo" w:hAnsi="Menlo" w:cs="Menlo"/>
          <w:color w:val="D4D4D4"/>
          <w:sz w:val="18"/>
          <w:szCs w:val="18"/>
          <w:lang w:val="fr-GB"/>
        </w:rPr>
        <w:t>)</w:t>
      </w:r>
    </w:p>
    <w:p w14:paraId="37678EF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graphs</w:t>
      </w:r>
      <w:r w:rsidRPr="00C46942">
        <w:rPr>
          <w:rFonts w:ascii="Menlo" w:hAnsi="Menlo" w:cs="Menlo"/>
          <w:color w:val="D4D4D4"/>
          <w:sz w:val="18"/>
          <w:szCs w:val="18"/>
          <w:lang w:val="fr-GB"/>
        </w:rPr>
        <w:t>.</w:t>
      </w:r>
      <w:r w:rsidRPr="00C46942">
        <w:rPr>
          <w:rFonts w:ascii="Menlo" w:hAnsi="Menlo" w:cs="Menlo"/>
          <w:color w:val="DCDCAA"/>
          <w:sz w:val="18"/>
          <w:szCs w:val="18"/>
          <w:lang w:val="fr-GB"/>
        </w:rPr>
        <w:t>append</w:t>
      </w:r>
      <w:r w:rsidRPr="00C46942">
        <w:rPr>
          <w:rFonts w:ascii="Menlo" w:hAnsi="Menlo" w:cs="Menlo"/>
          <w:color w:val="D4D4D4"/>
          <w:sz w:val="18"/>
          <w:szCs w:val="18"/>
          <w:lang w:val="fr-GB"/>
        </w:rPr>
        <w:t>(</w:t>
      </w:r>
      <w:r w:rsidRPr="00C46942">
        <w:rPr>
          <w:rFonts w:ascii="Menlo" w:hAnsi="Menlo" w:cs="Menlo"/>
          <w:color w:val="9CDCFE"/>
          <w:sz w:val="18"/>
          <w:szCs w:val="18"/>
          <w:lang w:val="fr-GB"/>
        </w:rPr>
        <w:t>graphData</w:t>
      </w:r>
      <w:r w:rsidRPr="00C46942">
        <w:rPr>
          <w:rFonts w:ascii="Menlo" w:hAnsi="Menlo" w:cs="Menlo"/>
          <w:color w:val="D4D4D4"/>
          <w:sz w:val="18"/>
          <w:szCs w:val="18"/>
          <w:lang w:val="fr-GB"/>
        </w:rPr>
        <w:t>)</w:t>
      </w:r>
    </w:p>
    <w:p w14:paraId="1AE481E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r w:rsidRPr="00C46942">
        <w:rPr>
          <w:rFonts w:ascii="Menlo" w:hAnsi="Menlo" w:cs="Menlo"/>
          <w:color w:val="DCDCAA"/>
          <w:sz w:val="18"/>
          <w:szCs w:val="18"/>
          <w:lang w:val="fr-GB"/>
        </w:rPr>
        <w:t>find</w:t>
      </w:r>
      <w:r w:rsidRPr="00C46942">
        <w:rPr>
          <w:rFonts w:ascii="Menlo" w:hAnsi="Menlo" w:cs="Menlo"/>
          <w:color w:val="D4D4D4"/>
          <w:sz w:val="18"/>
          <w:szCs w:val="18"/>
          <w:lang w:val="fr-GB"/>
        </w:rPr>
        <w:t>(</w:t>
      </w:r>
      <w:r w:rsidRPr="00C46942">
        <w:rPr>
          <w:rFonts w:ascii="Menlo" w:hAnsi="Menlo" w:cs="Menlo"/>
          <w:color w:val="CE9178"/>
          <w:sz w:val="18"/>
          <w:szCs w:val="18"/>
          <w:lang w:val="fr-GB"/>
        </w:rPr>
        <w:t>"Merge"</w:t>
      </w:r>
      <w:r w:rsidRPr="00C46942">
        <w:rPr>
          <w:rFonts w:ascii="Menlo" w:hAnsi="Menlo" w:cs="Menlo"/>
          <w:color w:val="D4D4D4"/>
          <w:sz w:val="18"/>
          <w:szCs w:val="18"/>
          <w:lang w:val="fr-GB"/>
        </w:rPr>
        <w:t>) != -</w:t>
      </w:r>
      <w:r w:rsidRPr="00C46942">
        <w:rPr>
          <w:rFonts w:ascii="Menlo" w:hAnsi="Menlo" w:cs="Menlo"/>
          <w:color w:val="B5CEA8"/>
          <w:sz w:val="18"/>
          <w:szCs w:val="18"/>
          <w:lang w:val="fr-GB"/>
        </w:rPr>
        <w:t>1</w:t>
      </w:r>
      <w:r w:rsidRPr="00C46942">
        <w:rPr>
          <w:rFonts w:ascii="Menlo" w:hAnsi="Menlo" w:cs="Menlo"/>
          <w:color w:val="D4D4D4"/>
          <w:sz w:val="18"/>
          <w:szCs w:val="18"/>
          <w:lang w:val="fr-GB"/>
        </w:rPr>
        <w:t>:</w:t>
      </w:r>
    </w:p>
    <w:p w14:paraId="4B57810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w:t>
      </w:r>
      <w:r w:rsidRPr="00C46942">
        <w:rPr>
          <w:rFonts w:ascii="Menlo" w:hAnsi="Menlo" w:cs="Menlo"/>
          <w:color w:val="D4D4D4"/>
          <w:sz w:val="18"/>
          <w:szCs w:val="18"/>
          <w:lang w:val="fr-GB"/>
        </w:rPr>
        <w:t>.</w:t>
      </w:r>
      <w:r w:rsidRPr="00C46942">
        <w:rPr>
          <w:rFonts w:ascii="Menlo" w:hAnsi="Menlo" w:cs="Menlo"/>
          <w:color w:val="DCDCAA"/>
          <w:sz w:val="18"/>
          <w:szCs w:val="18"/>
          <w:lang w:val="fr-GB"/>
        </w:rPr>
        <w:t>append</w:t>
      </w:r>
      <w:r w:rsidRPr="00C46942">
        <w:rPr>
          <w:rFonts w:ascii="Menlo" w:hAnsi="Menlo" w:cs="Menlo"/>
          <w:color w:val="D4D4D4"/>
          <w:sz w:val="18"/>
          <w:szCs w:val="18"/>
          <w:lang w:val="fr-GB"/>
        </w:rPr>
        <w:t>(</w:t>
      </w:r>
      <w:r w:rsidRPr="00C46942">
        <w:rPr>
          <w:rFonts w:ascii="Menlo" w:hAnsi="Menlo" w:cs="Menlo"/>
          <w:color w:val="B5CEA8"/>
          <w:sz w:val="18"/>
          <w:szCs w:val="18"/>
          <w:lang w:val="fr-GB"/>
        </w:rPr>
        <w:t>0</w:t>
      </w:r>
      <w:r w:rsidRPr="00C46942">
        <w:rPr>
          <w:rFonts w:ascii="Menlo" w:hAnsi="Menlo" w:cs="Menlo"/>
          <w:color w:val="D4D4D4"/>
          <w:sz w:val="18"/>
          <w:szCs w:val="18"/>
          <w:lang w:val="fr-GB"/>
        </w:rPr>
        <w:t>)</w:t>
      </w:r>
    </w:p>
    <w:p w14:paraId="76FD159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elif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r w:rsidRPr="00C46942">
        <w:rPr>
          <w:rFonts w:ascii="Menlo" w:hAnsi="Menlo" w:cs="Menlo"/>
          <w:color w:val="DCDCAA"/>
          <w:sz w:val="18"/>
          <w:szCs w:val="18"/>
          <w:lang w:val="fr-GB"/>
        </w:rPr>
        <w:t>find</w:t>
      </w:r>
      <w:r w:rsidRPr="00C46942">
        <w:rPr>
          <w:rFonts w:ascii="Menlo" w:hAnsi="Menlo" w:cs="Menlo"/>
          <w:color w:val="D4D4D4"/>
          <w:sz w:val="18"/>
          <w:szCs w:val="18"/>
          <w:lang w:val="fr-GB"/>
        </w:rPr>
        <w:t>(</w:t>
      </w:r>
      <w:r w:rsidRPr="00C46942">
        <w:rPr>
          <w:rFonts w:ascii="Menlo" w:hAnsi="Menlo" w:cs="Menlo"/>
          <w:color w:val="CE9178"/>
          <w:sz w:val="18"/>
          <w:szCs w:val="18"/>
          <w:lang w:val="fr-GB"/>
        </w:rPr>
        <w:t>"Quick"</w:t>
      </w:r>
      <w:r w:rsidRPr="00C46942">
        <w:rPr>
          <w:rFonts w:ascii="Menlo" w:hAnsi="Menlo" w:cs="Menlo"/>
          <w:color w:val="D4D4D4"/>
          <w:sz w:val="18"/>
          <w:szCs w:val="18"/>
          <w:lang w:val="fr-GB"/>
        </w:rPr>
        <w:t>) != -</w:t>
      </w:r>
      <w:r w:rsidRPr="00C46942">
        <w:rPr>
          <w:rFonts w:ascii="Menlo" w:hAnsi="Menlo" w:cs="Menlo"/>
          <w:color w:val="B5CEA8"/>
          <w:sz w:val="18"/>
          <w:szCs w:val="18"/>
          <w:lang w:val="fr-GB"/>
        </w:rPr>
        <w:t>1</w:t>
      </w:r>
      <w:r w:rsidRPr="00C46942">
        <w:rPr>
          <w:rFonts w:ascii="Menlo" w:hAnsi="Menlo" w:cs="Menlo"/>
          <w:color w:val="D4D4D4"/>
          <w:sz w:val="18"/>
          <w:szCs w:val="18"/>
          <w:lang w:val="fr-GB"/>
        </w:rPr>
        <w:t>:</w:t>
      </w:r>
    </w:p>
    <w:p w14:paraId="6633642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w:t>
      </w:r>
      <w:r w:rsidRPr="00C46942">
        <w:rPr>
          <w:rFonts w:ascii="Menlo" w:hAnsi="Menlo" w:cs="Menlo"/>
          <w:color w:val="D4D4D4"/>
          <w:sz w:val="18"/>
          <w:szCs w:val="18"/>
          <w:lang w:val="fr-GB"/>
        </w:rPr>
        <w:t>.</w:t>
      </w:r>
      <w:r w:rsidRPr="00C46942">
        <w:rPr>
          <w:rFonts w:ascii="Menlo" w:hAnsi="Menlo" w:cs="Menlo"/>
          <w:color w:val="DCDCAA"/>
          <w:sz w:val="18"/>
          <w:szCs w:val="18"/>
          <w:lang w:val="fr-GB"/>
        </w:rPr>
        <w:t>append</w:t>
      </w:r>
      <w:r w:rsidRPr="00C46942">
        <w:rPr>
          <w:rFonts w:ascii="Menlo" w:hAnsi="Menlo" w:cs="Menlo"/>
          <w:color w:val="D4D4D4"/>
          <w:sz w:val="18"/>
          <w:szCs w:val="18"/>
          <w:lang w:val="fr-GB"/>
        </w:rPr>
        <w:t>(</w:t>
      </w:r>
      <w:r w:rsidRPr="00C46942">
        <w:rPr>
          <w:rFonts w:ascii="Menlo" w:hAnsi="Menlo" w:cs="Menlo"/>
          <w:color w:val="B5CEA8"/>
          <w:sz w:val="18"/>
          <w:szCs w:val="18"/>
          <w:lang w:val="fr-GB"/>
        </w:rPr>
        <w:t>1</w:t>
      </w:r>
      <w:r w:rsidRPr="00C46942">
        <w:rPr>
          <w:rFonts w:ascii="Menlo" w:hAnsi="Menlo" w:cs="Menlo"/>
          <w:color w:val="D4D4D4"/>
          <w:sz w:val="18"/>
          <w:szCs w:val="18"/>
          <w:lang w:val="fr-GB"/>
        </w:rPr>
        <w:t>)</w:t>
      </w:r>
    </w:p>
    <w:p w14:paraId="5C97167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graphs</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w:t>
      </w:r>
    </w:p>
    <w:p w14:paraId="2B44F62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FA4B8E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assignLabelsToFiles</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file1</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file2</w:t>
      </w:r>
      <w:r w:rsidRPr="00C46942">
        <w:rPr>
          <w:rFonts w:ascii="Menlo" w:hAnsi="Menlo" w:cs="Menlo"/>
          <w:color w:val="D4D4D4"/>
          <w:sz w:val="18"/>
          <w:szCs w:val="18"/>
          <w:lang w:val="fr-GB"/>
        </w:rPr>
        <w:t>):</w:t>
      </w:r>
    </w:p>
    <w:p w14:paraId="3D560AE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28ECEE0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Call the assignLabels method on both the merge and quick sort files</w:t>
      </w:r>
    </w:p>
    <w:p w14:paraId="247344A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51E700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file1: The file path of the merge sort</w:t>
      </w:r>
    </w:p>
    <w:p w14:paraId="2BBD55F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file2: The file path of the quick sort</w:t>
      </w:r>
    </w:p>
    <w:p w14:paraId="1998149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A5AA43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025BD1F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 - The graphs from all the sorting algorithms</w:t>
      </w:r>
    </w:p>
    <w:p w14:paraId="1793AD4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y - The class labels from all the files </w:t>
      </w:r>
    </w:p>
    <w:p w14:paraId="176C4D6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30E123A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graph1</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labels1</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assignLabels</w:t>
      </w:r>
      <w:r w:rsidRPr="00C46942">
        <w:rPr>
          <w:rFonts w:ascii="Menlo" w:hAnsi="Menlo" w:cs="Menlo"/>
          <w:color w:val="D4D4D4"/>
          <w:sz w:val="18"/>
          <w:szCs w:val="18"/>
          <w:lang w:val="fr-GB"/>
        </w:rPr>
        <w:t>(</w:t>
      </w:r>
      <w:r w:rsidRPr="00C46942">
        <w:rPr>
          <w:rFonts w:ascii="Menlo" w:hAnsi="Menlo" w:cs="Menlo"/>
          <w:color w:val="9CDCFE"/>
          <w:sz w:val="18"/>
          <w:szCs w:val="18"/>
          <w:lang w:val="fr-GB"/>
        </w:rPr>
        <w:t>file1</w:t>
      </w:r>
      <w:r w:rsidRPr="00C46942">
        <w:rPr>
          <w:rFonts w:ascii="Menlo" w:hAnsi="Menlo" w:cs="Menlo"/>
          <w:color w:val="D4D4D4"/>
          <w:sz w:val="18"/>
          <w:szCs w:val="18"/>
          <w:lang w:val="fr-GB"/>
        </w:rPr>
        <w:t>)</w:t>
      </w:r>
    </w:p>
    <w:p w14:paraId="4821BE5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graph2</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labels2</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assignLabels</w:t>
      </w:r>
      <w:r w:rsidRPr="00C46942">
        <w:rPr>
          <w:rFonts w:ascii="Menlo" w:hAnsi="Menlo" w:cs="Menlo"/>
          <w:color w:val="D4D4D4"/>
          <w:sz w:val="18"/>
          <w:szCs w:val="18"/>
          <w:lang w:val="fr-GB"/>
        </w:rPr>
        <w:t>(</w:t>
      </w:r>
      <w:r w:rsidRPr="00C46942">
        <w:rPr>
          <w:rFonts w:ascii="Menlo" w:hAnsi="Menlo" w:cs="Menlo"/>
          <w:color w:val="9CDCFE"/>
          <w:sz w:val="18"/>
          <w:szCs w:val="18"/>
          <w:lang w:val="fr-GB"/>
        </w:rPr>
        <w:t>file2</w:t>
      </w:r>
      <w:r w:rsidRPr="00C46942">
        <w:rPr>
          <w:rFonts w:ascii="Menlo" w:hAnsi="Menlo" w:cs="Menlo"/>
          <w:color w:val="D4D4D4"/>
          <w:sz w:val="18"/>
          <w:szCs w:val="18"/>
          <w:lang w:val="fr-GB"/>
        </w:rPr>
        <w:t>)</w:t>
      </w:r>
    </w:p>
    <w:p w14:paraId="518F24E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B87BF4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graph1</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graph2</w:t>
      </w:r>
      <w:r w:rsidRPr="00C46942">
        <w:rPr>
          <w:rFonts w:ascii="Menlo" w:hAnsi="Menlo" w:cs="Menlo"/>
          <w:color w:val="D4D4D4"/>
          <w:sz w:val="18"/>
          <w:szCs w:val="18"/>
          <w:lang w:val="fr-GB"/>
        </w:rPr>
        <w:t xml:space="preserve"> </w:t>
      </w:r>
    </w:p>
    <w:p w14:paraId="21C30A2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labels1</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labels2</w:t>
      </w:r>
    </w:p>
    <w:p w14:paraId="526A171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p>
    <w:p w14:paraId="4B05D1A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w:t>
      </w:r>
    </w:p>
    <w:p w14:paraId="394817B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1DC33FA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convertToMatrix</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p>
    <w:p w14:paraId="666D673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0E1CC33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Convert an individual graph to its matrix representation using the NetworkX API</w:t>
      </w:r>
    </w:p>
    <w:p w14:paraId="007A6EA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3F3A35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 The graph to be converted into a matrix</w:t>
      </w:r>
    </w:p>
    <w:p w14:paraId="64CDC33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44C77B3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33CF8D9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matrices: The matrix representation of the graph in x</w:t>
      </w:r>
    </w:p>
    <w:p w14:paraId="3C7840D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6C5D11A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matrices</w:t>
      </w:r>
      <w:r w:rsidRPr="00C46942">
        <w:rPr>
          <w:rFonts w:ascii="Menlo" w:hAnsi="Menlo" w:cs="Menlo"/>
          <w:color w:val="D4D4D4"/>
          <w:sz w:val="18"/>
          <w:szCs w:val="18"/>
          <w:lang w:val="fr-GB"/>
        </w:rPr>
        <w:t xml:space="preserve"> = []</w:t>
      </w:r>
    </w:p>
    <w:p w14:paraId="497C57A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lastRenderedPageBreak/>
        <w:t xml:space="preserve">        </w:t>
      </w:r>
      <w:r w:rsidRPr="00C46942">
        <w:rPr>
          <w:rFonts w:ascii="Menlo" w:hAnsi="Menlo" w:cs="Menlo"/>
          <w:color w:val="C586C0"/>
          <w:sz w:val="18"/>
          <w:szCs w:val="18"/>
          <w:lang w:val="fr-GB"/>
        </w:rPr>
        <w:t>for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p>
    <w:p w14:paraId="423B0C2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matrix</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nx</w:t>
      </w:r>
      <w:r w:rsidRPr="00C46942">
        <w:rPr>
          <w:rFonts w:ascii="Menlo" w:hAnsi="Menlo" w:cs="Menlo"/>
          <w:color w:val="D4D4D4"/>
          <w:sz w:val="18"/>
          <w:szCs w:val="18"/>
          <w:lang w:val="fr-GB"/>
        </w:rPr>
        <w:t>.</w:t>
      </w:r>
      <w:r w:rsidRPr="00C46942">
        <w:rPr>
          <w:rFonts w:ascii="Menlo" w:hAnsi="Menlo" w:cs="Menlo"/>
          <w:color w:val="DCDCAA"/>
          <w:sz w:val="18"/>
          <w:szCs w:val="18"/>
          <w:lang w:val="fr-GB"/>
        </w:rPr>
        <w:t>to_numpy_array</w:t>
      </w:r>
      <w:r w:rsidRPr="00C46942">
        <w:rPr>
          <w:rFonts w:ascii="Menlo" w:hAnsi="Menlo" w:cs="Menlo"/>
          <w:color w:val="D4D4D4"/>
          <w:sz w:val="18"/>
          <w:szCs w:val="18"/>
          <w:lang w:val="fr-GB"/>
        </w:rPr>
        <w:t>(</w:t>
      </w:r>
      <w:r w:rsidRPr="00C46942">
        <w:rPr>
          <w:rFonts w:ascii="Menlo" w:hAnsi="Menlo" w:cs="Menlo"/>
          <w:color w:val="9CDCFE"/>
          <w:sz w:val="18"/>
          <w:szCs w:val="18"/>
          <w:lang w:val="fr-GB"/>
        </w:rPr>
        <w:t>graph</w:t>
      </w:r>
      <w:r w:rsidRPr="00C46942">
        <w:rPr>
          <w:rFonts w:ascii="Menlo" w:hAnsi="Menlo" w:cs="Menlo"/>
          <w:color w:val="D4D4D4"/>
          <w:sz w:val="18"/>
          <w:szCs w:val="18"/>
          <w:lang w:val="fr-GB"/>
        </w:rPr>
        <w:t>)</w:t>
      </w:r>
    </w:p>
    <w:p w14:paraId="6E4E7C1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matrices</w:t>
      </w:r>
      <w:r w:rsidRPr="00C46942">
        <w:rPr>
          <w:rFonts w:ascii="Menlo" w:hAnsi="Menlo" w:cs="Menlo"/>
          <w:color w:val="D4D4D4"/>
          <w:sz w:val="18"/>
          <w:szCs w:val="18"/>
          <w:lang w:val="fr-GB"/>
        </w:rPr>
        <w:t>.</w:t>
      </w:r>
      <w:r w:rsidRPr="00C46942">
        <w:rPr>
          <w:rFonts w:ascii="Menlo" w:hAnsi="Menlo" w:cs="Menlo"/>
          <w:color w:val="DCDCAA"/>
          <w:sz w:val="18"/>
          <w:szCs w:val="18"/>
          <w:lang w:val="fr-GB"/>
        </w:rPr>
        <w:t>append</w:t>
      </w:r>
      <w:r w:rsidRPr="00C46942">
        <w:rPr>
          <w:rFonts w:ascii="Menlo" w:hAnsi="Menlo" w:cs="Menlo"/>
          <w:color w:val="D4D4D4"/>
          <w:sz w:val="18"/>
          <w:szCs w:val="18"/>
          <w:lang w:val="fr-GB"/>
        </w:rPr>
        <w:t>(</w:t>
      </w:r>
      <w:r w:rsidRPr="00C46942">
        <w:rPr>
          <w:rFonts w:ascii="Menlo" w:hAnsi="Menlo" w:cs="Menlo"/>
          <w:color w:val="9CDCFE"/>
          <w:sz w:val="18"/>
          <w:szCs w:val="18"/>
          <w:lang w:val="fr-GB"/>
        </w:rPr>
        <w:t>matrix</w:t>
      </w:r>
      <w:r w:rsidRPr="00C46942">
        <w:rPr>
          <w:rFonts w:ascii="Menlo" w:hAnsi="Menlo" w:cs="Menlo"/>
          <w:color w:val="D4D4D4"/>
          <w:sz w:val="18"/>
          <w:szCs w:val="18"/>
          <w:lang w:val="fr-GB"/>
        </w:rPr>
        <w:t>)</w:t>
      </w:r>
    </w:p>
    <w:p w14:paraId="53FAD66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matrices</w:t>
      </w:r>
    </w:p>
    <w:p w14:paraId="5900A7E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9362B6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extractNodes</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graphs</w:t>
      </w:r>
      <w:r w:rsidRPr="00C46942">
        <w:rPr>
          <w:rFonts w:ascii="Menlo" w:hAnsi="Menlo" w:cs="Menlo"/>
          <w:color w:val="D4D4D4"/>
          <w:sz w:val="18"/>
          <w:szCs w:val="18"/>
          <w:lang w:val="fr-GB"/>
        </w:rPr>
        <w:t>):</w:t>
      </w:r>
    </w:p>
    <w:p w14:paraId="7E2ACF4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4B5EA29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Given a set of NetworkX graphs, extract the nodes from each graph</w:t>
      </w:r>
    </w:p>
    <w:p w14:paraId="089180B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51037C8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graphs - The graphs from which nodes are to be extracted</w:t>
      </w:r>
    </w:p>
    <w:p w14:paraId="0DCCA8D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F765EF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7B25937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xNodes - The nodes extracted from the graphs in graphs</w:t>
      </w:r>
    </w:p>
    <w:p w14:paraId="6B978B4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2FC6380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xNodes</w:t>
      </w:r>
      <w:r w:rsidRPr="00C46942">
        <w:rPr>
          <w:rFonts w:ascii="Menlo" w:hAnsi="Menlo" w:cs="Menlo"/>
          <w:color w:val="D4D4D4"/>
          <w:sz w:val="18"/>
          <w:szCs w:val="18"/>
          <w:lang w:val="fr-GB"/>
        </w:rPr>
        <w:t xml:space="preserve"> = []</w:t>
      </w:r>
    </w:p>
    <w:p w14:paraId="625FF7F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for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i</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in</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range</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graphs</w:t>
      </w:r>
      <w:r w:rsidRPr="00C46942">
        <w:rPr>
          <w:rFonts w:ascii="Menlo" w:hAnsi="Menlo" w:cs="Menlo"/>
          <w:color w:val="D4D4D4"/>
          <w:sz w:val="18"/>
          <w:szCs w:val="18"/>
          <w:lang w:val="fr-GB"/>
        </w:rPr>
        <w:t>)):</w:t>
      </w:r>
    </w:p>
    <w:p w14:paraId="16B800D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currentGraph</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list</w:t>
      </w:r>
      <w:r w:rsidRPr="00C46942">
        <w:rPr>
          <w:rFonts w:ascii="Menlo" w:hAnsi="Menlo" w:cs="Menlo"/>
          <w:color w:val="D4D4D4"/>
          <w:sz w:val="18"/>
          <w:szCs w:val="18"/>
          <w:lang w:val="fr-GB"/>
        </w:rPr>
        <w:t>(</w:t>
      </w:r>
      <w:r w:rsidRPr="00C46942">
        <w:rPr>
          <w:rFonts w:ascii="Menlo" w:hAnsi="Menlo" w:cs="Menlo"/>
          <w:color w:val="9CDCFE"/>
          <w:sz w:val="18"/>
          <w:szCs w:val="18"/>
          <w:lang w:val="fr-GB"/>
        </w:rPr>
        <w:t>graphs</w:t>
      </w:r>
      <w:r w:rsidRPr="00C46942">
        <w:rPr>
          <w:rFonts w:ascii="Menlo" w:hAnsi="Menlo" w:cs="Menlo"/>
          <w:color w:val="D4D4D4"/>
          <w:sz w:val="18"/>
          <w:szCs w:val="18"/>
          <w:lang w:val="fr-GB"/>
        </w:rPr>
        <w:t>[</w:t>
      </w:r>
      <w:r w:rsidRPr="00C46942">
        <w:rPr>
          <w:rFonts w:ascii="Menlo" w:hAnsi="Menlo" w:cs="Menlo"/>
          <w:color w:val="9CDCFE"/>
          <w:sz w:val="18"/>
          <w:szCs w:val="18"/>
          <w:lang w:val="fr-GB"/>
        </w:rPr>
        <w:t>i</w:t>
      </w:r>
      <w:r w:rsidRPr="00C46942">
        <w:rPr>
          <w:rFonts w:ascii="Menlo" w:hAnsi="Menlo" w:cs="Menlo"/>
          <w:color w:val="D4D4D4"/>
          <w:sz w:val="18"/>
          <w:szCs w:val="18"/>
          <w:lang w:val="fr-GB"/>
        </w:rPr>
        <w:t>].nodes)</w:t>
      </w:r>
    </w:p>
    <w:p w14:paraId="2C05109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xNodes</w:t>
      </w:r>
      <w:r w:rsidRPr="00C46942">
        <w:rPr>
          <w:rFonts w:ascii="Menlo" w:hAnsi="Menlo" w:cs="Menlo"/>
          <w:color w:val="D4D4D4"/>
          <w:sz w:val="18"/>
          <w:szCs w:val="18"/>
          <w:lang w:val="fr-GB"/>
        </w:rPr>
        <w:t>.</w:t>
      </w:r>
      <w:r w:rsidRPr="00C46942">
        <w:rPr>
          <w:rFonts w:ascii="Menlo" w:hAnsi="Menlo" w:cs="Menlo"/>
          <w:color w:val="DCDCAA"/>
          <w:sz w:val="18"/>
          <w:szCs w:val="18"/>
          <w:lang w:val="fr-GB"/>
        </w:rPr>
        <w:t>append</w:t>
      </w:r>
      <w:r w:rsidRPr="00C46942">
        <w:rPr>
          <w:rFonts w:ascii="Menlo" w:hAnsi="Menlo" w:cs="Menlo"/>
          <w:color w:val="D4D4D4"/>
          <w:sz w:val="18"/>
          <w:szCs w:val="18"/>
          <w:lang w:val="fr-GB"/>
        </w:rPr>
        <w:t>(</w:t>
      </w:r>
      <w:r w:rsidRPr="00C46942">
        <w:rPr>
          <w:rFonts w:ascii="Menlo" w:hAnsi="Menlo" w:cs="Menlo"/>
          <w:color w:val="9CDCFE"/>
          <w:sz w:val="18"/>
          <w:szCs w:val="18"/>
          <w:lang w:val="fr-GB"/>
        </w:rPr>
        <w:t>currentGraph</w:t>
      </w:r>
      <w:r w:rsidRPr="00C46942">
        <w:rPr>
          <w:rFonts w:ascii="Menlo" w:hAnsi="Menlo" w:cs="Menlo"/>
          <w:color w:val="D4D4D4"/>
          <w:sz w:val="18"/>
          <w:szCs w:val="18"/>
          <w:lang w:val="fr-GB"/>
        </w:rPr>
        <w:t>)</w:t>
      </w:r>
    </w:p>
    <w:p w14:paraId="595A84E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xNodes</w:t>
      </w:r>
    </w:p>
    <w:p w14:paraId="00A9DBD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F6401A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readFiles</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p>
    <w:p w14:paraId="0AA12EA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6486A13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Tie all the above methods together and parse the files </w:t>
      </w:r>
    </w:p>
    <w:p w14:paraId="1BE4224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1A02A9E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733C9C5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 - The list of graphs and nodes in pairs of tuples</w:t>
      </w:r>
    </w:p>
    <w:p w14:paraId="7745BF5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x_graph - The lsit of graphs on its own</w:t>
      </w:r>
    </w:p>
    <w:p w14:paraId="49CB616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matrices - THe matrix representations of the graphs in x_graphs</w:t>
      </w:r>
    </w:p>
    <w:p w14:paraId="1A636CD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labels - The class labels</w:t>
      </w:r>
    </w:p>
    <w:p w14:paraId="7352C96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4A05135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 </w:t>
      </w:r>
      <w:r w:rsidRPr="00C46942">
        <w:rPr>
          <w:rFonts w:ascii="Menlo" w:hAnsi="Menlo" w:cs="Menlo"/>
          <w:color w:val="CE9178"/>
          <w:sz w:val="18"/>
          <w:szCs w:val="18"/>
          <w:lang w:val="fr-GB"/>
        </w:rPr>
        <w:t>"./Datasets/Merge Sort"</w:t>
      </w:r>
    </w:p>
    <w:p w14:paraId="3FC4B16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w:t>
      </w:r>
      <w:r w:rsidRPr="00C46942">
        <w:rPr>
          <w:rFonts w:ascii="Menlo" w:hAnsi="Menlo" w:cs="Menlo"/>
          <w:color w:val="D4D4D4"/>
          <w:sz w:val="18"/>
          <w:szCs w:val="18"/>
          <w:lang w:val="fr-GB"/>
        </w:rPr>
        <w:t xml:space="preserve"> = </w:t>
      </w:r>
      <w:r w:rsidRPr="00C46942">
        <w:rPr>
          <w:rFonts w:ascii="Menlo" w:hAnsi="Menlo" w:cs="Menlo"/>
          <w:color w:val="CE9178"/>
          <w:sz w:val="18"/>
          <w:szCs w:val="18"/>
          <w:lang w:val="fr-GB"/>
        </w:rPr>
        <w:t>"./Datasets/Quick Sort"</w:t>
      </w:r>
    </w:p>
    <w:p w14:paraId="77D57A8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53C97D6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currentDirectory</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dirname</w:t>
      </w:r>
      <w:r w:rsidRPr="00C46942">
        <w:rPr>
          <w:rFonts w:ascii="Menlo" w:hAnsi="Menlo" w:cs="Menlo"/>
          <w:color w:val="D4D4D4"/>
          <w:sz w:val="18"/>
          <w:szCs w:val="18"/>
          <w:lang w:val="fr-GB"/>
        </w:rPr>
        <w:t>(</w:t>
      </w:r>
      <w:r w:rsidRPr="00C46942">
        <w:rPr>
          <w:rFonts w:ascii="Menlo" w:hAnsi="Menlo" w:cs="Menlo"/>
          <w:color w:val="9CDCFE"/>
          <w:sz w:val="18"/>
          <w:szCs w:val="18"/>
          <w:lang w:val="fr-GB"/>
        </w:rPr>
        <w:t>__file__</w:t>
      </w: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#the current working directory on the device</w:t>
      </w:r>
    </w:p>
    <w:p w14:paraId="73DCD0D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pathSplit</w:t>
      </w:r>
      <w:r w:rsidRPr="00C46942">
        <w:rPr>
          <w:rFonts w:ascii="Menlo" w:hAnsi="Menlo" w:cs="Menlo"/>
          <w:color w:val="D4D4D4"/>
          <w:sz w:val="18"/>
          <w:szCs w:val="18"/>
          <w:lang w:val="fr-GB"/>
        </w:rPr>
        <w:t xml:space="preserve"> = </w:t>
      </w:r>
      <w:r w:rsidRPr="00C46942">
        <w:rPr>
          <w:rFonts w:ascii="Menlo" w:hAnsi="Menlo" w:cs="Menlo"/>
          <w:color w:val="CE9178"/>
          <w:sz w:val="18"/>
          <w:szCs w:val="18"/>
          <w:lang w:val="fr-GB"/>
        </w:rPr>
        <w:t>"/ParsingAndEmbeddingLayers"</w:t>
      </w:r>
    </w:p>
    <w:p w14:paraId="79442AE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head</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currentDirectory</w:t>
      </w:r>
      <w:r w:rsidRPr="00C46942">
        <w:rPr>
          <w:rFonts w:ascii="Menlo" w:hAnsi="Menlo" w:cs="Menlo"/>
          <w:color w:val="D4D4D4"/>
          <w:sz w:val="18"/>
          <w:szCs w:val="18"/>
          <w:lang w:val="fr-GB"/>
        </w:rPr>
        <w:t>.</w:t>
      </w:r>
      <w:r w:rsidRPr="00C46942">
        <w:rPr>
          <w:rFonts w:ascii="Menlo" w:hAnsi="Menlo" w:cs="Menlo"/>
          <w:color w:val="DCDCAA"/>
          <w:sz w:val="18"/>
          <w:szCs w:val="18"/>
          <w:lang w:val="fr-GB"/>
        </w:rPr>
        <w:t>split</w:t>
      </w:r>
      <w:r w:rsidRPr="00C46942">
        <w:rPr>
          <w:rFonts w:ascii="Menlo" w:hAnsi="Menlo" w:cs="Menlo"/>
          <w:color w:val="D4D4D4"/>
          <w:sz w:val="18"/>
          <w:szCs w:val="18"/>
          <w:lang w:val="fr-GB"/>
        </w:rPr>
        <w:t>(</w:t>
      </w:r>
      <w:r w:rsidRPr="00C46942">
        <w:rPr>
          <w:rFonts w:ascii="Menlo" w:hAnsi="Menlo" w:cs="Menlo"/>
          <w:color w:val="9CDCFE"/>
          <w:sz w:val="18"/>
          <w:szCs w:val="18"/>
          <w:lang w:val="fr-GB"/>
        </w:rPr>
        <w:t>pathSplit</w:t>
      </w: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#split the path into two separate parts</w:t>
      </w:r>
    </w:p>
    <w:p w14:paraId="472E003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head</w:t>
      </w:r>
      <w:r w:rsidRPr="00C46942">
        <w:rPr>
          <w:rFonts w:ascii="Menlo" w:hAnsi="Menlo" w:cs="Menlo"/>
          <w:color w:val="D4D4D4"/>
          <w:sz w:val="18"/>
          <w:szCs w:val="18"/>
          <w:lang w:val="fr-GB"/>
        </w:rPr>
        <w:t>[</w:t>
      </w:r>
      <w:r w:rsidRPr="00C46942">
        <w:rPr>
          <w:rFonts w:ascii="Menlo" w:hAnsi="Menlo" w:cs="Menlo"/>
          <w:color w:val="B5CEA8"/>
          <w:sz w:val="18"/>
          <w:szCs w:val="18"/>
          <w:lang w:val="fr-GB"/>
        </w:rPr>
        <w:t>0</w:t>
      </w:r>
      <w:r w:rsidRPr="00C46942">
        <w:rPr>
          <w:rFonts w:ascii="Menlo" w:hAnsi="Menlo" w:cs="Menlo"/>
          <w:color w:val="D4D4D4"/>
          <w:sz w:val="18"/>
          <w:szCs w:val="18"/>
          <w:lang w:val="fr-GB"/>
        </w:rPr>
        <w:t xml:space="preserve">] </w:t>
      </w:r>
    </w:p>
    <w:p w14:paraId="4ACBD96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96156C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join</w:t>
      </w:r>
      <w:r w:rsidRPr="00C46942">
        <w:rPr>
          <w:rFonts w:ascii="Menlo" w:hAnsi="Menlo" w:cs="Menlo"/>
          <w:color w:val="D4D4D4"/>
          <w:sz w:val="18"/>
          <w:szCs w:val="18"/>
          <w:lang w:val="fr-GB"/>
        </w:rPr>
        <w:t>(</w:t>
      </w: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#join the directory path to the absolute path</w:t>
      </w:r>
    </w:p>
    <w:p w14:paraId="764B203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join</w:t>
      </w:r>
      <w:r w:rsidRPr="00C46942">
        <w:rPr>
          <w:rFonts w:ascii="Menlo" w:hAnsi="Menlo" w:cs="Menlo"/>
          <w:color w:val="D4D4D4"/>
          <w:sz w:val="18"/>
          <w:szCs w:val="18"/>
          <w:lang w:val="fr-GB"/>
        </w:rPr>
        <w:t>(</w:t>
      </w: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w:t>
      </w:r>
      <w:r w:rsidRPr="00C46942">
        <w:rPr>
          <w:rFonts w:ascii="Menlo" w:hAnsi="Menlo" w:cs="Menlo"/>
          <w:color w:val="D4D4D4"/>
          <w:sz w:val="18"/>
          <w:szCs w:val="18"/>
          <w:lang w:val="fr-GB"/>
        </w:rPr>
        <w:t>)</w:t>
      </w:r>
    </w:p>
    <w:p w14:paraId="3B204EA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617620A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x_graph</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assignLabelsToFiles</w:t>
      </w:r>
      <w:r w:rsidRPr="00C46942">
        <w:rPr>
          <w:rFonts w:ascii="Menlo" w:hAnsi="Menlo" w:cs="Menlo"/>
          <w:color w:val="D4D4D4"/>
          <w:sz w:val="18"/>
          <w:szCs w:val="18"/>
          <w:lang w:val="fr-GB"/>
        </w:rPr>
        <w:t>(</w:t>
      </w: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w:t>
      </w:r>
      <w:r w:rsidRPr="00C46942">
        <w:rPr>
          <w:rFonts w:ascii="Menlo" w:hAnsi="Menlo" w:cs="Menlo"/>
          <w:color w:val="D4D4D4"/>
          <w:sz w:val="18"/>
          <w:szCs w:val="18"/>
          <w:lang w:val="fr-GB"/>
        </w:rPr>
        <w:t>)</w:t>
      </w:r>
    </w:p>
    <w:p w14:paraId="0BCE90A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0E908AE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matrices</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convertToMatrix</w:t>
      </w:r>
      <w:r w:rsidRPr="00C46942">
        <w:rPr>
          <w:rFonts w:ascii="Menlo" w:hAnsi="Menlo" w:cs="Menlo"/>
          <w:color w:val="D4D4D4"/>
          <w:sz w:val="18"/>
          <w:szCs w:val="18"/>
          <w:lang w:val="fr-GB"/>
        </w:rPr>
        <w:t>(</w:t>
      </w:r>
      <w:r w:rsidRPr="00C46942">
        <w:rPr>
          <w:rFonts w:ascii="Menlo" w:hAnsi="Menlo" w:cs="Menlo"/>
          <w:color w:val="9CDCFE"/>
          <w:sz w:val="18"/>
          <w:szCs w:val="18"/>
          <w:lang w:val="fr-GB"/>
        </w:rPr>
        <w:t>x_graph</w:t>
      </w:r>
      <w:r w:rsidRPr="00C46942">
        <w:rPr>
          <w:rFonts w:ascii="Menlo" w:hAnsi="Menlo" w:cs="Menlo"/>
          <w:color w:val="D4D4D4"/>
          <w:sz w:val="18"/>
          <w:szCs w:val="18"/>
          <w:lang w:val="fr-GB"/>
        </w:rPr>
        <w:t>)</w:t>
      </w:r>
    </w:p>
    <w:p w14:paraId="5A2C60E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x_list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extractNodes</w:t>
      </w:r>
      <w:r w:rsidRPr="00C46942">
        <w:rPr>
          <w:rFonts w:ascii="Menlo" w:hAnsi="Menlo" w:cs="Menlo"/>
          <w:color w:val="D4D4D4"/>
          <w:sz w:val="18"/>
          <w:szCs w:val="18"/>
          <w:lang w:val="fr-GB"/>
        </w:rPr>
        <w:t>(</w:t>
      </w:r>
      <w:r w:rsidRPr="00C46942">
        <w:rPr>
          <w:rFonts w:ascii="Menlo" w:hAnsi="Menlo" w:cs="Menlo"/>
          <w:color w:val="9CDCFE"/>
          <w:sz w:val="18"/>
          <w:szCs w:val="18"/>
          <w:lang w:val="fr-GB"/>
        </w:rPr>
        <w:t>x_graph</w:t>
      </w:r>
      <w:r w:rsidRPr="00C46942">
        <w:rPr>
          <w:rFonts w:ascii="Menlo" w:hAnsi="Menlo" w:cs="Menlo"/>
          <w:color w:val="D4D4D4"/>
          <w:sz w:val="18"/>
          <w:szCs w:val="18"/>
          <w:lang w:val="fr-GB"/>
        </w:rPr>
        <w:t>)</w:t>
      </w:r>
    </w:p>
    <w:p w14:paraId="738F751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 xml:space="preserve"> = []</w:t>
      </w:r>
    </w:p>
    <w:p w14:paraId="618B92A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for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i</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in</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range</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x_list</w:t>
      </w:r>
      <w:r w:rsidRPr="00C46942">
        <w:rPr>
          <w:rFonts w:ascii="Menlo" w:hAnsi="Menlo" w:cs="Menlo"/>
          <w:color w:val="D4D4D4"/>
          <w:sz w:val="18"/>
          <w:szCs w:val="18"/>
          <w:lang w:val="fr-GB"/>
        </w:rPr>
        <w:t>)):</w:t>
      </w:r>
    </w:p>
    <w:p w14:paraId="4286CDF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r w:rsidRPr="00C46942">
        <w:rPr>
          <w:rFonts w:ascii="Menlo" w:hAnsi="Menlo" w:cs="Menlo"/>
          <w:color w:val="DCDCAA"/>
          <w:sz w:val="18"/>
          <w:szCs w:val="18"/>
          <w:lang w:val="fr-GB"/>
        </w:rPr>
        <w:t>append</w:t>
      </w:r>
      <w:r w:rsidRPr="00C46942">
        <w:rPr>
          <w:rFonts w:ascii="Menlo" w:hAnsi="Menlo" w:cs="Menlo"/>
          <w:color w:val="D4D4D4"/>
          <w:sz w:val="18"/>
          <w:szCs w:val="18"/>
          <w:lang w:val="fr-GB"/>
        </w:rPr>
        <w:t>([</w:t>
      </w:r>
      <w:r w:rsidRPr="00C46942">
        <w:rPr>
          <w:rFonts w:ascii="Menlo" w:hAnsi="Menlo" w:cs="Menlo"/>
          <w:color w:val="9CDCFE"/>
          <w:sz w:val="18"/>
          <w:szCs w:val="18"/>
          <w:lang w:val="fr-GB"/>
        </w:rPr>
        <w:t>x_list</w:t>
      </w:r>
      <w:r w:rsidRPr="00C46942">
        <w:rPr>
          <w:rFonts w:ascii="Menlo" w:hAnsi="Menlo" w:cs="Menlo"/>
          <w:color w:val="D4D4D4"/>
          <w:sz w:val="18"/>
          <w:szCs w:val="18"/>
          <w:lang w:val="fr-GB"/>
        </w:rPr>
        <w:t>[</w:t>
      </w:r>
      <w:r w:rsidRPr="00C46942">
        <w:rPr>
          <w:rFonts w:ascii="Menlo" w:hAnsi="Menlo" w:cs="Menlo"/>
          <w:color w:val="9CDCFE"/>
          <w:sz w:val="18"/>
          <w:szCs w:val="18"/>
          <w:lang w:val="fr-GB"/>
        </w:rPr>
        <w:t>i</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x_graph</w:t>
      </w:r>
      <w:r w:rsidRPr="00C46942">
        <w:rPr>
          <w:rFonts w:ascii="Menlo" w:hAnsi="Menlo" w:cs="Menlo"/>
          <w:color w:val="D4D4D4"/>
          <w:sz w:val="18"/>
          <w:szCs w:val="18"/>
          <w:lang w:val="fr-GB"/>
        </w:rPr>
        <w:t>[</w:t>
      </w:r>
      <w:r w:rsidRPr="00C46942">
        <w:rPr>
          <w:rFonts w:ascii="Menlo" w:hAnsi="Menlo" w:cs="Menlo"/>
          <w:color w:val="9CDCFE"/>
          <w:sz w:val="18"/>
          <w:szCs w:val="18"/>
          <w:lang w:val="fr-GB"/>
        </w:rPr>
        <w:t>i</w:t>
      </w:r>
      <w:r w:rsidRPr="00C46942">
        <w:rPr>
          <w:rFonts w:ascii="Menlo" w:hAnsi="Menlo" w:cs="Menlo"/>
          <w:color w:val="D4D4D4"/>
          <w:sz w:val="18"/>
          <w:szCs w:val="18"/>
          <w:lang w:val="fr-GB"/>
        </w:rPr>
        <w:t>]])</w:t>
      </w:r>
    </w:p>
    <w:p w14:paraId="4899464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3B29730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lastRenderedPageBreak/>
        <w:t xml:space="preserve">        </w:t>
      </w:r>
      <w:r w:rsidRPr="00C46942">
        <w:rPr>
          <w:rFonts w:ascii="Menlo" w:hAnsi="Menlo" w:cs="Menlo"/>
          <w:color w:val="C586C0"/>
          <w:sz w:val="18"/>
          <w:szCs w:val="18"/>
          <w:lang w:val="fr-GB"/>
        </w:rPr>
        <w:t>for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i</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in</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range</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p>
    <w:p w14:paraId="402D87B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r w:rsidRPr="00C46942">
        <w:rPr>
          <w:rFonts w:ascii="Menlo" w:hAnsi="Menlo" w:cs="Menlo"/>
          <w:color w:val="9CDCFE"/>
          <w:sz w:val="18"/>
          <w:szCs w:val="18"/>
          <w:lang w:val="fr-GB"/>
        </w:rPr>
        <w:t>i</w:t>
      </w:r>
      <w:r w:rsidRPr="00C46942">
        <w:rPr>
          <w:rFonts w:ascii="Menlo" w:hAnsi="Menlo" w:cs="Menlo"/>
          <w:color w:val="D4D4D4"/>
          <w:sz w:val="18"/>
          <w:szCs w:val="18"/>
          <w:lang w:val="fr-GB"/>
        </w:rPr>
        <w:t>][</w:t>
      </w:r>
      <w:r w:rsidRPr="00C46942">
        <w:rPr>
          <w:rFonts w:ascii="Menlo" w:hAnsi="Menlo" w:cs="Menlo"/>
          <w:color w:val="B5CEA8"/>
          <w:sz w:val="18"/>
          <w:szCs w:val="18"/>
          <w:lang w:val="fr-GB"/>
        </w:rPr>
        <w:t>0</w:t>
      </w:r>
      <w:r w:rsidRPr="00C46942">
        <w:rPr>
          <w:rFonts w:ascii="Menlo" w:hAnsi="Menlo" w:cs="Menlo"/>
          <w:color w:val="D4D4D4"/>
          <w:sz w:val="18"/>
          <w:szCs w:val="18"/>
          <w:lang w:val="fr-GB"/>
        </w:rPr>
        <w:t>].append(</w:t>
      </w:r>
      <w:r w:rsidRPr="00C46942">
        <w:rPr>
          <w:rFonts w:ascii="Menlo" w:hAnsi="Menlo" w:cs="Menlo"/>
          <w:color w:val="9CDCFE"/>
          <w:sz w:val="18"/>
          <w:szCs w:val="18"/>
          <w:lang w:val="fr-GB"/>
        </w:rPr>
        <w:t>y</w:t>
      </w:r>
      <w:r w:rsidRPr="00C46942">
        <w:rPr>
          <w:rFonts w:ascii="Menlo" w:hAnsi="Menlo" w:cs="Menlo"/>
          <w:color w:val="D4D4D4"/>
          <w:sz w:val="18"/>
          <w:szCs w:val="18"/>
          <w:lang w:val="fr-GB"/>
        </w:rPr>
        <w:t>[</w:t>
      </w:r>
      <w:r w:rsidRPr="00C46942">
        <w:rPr>
          <w:rFonts w:ascii="Menlo" w:hAnsi="Menlo" w:cs="Menlo"/>
          <w:color w:val="9CDCFE"/>
          <w:sz w:val="18"/>
          <w:szCs w:val="18"/>
          <w:lang w:val="fr-GB"/>
        </w:rPr>
        <w:t>i</w:t>
      </w:r>
      <w:r w:rsidRPr="00C46942">
        <w:rPr>
          <w:rFonts w:ascii="Menlo" w:hAnsi="Menlo" w:cs="Menlo"/>
          <w:color w:val="D4D4D4"/>
          <w:sz w:val="18"/>
          <w:szCs w:val="18"/>
          <w:lang w:val="fr-GB"/>
        </w:rPr>
        <w:t>])</w:t>
      </w:r>
    </w:p>
    <w:p w14:paraId="2DBD351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p>
    <w:p w14:paraId="4EAAFF4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random</w:t>
      </w:r>
      <w:r w:rsidRPr="00C46942">
        <w:rPr>
          <w:rFonts w:ascii="Menlo" w:hAnsi="Menlo" w:cs="Menlo"/>
          <w:color w:val="D4D4D4"/>
          <w:sz w:val="18"/>
          <w:szCs w:val="18"/>
          <w:lang w:val="fr-GB"/>
        </w:rPr>
        <w:t>.</w:t>
      </w:r>
      <w:r w:rsidRPr="00C46942">
        <w:rPr>
          <w:rFonts w:ascii="Menlo" w:hAnsi="Menlo" w:cs="Menlo"/>
          <w:color w:val="9CDCFE"/>
          <w:sz w:val="18"/>
          <w:szCs w:val="18"/>
          <w:lang w:val="fr-GB"/>
        </w:rPr>
        <w:t>shuffle</w:t>
      </w:r>
      <w:r w:rsidRPr="00C46942">
        <w:rPr>
          <w:rFonts w:ascii="Menlo" w:hAnsi="Menlo" w:cs="Menlo"/>
          <w:color w:val="D4D4D4"/>
          <w:sz w:val="18"/>
          <w:szCs w:val="18"/>
          <w:lang w:val="fr-GB"/>
        </w:rPr>
        <w:t>(</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p>
    <w:p w14:paraId="111163E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w:t>
      </w:r>
      <w:r w:rsidRPr="00C46942">
        <w:rPr>
          <w:rFonts w:ascii="Menlo" w:hAnsi="Menlo" w:cs="Menlo"/>
          <w:color w:val="D4D4D4"/>
          <w:sz w:val="18"/>
          <w:szCs w:val="18"/>
          <w:lang w:val="fr-GB"/>
        </w:rPr>
        <w:t xml:space="preserve"> = []</w:t>
      </w:r>
    </w:p>
    <w:p w14:paraId="63314A9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for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i</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in</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range</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p>
    <w:p w14:paraId="7508326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w:t>
      </w:r>
      <w:r w:rsidRPr="00C46942">
        <w:rPr>
          <w:rFonts w:ascii="Menlo" w:hAnsi="Menlo" w:cs="Menlo"/>
          <w:color w:val="D4D4D4"/>
          <w:sz w:val="18"/>
          <w:szCs w:val="18"/>
          <w:lang w:val="fr-GB"/>
        </w:rPr>
        <w:t>.</w:t>
      </w:r>
      <w:r w:rsidRPr="00C46942">
        <w:rPr>
          <w:rFonts w:ascii="Menlo" w:hAnsi="Menlo" w:cs="Menlo"/>
          <w:color w:val="DCDCAA"/>
          <w:sz w:val="18"/>
          <w:szCs w:val="18"/>
          <w:lang w:val="fr-GB"/>
        </w:rPr>
        <w:t>append</w:t>
      </w:r>
      <w:r w:rsidRPr="00C46942">
        <w:rPr>
          <w:rFonts w:ascii="Menlo" w:hAnsi="Menlo" w:cs="Menlo"/>
          <w:color w:val="D4D4D4"/>
          <w:sz w:val="18"/>
          <w:szCs w:val="18"/>
          <w:lang w:val="fr-GB"/>
        </w:rPr>
        <w:t>(</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r w:rsidRPr="00C46942">
        <w:rPr>
          <w:rFonts w:ascii="Menlo" w:hAnsi="Menlo" w:cs="Menlo"/>
          <w:color w:val="9CDCFE"/>
          <w:sz w:val="18"/>
          <w:szCs w:val="18"/>
          <w:lang w:val="fr-GB"/>
        </w:rPr>
        <w:t>i</w:t>
      </w:r>
      <w:r w:rsidRPr="00C46942">
        <w:rPr>
          <w:rFonts w:ascii="Menlo" w:hAnsi="Menlo" w:cs="Menlo"/>
          <w:color w:val="D4D4D4"/>
          <w:sz w:val="18"/>
          <w:szCs w:val="18"/>
          <w:lang w:val="fr-GB"/>
        </w:rPr>
        <w:t>][</w:t>
      </w:r>
      <w:r w:rsidRPr="00C46942">
        <w:rPr>
          <w:rFonts w:ascii="Menlo" w:hAnsi="Menlo" w:cs="Menlo"/>
          <w:color w:val="B5CEA8"/>
          <w:sz w:val="18"/>
          <w:szCs w:val="18"/>
          <w:lang w:val="fr-GB"/>
        </w:rPr>
        <w:t>0</w:t>
      </w:r>
      <w:r w:rsidRPr="00C46942">
        <w:rPr>
          <w:rFonts w:ascii="Menlo" w:hAnsi="Menlo" w:cs="Menlo"/>
          <w:color w:val="D4D4D4"/>
          <w:sz w:val="18"/>
          <w:szCs w:val="18"/>
          <w:lang w:val="fr-GB"/>
        </w:rPr>
        <w:t>][-</w:t>
      </w:r>
      <w:r w:rsidRPr="00C46942">
        <w:rPr>
          <w:rFonts w:ascii="Menlo" w:hAnsi="Menlo" w:cs="Menlo"/>
          <w:color w:val="B5CEA8"/>
          <w:sz w:val="18"/>
          <w:szCs w:val="18"/>
          <w:lang w:val="fr-GB"/>
        </w:rPr>
        <w:t>1</w:t>
      </w:r>
      <w:r w:rsidRPr="00C46942">
        <w:rPr>
          <w:rFonts w:ascii="Menlo" w:hAnsi="Menlo" w:cs="Menlo"/>
          <w:color w:val="D4D4D4"/>
          <w:sz w:val="18"/>
          <w:szCs w:val="18"/>
          <w:lang w:val="fr-GB"/>
        </w:rPr>
        <w:t>])</w:t>
      </w:r>
    </w:p>
    <w:p w14:paraId="5681F97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w:t>
      </w:r>
      <w:r w:rsidRPr="00C46942">
        <w:rPr>
          <w:rFonts w:ascii="Menlo" w:hAnsi="Menlo" w:cs="Menlo"/>
          <w:color w:val="9CDCFE"/>
          <w:sz w:val="18"/>
          <w:szCs w:val="18"/>
          <w:lang w:val="fr-GB"/>
        </w:rPr>
        <w:t>i</w:t>
      </w:r>
      <w:r w:rsidRPr="00C46942">
        <w:rPr>
          <w:rFonts w:ascii="Menlo" w:hAnsi="Menlo" w:cs="Menlo"/>
          <w:color w:val="D4D4D4"/>
          <w:sz w:val="18"/>
          <w:szCs w:val="18"/>
          <w:lang w:val="fr-GB"/>
        </w:rPr>
        <w:t>][</w:t>
      </w:r>
      <w:r w:rsidRPr="00C46942">
        <w:rPr>
          <w:rFonts w:ascii="Menlo" w:hAnsi="Menlo" w:cs="Menlo"/>
          <w:color w:val="B5CEA8"/>
          <w:sz w:val="18"/>
          <w:szCs w:val="18"/>
          <w:lang w:val="fr-GB"/>
        </w:rPr>
        <w:t>0</w:t>
      </w:r>
      <w:r w:rsidRPr="00C46942">
        <w:rPr>
          <w:rFonts w:ascii="Menlo" w:hAnsi="Menlo" w:cs="Menlo"/>
          <w:color w:val="D4D4D4"/>
          <w:sz w:val="18"/>
          <w:szCs w:val="18"/>
          <w:lang w:val="fr-GB"/>
        </w:rPr>
        <w:t>].pop()</w:t>
      </w:r>
    </w:p>
    <w:p w14:paraId="534D6EF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5CA65D1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x_graph</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matrices</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labels</w:t>
      </w:r>
    </w:p>
    <w:p w14:paraId="754EC62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6A157F5E" w14:textId="77777777" w:rsidR="00885D6C" w:rsidRPr="00550589" w:rsidRDefault="00885D6C" w:rsidP="00885D6C">
      <w:pPr>
        <w:rPr>
          <w:lang w:eastAsia="en-US"/>
        </w:rPr>
      </w:pPr>
    </w:p>
    <w:p w14:paraId="55C41CE1" w14:textId="77777777" w:rsidR="00885D6C" w:rsidRPr="00550589" w:rsidRDefault="00885D6C" w:rsidP="00885D6C">
      <w:pPr>
        <w:rPr>
          <w:lang w:eastAsia="en-US"/>
        </w:rPr>
      </w:pPr>
    </w:p>
    <w:p w14:paraId="5F94B482" w14:textId="77777777" w:rsidR="00885D6C" w:rsidRDefault="00885D6C" w:rsidP="00885D6C">
      <w:pPr>
        <w:pStyle w:val="Titre4"/>
      </w:pPr>
      <w:r>
        <w:t xml:space="preserve">Text </w:t>
      </w:r>
    </w:p>
    <w:p w14:paraId="66DDD815" w14:textId="77777777" w:rsidR="00885D6C" w:rsidRDefault="00885D6C" w:rsidP="00885D6C">
      <w:pPr>
        <w:pStyle w:val="Titre5"/>
      </w:pPr>
      <w:r>
        <w:t>Textparser.py</w:t>
      </w:r>
    </w:p>
    <w:p w14:paraId="67B79D4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p>
    <w:p w14:paraId="0A1AA6F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tensorflow</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as</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tf</w:t>
      </w:r>
    </w:p>
    <w:p w14:paraId="3B83D4E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numpy</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as</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np</w:t>
      </w:r>
    </w:p>
    <w:p w14:paraId="4B8A875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from</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sklearn</w:t>
      </w:r>
      <w:r w:rsidRPr="00C46942">
        <w:rPr>
          <w:rFonts w:ascii="Menlo" w:hAnsi="Menlo" w:cs="Menlo"/>
          <w:color w:val="D4D4D4"/>
          <w:sz w:val="18"/>
          <w:szCs w:val="18"/>
          <w:lang w:val="fr-GB"/>
        </w:rPr>
        <w:t>.</w:t>
      </w:r>
      <w:r w:rsidRPr="00C46942">
        <w:rPr>
          <w:rFonts w:ascii="Menlo" w:hAnsi="Menlo" w:cs="Menlo"/>
          <w:color w:val="4EC9B0"/>
          <w:sz w:val="18"/>
          <w:szCs w:val="18"/>
          <w:lang w:val="fr-GB"/>
        </w:rPr>
        <w:t>feature_extraction</w:t>
      </w:r>
      <w:r w:rsidRPr="00C46942">
        <w:rPr>
          <w:rFonts w:ascii="Menlo" w:hAnsi="Menlo" w:cs="Menlo"/>
          <w:color w:val="D4D4D4"/>
          <w:sz w:val="18"/>
          <w:szCs w:val="18"/>
          <w:lang w:val="fr-GB"/>
        </w:rPr>
        <w:t>.</w:t>
      </w:r>
      <w:r w:rsidRPr="00C46942">
        <w:rPr>
          <w:rFonts w:ascii="Menlo" w:hAnsi="Menlo" w:cs="Menlo"/>
          <w:color w:val="4EC9B0"/>
          <w:sz w:val="18"/>
          <w:szCs w:val="18"/>
          <w:lang w:val="fr-GB"/>
        </w:rPr>
        <w:t>text</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CountVectorizer</w:t>
      </w:r>
    </w:p>
    <w:p w14:paraId="1C76F90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586C0"/>
          <w:sz w:val="18"/>
          <w:szCs w:val="18"/>
          <w:lang w:val="fr-GB"/>
        </w:rPr>
        <w:t>from</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r w:rsidRPr="00C46942">
        <w:rPr>
          <w:rFonts w:ascii="Menlo" w:hAnsi="Menlo" w:cs="Menlo"/>
          <w:color w:val="D4D4D4"/>
          <w:sz w:val="18"/>
          <w:szCs w:val="18"/>
          <w:lang w:val="fr-GB"/>
        </w:rPr>
        <w:t>.</w:t>
      </w:r>
      <w:r w:rsidRPr="00C46942">
        <w:rPr>
          <w:rFonts w:ascii="Menlo" w:hAnsi="Menlo" w:cs="Menlo"/>
          <w:color w:val="4EC9B0"/>
          <w:sz w:val="18"/>
          <w:szCs w:val="18"/>
          <w:lang w:val="fr-GB"/>
        </w:rPr>
        <w:t>path</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import</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dirname</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join</w:t>
      </w:r>
    </w:p>
    <w:p w14:paraId="1B3BAAD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5B1640F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 </w:t>
      </w:r>
      <w:r w:rsidRPr="00C46942">
        <w:rPr>
          <w:rFonts w:ascii="Menlo" w:hAnsi="Menlo" w:cs="Menlo"/>
          <w:color w:val="CE9178"/>
          <w:sz w:val="18"/>
          <w:szCs w:val="18"/>
          <w:lang w:val="fr-GB"/>
        </w:rPr>
        <w:t>"./Datasets/Merge Sort"</w:t>
      </w:r>
    </w:p>
    <w:p w14:paraId="7FC7206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quick</w:t>
      </w:r>
      <w:r w:rsidRPr="00C46942">
        <w:rPr>
          <w:rFonts w:ascii="Menlo" w:hAnsi="Menlo" w:cs="Menlo"/>
          <w:color w:val="D4D4D4"/>
          <w:sz w:val="18"/>
          <w:szCs w:val="18"/>
          <w:lang w:val="fr-GB"/>
        </w:rPr>
        <w:t xml:space="preserve"> = </w:t>
      </w:r>
      <w:r w:rsidRPr="00C46942">
        <w:rPr>
          <w:rFonts w:ascii="Menlo" w:hAnsi="Menlo" w:cs="Menlo"/>
          <w:color w:val="CE9178"/>
          <w:sz w:val="18"/>
          <w:szCs w:val="18"/>
          <w:lang w:val="fr-GB"/>
        </w:rPr>
        <w:t>"./Datasets/Quick Sort"</w:t>
      </w:r>
    </w:p>
    <w:p w14:paraId="153376C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261465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currentDirectory</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dirname</w:t>
      </w:r>
      <w:r w:rsidRPr="00C46942">
        <w:rPr>
          <w:rFonts w:ascii="Menlo" w:hAnsi="Menlo" w:cs="Menlo"/>
          <w:color w:val="D4D4D4"/>
          <w:sz w:val="18"/>
          <w:szCs w:val="18"/>
          <w:lang w:val="fr-GB"/>
        </w:rPr>
        <w:t>(</w:t>
      </w:r>
      <w:r w:rsidRPr="00C46942">
        <w:rPr>
          <w:rFonts w:ascii="Menlo" w:hAnsi="Menlo" w:cs="Menlo"/>
          <w:color w:val="9CDCFE"/>
          <w:sz w:val="18"/>
          <w:szCs w:val="18"/>
          <w:lang w:val="fr-GB"/>
        </w:rPr>
        <w:t>__file__</w:t>
      </w: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#the current working directory on the device</w:t>
      </w:r>
    </w:p>
    <w:p w14:paraId="18D4C72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pathSplit</w:t>
      </w:r>
      <w:r w:rsidRPr="00C46942">
        <w:rPr>
          <w:rFonts w:ascii="Menlo" w:hAnsi="Menlo" w:cs="Menlo"/>
          <w:color w:val="D4D4D4"/>
          <w:sz w:val="18"/>
          <w:szCs w:val="18"/>
          <w:lang w:val="fr-GB"/>
        </w:rPr>
        <w:t xml:space="preserve"> = </w:t>
      </w:r>
      <w:r w:rsidRPr="00C46942">
        <w:rPr>
          <w:rFonts w:ascii="Menlo" w:hAnsi="Menlo" w:cs="Menlo"/>
          <w:color w:val="CE9178"/>
          <w:sz w:val="18"/>
          <w:szCs w:val="18"/>
          <w:lang w:val="fr-GB"/>
        </w:rPr>
        <w:t>"/ParsingAndEmbeddingLayers"</w:t>
      </w:r>
    </w:p>
    <w:p w14:paraId="35E9291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head</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currentDirectory</w:t>
      </w:r>
      <w:r w:rsidRPr="00C46942">
        <w:rPr>
          <w:rFonts w:ascii="Menlo" w:hAnsi="Menlo" w:cs="Menlo"/>
          <w:color w:val="D4D4D4"/>
          <w:sz w:val="18"/>
          <w:szCs w:val="18"/>
          <w:lang w:val="fr-GB"/>
        </w:rPr>
        <w:t>.</w:t>
      </w:r>
      <w:r w:rsidRPr="00C46942">
        <w:rPr>
          <w:rFonts w:ascii="Menlo" w:hAnsi="Menlo" w:cs="Menlo"/>
          <w:color w:val="DCDCAA"/>
          <w:sz w:val="18"/>
          <w:szCs w:val="18"/>
          <w:lang w:val="fr-GB"/>
        </w:rPr>
        <w:t>split</w:t>
      </w:r>
      <w:r w:rsidRPr="00C46942">
        <w:rPr>
          <w:rFonts w:ascii="Menlo" w:hAnsi="Menlo" w:cs="Menlo"/>
          <w:color w:val="D4D4D4"/>
          <w:sz w:val="18"/>
          <w:szCs w:val="18"/>
          <w:lang w:val="fr-GB"/>
        </w:rPr>
        <w:t>(</w:t>
      </w:r>
      <w:r w:rsidRPr="00C46942">
        <w:rPr>
          <w:rFonts w:ascii="Menlo" w:hAnsi="Menlo" w:cs="Menlo"/>
          <w:color w:val="9CDCFE"/>
          <w:sz w:val="18"/>
          <w:szCs w:val="18"/>
          <w:lang w:val="fr-GB"/>
        </w:rPr>
        <w:t>pathSplit</w:t>
      </w: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#split the path into two separate parts</w:t>
      </w:r>
    </w:p>
    <w:p w14:paraId="4CD93B5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head</w:t>
      </w:r>
      <w:r w:rsidRPr="00C46942">
        <w:rPr>
          <w:rFonts w:ascii="Menlo" w:hAnsi="Menlo" w:cs="Menlo"/>
          <w:color w:val="D4D4D4"/>
          <w:sz w:val="18"/>
          <w:szCs w:val="18"/>
          <w:lang w:val="fr-GB"/>
        </w:rPr>
        <w:t>[</w:t>
      </w:r>
      <w:r w:rsidRPr="00C46942">
        <w:rPr>
          <w:rFonts w:ascii="Menlo" w:hAnsi="Menlo" w:cs="Menlo"/>
          <w:color w:val="B5CEA8"/>
          <w:sz w:val="18"/>
          <w:szCs w:val="18"/>
          <w:lang w:val="fr-GB"/>
        </w:rPr>
        <w:t>0</w:t>
      </w:r>
      <w:r w:rsidRPr="00C46942">
        <w:rPr>
          <w:rFonts w:ascii="Menlo" w:hAnsi="Menlo" w:cs="Menlo"/>
          <w:color w:val="D4D4D4"/>
          <w:sz w:val="18"/>
          <w:szCs w:val="18"/>
          <w:lang w:val="fr-GB"/>
        </w:rPr>
        <w:t xml:space="preserve">] </w:t>
      </w:r>
    </w:p>
    <w:p w14:paraId="44C6E52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6A9955"/>
          <w:sz w:val="18"/>
          <w:szCs w:val="18"/>
          <w:lang w:val="fr-GB"/>
        </w:rPr>
        <w:t># print(path)</w:t>
      </w:r>
    </w:p>
    <w:p w14:paraId="1D51F3D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6C05584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join</w:t>
      </w:r>
      <w:r w:rsidRPr="00C46942">
        <w:rPr>
          <w:rFonts w:ascii="Menlo" w:hAnsi="Menlo" w:cs="Menlo"/>
          <w:color w:val="D4D4D4"/>
          <w:sz w:val="18"/>
          <w:szCs w:val="18"/>
          <w:lang w:val="fr-GB"/>
        </w:rPr>
        <w:t>(</w:t>
      </w: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#join the directory path to the absolute path</w:t>
      </w:r>
    </w:p>
    <w:p w14:paraId="241954D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9CDCFE"/>
          <w:sz w:val="18"/>
          <w:szCs w:val="18"/>
          <w:lang w:val="fr-GB"/>
        </w:rPr>
        <w:t>quick</w:t>
      </w:r>
      <w:r w:rsidRPr="00C46942">
        <w:rPr>
          <w:rFonts w:ascii="Menlo" w:hAnsi="Menlo" w:cs="Menlo"/>
          <w:color w:val="D4D4D4"/>
          <w:sz w:val="18"/>
          <w:szCs w:val="18"/>
          <w:lang w:val="fr-GB"/>
        </w:rPr>
        <w:t xml:space="preserve"> = </w:t>
      </w:r>
      <w:r w:rsidRPr="00C46942">
        <w:rPr>
          <w:rFonts w:ascii="Menlo" w:hAnsi="Menlo" w:cs="Menlo"/>
          <w:color w:val="DCDCAA"/>
          <w:sz w:val="18"/>
          <w:szCs w:val="18"/>
          <w:lang w:val="fr-GB"/>
        </w:rPr>
        <w:t>join</w:t>
      </w:r>
      <w:r w:rsidRPr="00C46942">
        <w:rPr>
          <w:rFonts w:ascii="Menlo" w:hAnsi="Menlo" w:cs="Menlo"/>
          <w:color w:val="D4D4D4"/>
          <w:sz w:val="18"/>
          <w:szCs w:val="18"/>
          <w:lang w:val="fr-GB"/>
        </w:rPr>
        <w:t>(</w:t>
      </w: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w:t>
      </w:r>
      <w:r w:rsidRPr="00C46942">
        <w:rPr>
          <w:rFonts w:ascii="Menlo" w:hAnsi="Menlo" w:cs="Menlo"/>
          <w:color w:val="D4D4D4"/>
          <w:sz w:val="18"/>
          <w:szCs w:val="18"/>
          <w:lang w:val="fr-GB"/>
        </w:rPr>
        <w:t>)</w:t>
      </w:r>
    </w:p>
    <w:p w14:paraId="7AD8B86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67277B1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569CD6"/>
          <w:sz w:val="18"/>
          <w:szCs w:val="18"/>
          <w:lang w:val="fr-GB"/>
        </w:rPr>
        <w:t>class</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TextParser</w:t>
      </w:r>
      <w:r w:rsidRPr="00C46942">
        <w:rPr>
          <w:rFonts w:ascii="Menlo" w:hAnsi="Menlo" w:cs="Menlo"/>
          <w:color w:val="D4D4D4"/>
          <w:sz w:val="18"/>
          <w:szCs w:val="18"/>
          <w:lang w:val="fr-GB"/>
        </w:rPr>
        <w:t>:</w:t>
      </w:r>
    </w:p>
    <w:p w14:paraId="70AA37B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readTextFile</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p>
    <w:p w14:paraId="4D29165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3C4AE8F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Read the contents of a file</w:t>
      </w:r>
    </w:p>
    <w:p w14:paraId="20D7172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filePath - THe file to be read</w:t>
      </w:r>
    </w:p>
    <w:p w14:paraId="76A0167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68A071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283F5BA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f.read() - The contents of the file in 'filePath'</w:t>
      </w:r>
    </w:p>
    <w:p w14:paraId="21AC864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72A79BB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with</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open</w:t>
      </w:r>
      <w:r w:rsidRPr="00C46942">
        <w:rPr>
          <w:rFonts w:ascii="Menlo" w:hAnsi="Menlo" w:cs="Menlo"/>
          <w:color w:val="D4D4D4"/>
          <w:sz w:val="18"/>
          <w:szCs w:val="18"/>
          <w:lang w:val="fr-GB"/>
        </w:rPr>
        <w:t>(</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'r'</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as</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w:t>
      </w:r>
      <w:r w:rsidRPr="00C46942">
        <w:rPr>
          <w:rFonts w:ascii="Menlo" w:hAnsi="Menlo" w:cs="Menlo"/>
          <w:color w:val="D4D4D4"/>
          <w:sz w:val="18"/>
          <w:szCs w:val="18"/>
          <w:lang w:val="fr-GB"/>
        </w:rPr>
        <w:t>:</w:t>
      </w:r>
    </w:p>
    <w:p w14:paraId="230CCFF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w:t>
      </w:r>
      <w:r w:rsidRPr="00C46942">
        <w:rPr>
          <w:rFonts w:ascii="Menlo" w:hAnsi="Menlo" w:cs="Menlo"/>
          <w:color w:val="D4D4D4"/>
          <w:sz w:val="18"/>
          <w:szCs w:val="18"/>
          <w:lang w:val="fr-GB"/>
        </w:rPr>
        <w:t>.</w:t>
      </w:r>
      <w:r w:rsidRPr="00C46942">
        <w:rPr>
          <w:rFonts w:ascii="Menlo" w:hAnsi="Menlo" w:cs="Menlo"/>
          <w:color w:val="DCDCAA"/>
          <w:sz w:val="18"/>
          <w:szCs w:val="18"/>
          <w:lang w:val="fr-GB"/>
        </w:rPr>
        <w:t>read</w:t>
      </w:r>
      <w:r w:rsidRPr="00C46942">
        <w:rPr>
          <w:rFonts w:ascii="Menlo" w:hAnsi="Menlo" w:cs="Menlo"/>
          <w:color w:val="D4D4D4"/>
          <w:sz w:val="18"/>
          <w:szCs w:val="18"/>
          <w:lang w:val="fr-GB"/>
        </w:rPr>
        <w:t>()</w:t>
      </w:r>
    </w:p>
    <w:p w14:paraId="3D92D12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446FB01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assignTextLabels</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fileList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labelList</w:t>
      </w:r>
      <w:r w:rsidRPr="00C46942">
        <w:rPr>
          <w:rFonts w:ascii="Menlo" w:hAnsi="Menlo" w:cs="Menlo"/>
          <w:color w:val="D4D4D4"/>
          <w:sz w:val="18"/>
          <w:szCs w:val="18"/>
          <w:lang w:val="fr-GB"/>
        </w:rPr>
        <w:t>):</w:t>
      </w:r>
    </w:p>
    <w:p w14:paraId="0BC46A0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092392E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lastRenderedPageBreak/>
        <w:t xml:space="preserve">        Assign class labels to each file based on the sorting algorithm it implements</w:t>
      </w:r>
    </w:p>
    <w:p w14:paraId="34C7D9B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filePath - The path of the file to be read</w:t>
      </w:r>
    </w:p>
    <w:p w14:paraId="71F8695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fileList - The list to save the read files into</w:t>
      </w:r>
    </w:p>
    <w:p w14:paraId="61ED43D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labelList - The list to save the class labels into</w:t>
      </w:r>
    </w:p>
    <w:p w14:paraId="6650228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2B48D72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r w:rsidRPr="00C46942">
        <w:rPr>
          <w:rFonts w:ascii="Menlo" w:hAnsi="Menlo" w:cs="Menlo"/>
          <w:color w:val="D4D4D4"/>
          <w:sz w:val="18"/>
          <w:szCs w:val="18"/>
          <w:lang w:val="fr-GB"/>
        </w:rPr>
        <w:t>.</w:t>
      </w:r>
      <w:r w:rsidRPr="00C46942">
        <w:rPr>
          <w:rFonts w:ascii="Menlo" w:hAnsi="Menlo" w:cs="Menlo"/>
          <w:color w:val="DCDCAA"/>
          <w:sz w:val="18"/>
          <w:szCs w:val="18"/>
          <w:lang w:val="fr-GB"/>
        </w:rPr>
        <w:t>chdir</w:t>
      </w:r>
      <w:r w:rsidRPr="00C46942">
        <w:rPr>
          <w:rFonts w:ascii="Menlo" w:hAnsi="Menlo" w:cs="Menlo"/>
          <w:color w:val="D4D4D4"/>
          <w:sz w:val="18"/>
          <w:szCs w:val="18"/>
          <w:lang w:val="fr-GB"/>
        </w:rPr>
        <w:t>(</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w:t>
      </w:r>
    </w:p>
    <w:p w14:paraId="2472CBA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for</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w:t>
      </w: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in</w:t>
      </w:r>
      <w:r w:rsidRPr="00C46942">
        <w:rPr>
          <w:rFonts w:ascii="Menlo" w:hAnsi="Menlo" w:cs="Menlo"/>
          <w:color w:val="D4D4D4"/>
          <w:sz w:val="18"/>
          <w:szCs w:val="18"/>
          <w:lang w:val="fr-GB"/>
        </w:rPr>
        <w:t xml:space="preserve"> </w:t>
      </w:r>
      <w:r w:rsidRPr="00C46942">
        <w:rPr>
          <w:rFonts w:ascii="Menlo" w:hAnsi="Menlo" w:cs="Menlo"/>
          <w:color w:val="4EC9B0"/>
          <w:sz w:val="18"/>
          <w:szCs w:val="18"/>
          <w:lang w:val="fr-GB"/>
        </w:rPr>
        <w:t>os</w:t>
      </w:r>
      <w:r w:rsidRPr="00C46942">
        <w:rPr>
          <w:rFonts w:ascii="Menlo" w:hAnsi="Menlo" w:cs="Menlo"/>
          <w:color w:val="D4D4D4"/>
          <w:sz w:val="18"/>
          <w:szCs w:val="18"/>
          <w:lang w:val="fr-GB"/>
        </w:rPr>
        <w:t>.</w:t>
      </w:r>
      <w:r w:rsidRPr="00C46942">
        <w:rPr>
          <w:rFonts w:ascii="Menlo" w:hAnsi="Menlo" w:cs="Menlo"/>
          <w:color w:val="DCDCAA"/>
          <w:sz w:val="18"/>
          <w:szCs w:val="18"/>
          <w:lang w:val="fr-GB"/>
        </w:rPr>
        <w:t>listdir</w:t>
      </w:r>
      <w:r w:rsidRPr="00C46942">
        <w:rPr>
          <w:rFonts w:ascii="Menlo" w:hAnsi="Menlo" w:cs="Menlo"/>
          <w:color w:val="D4D4D4"/>
          <w:sz w:val="18"/>
          <w:szCs w:val="18"/>
          <w:lang w:val="fr-GB"/>
        </w:rPr>
        <w:t>():</w:t>
      </w:r>
    </w:p>
    <w:p w14:paraId="62FBD9B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 Check whether file is in text format or not</w:t>
      </w:r>
    </w:p>
    <w:p w14:paraId="72DC8B6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w:t>
      </w:r>
      <w:r w:rsidRPr="00C46942">
        <w:rPr>
          <w:rFonts w:ascii="Menlo" w:hAnsi="Menlo" w:cs="Menlo"/>
          <w:color w:val="D4D4D4"/>
          <w:sz w:val="18"/>
          <w:szCs w:val="18"/>
          <w:lang w:val="fr-GB"/>
        </w:rPr>
        <w:t>.</w:t>
      </w:r>
      <w:r w:rsidRPr="00C46942">
        <w:rPr>
          <w:rFonts w:ascii="Menlo" w:hAnsi="Menlo" w:cs="Menlo"/>
          <w:color w:val="DCDCAA"/>
          <w:sz w:val="18"/>
          <w:szCs w:val="18"/>
          <w:lang w:val="fr-GB"/>
        </w:rPr>
        <w:t>endswith</w:t>
      </w:r>
      <w:r w:rsidRPr="00C46942">
        <w:rPr>
          <w:rFonts w:ascii="Menlo" w:hAnsi="Menlo" w:cs="Menlo"/>
          <w:color w:val="D4D4D4"/>
          <w:sz w:val="18"/>
          <w:szCs w:val="18"/>
          <w:lang w:val="fr-GB"/>
        </w:rPr>
        <w:t>(</w:t>
      </w:r>
      <w:r w:rsidRPr="00C46942">
        <w:rPr>
          <w:rFonts w:ascii="Menlo" w:hAnsi="Menlo" w:cs="Menlo"/>
          <w:color w:val="CE9178"/>
          <w:sz w:val="18"/>
          <w:szCs w:val="18"/>
          <w:lang w:val="fr-GB"/>
        </w:rPr>
        <w:t>".py"</w:t>
      </w:r>
      <w:r w:rsidRPr="00C46942">
        <w:rPr>
          <w:rFonts w:ascii="Menlo" w:hAnsi="Menlo" w:cs="Menlo"/>
          <w:color w:val="D4D4D4"/>
          <w:sz w:val="18"/>
          <w:szCs w:val="18"/>
          <w:lang w:val="fr-GB"/>
        </w:rPr>
        <w:t>):</w:t>
      </w:r>
    </w:p>
    <w:p w14:paraId="11DD28F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path</w:t>
      </w:r>
      <w:r w:rsidRPr="00C46942">
        <w:rPr>
          <w:rFonts w:ascii="Menlo" w:hAnsi="Menlo" w:cs="Menlo"/>
          <w:color w:val="D4D4D4"/>
          <w:sz w:val="18"/>
          <w:szCs w:val="18"/>
          <w:lang w:val="fr-GB"/>
        </w:rPr>
        <w:t xml:space="preserve"> = </w:t>
      </w:r>
      <w:r w:rsidRPr="00C46942">
        <w:rPr>
          <w:rFonts w:ascii="Menlo" w:hAnsi="Menlo" w:cs="Menlo"/>
          <w:color w:val="569CD6"/>
          <w:sz w:val="18"/>
          <w:szCs w:val="18"/>
          <w:lang w:val="fr-GB"/>
        </w:rPr>
        <w:t>f</w:t>
      </w:r>
      <w:r w:rsidRPr="00C46942">
        <w:rPr>
          <w:rFonts w:ascii="Menlo" w:hAnsi="Menlo" w:cs="Menlo"/>
          <w:color w:val="CE9178"/>
          <w:sz w:val="18"/>
          <w:szCs w:val="18"/>
          <w:lang w:val="fr-GB"/>
        </w:rPr>
        <w:t>"</w:t>
      </w:r>
      <w:r w:rsidRPr="00C46942">
        <w:rPr>
          <w:rFonts w:ascii="Menlo" w:hAnsi="Menlo" w:cs="Menlo"/>
          <w:color w:val="569CD6"/>
          <w:sz w:val="18"/>
          <w:szCs w:val="18"/>
          <w:lang w:val="fr-GB"/>
        </w:rPr>
        <w:t>{</w:t>
      </w:r>
      <w:r w:rsidRPr="00C46942">
        <w:rPr>
          <w:rFonts w:ascii="Menlo" w:hAnsi="Menlo" w:cs="Menlo"/>
          <w:color w:val="9CDCFE"/>
          <w:sz w:val="18"/>
          <w:szCs w:val="18"/>
          <w:lang w:val="fr-GB"/>
        </w:rPr>
        <w:t>filePath</w:t>
      </w:r>
      <w:r w:rsidRPr="00C46942">
        <w:rPr>
          <w:rFonts w:ascii="Menlo" w:hAnsi="Menlo" w:cs="Menlo"/>
          <w:color w:val="569CD6"/>
          <w:sz w:val="18"/>
          <w:szCs w:val="18"/>
          <w:lang w:val="fr-GB"/>
        </w:rPr>
        <w:t>}</w:t>
      </w:r>
      <w:r w:rsidRPr="00C46942">
        <w:rPr>
          <w:rFonts w:ascii="Menlo" w:hAnsi="Menlo" w:cs="Menlo"/>
          <w:color w:val="CE9178"/>
          <w:sz w:val="18"/>
          <w:szCs w:val="18"/>
          <w:lang w:val="fr-GB"/>
        </w:rPr>
        <w:t>/</w:t>
      </w:r>
      <w:r w:rsidRPr="00C46942">
        <w:rPr>
          <w:rFonts w:ascii="Menlo" w:hAnsi="Menlo" w:cs="Menlo"/>
          <w:color w:val="569CD6"/>
          <w:sz w:val="18"/>
          <w:szCs w:val="18"/>
          <w:lang w:val="fr-GB"/>
        </w:rPr>
        <w:t>{</w:t>
      </w:r>
      <w:r w:rsidRPr="00C46942">
        <w:rPr>
          <w:rFonts w:ascii="Menlo" w:hAnsi="Menlo" w:cs="Menlo"/>
          <w:color w:val="9CDCFE"/>
          <w:sz w:val="18"/>
          <w:szCs w:val="18"/>
          <w:lang w:val="fr-GB"/>
        </w:rPr>
        <w:t>file</w:t>
      </w:r>
      <w:r w:rsidRPr="00C46942">
        <w:rPr>
          <w:rFonts w:ascii="Menlo" w:hAnsi="Menlo" w:cs="Menlo"/>
          <w:color w:val="569CD6"/>
          <w:sz w:val="18"/>
          <w:szCs w:val="18"/>
          <w:lang w:val="fr-GB"/>
        </w:rPr>
        <w:t>}</w:t>
      </w:r>
      <w:r w:rsidRPr="00C46942">
        <w:rPr>
          <w:rFonts w:ascii="Menlo" w:hAnsi="Menlo" w:cs="Menlo"/>
          <w:color w:val="CE9178"/>
          <w:sz w:val="18"/>
          <w:szCs w:val="18"/>
          <w:lang w:val="fr-GB"/>
        </w:rPr>
        <w:t>"</w:t>
      </w:r>
    </w:p>
    <w:p w14:paraId="6C7A56D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 call read text file function</w:t>
      </w:r>
    </w:p>
    <w:p w14:paraId="2C62434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fileList</w:t>
      </w:r>
      <w:r w:rsidRPr="00C46942">
        <w:rPr>
          <w:rFonts w:ascii="Menlo" w:hAnsi="Menlo" w:cs="Menlo"/>
          <w:color w:val="D4D4D4"/>
          <w:sz w:val="18"/>
          <w:szCs w:val="18"/>
          <w:lang w:val="fr-GB"/>
        </w:rPr>
        <w:t>.append(</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readTextFile</w:t>
      </w:r>
      <w:r w:rsidRPr="00C46942">
        <w:rPr>
          <w:rFonts w:ascii="Menlo" w:hAnsi="Menlo" w:cs="Menlo"/>
          <w:color w:val="D4D4D4"/>
          <w:sz w:val="18"/>
          <w:szCs w:val="18"/>
          <w:lang w:val="fr-GB"/>
        </w:rPr>
        <w:t>(</w:t>
      </w:r>
      <w:r w:rsidRPr="00C46942">
        <w:rPr>
          <w:rFonts w:ascii="Menlo" w:hAnsi="Menlo" w:cs="Menlo"/>
          <w:color w:val="9CDCFE"/>
          <w:sz w:val="18"/>
          <w:szCs w:val="18"/>
          <w:lang w:val="fr-GB"/>
        </w:rPr>
        <w:t>path</w:t>
      </w:r>
      <w:r w:rsidRPr="00C46942">
        <w:rPr>
          <w:rFonts w:ascii="Menlo" w:hAnsi="Menlo" w:cs="Menlo"/>
          <w:color w:val="D4D4D4"/>
          <w:sz w:val="18"/>
          <w:szCs w:val="18"/>
          <w:lang w:val="fr-GB"/>
        </w:rPr>
        <w:t>))</w:t>
      </w:r>
    </w:p>
    <w:p w14:paraId="50BBFE9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if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.find(</w:t>
      </w:r>
      <w:r w:rsidRPr="00C46942">
        <w:rPr>
          <w:rFonts w:ascii="Menlo" w:hAnsi="Menlo" w:cs="Menlo"/>
          <w:color w:val="CE9178"/>
          <w:sz w:val="18"/>
          <w:szCs w:val="18"/>
          <w:lang w:val="fr-GB"/>
        </w:rPr>
        <w:t>"Merge"</w:t>
      </w:r>
      <w:r w:rsidRPr="00C46942">
        <w:rPr>
          <w:rFonts w:ascii="Menlo" w:hAnsi="Menlo" w:cs="Menlo"/>
          <w:color w:val="D4D4D4"/>
          <w:sz w:val="18"/>
          <w:szCs w:val="18"/>
          <w:lang w:val="fr-GB"/>
        </w:rPr>
        <w:t>) != -</w:t>
      </w:r>
      <w:r w:rsidRPr="00C46942">
        <w:rPr>
          <w:rFonts w:ascii="Menlo" w:hAnsi="Menlo" w:cs="Menlo"/>
          <w:color w:val="B5CEA8"/>
          <w:sz w:val="18"/>
          <w:szCs w:val="18"/>
          <w:lang w:val="fr-GB"/>
        </w:rPr>
        <w:t>1</w:t>
      </w:r>
      <w:r w:rsidRPr="00C46942">
        <w:rPr>
          <w:rFonts w:ascii="Menlo" w:hAnsi="Menlo" w:cs="Menlo"/>
          <w:color w:val="D4D4D4"/>
          <w:sz w:val="18"/>
          <w:szCs w:val="18"/>
          <w:lang w:val="fr-GB"/>
        </w:rPr>
        <w:t>:</w:t>
      </w:r>
    </w:p>
    <w:p w14:paraId="5722D41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labelList</w:t>
      </w:r>
      <w:r w:rsidRPr="00C46942">
        <w:rPr>
          <w:rFonts w:ascii="Menlo" w:hAnsi="Menlo" w:cs="Menlo"/>
          <w:color w:val="D4D4D4"/>
          <w:sz w:val="18"/>
          <w:szCs w:val="18"/>
          <w:lang w:val="fr-GB"/>
        </w:rPr>
        <w:t>.append(</w:t>
      </w:r>
      <w:r w:rsidRPr="00C46942">
        <w:rPr>
          <w:rFonts w:ascii="Menlo" w:hAnsi="Menlo" w:cs="Menlo"/>
          <w:color w:val="B5CEA8"/>
          <w:sz w:val="18"/>
          <w:szCs w:val="18"/>
          <w:lang w:val="fr-GB"/>
        </w:rPr>
        <w:t>0</w:t>
      </w:r>
      <w:r w:rsidRPr="00C46942">
        <w:rPr>
          <w:rFonts w:ascii="Menlo" w:hAnsi="Menlo" w:cs="Menlo"/>
          <w:color w:val="D4D4D4"/>
          <w:sz w:val="18"/>
          <w:szCs w:val="18"/>
          <w:lang w:val="fr-GB"/>
        </w:rPr>
        <w:t>)</w:t>
      </w:r>
    </w:p>
    <w:p w14:paraId="6E2FBCD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elif</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filePath</w:t>
      </w:r>
      <w:r w:rsidRPr="00C46942">
        <w:rPr>
          <w:rFonts w:ascii="Menlo" w:hAnsi="Menlo" w:cs="Menlo"/>
          <w:color w:val="D4D4D4"/>
          <w:sz w:val="18"/>
          <w:szCs w:val="18"/>
          <w:lang w:val="fr-GB"/>
        </w:rPr>
        <w:t>.find(</w:t>
      </w:r>
      <w:r w:rsidRPr="00C46942">
        <w:rPr>
          <w:rFonts w:ascii="Menlo" w:hAnsi="Menlo" w:cs="Menlo"/>
          <w:color w:val="CE9178"/>
          <w:sz w:val="18"/>
          <w:szCs w:val="18"/>
          <w:lang w:val="fr-GB"/>
        </w:rPr>
        <w:t>"Quick"</w:t>
      </w:r>
      <w:r w:rsidRPr="00C46942">
        <w:rPr>
          <w:rFonts w:ascii="Menlo" w:hAnsi="Menlo" w:cs="Menlo"/>
          <w:color w:val="D4D4D4"/>
          <w:sz w:val="18"/>
          <w:szCs w:val="18"/>
          <w:lang w:val="fr-GB"/>
        </w:rPr>
        <w:t>) != -</w:t>
      </w:r>
      <w:r w:rsidRPr="00C46942">
        <w:rPr>
          <w:rFonts w:ascii="Menlo" w:hAnsi="Menlo" w:cs="Menlo"/>
          <w:color w:val="B5CEA8"/>
          <w:sz w:val="18"/>
          <w:szCs w:val="18"/>
          <w:lang w:val="fr-GB"/>
        </w:rPr>
        <w:t>1</w:t>
      </w:r>
      <w:r w:rsidRPr="00C46942">
        <w:rPr>
          <w:rFonts w:ascii="Menlo" w:hAnsi="Menlo" w:cs="Menlo"/>
          <w:color w:val="D4D4D4"/>
          <w:sz w:val="18"/>
          <w:szCs w:val="18"/>
          <w:lang w:val="fr-GB"/>
        </w:rPr>
        <w:t>:</w:t>
      </w:r>
    </w:p>
    <w:p w14:paraId="386C645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labelList</w:t>
      </w:r>
      <w:r w:rsidRPr="00C46942">
        <w:rPr>
          <w:rFonts w:ascii="Menlo" w:hAnsi="Menlo" w:cs="Menlo"/>
          <w:color w:val="D4D4D4"/>
          <w:sz w:val="18"/>
          <w:szCs w:val="18"/>
          <w:lang w:val="fr-GB"/>
        </w:rPr>
        <w:t>.append(</w:t>
      </w:r>
      <w:r w:rsidRPr="00C46942">
        <w:rPr>
          <w:rFonts w:ascii="Menlo" w:hAnsi="Menlo" w:cs="Menlo"/>
          <w:color w:val="B5CEA8"/>
          <w:sz w:val="18"/>
          <w:szCs w:val="18"/>
          <w:lang w:val="fr-GB"/>
        </w:rPr>
        <w:t>1</w:t>
      </w:r>
      <w:r w:rsidRPr="00C46942">
        <w:rPr>
          <w:rFonts w:ascii="Menlo" w:hAnsi="Menlo" w:cs="Menlo"/>
          <w:color w:val="D4D4D4"/>
          <w:sz w:val="18"/>
          <w:szCs w:val="18"/>
          <w:lang w:val="fr-GB"/>
        </w:rPr>
        <w:t>)</w:t>
      </w:r>
    </w:p>
    <w:p w14:paraId="3151339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1335229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getTextData</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p>
    <w:p w14:paraId="787CC28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6540E1A1"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Call the assignTextLabels method and splut the data into training and testing data</w:t>
      </w:r>
    </w:p>
    <w:p w14:paraId="051CDD1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3F5AA20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1305FAB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x_train - The training data</w:t>
      </w:r>
    </w:p>
    <w:p w14:paraId="6770566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y_train - The training data labels</w:t>
      </w:r>
    </w:p>
    <w:p w14:paraId="5BB0C84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x_test - The testing data</w:t>
      </w:r>
    </w:p>
    <w:p w14:paraId="27FF169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y_test - The testing data labels</w:t>
      </w:r>
    </w:p>
    <w:p w14:paraId="00137D4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06BA948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mergeLabels</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quickLabels</w:t>
      </w:r>
      <w:r w:rsidRPr="00C46942">
        <w:rPr>
          <w:rFonts w:ascii="Menlo" w:hAnsi="Menlo" w:cs="Menlo"/>
          <w:color w:val="D4D4D4"/>
          <w:sz w:val="18"/>
          <w:szCs w:val="18"/>
          <w:lang w:val="fr-GB"/>
        </w:rPr>
        <w:t xml:space="preserve">  = [], [], [], [] </w:t>
      </w:r>
      <w:r w:rsidRPr="00C46942">
        <w:rPr>
          <w:rFonts w:ascii="Menlo" w:hAnsi="Menlo" w:cs="Menlo"/>
          <w:color w:val="6A9955"/>
          <w:sz w:val="18"/>
          <w:szCs w:val="18"/>
          <w:lang w:val="fr-GB"/>
        </w:rPr>
        <w:t>#the training and testing data</w:t>
      </w:r>
    </w:p>
    <w:p w14:paraId="3EE15A5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assignTextLabels</w:t>
      </w:r>
      <w:r w:rsidRPr="00C46942">
        <w:rPr>
          <w:rFonts w:ascii="Menlo" w:hAnsi="Menlo" w:cs="Menlo"/>
          <w:color w:val="D4D4D4"/>
          <w:sz w:val="18"/>
          <w:szCs w:val="18"/>
          <w:lang w:val="fr-GB"/>
        </w:rPr>
        <w:t>(</w:t>
      </w:r>
      <w:r w:rsidRPr="00C46942">
        <w:rPr>
          <w:rFonts w:ascii="Menlo" w:hAnsi="Menlo" w:cs="Menlo"/>
          <w:color w:val="9CDCFE"/>
          <w:sz w:val="18"/>
          <w:szCs w:val="18"/>
          <w:lang w:val="fr-GB"/>
        </w:rPr>
        <w:t>merge</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mergeLabels</w:t>
      </w:r>
      <w:r w:rsidRPr="00C46942">
        <w:rPr>
          <w:rFonts w:ascii="Menlo" w:hAnsi="Menlo" w:cs="Menlo"/>
          <w:color w:val="D4D4D4"/>
          <w:sz w:val="18"/>
          <w:szCs w:val="18"/>
          <w:lang w:val="fr-GB"/>
        </w:rPr>
        <w:t>)</w:t>
      </w:r>
    </w:p>
    <w:p w14:paraId="665455F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assignTextLabels</w:t>
      </w:r>
      <w:r w:rsidRPr="00C46942">
        <w:rPr>
          <w:rFonts w:ascii="Menlo" w:hAnsi="Menlo" w:cs="Menlo"/>
          <w:color w:val="D4D4D4"/>
          <w:sz w:val="18"/>
          <w:szCs w:val="18"/>
          <w:lang w:val="fr-GB"/>
        </w:rPr>
        <w:t>(</w:t>
      </w:r>
      <w:r w:rsidRPr="00C46942">
        <w:rPr>
          <w:rFonts w:ascii="Menlo" w:hAnsi="Menlo" w:cs="Menlo"/>
          <w:color w:val="9CDCFE"/>
          <w:sz w:val="18"/>
          <w:szCs w:val="18"/>
          <w:lang w:val="fr-GB"/>
        </w:rPr>
        <w:t>quick</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quickLabels</w:t>
      </w:r>
      <w:r w:rsidRPr="00C46942">
        <w:rPr>
          <w:rFonts w:ascii="Menlo" w:hAnsi="Menlo" w:cs="Menlo"/>
          <w:color w:val="D4D4D4"/>
          <w:sz w:val="18"/>
          <w:szCs w:val="18"/>
          <w:lang w:val="fr-GB"/>
        </w:rPr>
        <w:t>)</w:t>
      </w:r>
    </w:p>
    <w:p w14:paraId="4C7253C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y_test</w:t>
      </w:r>
      <w:r w:rsidRPr="00C46942">
        <w:rPr>
          <w:rFonts w:ascii="Menlo" w:hAnsi="Menlo" w:cs="Menlo"/>
          <w:color w:val="D4D4D4"/>
          <w:sz w:val="18"/>
          <w:szCs w:val="18"/>
          <w:lang w:val="fr-GB"/>
        </w:rPr>
        <w:t xml:space="preserve"> = [], [], [], []</w:t>
      </w:r>
    </w:p>
    <w:p w14:paraId="5905910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 xml:space="preserve">))] </w:t>
      </w:r>
    </w:p>
    <w:p w14:paraId="45988950"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w:t>
      </w:r>
    </w:p>
    <w:p w14:paraId="07D8938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y_train</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mergeLabels</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quickLabels</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w:t>
      </w:r>
    </w:p>
    <w:p w14:paraId="1A9FCD1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y_test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mergeLabels</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mergeList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quickLabels</w:t>
      </w:r>
      <w:r w:rsidRPr="00C46942">
        <w:rPr>
          <w:rFonts w:ascii="Menlo" w:hAnsi="Menlo" w:cs="Menlo"/>
          <w:color w:val="D4D4D4"/>
          <w:sz w:val="18"/>
          <w:szCs w:val="18"/>
          <w:lang w:val="fr-GB"/>
        </w:rPr>
        <w:t>[</w:t>
      </w:r>
      <w:r w:rsidRPr="00C46942">
        <w:rPr>
          <w:rFonts w:ascii="Menlo" w:hAnsi="Menlo" w:cs="Menlo"/>
          <w:color w:val="4EC9B0"/>
          <w:sz w:val="18"/>
          <w:szCs w:val="18"/>
          <w:lang w:val="fr-GB"/>
        </w:rPr>
        <w:t>int</w:t>
      </w:r>
      <w:r w:rsidRPr="00C46942">
        <w:rPr>
          <w:rFonts w:ascii="Menlo" w:hAnsi="Menlo" w:cs="Menlo"/>
          <w:color w:val="D4D4D4"/>
          <w:sz w:val="18"/>
          <w:szCs w:val="18"/>
          <w:lang w:val="fr-GB"/>
        </w:rPr>
        <w:t>(</w:t>
      </w:r>
      <w:r w:rsidRPr="00C46942">
        <w:rPr>
          <w:rFonts w:ascii="Menlo" w:hAnsi="Menlo" w:cs="Menlo"/>
          <w:color w:val="B5CEA8"/>
          <w:sz w:val="18"/>
          <w:szCs w:val="18"/>
          <w:lang w:val="fr-GB"/>
        </w:rPr>
        <w:t>0.7</w:t>
      </w:r>
      <w:r w:rsidRPr="00C46942">
        <w:rPr>
          <w:rFonts w:ascii="Menlo" w:hAnsi="Menlo" w:cs="Menlo"/>
          <w:color w:val="D4D4D4"/>
          <w:sz w:val="18"/>
          <w:szCs w:val="18"/>
          <w:lang w:val="fr-GB"/>
        </w:rPr>
        <w:t>*</w:t>
      </w:r>
      <w:r w:rsidRPr="00C46942">
        <w:rPr>
          <w:rFonts w:ascii="Menlo" w:hAnsi="Menlo" w:cs="Menlo"/>
          <w:color w:val="DCDCAA"/>
          <w:sz w:val="18"/>
          <w:szCs w:val="18"/>
          <w:lang w:val="fr-GB"/>
        </w:rPr>
        <w:t>len</w:t>
      </w:r>
      <w:r w:rsidRPr="00C46942">
        <w:rPr>
          <w:rFonts w:ascii="Menlo" w:hAnsi="Menlo" w:cs="Menlo"/>
          <w:color w:val="D4D4D4"/>
          <w:sz w:val="18"/>
          <w:szCs w:val="18"/>
          <w:lang w:val="fr-GB"/>
        </w:rPr>
        <w:t>(</w:t>
      </w:r>
      <w:r w:rsidRPr="00C46942">
        <w:rPr>
          <w:rFonts w:ascii="Menlo" w:hAnsi="Menlo" w:cs="Menlo"/>
          <w:color w:val="9CDCFE"/>
          <w:sz w:val="18"/>
          <w:szCs w:val="18"/>
          <w:lang w:val="fr-GB"/>
        </w:rPr>
        <w:t>quickList</w:t>
      </w:r>
      <w:r w:rsidRPr="00C46942">
        <w:rPr>
          <w:rFonts w:ascii="Menlo" w:hAnsi="Menlo" w:cs="Menlo"/>
          <w:color w:val="D4D4D4"/>
          <w:sz w:val="18"/>
          <w:szCs w:val="18"/>
          <w:lang w:val="fr-GB"/>
        </w:rPr>
        <w:t xml:space="preserve">)):] </w:t>
      </w:r>
    </w:p>
    <w:p w14:paraId="7F8B2C7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1936A86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y_test</w:t>
      </w:r>
    </w:p>
    <w:p w14:paraId="60E74DF5"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24A6A85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569CD6"/>
          <w:sz w:val="18"/>
          <w:szCs w:val="18"/>
          <w:lang w:val="fr-GB"/>
        </w:rPr>
        <w:t>def</w:t>
      </w:r>
      <w:r w:rsidRPr="00C46942">
        <w:rPr>
          <w:rFonts w:ascii="Menlo" w:hAnsi="Menlo" w:cs="Menlo"/>
          <w:color w:val="D4D4D4"/>
          <w:sz w:val="18"/>
          <w:szCs w:val="18"/>
          <w:lang w:val="fr-GB"/>
        </w:rPr>
        <w:t xml:space="preserve"> </w:t>
      </w:r>
      <w:r w:rsidRPr="00C46942">
        <w:rPr>
          <w:rFonts w:ascii="Menlo" w:hAnsi="Menlo" w:cs="Menlo"/>
          <w:color w:val="DCDCAA"/>
          <w:sz w:val="18"/>
          <w:szCs w:val="18"/>
          <w:lang w:val="fr-GB"/>
        </w:rPr>
        <w:t>getVectorizedTextData</w:t>
      </w:r>
      <w:r w:rsidRPr="00C46942">
        <w:rPr>
          <w:rFonts w:ascii="Menlo" w:hAnsi="Menlo" w:cs="Menlo"/>
          <w:color w:val="D4D4D4"/>
          <w:sz w:val="18"/>
          <w:szCs w:val="18"/>
          <w:lang w:val="fr-GB"/>
        </w:rPr>
        <w:t>(</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p>
    <w:p w14:paraId="2894E082"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E9178"/>
          <w:sz w:val="18"/>
          <w:szCs w:val="18"/>
          <w:lang w:val="fr-GB"/>
        </w:rPr>
        <w:t>"""</w:t>
      </w:r>
    </w:p>
    <w:p w14:paraId="727598F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Run vectorization on the training and testing data</w:t>
      </w:r>
    </w:p>
    <w:p w14:paraId="247A2F5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7E77274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Returns</w:t>
      </w:r>
    </w:p>
    <w:p w14:paraId="3C2B70C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x_train - The vectorized form of the training data</w:t>
      </w:r>
    </w:p>
    <w:p w14:paraId="6991E73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lastRenderedPageBreak/>
        <w:t xml:space="preserve">        y_train - The training data labels</w:t>
      </w:r>
    </w:p>
    <w:p w14:paraId="1D611FC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x_test - The vectorized form of the testing data</w:t>
      </w:r>
    </w:p>
    <w:p w14:paraId="320CB82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y_test - The testing data labels        </w:t>
      </w:r>
    </w:p>
    <w:p w14:paraId="2D00DBF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CE9178"/>
          <w:sz w:val="18"/>
          <w:szCs w:val="18"/>
          <w:lang w:val="fr-GB"/>
        </w:rPr>
        <w:t xml:space="preserve">        """</w:t>
      </w:r>
    </w:p>
    <w:p w14:paraId="1502CCD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y_test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self</w:t>
      </w:r>
      <w:r w:rsidRPr="00C46942">
        <w:rPr>
          <w:rFonts w:ascii="Menlo" w:hAnsi="Menlo" w:cs="Menlo"/>
          <w:color w:val="D4D4D4"/>
          <w:sz w:val="18"/>
          <w:szCs w:val="18"/>
          <w:lang w:val="fr-GB"/>
        </w:rPr>
        <w:t>.</w:t>
      </w:r>
      <w:r w:rsidRPr="00C46942">
        <w:rPr>
          <w:rFonts w:ascii="Menlo" w:hAnsi="Menlo" w:cs="Menlo"/>
          <w:color w:val="DCDCAA"/>
          <w:sz w:val="18"/>
          <w:szCs w:val="18"/>
          <w:lang w:val="fr-GB"/>
        </w:rPr>
        <w:t>getTextData</w:t>
      </w:r>
      <w:r w:rsidRPr="00C46942">
        <w:rPr>
          <w:rFonts w:ascii="Menlo" w:hAnsi="Menlo" w:cs="Menlo"/>
          <w:color w:val="D4D4D4"/>
          <w:sz w:val="18"/>
          <w:szCs w:val="18"/>
          <w:lang w:val="fr-GB"/>
        </w:rPr>
        <w:t>()</w:t>
      </w:r>
    </w:p>
    <w:p w14:paraId="2778826F"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5530B69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6A9955"/>
          <w:sz w:val="18"/>
          <w:szCs w:val="18"/>
          <w:lang w:val="fr-GB"/>
        </w:rPr>
        <w:t># use the Scikit Learn vectorizer to fit the data on the training set</w:t>
      </w:r>
    </w:p>
    <w:p w14:paraId="48DA7A2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vectorizer</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CountVectorizer</w:t>
      </w:r>
      <w:r w:rsidRPr="00C46942">
        <w:rPr>
          <w:rFonts w:ascii="Menlo" w:hAnsi="Menlo" w:cs="Menlo"/>
          <w:color w:val="D4D4D4"/>
          <w:sz w:val="18"/>
          <w:szCs w:val="18"/>
          <w:lang w:val="fr-GB"/>
        </w:rPr>
        <w:t>(</w:t>
      </w:r>
      <w:r w:rsidRPr="00C46942">
        <w:rPr>
          <w:rFonts w:ascii="Menlo" w:hAnsi="Menlo" w:cs="Menlo"/>
          <w:color w:val="9CDCFE"/>
          <w:sz w:val="18"/>
          <w:szCs w:val="18"/>
          <w:lang w:val="fr-GB"/>
        </w:rPr>
        <w:t>tokenizer</w:t>
      </w:r>
      <w:r w:rsidRPr="00C46942">
        <w:rPr>
          <w:rFonts w:ascii="Menlo" w:hAnsi="Menlo" w:cs="Menlo"/>
          <w:color w:val="D4D4D4"/>
          <w:sz w:val="18"/>
          <w:szCs w:val="18"/>
          <w:lang w:val="fr-GB"/>
        </w:rPr>
        <w:t>=</w:t>
      </w:r>
      <w:r w:rsidRPr="00C46942">
        <w:rPr>
          <w:rFonts w:ascii="Menlo" w:hAnsi="Menlo" w:cs="Menlo"/>
          <w:color w:val="569CD6"/>
          <w:sz w:val="18"/>
          <w:szCs w:val="18"/>
          <w:lang w:val="fr-GB"/>
        </w:rPr>
        <w:t>lambda</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doc</w:t>
      </w:r>
      <w:r w:rsidRPr="00C46942">
        <w:rPr>
          <w:rFonts w:ascii="Menlo" w:hAnsi="Menlo" w:cs="Menlo"/>
          <w:color w:val="D4D4D4"/>
          <w:sz w:val="18"/>
          <w:szCs w:val="18"/>
          <w:lang w:val="fr-GB"/>
        </w:rPr>
        <w:t>:</w:t>
      </w:r>
      <w:r w:rsidRPr="00C46942">
        <w:rPr>
          <w:rFonts w:ascii="Menlo" w:hAnsi="Menlo" w:cs="Menlo"/>
          <w:color w:val="9CDCFE"/>
          <w:sz w:val="18"/>
          <w:szCs w:val="18"/>
          <w:lang w:val="fr-GB"/>
        </w:rPr>
        <w:t>doc</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min_df</w:t>
      </w:r>
      <w:r w:rsidRPr="00C46942">
        <w:rPr>
          <w:rFonts w:ascii="Menlo" w:hAnsi="Menlo" w:cs="Menlo"/>
          <w:color w:val="D4D4D4"/>
          <w:sz w:val="18"/>
          <w:szCs w:val="18"/>
          <w:lang w:val="fr-GB"/>
        </w:rPr>
        <w:t>=</w:t>
      </w:r>
      <w:r w:rsidRPr="00C46942">
        <w:rPr>
          <w:rFonts w:ascii="Menlo" w:hAnsi="Menlo" w:cs="Menlo"/>
          <w:color w:val="B5CEA8"/>
          <w:sz w:val="18"/>
          <w:szCs w:val="18"/>
          <w:lang w:val="fr-GB"/>
        </w:rPr>
        <w:t>2</w:t>
      </w:r>
      <w:r w:rsidRPr="00C46942">
        <w:rPr>
          <w:rFonts w:ascii="Menlo" w:hAnsi="Menlo" w:cs="Menlo"/>
          <w:color w:val="D4D4D4"/>
          <w:sz w:val="18"/>
          <w:szCs w:val="18"/>
          <w:lang w:val="fr-GB"/>
        </w:rPr>
        <w:t>)</w:t>
      </w:r>
    </w:p>
    <w:p w14:paraId="008D113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vectorizer</w:t>
      </w:r>
      <w:r w:rsidRPr="00C46942">
        <w:rPr>
          <w:rFonts w:ascii="Menlo" w:hAnsi="Menlo" w:cs="Menlo"/>
          <w:color w:val="D4D4D4"/>
          <w:sz w:val="18"/>
          <w:szCs w:val="18"/>
          <w:lang w:val="fr-GB"/>
        </w:rPr>
        <w:t>.</w:t>
      </w:r>
      <w:r w:rsidRPr="00C46942">
        <w:rPr>
          <w:rFonts w:ascii="Menlo" w:hAnsi="Menlo" w:cs="Menlo"/>
          <w:color w:val="DCDCAA"/>
          <w:sz w:val="18"/>
          <w:szCs w:val="18"/>
          <w:lang w:val="fr-GB"/>
        </w:rPr>
        <w:t>fit</w:t>
      </w:r>
      <w:r w:rsidRPr="00C46942">
        <w:rPr>
          <w:rFonts w:ascii="Menlo" w:hAnsi="Menlo" w:cs="Menlo"/>
          <w:color w:val="D4D4D4"/>
          <w:sz w:val="18"/>
          <w:szCs w:val="18"/>
          <w:lang w:val="fr-GB"/>
        </w:rPr>
        <w:t>(</w:t>
      </w:r>
      <w:r w:rsidRPr="00C46942">
        <w:rPr>
          <w:rFonts w:ascii="Menlo" w:hAnsi="Menlo" w:cs="Menlo"/>
          <w:color w:val="9CDCFE"/>
          <w:sz w:val="18"/>
          <w:szCs w:val="18"/>
          <w:lang w:val="fr-GB"/>
        </w:rPr>
        <w:t>x_train</w:t>
      </w:r>
      <w:r w:rsidRPr="00C46942">
        <w:rPr>
          <w:rFonts w:ascii="Menlo" w:hAnsi="Menlo" w:cs="Menlo"/>
          <w:color w:val="D4D4D4"/>
          <w:sz w:val="18"/>
          <w:szCs w:val="18"/>
          <w:lang w:val="fr-GB"/>
        </w:rPr>
        <w:t>)</w:t>
      </w:r>
    </w:p>
    <w:p w14:paraId="3ED97BA3"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vectorizer</w:t>
      </w:r>
      <w:r w:rsidRPr="00C46942">
        <w:rPr>
          <w:rFonts w:ascii="Menlo" w:hAnsi="Menlo" w:cs="Menlo"/>
          <w:color w:val="D4D4D4"/>
          <w:sz w:val="18"/>
          <w:szCs w:val="18"/>
          <w:lang w:val="fr-GB"/>
        </w:rPr>
        <w:t>.</w:t>
      </w:r>
      <w:r w:rsidRPr="00C46942">
        <w:rPr>
          <w:rFonts w:ascii="Menlo" w:hAnsi="Menlo" w:cs="Menlo"/>
          <w:color w:val="DCDCAA"/>
          <w:sz w:val="18"/>
          <w:szCs w:val="18"/>
          <w:lang w:val="fr-GB"/>
        </w:rPr>
        <w:t>transform</w:t>
      </w:r>
      <w:r w:rsidRPr="00C46942">
        <w:rPr>
          <w:rFonts w:ascii="Menlo" w:hAnsi="Menlo" w:cs="Menlo"/>
          <w:color w:val="D4D4D4"/>
          <w:sz w:val="18"/>
          <w:szCs w:val="18"/>
          <w:lang w:val="fr-GB"/>
        </w:rPr>
        <w:t>(</w:t>
      </w:r>
      <w:r w:rsidRPr="00C46942">
        <w:rPr>
          <w:rFonts w:ascii="Menlo" w:hAnsi="Menlo" w:cs="Menlo"/>
          <w:color w:val="9CDCFE"/>
          <w:sz w:val="18"/>
          <w:szCs w:val="18"/>
          <w:lang w:val="fr-GB"/>
        </w:rPr>
        <w:t>x_train</w:t>
      </w:r>
      <w:r w:rsidRPr="00C46942">
        <w:rPr>
          <w:rFonts w:ascii="Menlo" w:hAnsi="Menlo" w:cs="Menlo"/>
          <w:color w:val="D4D4D4"/>
          <w:sz w:val="18"/>
          <w:szCs w:val="18"/>
          <w:lang w:val="fr-GB"/>
        </w:rPr>
        <w:t>)</w:t>
      </w:r>
    </w:p>
    <w:p w14:paraId="3868F93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.toarray()/</w:t>
      </w:r>
      <w:r w:rsidRPr="00C46942">
        <w:rPr>
          <w:rFonts w:ascii="Menlo" w:hAnsi="Menlo" w:cs="Menlo"/>
          <w:color w:val="B5CEA8"/>
          <w:sz w:val="18"/>
          <w:szCs w:val="18"/>
          <w:lang w:val="fr-GB"/>
        </w:rPr>
        <w:t>255</w:t>
      </w:r>
      <w:r w:rsidRPr="00C46942">
        <w:rPr>
          <w:rFonts w:ascii="Menlo" w:hAnsi="Menlo" w:cs="Menlo"/>
          <w:color w:val="D4D4D4"/>
          <w:sz w:val="18"/>
          <w:szCs w:val="18"/>
          <w:lang w:val="fr-GB"/>
        </w:rPr>
        <w:t>.</w:t>
      </w:r>
    </w:p>
    <w:p w14:paraId="2E2D0ECB"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tf</w:t>
      </w:r>
      <w:r w:rsidRPr="00C46942">
        <w:rPr>
          <w:rFonts w:ascii="Menlo" w:hAnsi="Menlo" w:cs="Menlo"/>
          <w:color w:val="D4D4D4"/>
          <w:sz w:val="18"/>
          <w:szCs w:val="18"/>
          <w:lang w:val="fr-GB"/>
        </w:rPr>
        <w:t>.</w:t>
      </w:r>
      <w:r w:rsidRPr="00C46942">
        <w:rPr>
          <w:rFonts w:ascii="Menlo" w:hAnsi="Menlo" w:cs="Menlo"/>
          <w:color w:val="DCDCAA"/>
          <w:sz w:val="18"/>
          <w:szCs w:val="18"/>
          <w:lang w:val="fr-GB"/>
        </w:rPr>
        <w:t>convert_to_tensor</w:t>
      </w:r>
      <w:r w:rsidRPr="00C46942">
        <w:rPr>
          <w:rFonts w:ascii="Menlo" w:hAnsi="Menlo" w:cs="Menlo"/>
          <w:color w:val="D4D4D4"/>
          <w:sz w:val="18"/>
          <w:szCs w:val="18"/>
          <w:lang w:val="fr-GB"/>
        </w:rPr>
        <w:t>(</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dtype</w:t>
      </w:r>
      <w:r w:rsidRPr="00C46942">
        <w:rPr>
          <w:rFonts w:ascii="Menlo" w:hAnsi="Menlo" w:cs="Menlo"/>
          <w:color w:val="D4D4D4"/>
          <w:sz w:val="18"/>
          <w:szCs w:val="18"/>
          <w:lang w:val="fr-GB"/>
        </w:rPr>
        <w:t>=</w:t>
      </w:r>
      <w:r w:rsidRPr="00C46942">
        <w:rPr>
          <w:rFonts w:ascii="Menlo" w:hAnsi="Menlo" w:cs="Menlo"/>
          <w:color w:val="4EC9B0"/>
          <w:sz w:val="18"/>
          <w:szCs w:val="18"/>
          <w:lang w:val="fr-GB"/>
        </w:rPr>
        <w:t>np</w:t>
      </w:r>
      <w:r w:rsidRPr="00C46942">
        <w:rPr>
          <w:rFonts w:ascii="Menlo" w:hAnsi="Menlo" w:cs="Menlo"/>
          <w:color w:val="D4D4D4"/>
          <w:sz w:val="18"/>
          <w:szCs w:val="18"/>
          <w:lang w:val="fr-GB"/>
        </w:rPr>
        <w:t>.</w:t>
      </w:r>
      <w:r w:rsidRPr="00C46942">
        <w:rPr>
          <w:rFonts w:ascii="Menlo" w:hAnsi="Menlo" w:cs="Menlo"/>
          <w:color w:val="9CDCFE"/>
          <w:sz w:val="18"/>
          <w:szCs w:val="18"/>
          <w:lang w:val="fr-GB"/>
        </w:rPr>
        <w:t>float32</w:t>
      </w:r>
      <w:r w:rsidRPr="00C46942">
        <w:rPr>
          <w:rFonts w:ascii="Menlo" w:hAnsi="Menlo" w:cs="Menlo"/>
          <w:color w:val="D4D4D4"/>
          <w:sz w:val="18"/>
          <w:szCs w:val="18"/>
          <w:lang w:val="fr-GB"/>
        </w:rPr>
        <w:t>)</w:t>
      </w:r>
    </w:p>
    <w:p w14:paraId="119D3F7D"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y_train</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tf</w:t>
      </w:r>
      <w:r w:rsidRPr="00C46942">
        <w:rPr>
          <w:rFonts w:ascii="Menlo" w:hAnsi="Menlo" w:cs="Menlo"/>
          <w:color w:val="D4D4D4"/>
          <w:sz w:val="18"/>
          <w:szCs w:val="18"/>
          <w:lang w:val="fr-GB"/>
        </w:rPr>
        <w:t>.</w:t>
      </w:r>
      <w:r w:rsidRPr="00C46942">
        <w:rPr>
          <w:rFonts w:ascii="Menlo" w:hAnsi="Menlo" w:cs="Menlo"/>
          <w:color w:val="9CDCFE"/>
          <w:sz w:val="18"/>
          <w:szCs w:val="18"/>
          <w:lang w:val="fr-GB"/>
        </w:rPr>
        <w:t>keras</w:t>
      </w:r>
      <w:r w:rsidRPr="00C46942">
        <w:rPr>
          <w:rFonts w:ascii="Menlo" w:hAnsi="Menlo" w:cs="Menlo"/>
          <w:color w:val="D4D4D4"/>
          <w:sz w:val="18"/>
          <w:szCs w:val="18"/>
          <w:lang w:val="fr-GB"/>
        </w:rPr>
        <w:t>.utils.to_categorical(</w:t>
      </w:r>
      <w:r w:rsidRPr="00C46942">
        <w:rPr>
          <w:rFonts w:ascii="Menlo" w:hAnsi="Menlo" w:cs="Menlo"/>
          <w:color w:val="9CDCFE"/>
          <w:sz w:val="18"/>
          <w:szCs w:val="18"/>
          <w:lang w:val="fr-GB"/>
        </w:rPr>
        <w:t>y_train</w:t>
      </w:r>
      <w:r w:rsidRPr="00C46942">
        <w:rPr>
          <w:rFonts w:ascii="Menlo" w:hAnsi="Menlo" w:cs="Menlo"/>
          <w:color w:val="D4D4D4"/>
          <w:sz w:val="18"/>
          <w:szCs w:val="18"/>
          <w:lang w:val="fr-GB"/>
        </w:rPr>
        <w:t>)</w:t>
      </w:r>
    </w:p>
    <w:p w14:paraId="58996BA9"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10C416A7"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vectorizer</w:t>
      </w:r>
      <w:r w:rsidRPr="00C46942">
        <w:rPr>
          <w:rFonts w:ascii="Menlo" w:hAnsi="Menlo" w:cs="Menlo"/>
          <w:color w:val="D4D4D4"/>
          <w:sz w:val="18"/>
          <w:szCs w:val="18"/>
          <w:lang w:val="fr-GB"/>
        </w:rPr>
        <w:t>.</w:t>
      </w:r>
      <w:r w:rsidRPr="00C46942">
        <w:rPr>
          <w:rFonts w:ascii="Menlo" w:hAnsi="Menlo" w:cs="Menlo"/>
          <w:color w:val="DCDCAA"/>
          <w:sz w:val="18"/>
          <w:szCs w:val="18"/>
          <w:lang w:val="fr-GB"/>
        </w:rPr>
        <w:t>transform</w:t>
      </w:r>
      <w:r w:rsidRPr="00C46942">
        <w:rPr>
          <w:rFonts w:ascii="Menlo" w:hAnsi="Menlo" w:cs="Menlo"/>
          <w:color w:val="D4D4D4"/>
          <w:sz w:val="18"/>
          <w:szCs w:val="18"/>
          <w:lang w:val="fr-GB"/>
        </w:rPr>
        <w:t>(</w:t>
      </w:r>
      <w:r w:rsidRPr="00C46942">
        <w:rPr>
          <w:rFonts w:ascii="Menlo" w:hAnsi="Menlo" w:cs="Menlo"/>
          <w:color w:val="9CDCFE"/>
          <w:sz w:val="18"/>
          <w:szCs w:val="18"/>
          <w:lang w:val="fr-GB"/>
        </w:rPr>
        <w:t>x_test</w:t>
      </w:r>
      <w:r w:rsidRPr="00C46942">
        <w:rPr>
          <w:rFonts w:ascii="Menlo" w:hAnsi="Menlo" w:cs="Menlo"/>
          <w:color w:val="D4D4D4"/>
          <w:sz w:val="18"/>
          <w:szCs w:val="18"/>
          <w:lang w:val="fr-GB"/>
        </w:rPr>
        <w:t>)</w:t>
      </w:r>
    </w:p>
    <w:p w14:paraId="4DA5B97E"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 </w:t>
      </w:r>
      <w:r w:rsidRPr="00C46942">
        <w:rPr>
          <w:rFonts w:ascii="Menlo" w:hAnsi="Menlo" w:cs="Menlo"/>
          <w:color w:val="9CDCFE"/>
          <w:sz w:val="18"/>
          <w:szCs w:val="18"/>
          <w:lang w:val="fr-GB"/>
        </w:rPr>
        <w:t>x_test</w:t>
      </w:r>
      <w:r w:rsidRPr="00C46942">
        <w:rPr>
          <w:rFonts w:ascii="Menlo" w:hAnsi="Menlo" w:cs="Menlo"/>
          <w:color w:val="D4D4D4"/>
          <w:sz w:val="18"/>
          <w:szCs w:val="18"/>
          <w:lang w:val="fr-GB"/>
        </w:rPr>
        <w:t>.toarray()/</w:t>
      </w:r>
      <w:r w:rsidRPr="00C46942">
        <w:rPr>
          <w:rFonts w:ascii="Menlo" w:hAnsi="Menlo" w:cs="Menlo"/>
          <w:color w:val="B5CEA8"/>
          <w:sz w:val="18"/>
          <w:szCs w:val="18"/>
          <w:lang w:val="fr-GB"/>
        </w:rPr>
        <w:t>255</w:t>
      </w:r>
      <w:r w:rsidRPr="00C46942">
        <w:rPr>
          <w:rFonts w:ascii="Menlo" w:hAnsi="Menlo" w:cs="Menlo"/>
          <w:color w:val="D4D4D4"/>
          <w:sz w:val="18"/>
          <w:szCs w:val="18"/>
          <w:lang w:val="fr-GB"/>
        </w:rPr>
        <w:t>.</w:t>
      </w:r>
    </w:p>
    <w:p w14:paraId="69C9F2C8"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tf</w:t>
      </w:r>
      <w:r w:rsidRPr="00C46942">
        <w:rPr>
          <w:rFonts w:ascii="Menlo" w:hAnsi="Menlo" w:cs="Menlo"/>
          <w:color w:val="D4D4D4"/>
          <w:sz w:val="18"/>
          <w:szCs w:val="18"/>
          <w:lang w:val="fr-GB"/>
        </w:rPr>
        <w:t>.</w:t>
      </w:r>
      <w:r w:rsidRPr="00C46942">
        <w:rPr>
          <w:rFonts w:ascii="Menlo" w:hAnsi="Menlo" w:cs="Menlo"/>
          <w:color w:val="DCDCAA"/>
          <w:sz w:val="18"/>
          <w:szCs w:val="18"/>
          <w:lang w:val="fr-GB"/>
        </w:rPr>
        <w:t>convert_to_tensor</w:t>
      </w:r>
      <w:r w:rsidRPr="00C46942">
        <w:rPr>
          <w:rFonts w:ascii="Menlo" w:hAnsi="Menlo" w:cs="Menlo"/>
          <w:color w:val="D4D4D4"/>
          <w:sz w:val="18"/>
          <w:szCs w:val="18"/>
          <w:lang w:val="fr-GB"/>
        </w:rPr>
        <w:t>(</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dtype</w:t>
      </w:r>
      <w:r w:rsidRPr="00C46942">
        <w:rPr>
          <w:rFonts w:ascii="Menlo" w:hAnsi="Menlo" w:cs="Menlo"/>
          <w:color w:val="D4D4D4"/>
          <w:sz w:val="18"/>
          <w:szCs w:val="18"/>
          <w:lang w:val="fr-GB"/>
        </w:rPr>
        <w:t>=</w:t>
      </w:r>
      <w:r w:rsidRPr="00C46942">
        <w:rPr>
          <w:rFonts w:ascii="Menlo" w:hAnsi="Menlo" w:cs="Menlo"/>
          <w:color w:val="4EC9B0"/>
          <w:sz w:val="18"/>
          <w:szCs w:val="18"/>
          <w:lang w:val="fr-GB"/>
        </w:rPr>
        <w:t>np</w:t>
      </w:r>
      <w:r w:rsidRPr="00C46942">
        <w:rPr>
          <w:rFonts w:ascii="Menlo" w:hAnsi="Menlo" w:cs="Menlo"/>
          <w:color w:val="D4D4D4"/>
          <w:sz w:val="18"/>
          <w:szCs w:val="18"/>
          <w:lang w:val="fr-GB"/>
        </w:rPr>
        <w:t>.</w:t>
      </w:r>
      <w:r w:rsidRPr="00C46942">
        <w:rPr>
          <w:rFonts w:ascii="Menlo" w:hAnsi="Menlo" w:cs="Menlo"/>
          <w:color w:val="9CDCFE"/>
          <w:sz w:val="18"/>
          <w:szCs w:val="18"/>
          <w:lang w:val="fr-GB"/>
        </w:rPr>
        <w:t>float32</w:t>
      </w:r>
      <w:r w:rsidRPr="00C46942">
        <w:rPr>
          <w:rFonts w:ascii="Menlo" w:hAnsi="Menlo" w:cs="Menlo"/>
          <w:color w:val="D4D4D4"/>
          <w:sz w:val="18"/>
          <w:szCs w:val="18"/>
          <w:lang w:val="fr-GB"/>
        </w:rPr>
        <w:t>)</w:t>
      </w:r>
    </w:p>
    <w:p w14:paraId="0373E4F6"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y_test</w:t>
      </w:r>
      <w:r w:rsidRPr="00C46942">
        <w:rPr>
          <w:rFonts w:ascii="Menlo" w:hAnsi="Menlo" w:cs="Menlo"/>
          <w:color w:val="D4D4D4"/>
          <w:sz w:val="18"/>
          <w:szCs w:val="18"/>
          <w:lang w:val="fr-GB"/>
        </w:rPr>
        <w:t xml:space="preserve"> = </w:t>
      </w:r>
      <w:r w:rsidRPr="00C46942">
        <w:rPr>
          <w:rFonts w:ascii="Menlo" w:hAnsi="Menlo" w:cs="Menlo"/>
          <w:color w:val="4EC9B0"/>
          <w:sz w:val="18"/>
          <w:szCs w:val="18"/>
          <w:lang w:val="fr-GB"/>
        </w:rPr>
        <w:t>tf</w:t>
      </w:r>
      <w:r w:rsidRPr="00C46942">
        <w:rPr>
          <w:rFonts w:ascii="Menlo" w:hAnsi="Menlo" w:cs="Menlo"/>
          <w:color w:val="D4D4D4"/>
          <w:sz w:val="18"/>
          <w:szCs w:val="18"/>
          <w:lang w:val="fr-GB"/>
        </w:rPr>
        <w:t>.</w:t>
      </w:r>
      <w:r w:rsidRPr="00C46942">
        <w:rPr>
          <w:rFonts w:ascii="Menlo" w:hAnsi="Menlo" w:cs="Menlo"/>
          <w:color w:val="9CDCFE"/>
          <w:sz w:val="18"/>
          <w:szCs w:val="18"/>
          <w:lang w:val="fr-GB"/>
        </w:rPr>
        <w:t>keras</w:t>
      </w:r>
      <w:r w:rsidRPr="00C46942">
        <w:rPr>
          <w:rFonts w:ascii="Menlo" w:hAnsi="Menlo" w:cs="Menlo"/>
          <w:color w:val="D4D4D4"/>
          <w:sz w:val="18"/>
          <w:szCs w:val="18"/>
          <w:lang w:val="fr-GB"/>
        </w:rPr>
        <w:t>.utils.to_categorical(</w:t>
      </w:r>
      <w:r w:rsidRPr="00C46942">
        <w:rPr>
          <w:rFonts w:ascii="Menlo" w:hAnsi="Menlo" w:cs="Menlo"/>
          <w:color w:val="9CDCFE"/>
          <w:sz w:val="18"/>
          <w:szCs w:val="18"/>
          <w:lang w:val="fr-GB"/>
        </w:rPr>
        <w:t>y_test</w:t>
      </w:r>
      <w:r w:rsidRPr="00C46942">
        <w:rPr>
          <w:rFonts w:ascii="Menlo" w:hAnsi="Menlo" w:cs="Menlo"/>
          <w:color w:val="D4D4D4"/>
          <w:sz w:val="18"/>
          <w:szCs w:val="18"/>
          <w:lang w:val="fr-GB"/>
        </w:rPr>
        <w:t>)</w:t>
      </w:r>
    </w:p>
    <w:p w14:paraId="10235FFA"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3825AC8C"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r w:rsidRPr="00C46942">
        <w:rPr>
          <w:rFonts w:ascii="Menlo" w:hAnsi="Menlo" w:cs="Menlo"/>
          <w:color w:val="D4D4D4"/>
          <w:sz w:val="18"/>
          <w:szCs w:val="18"/>
          <w:lang w:val="fr-GB"/>
        </w:rPr>
        <w:t xml:space="preserve">        </w:t>
      </w:r>
      <w:r w:rsidRPr="00C46942">
        <w:rPr>
          <w:rFonts w:ascii="Menlo" w:hAnsi="Menlo" w:cs="Menlo"/>
          <w:color w:val="C586C0"/>
          <w:sz w:val="18"/>
          <w:szCs w:val="18"/>
          <w:lang w:val="fr-GB"/>
        </w:rPr>
        <w:t>return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y_train</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x_test</w:t>
      </w:r>
      <w:r w:rsidRPr="00C46942">
        <w:rPr>
          <w:rFonts w:ascii="Menlo" w:hAnsi="Menlo" w:cs="Menlo"/>
          <w:color w:val="D4D4D4"/>
          <w:sz w:val="18"/>
          <w:szCs w:val="18"/>
          <w:lang w:val="fr-GB"/>
        </w:rPr>
        <w:t xml:space="preserve">, </w:t>
      </w:r>
      <w:r w:rsidRPr="00C46942">
        <w:rPr>
          <w:rFonts w:ascii="Menlo" w:hAnsi="Menlo" w:cs="Menlo"/>
          <w:color w:val="9CDCFE"/>
          <w:sz w:val="18"/>
          <w:szCs w:val="18"/>
          <w:lang w:val="fr-GB"/>
        </w:rPr>
        <w:t>y_test</w:t>
      </w:r>
    </w:p>
    <w:p w14:paraId="18594F94" w14:textId="77777777" w:rsidR="00885D6C" w:rsidRPr="00C46942" w:rsidRDefault="00885D6C" w:rsidP="00885D6C">
      <w:pPr>
        <w:shd w:val="clear" w:color="auto" w:fill="1E1E1E"/>
        <w:spacing w:line="270" w:lineRule="atLeast"/>
        <w:jc w:val="left"/>
        <w:rPr>
          <w:rFonts w:ascii="Menlo" w:hAnsi="Menlo" w:cs="Menlo"/>
          <w:color w:val="D4D4D4"/>
          <w:sz w:val="18"/>
          <w:szCs w:val="18"/>
          <w:lang w:val="fr-GB"/>
        </w:rPr>
      </w:pPr>
    </w:p>
    <w:p w14:paraId="354E96A4" w14:textId="77777777" w:rsidR="00885D6C" w:rsidRPr="00C46942" w:rsidRDefault="00885D6C" w:rsidP="00885D6C">
      <w:pPr>
        <w:rPr>
          <w:lang w:eastAsia="en-US"/>
        </w:rPr>
      </w:pPr>
    </w:p>
    <w:p w14:paraId="22F5DC0F" w14:textId="77777777" w:rsidR="00885D6C" w:rsidRPr="00EE3DA2" w:rsidRDefault="00885D6C" w:rsidP="00885D6C">
      <w:pPr>
        <w:pStyle w:val="Titre4"/>
      </w:pPr>
      <w:r>
        <w:t>Trees</w:t>
      </w:r>
    </w:p>
    <w:p w14:paraId="4D07F40E" w14:textId="77777777" w:rsidR="00885D6C" w:rsidRDefault="00885D6C" w:rsidP="00885D6C">
      <w:pPr>
        <w:pStyle w:val="Titre5"/>
      </w:pPr>
      <w:r>
        <w:t xml:space="preserve">TreeDataProcessor.py </w:t>
      </w:r>
    </w:p>
    <w:p w14:paraId="452A974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random</w:t>
      </w:r>
    </w:p>
    <w:p w14:paraId="0DFB332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tensorflow</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tf</w:t>
      </w:r>
    </w:p>
    <w:p w14:paraId="78E5176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ParsingAndEmbeddingLayers</w:t>
      </w:r>
      <w:r w:rsidRPr="00C055AB">
        <w:rPr>
          <w:rFonts w:ascii="Menlo" w:hAnsi="Menlo" w:cs="Menlo"/>
          <w:color w:val="D4D4D4"/>
          <w:sz w:val="18"/>
          <w:szCs w:val="18"/>
          <w:lang w:val="fr-GB"/>
        </w:rPr>
        <w:t>.</w:t>
      </w:r>
      <w:r w:rsidRPr="00C055AB">
        <w:rPr>
          <w:rFonts w:ascii="Menlo" w:hAnsi="Menlo" w:cs="Menlo"/>
          <w:color w:val="4EC9B0"/>
          <w:sz w:val="18"/>
          <w:szCs w:val="18"/>
          <w:lang w:val="fr-GB"/>
        </w:rPr>
        <w:t>Trees</w:t>
      </w:r>
      <w:r w:rsidRPr="00C055AB">
        <w:rPr>
          <w:rFonts w:ascii="Menlo" w:hAnsi="Menlo" w:cs="Menlo"/>
          <w:color w:val="D4D4D4"/>
          <w:sz w:val="18"/>
          <w:szCs w:val="18"/>
          <w:lang w:val="fr-GB"/>
        </w:rPr>
        <w:t>.</w:t>
      </w:r>
      <w:r w:rsidRPr="00C055AB">
        <w:rPr>
          <w:rFonts w:ascii="Menlo" w:hAnsi="Menlo" w:cs="Menlo"/>
          <w:color w:val="4EC9B0"/>
          <w:sz w:val="18"/>
          <w:szCs w:val="18"/>
          <w:lang w:val="fr-GB"/>
        </w:rPr>
        <w:t>TreeEmbeddingLayer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TreeEmbeddingLayer</w:t>
      </w:r>
    </w:p>
    <w:p w14:paraId="07BFE73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ParsingAndEmbeddingLayers</w:t>
      </w:r>
      <w:r w:rsidRPr="00C055AB">
        <w:rPr>
          <w:rFonts w:ascii="Menlo" w:hAnsi="Menlo" w:cs="Menlo"/>
          <w:color w:val="D4D4D4"/>
          <w:sz w:val="18"/>
          <w:szCs w:val="18"/>
          <w:lang w:val="fr-GB"/>
        </w:rPr>
        <w:t>.</w:t>
      </w:r>
      <w:r w:rsidRPr="00C055AB">
        <w:rPr>
          <w:rFonts w:ascii="Menlo" w:hAnsi="Menlo" w:cs="Menlo"/>
          <w:color w:val="4EC9B0"/>
          <w:sz w:val="18"/>
          <w:szCs w:val="18"/>
          <w:lang w:val="fr-GB"/>
        </w:rPr>
        <w:t>Trees</w:t>
      </w:r>
      <w:r w:rsidRPr="00C055AB">
        <w:rPr>
          <w:rFonts w:ascii="Menlo" w:hAnsi="Menlo" w:cs="Menlo"/>
          <w:color w:val="D4D4D4"/>
          <w:sz w:val="18"/>
          <w:szCs w:val="18"/>
          <w:lang w:val="fr-GB"/>
        </w:rPr>
        <w:t>.</w:t>
      </w:r>
      <w:r w:rsidRPr="00C055AB">
        <w:rPr>
          <w:rFonts w:ascii="Menlo" w:hAnsi="Menlo" w:cs="Menlo"/>
          <w:color w:val="4EC9B0"/>
          <w:sz w:val="18"/>
          <w:szCs w:val="18"/>
          <w:lang w:val="fr-GB"/>
        </w:rPr>
        <w:t>TreeParser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TreeParser</w:t>
      </w:r>
    </w:p>
    <w:p w14:paraId="6817161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os</w:t>
      </w:r>
      <w:r w:rsidRPr="00C055AB">
        <w:rPr>
          <w:rFonts w:ascii="Menlo" w:hAnsi="Menlo" w:cs="Menlo"/>
          <w:color w:val="D4D4D4"/>
          <w:sz w:val="18"/>
          <w:szCs w:val="18"/>
          <w:lang w:val="fr-GB"/>
        </w:rPr>
        <w:t>.</w:t>
      </w:r>
      <w:r w:rsidRPr="00C055AB">
        <w:rPr>
          <w:rFonts w:ascii="Menlo" w:hAnsi="Menlo" w:cs="Menlo"/>
          <w:color w:val="4EC9B0"/>
          <w:sz w:val="18"/>
          <w:szCs w:val="18"/>
          <w:lang w:val="fr-GB"/>
        </w:rPr>
        <w:t>path</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dirname</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join</w:t>
      </w:r>
    </w:p>
    <w:p w14:paraId="58B7E8D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26B800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merge</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"./Datasets/Merge Sort"</w:t>
      </w:r>
    </w:p>
    <w:p w14:paraId="111C62A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quick</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"./Datasets/Quick Sort"</w:t>
      </w:r>
    </w:p>
    <w:p w14:paraId="0901FBD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C26FFA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currentDirectory</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dirname</w:t>
      </w:r>
      <w:r w:rsidRPr="00C055AB">
        <w:rPr>
          <w:rFonts w:ascii="Menlo" w:hAnsi="Menlo" w:cs="Menlo"/>
          <w:color w:val="D4D4D4"/>
          <w:sz w:val="18"/>
          <w:szCs w:val="18"/>
          <w:lang w:val="fr-GB"/>
        </w:rPr>
        <w:t>(</w:t>
      </w:r>
      <w:r w:rsidRPr="00C055AB">
        <w:rPr>
          <w:rFonts w:ascii="Menlo" w:hAnsi="Menlo" w:cs="Menlo"/>
          <w:color w:val="9CDCFE"/>
          <w:sz w:val="18"/>
          <w:szCs w:val="18"/>
          <w:lang w:val="fr-GB"/>
        </w:rPr>
        <w:t>__file__</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current working directory on the device</w:t>
      </w:r>
    </w:p>
    <w:p w14:paraId="6F2BA63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pathSplit</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"/ParsingAndEmbeddingLayers"</w:t>
      </w:r>
    </w:p>
    <w:p w14:paraId="7894EE1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head</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currentDirectory</w:t>
      </w:r>
      <w:r w:rsidRPr="00C055AB">
        <w:rPr>
          <w:rFonts w:ascii="Menlo" w:hAnsi="Menlo" w:cs="Menlo"/>
          <w:color w:val="D4D4D4"/>
          <w:sz w:val="18"/>
          <w:szCs w:val="18"/>
          <w:lang w:val="fr-GB"/>
        </w:rPr>
        <w:t>.</w:t>
      </w:r>
      <w:r w:rsidRPr="00C055AB">
        <w:rPr>
          <w:rFonts w:ascii="Menlo" w:hAnsi="Menlo" w:cs="Menlo"/>
          <w:color w:val="DCDCAA"/>
          <w:sz w:val="18"/>
          <w:szCs w:val="18"/>
          <w:lang w:val="fr-GB"/>
        </w:rPr>
        <w:t>split</w:t>
      </w:r>
      <w:r w:rsidRPr="00C055AB">
        <w:rPr>
          <w:rFonts w:ascii="Menlo" w:hAnsi="Menlo" w:cs="Menlo"/>
          <w:color w:val="D4D4D4"/>
          <w:sz w:val="18"/>
          <w:szCs w:val="18"/>
          <w:lang w:val="fr-GB"/>
        </w:rPr>
        <w:t>(</w:t>
      </w:r>
      <w:r w:rsidRPr="00C055AB">
        <w:rPr>
          <w:rFonts w:ascii="Menlo" w:hAnsi="Menlo" w:cs="Menlo"/>
          <w:color w:val="9CDCFE"/>
          <w:sz w:val="18"/>
          <w:szCs w:val="18"/>
          <w:lang w:val="fr-GB"/>
        </w:rPr>
        <w:t>pathSplit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#split the path into two separate parts</w:t>
      </w:r>
    </w:p>
    <w:p w14:paraId="047FAFD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path</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head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p>
    <w:p w14:paraId="318AAFB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082DD3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merge</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path</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merge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#join the directory path to the absolute path</w:t>
      </w:r>
    </w:p>
    <w:p w14:paraId="276C43A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quick</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path</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quick</w:t>
      </w:r>
      <w:r w:rsidRPr="00C055AB">
        <w:rPr>
          <w:rFonts w:ascii="Menlo" w:hAnsi="Menlo" w:cs="Menlo"/>
          <w:color w:val="D4D4D4"/>
          <w:sz w:val="18"/>
          <w:szCs w:val="18"/>
          <w:lang w:val="fr-GB"/>
        </w:rPr>
        <w:t>)</w:t>
      </w:r>
    </w:p>
    <w:p w14:paraId="7F6BD62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7044FE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attachLabels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p>
    <w:p w14:paraId="2B79CC0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7A95C99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Pair up the class labels with the actual data and randomly shuffle the result</w:t>
      </w:r>
    </w:p>
    <w:p w14:paraId="5F64836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E11A12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 The list containing the actual data</w:t>
      </w:r>
    </w:p>
    <w:p w14:paraId="7560C28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 The class labels</w:t>
      </w:r>
    </w:p>
    <w:p w14:paraId="1C1412C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920623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 </w:t>
      </w:r>
    </w:p>
    <w:p w14:paraId="7A6575C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pairs - A list containing data and the labels in tuples</w:t>
      </w:r>
    </w:p>
    <w:p w14:paraId="216364C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7D1DDCE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pairs</w:t>
      </w:r>
      <w:r w:rsidRPr="00C055AB">
        <w:rPr>
          <w:rFonts w:ascii="Menlo" w:hAnsi="Menlo" w:cs="Menlo"/>
          <w:color w:val="D4D4D4"/>
          <w:sz w:val="18"/>
          <w:szCs w:val="18"/>
          <w:lang w:val="fr-GB"/>
        </w:rPr>
        <w:t xml:space="preserve"> = []</w:t>
      </w:r>
    </w:p>
    <w:p w14:paraId="7DB0E6C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index</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w:t>
      </w:r>
    </w:p>
    <w:p w14:paraId="069358F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pairs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w:t>
      </w:r>
      <w:r w:rsidRPr="00C055AB">
        <w:rPr>
          <w:rFonts w:ascii="Menlo" w:hAnsi="Menlo" w:cs="Menlo"/>
          <w:color w:val="9CDCFE"/>
          <w:sz w:val="18"/>
          <w:szCs w:val="18"/>
          <w:lang w:val="fr-GB"/>
        </w:rPr>
        <w:t>index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r w:rsidRPr="00C055AB">
        <w:rPr>
          <w:rFonts w:ascii="Menlo" w:hAnsi="Menlo" w:cs="Menlo"/>
          <w:color w:val="9CDCFE"/>
          <w:sz w:val="18"/>
          <w:szCs w:val="18"/>
          <w:lang w:val="fr-GB"/>
        </w:rPr>
        <w:t>index</w:t>
      </w:r>
      <w:r w:rsidRPr="00C055AB">
        <w:rPr>
          <w:rFonts w:ascii="Menlo" w:hAnsi="Menlo" w:cs="Menlo"/>
          <w:color w:val="D4D4D4"/>
          <w:sz w:val="18"/>
          <w:szCs w:val="18"/>
          <w:lang w:val="fr-GB"/>
        </w:rPr>
        <w:t>]])</w:t>
      </w:r>
    </w:p>
    <w:p w14:paraId="5DC88D0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random</w:t>
      </w:r>
      <w:r w:rsidRPr="00C055AB">
        <w:rPr>
          <w:rFonts w:ascii="Menlo" w:hAnsi="Menlo" w:cs="Menlo"/>
          <w:color w:val="D4D4D4"/>
          <w:sz w:val="18"/>
          <w:szCs w:val="18"/>
          <w:lang w:val="fr-GB"/>
        </w:rPr>
        <w:t>.</w:t>
      </w:r>
      <w:r w:rsidRPr="00C055AB">
        <w:rPr>
          <w:rFonts w:ascii="Menlo" w:hAnsi="Menlo" w:cs="Menlo"/>
          <w:color w:val="9CDCFE"/>
          <w:sz w:val="18"/>
          <w:szCs w:val="18"/>
          <w:lang w:val="fr-GB"/>
        </w:rPr>
        <w:t>shuffle</w:t>
      </w:r>
      <w:r w:rsidRPr="00C055AB">
        <w:rPr>
          <w:rFonts w:ascii="Menlo" w:hAnsi="Menlo" w:cs="Menlo"/>
          <w:color w:val="D4D4D4"/>
          <w:sz w:val="18"/>
          <w:szCs w:val="18"/>
          <w:lang w:val="fr-GB"/>
        </w:rPr>
        <w:t>(</w:t>
      </w:r>
      <w:r w:rsidRPr="00C055AB">
        <w:rPr>
          <w:rFonts w:ascii="Menlo" w:hAnsi="Menlo" w:cs="Menlo"/>
          <w:color w:val="9CDCFE"/>
          <w:sz w:val="18"/>
          <w:szCs w:val="18"/>
          <w:lang w:val="fr-GB"/>
        </w:rPr>
        <w:t>pairs</w:t>
      </w:r>
      <w:r w:rsidRPr="00C055AB">
        <w:rPr>
          <w:rFonts w:ascii="Menlo" w:hAnsi="Menlo" w:cs="Menlo"/>
          <w:color w:val="D4D4D4"/>
          <w:sz w:val="18"/>
          <w:szCs w:val="18"/>
          <w:lang w:val="fr-GB"/>
        </w:rPr>
        <w:t>)</w:t>
      </w:r>
    </w:p>
    <w:p w14:paraId="71D790E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pairs</w:t>
      </w:r>
    </w:p>
    <w:p w14:paraId="75DEA05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8BA333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getFileNames</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bool</w:t>
      </w:r>
      <w:r w:rsidRPr="00C055AB">
        <w:rPr>
          <w:rFonts w:ascii="Menlo" w:hAnsi="Menlo" w:cs="Menlo"/>
          <w:color w:val="D4D4D4"/>
          <w:sz w:val="18"/>
          <w:szCs w:val="18"/>
          <w:lang w:val="fr-GB"/>
        </w:rPr>
        <w:t>):</w:t>
      </w:r>
    </w:p>
    <w:p w14:paraId="1A4CEBA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13F9319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Get the names of the files to be read depending on whether we are working</w:t>
      </w:r>
    </w:p>
    <w:p w14:paraId="59EF87F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with hashed data or not</w:t>
      </w:r>
    </w:p>
    <w:p w14:paraId="553F744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E5CC36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bool - Whether or not we are working with hashed data</w:t>
      </w:r>
    </w:p>
    <w:p w14:paraId="47C1FB3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7CE9BD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4C3D1F1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xTrain - The name of the file containing the training data</w:t>
      </w:r>
    </w:p>
    <w:p w14:paraId="5FDE474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yTrain - The name of the file containing the training data labels</w:t>
      </w:r>
    </w:p>
    <w:p w14:paraId="6D60BEF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xTest - The name of the file containing the testing data</w:t>
      </w:r>
    </w:p>
    <w:p w14:paraId="338BCE1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yTest - The name of the file containing the testing data labels</w:t>
      </w:r>
    </w:p>
    <w:p w14:paraId="156E550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44BF922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dirname</w:t>
      </w:r>
      <w:r w:rsidRPr="00C055AB">
        <w:rPr>
          <w:rFonts w:ascii="Menlo" w:hAnsi="Menlo" w:cs="Menlo"/>
          <w:color w:val="D4D4D4"/>
          <w:sz w:val="18"/>
          <w:szCs w:val="18"/>
          <w:lang w:val="fr-GB"/>
        </w:rPr>
        <w:t>(</w:t>
      </w:r>
      <w:r w:rsidRPr="00C055AB">
        <w:rPr>
          <w:rFonts w:ascii="Menlo" w:hAnsi="Menlo" w:cs="Menlo"/>
          <w:color w:val="9CDCFE"/>
          <w:sz w:val="18"/>
          <w:szCs w:val="18"/>
          <w:lang w:val="fr-GB"/>
        </w:rPr>
        <w:t>__file__</w:t>
      </w:r>
      <w:r w:rsidRPr="00C055AB">
        <w:rPr>
          <w:rFonts w:ascii="Menlo" w:hAnsi="Menlo" w:cs="Menlo"/>
          <w:color w:val="D4D4D4"/>
          <w:sz w:val="18"/>
          <w:szCs w:val="18"/>
          <w:lang w:val="fr-GB"/>
        </w:rPr>
        <w:t>)</w:t>
      </w:r>
    </w:p>
    <w:p w14:paraId="0456C20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is</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False</w:t>
      </w:r>
      <w:r w:rsidRPr="00C055AB">
        <w:rPr>
          <w:rFonts w:ascii="Menlo" w:hAnsi="Menlo" w:cs="Menlo"/>
          <w:color w:val="D4D4D4"/>
          <w:sz w:val="18"/>
          <w:szCs w:val="18"/>
          <w:lang w:val="fr-GB"/>
        </w:rPr>
        <w:t>:</w:t>
      </w:r>
    </w:p>
    <w:p w14:paraId="0F5D600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xTrain</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Data/tree_x_train.txt"</w:t>
      </w:r>
      <w:r w:rsidRPr="00C055AB">
        <w:rPr>
          <w:rFonts w:ascii="Menlo" w:hAnsi="Menlo" w:cs="Menlo"/>
          <w:color w:val="D4D4D4"/>
          <w:sz w:val="18"/>
          <w:szCs w:val="18"/>
          <w:lang w:val="fr-GB"/>
        </w:rPr>
        <w:t>)</w:t>
      </w:r>
    </w:p>
    <w:p w14:paraId="0C3ABBB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yTrain</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Data/tree_y_train.txt"</w:t>
      </w:r>
      <w:r w:rsidRPr="00C055AB">
        <w:rPr>
          <w:rFonts w:ascii="Menlo" w:hAnsi="Menlo" w:cs="Menlo"/>
          <w:color w:val="D4D4D4"/>
          <w:sz w:val="18"/>
          <w:szCs w:val="18"/>
          <w:lang w:val="fr-GB"/>
        </w:rPr>
        <w:t>)</w:t>
      </w:r>
    </w:p>
    <w:p w14:paraId="443F87D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Data/tree_x_test.txt"</w:t>
      </w:r>
      <w:r w:rsidRPr="00C055AB">
        <w:rPr>
          <w:rFonts w:ascii="Menlo" w:hAnsi="Menlo" w:cs="Menlo"/>
          <w:color w:val="D4D4D4"/>
          <w:sz w:val="18"/>
          <w:szCs w:val="18"/>
          <w:lang w:val="fr-GB"/>
        </w:rPr>
        <w:t>)</w:t>
      </w:r>
    </w:p>
    <w:p w14:paraId="544BE7D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Data/tree_y_test.txt"</w:t>
      </w:r>
      <w:r w:rsidRPr="00C055AB">
        <w:rPr>
          <w:rFonts w:ascii="Menlo" w:hAnsi="Menlo" w:cs="Menlo"/>
          <w:color w:val="D4D4D4"/>
          <w:sz w:val="18"/>
          <w:szCs w:val="18"/>
          <w:lang w:val="fr-GB"/>
        </w:rPr>
        <w:t>)</w:t>
      </w:r>
    </w:p>
    <w:p w14:paraId="7F0A635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else</w:t>
      </w:r>
      <w:r w:rsidRPr="00C055AB">
        <w:rPr>
          <w:rFonts w:ascii="Menlo" w:hAnsi="Menlo" w:cs="Menlo"/>
          <w:color w:val="D4D4D4"/>
          <w:sz w:val="18"/>
          <w:szCs w:val="18"/>
          <w:lang w:val="fr-GB"/>
        </w:rPr>
        <w:t>:</w:t>
      </w:r>
    </w:p>
    <w:p w14:paraId="4C9310C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xTrain</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Data/tree_x_train_hashed.txt"</w:t>
      </w:r>
      <w:r w:rsidRPr="00C055AB">
        <w:rPr>
          <w:rFonts w:ascii="Menlo" w:hAnsi="Menlo" w:cs="Menlo"/>
          <w:color w:val="D4D4D4"/>
          <w:sz w:val="18"/>
          <w:szCs w:val="18"/>
          <w:lang w:val="fr-GB"/>
        </w:rPr>
        <w:t>)</w:t>
      </w:r>
    </w:p>
    <w:p w14:paraId="40F8417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yTrain</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Data/tree_y_train_hashed.txt"</w:t>
      </w:r>
      <w:r w:rsidRPr="00C055AB">
        <w:rPr>
          <w:rFonts w:ascii="Menlo" w:hAnsi="Menlo" w:cs="Menlo"/>
          <w:color w:val="D4D4D4"/>
          <w:sz w:val="18"/>
          <w:szCs w:val="18"/>
          <w:lang w:val="fr-GB"/>
        </w:rPr>
        <w:t>)</w:t>
      </w:r>
    </w:p>
    <w:p w14:paraId="0EF5616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Data/tree_x_test_hashed.txt"</w:t>
      </w:r>
      <w:r w:rsidRPr="00C055AB">
        <w:rPr>
          <w:rFonts w:ascii="Menlo" w:hAnsi="Menlo" w:cs="Menlo"/>
          <w:color w:val="D4D4D4"/>
          <w:sz w:val="18"/>
          <w:szCs w:val="18"/>
          <w:lang w:val="fr-GB"/>
        </w:rPr>
        <w:t>)</w:t>
      </w:r>
    </w:p>
    <w:p w14:paraId="76A5A19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join</w:t>
      </w:r>
      <w:r w:rsidRPr="00C055AB">
        <w:rPr>
          <w:rFonts w:ascii="Menlo" w:hAnsi="Menlo" w:cs="Menlo"/>
          <w:color w:val="D4D4D4"/>
          <w:sz w:val="18"/>
          <w:szCs w:val="18"/>
          <w:lang w:val="fr-GB"/>
        </w:rPr>
        <w:t>(</w:t>
      </w:r>
      <w:r w:rsidRPr="00C055AB">
        <w:rPr>
          <w:rFonts w:ascii="Menlo" w:hAnsi="Menlo" w:cs="Menlo"/>
          <w:color w:val="9CDCFE"/>
          <w:sz w:val="18"/>
          <w:szCs w:val="18"/>
          <w:lang w:val="fr-GB"/>
        </w:rPr>
        <w:t>current_dir</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"./Tree Data/tree_y_test_hashed.txt"</w:t>
      </w:r>
      <w:r w:rsidRPr="00C055AB">
        <w:rPr>
          <w:rFonts w:ascii="Menlo" w:hAnsi="Menlo" w:cs="Menlo"/>
          <w:color w:val="D4D4D4"/>
          <w:sz w:val="18"/>
          <w:szCs w:val="18"/>
          <w:lang w:val="fr-GB"/>
        </w:rPr>
        <w:t>)</w:t>
      </w:r>
    </w:p>
    <w:p w14:paraId="4B346E5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57A468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yTest</w:t>
      </w:r>
    </w:p>
    <w:p w14:paraId="2EF0FFC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E91B22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saveData</w:t>
      </w:r>
      <w:r w:rsidRPr="00C055AB">
        <w:rPr>
          <w:rFonts w:ascii="Menlo" w:hAnsi="Menlo" w:cs="Menlo"/>
          <w:color w:val="D4D4D4"/>
          <w:sz w:val="18"/>
          <w:szCs w:val="18"/>
          <w:lang w:val="fr-GB"/>
        </w:rPr>
        <w:t>(</w:t>
      </w:r>
      <w:r w:rsidRPr="00C055AB">
        <w:rPr>
          <w:rFonts w:ascii="Menlo" w:hAnsi="Menlo" w:cs="Menlo"/>
          <w:color w:val="9CDCFE"/>
          <w:sz w:val="18"/>
          <w:szCs w:val="18"/>
          <w:lang w:val="fr-GB"/>
        </w:rPr>
        <w:t>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p>
    <w:p w14:paraId="666DB20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19549C0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Save the unhashed/vectorized training and testing data into lists</w:t>
      </w:r>
    </w:p>
    <w:p w14:paraId="5DF2835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BA4C54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train - The training data</w:t>
      </w:r>
    </w:p>
    <w:p w14:paraId="3B30B1C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test - The testing data</w:t>
      </w:r>
    </w:p>
    <w:p w14:paraId="5621AEC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653A258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Collecting training data"</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02BEE98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 [], []</w:t>
      </w:r>
    </w:p>
    <w:p w14:paraId="711214C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train</w:t>
      </w:r>
      <w:r w:rsidRPr="00C055AB">
        <w:rPr>
          <w:rFonts w:ascii="Menlo" w:hAnsi="Menlo" w:cs="Menlo"/>
          <w:color w:val="D4D4D4"/>
          <w:sz w:val="18"/>
          <w:szCs w:val="18"/>
          <w:lang w:val="fr-GB"/>
        </w:rPr>
        <w:t>)):</w:t>
      </w:r>
    </w:p>
    <w:p w14:paraId="5DB3A7E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2</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503D2DB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560EEB4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current</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train</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1564753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TreeEmbeddingLayer</w:t>
      </w:r>
      <w:r w:rsidRPr="00C055AB">
        <w:rPr>
          <w:rFonts w:ascii="Menlo" w:hAnsi="Menlo" w:cs="Menlo"/>
          <w:color w:val="D4D4D4"/>
          <w:sz w:val="18"/>
          <w:szCs w:val="18"/>
          <w:lang w:val="fr-GB"/>
        </w:rPr>
        <w:t>(</w:t>
      </w:r>
      <w:r w:rsidRPr="00C055AB">
        <w:rPr>
          <w:rFonts w:ascii="Menlo" w:hAnsi="Menlo" w:cs="Menlo"/>
          <w:color w:val="9CDCFE"/>
          <w:sz w:val="18"/>
          <w:szCs w:val="18"/>
          <w:lang w:val="fr-GB"/>
        </w:rPr>
        <w:t>current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#embed all the nodes in the current tree</w:t>
      </w:r>
    </w:p>
    <w:p w14:paraId="49F236F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w:t>
      </w:r>
      <w:r w:rsidRPr="00C055AB">
        <w:rPr>
          <w:rFonts w:ascii="Menlo" w:hAnsi="Menlo" w:cs="Menlo"/>
          <w:color w:val="9CDCFE"/>
          <w:sz w:val="18"/>
          <w:szCs w:val="18"/>
          <w:lang w:val="fr-GB"/>
        </w:rPr>
        <w:t>vectors</w:t>
      </w:r>
      <w:r w:rsidRPr="00C055AB">
        <w:rPr>
          <w:rFonts w:ascii="Menlo" w:hAnsi="Menlo" w:cs="Menlo"/>
          <w:color w:val="D4D4D4"/>
          <w:sz w:val="18"/>
          <w:szCs w:val="18"/>
          <w:lang w:val="fr-GB"/>
        </w:rPr>
        <w:t xml:space="preserve">) </w:t>
      </w:r>
    </w:p>
    <w:p w14:paraId="6C3490F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w:t>
      </w:r>
      <w:r w:rsidRPr="00C055AB">
        <w:rPr>
          <w:rFonts w:ascii="Menlo" w:hAnsi="Menlo" w:cs="Menlo"/>
          <w:color w:val="9CDCFE"/>
          <w:sz w:val="18"/>
          <w:szCs w:val="18"/>
          <w:lang w:val="fr-GB"/>
        </w:rPr>
        <w:t>label</w:t>
      </w:r>
      <w:r w:rsidRPr="00C055AB">
        <w:rPr>
          <w:rFonts w:ascii="Menlo" w:hAnsi="Menlo" w:cs="Menlo"/>
          <w:color w:val="D4D4D4"/>
          <w:sz w:val="18"/>
          <w:szCs w:val="18"/>
          <w:lang w:val="fr-GB"/>
        </w:rPr>
        <w:t>)</w:t>
      </w:r>
    </w:p>
    <w:p w14:paraId="37A9C2F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6A8A3B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Collecting testing data"</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0E9E841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 []</w:t>
      </w:r>
    </w:p>
    <w:p w14:paraId="723E5EE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p>
    <w:p w14:paraId="5DCC1AD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5</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7A2D754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3CF9FFB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TreeEmbeddingLayer</w:t>
      </w:r>
      <w:r w:rsidRPr="00C055AB">
        <w:rPr>
          <w:rFonts w:ascii="Menlo" w:hAnsi="Menlo" w:cs="Menlo"/>
          <w:color w:val="D4D4D4"/>
          <w:sz w:val="18"/>
          <w:szCs w:val="18"/>
          <w:lang w:val="fr-GB"/>
        </w:rPr>
        <w:t>(</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5DD3C2F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w:t>
      </w:r>
      <w:r w:rsidRPr="00C055AB">
        <w:rPr>
          <w:rFonts w:ascii="Menlo" w:hAnsi="Menlo" w:cs="Menlo"/>
          <w:color w:val="9CDCFE"/>
          <w:sz w:val="18"/>
          <w:szCs w:val="18"/>
          <w:lang w:val="fr-GB"/>
        </w:rPr>
        <w:t>vectors</w:t>
      </w:r>
      <w:r w:rsidRPr="00C055AB">
        <w:rPr>
          <w:rFonts w:ascii="Menlo" w:hAnsi="Menlo" w:cs="Menlo"/>
          <w:color w:val="D4D4D4"/>
          <w:sz w:val="18"/>
          <w:szCs w:val="18"/>
          <w:lang w:val="fr-GB"/>
        </w:rPr>
        <w:t>)</w:t>
      </w:r>
    </w:p>
    <w:p w14:paraId="1FEB02A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w:t>
      </w:r>
      <w:r w:rsidRPr="00C055AB">
        <w:rPr>
          <w:rFonts w:ascii="Menlo" w:hAnsi="Menlo" w:cs="Menlo"/>
          <w:color w:val="9CDCFE"/>
          <w:sz w:val="18"/>
          <w:szCs w:val="18"/>
          <w:lang w:val="fr-GB"/>
        </w:rPr>
        <w:t>label</w:t>
      </w:r>
      <w:r w:rsidRPr="00C055AB">
        <w:rPr>
          <w:rFonts w:ascii="Menlo" w:hAnsi="Menlo" w:cs="Menlo"/>
          <w:color w:val="D4D4D4"/>
          <w:sz w:val="18"/>
          <w:szCs w:val="18"/>
          <w:lang w:val="fr-GB"/>
        </w:rPr>
        <w:t>)</w:t>
      </w:r>
    </w:p>
    <w:p w14:paraId="15D2803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78E726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write the contents of each list into the appropriate files with hashed = false</w:t>
      </w:r>
    </w:p>
    <w:p w14:paraId="3EC70BB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writeToFiles</w:t>
      </w:r>
      <w:r w:rsidRPr="00C055AB">
        <w:rPr>
          <w:rFonts w:ascii="Menlo" w:hAnsi="Menlo" w:cs="Menlo"/>
          <w:color w:val="D4D4D4"/>
          <w:sz w:val="18"/>
          <w:szCs w:val="18"/>
          <w:lang w:val="fr-GB"/>
        </w:rPr>
        <w:t>(</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False</w:t>
      </w:r>
      <w:r w:rsidRPr="00C055AB">
        <w:rPr>
          <w:rFonts w:ascii="Menlo" w:hAnsi="Menlo" w:cs="Menlo"/>
          <w:color w:val="D4D4D4"/>
          <w:sz w:val="18"/>
          <w:szCs w:val="18"/>
          <w:lang w:val="fr-GB"/>
        </w:rPr>
        <w:t>)</w:t>
      </w:r>
    </w:p>
    <w:p w14:paraId="75195DD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6931222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saveHashData</w:t>
      </w:r>
      <w:r w:rsidRPr="00C055AB">
        <w:rPr>
          <w:rFonts w:ascii="Menlo" w:hAnsi="Menlo" w:cs="Menlo"/>
          <w:color w:val="D4D4D4"/>
          <w:sz w:val="18"/>
          <w:szCs w:val="18"/>
          <w:lang w:val="fr-GB"/>
        </w:rPr>
        <w:t>(</w:t>
      </w:r>
      <w:r w:rsidRPr="00C055AB">
        <w:rPr>
          <w:rFonts w:ascii="Menlo" w:hAnsi="Menlo" w:cs="Menlo"/>
          <w:color w:val="9CDCFE"/>
          <w:sz w:val="18"/>
          <w:szCs w:val="18"/>
          <w:lang w:val="fr-GB"/>
        </w:rPr>
        <w:t>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p>
    <w:p w14:paraId="1CF8C6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0EE6F86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Save the hashed training and testing data into lists</w:t>
      </w:r>
    </w:p>
    <w:p w14:paraId="4DD3683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251208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train - The hashed training data</w:t>
      </w:r>
    </w:p>
    <w:p w14:paraId="3D59B72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test - The hashed testing data</w:t>
      </w:r>
    </w:p>
    <w:p w14:paraId="35D34FE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06ACD50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Collecting training data"</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2F75BA1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 [], []</w:t>
      </w:r>
    </w:p>
    <w:p w14:paraId="5271264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train</w:t>
      </w:r>
      <w:r w:rsidRPr="00C055AB">
        <w:rPr>
          <w:rFonts w:ascii="Menlo" w:hAnsi="Menlo" w:cs="Menlo"/>
          <w:color w:val="D4D4D4"/>
          <w:sz w:val="18"/>
          <w:szCs w:val="18"/>
          <w:lang w:val="fr-GB"/>
        </w:rPr>
        <w:t>)):</w:t>
      </w:r>
    </w:p>
    <w:p w14:paraId="59D6396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5</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0A65D6F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7FF405A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current</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train</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4F89247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current</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].getTreeEmbeddings(</w:t>
      </w:r>
      <w:r w:rsidRPr="00C055AB">
        <w:rPr>
          <w:rFonts w:ascii="Menlo" w:hAnsi="Menlo" w:cs="Menlo"/>
          <w:color w:val="9CDCFE"/>
          <w:sz w:val="18"/>
          <w:szCs w:val="18"/>
          <w:lang w:val="fr-GB"/>
        </w:rPr>
        <w:t>current</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#get the embedding of each node in the tree</w:t>
      </w:r>
    </w:p>
    <w:p w14:paraId="5B49CD5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tree</w:t>
      </w:r>
      <w:r w:rsidRPr="00C055AB">
        <w:rPr>
          <w:rFonts w:ascii="Menlo" w:hAnsi="Menlo" w:cs="Menlo"/>
          <w:color w:val="D4D4D4"/>
          <w:sz w:val="18"/>
          <w:szCs w:val="18"/>
          <w:lang w:val="fr-GB"/>
        </w:rPr>
        <w:t>)</w:t>
      </w:r>
    </w:p>
    <w:p w14:paraId="39584F9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train</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r w:rsidRPr="00C055AB">
        <w:rPr>
          <w:rFonts w:ascii="Menlo" w:hAnsi="Menlo" w:cs="Menlo"/>
          <w:color w:val="B5CEA8"/>
          <w:sz w:val="18"/>
          <w:szCs w:val="18"/>
          <w:lang w:val="fr-GB"/>
        </w:rPr>
        <w:t>1</w:t>
      </w:r>
      <w:r w:rsidRPr="00C055AB">
        <w:rPr>
          <w:rFonts w:ascii="Menlo" w:hAnsi="Menlo" w:cs="Menlo"/>
          <w:color w:val="D4D4D4"/>
          <w:sz w:val="18"/>
          <w:szCs w:val="18"/>
          <w:lang w:val="fr-GB"/>
        </w:rPr>
        <w:t>])</w:t>
      </w:r>
    </w:p>
    <w:p w14:paraId="0BF20F6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0468B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Repeat for the testing data</w:t>
      </w:r>
    </w:p>
    <w:p w14:paraId="0D65BBC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Collecting testing data"</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12E29E2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 []</w:t>
      </w:r>
    </w:p>
    <w:p w14:paraId="1ADA59F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p>
    <w:p w14:paraId="45B9649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5</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7454E03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r w:rsidRPr="00C055AB">
        <w:rPr>
          <w:rFonts w:ascii="Menlo" w:hAnsi="Menlo" w:cs="Menlo"/>
          <w:color w:val="9CDCFE"/>
          <w:sz w:val="18"/>
          <w:szCs w:val="18"/>
          <w:lang w:val="fr-GB"/>
        </w:rPr>
        <w:t>end</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772AF61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current</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462F0B0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current</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].getTreeEmbeddings(</w:t>
      </w:r>
      <w:r w:rsidRPr="00C055AB">
        <w:rPr>
          <w:rFonts w:ascii="Menlo" w:hAnsi="Menlo" w:cs="Menlo"/>
          <w:color w:val="9CDCFE"/>
          <w:sz w:val="18"/>
          <w:szCs w:val="18"/>
          <w:lang w:val="fr-GB"/>
        </w:rPr>
        <w:t>current</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15C7A49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tree</w:t>
      </w:r>
      <w:r w:rsidRPr="00C055AB">
        <w:rPr>
          <w:rFonts w:ascii="Menlo" w:hAnsi="Menlo" w:cs="Menlo"/>
          <w:color w:val="D4D4D4"/>
          <w:sz w:val="18"/>
          <w:szCs w:val="18"/>
          <w:lang w:val="fr-GB"/>
        </w:rPr>
        <w:t>)</w:t>
      </w:r>
    </w:p>
    <w:p w14:paraId="2702683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r w:rsidRPr="00C055AB">
        <w:rPr>
          <w:rFonts w:ascii="Menlo" w:hAnsi="Menlo" w:cs="Menlo"/>
          <w:color w:val="B5CEA8"/>
          <w:sz w:val="18"/>
          <w:szCs w:val="18"/>
          <w:lang w:val="fr-GB"/>
        </w:rPr>
        <w:t>1</w:t>
      </w:r>
      <w:r w:rsidRPr="00C055AB">
        <w:rPr>
          <w:rFonts w:ascii="Menlo" w:hAnsi="Menlo" w:cs="Menlo"/>
          <w:color w:val="D4D4D4"/>
          <w:sz w:val="18"/>
          <w:szCs w:val="18"/>
          <w:lang w:val="fr-GB"/>
        </w:rPr>
        <w:t>])</w:t>
      </w:r>
    </w:p>
    <w:p w14:paraId="226599C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EC9CBF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write the contents of the training and testing data into files with hashed = true</w:t>
      </w:r>
    </w:p>
    <w:p w14:paraId="0EA2F76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writeToFiles</w:t>
      </w:r>
      <w:r w:rsidRPr="00C055AB">
        <w:rPr>
          <w:rFonts w:ascii="Menlo" w:hAnsi="Menlo" w:cs="Menlo"/>
          <w:color w:val="D4D4D4"/>
          <w:sz w:val="18"/>
          <w:szCs w:val="18"/>
          <w:lang w:val="fr-GB"/>
        </w:rPr>
        <w:t>(</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True</w:t>
      </w:r>
      <w:r w:rsidRPr="00C055AB">
        <w:rPr>
          <w:rFonts w:ascii="Menlo" w:hAnsi="Menlo" w:cs="Menlo"/>
          <w:color w:val="D4D4D4"/>
          <w:sz w:val="18"/>
          <w:szCs w:val="18"/>
          <w:lang w:val="fr-GB"/>
        </w:rPr>
        <w:t>)</w:t>
      </w:r>
    </w:p>
    <w:p w14:paraId="1CF941F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16498F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lastRenderedPageBreak/>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writeToFiles</w:t>
      </w:r>
      <w:r w:rsidRPr="00C055AB">
        <w:rPr>
          <w:rFonts w:ascii="Menlo" w:hAnsi="Menlo" w:cs="Menlo"/>
          <w:color w:val="D4D4D4"/>
          <w:sz w:val="18"/>
          <w:szCs w:val="18"/>
          <w:lang w:val="fr-GB"/>
        </w:rPr>
        <w:t>(</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hashed</w:t>
      </w:r>
      <w:r w:rsidRPr="00C055AB">
        <w:rPr>
          <w:rFonts w:ascii="Menlo" w:hAnsi="Menlo" w:cs="Menlo"/>
          <w:color w:val="D4D4D4"/>
          <w:sz w:val="18"/>
          <w:szCs w:val="18"/>
          <w:lang w:val="fr-GB"/>
        </w:rPr>
        <w:t>):</w:t>
      </w:r>
    </w:p>
    <w:p w14:paraId="2B4E103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6CD0831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Write the contents of the inputs to this method into appropriate files</w:t>
      </w:r>
    </w:p>
    <w:p w14:paraId="1642E2C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F02ADD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 - The training data</w:t>
      </w:r>
    </w:p>
    <w:p w14:paraId="44D481E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y_train - The training data labels</w:t>
      </w:r>
    </w:p>
    <w:p w14:paraId="278932F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 - The testing data</w:t>
      </w:r>
    </w:p>
    <w:p w14:paraId="5576289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y_test - The testing data labels</w:t>
      </w:r>
    </w:p>
    <w:p w14:paraId="30FF2AE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 Whether or not hashed is true</w:t>
      </w:r>
    </w:p>
    <w:p w14:paraId="481DACC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357ACF8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#collect the right file names based on the value of hashed</w:t>
      </w:r>
    </w:p>
    <w:p w14:paraId="4378111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getFileNames</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p>
    <w:p w14:paraId="7035394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4E4793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Write to each file</w:t>
      </w:r>
    </w:p>
    <w:p w14:paraId="0C0C2EF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with</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open</w:t>
      </w:r>
      <w:r w:rsidRPr="00C055AB">
        <w:rPr>
          <w:rFonts w:ascii="Menlo" w:hAnsi="Menlo" w:cs="Menlo"/>
          <w:color w:val="D4D4D4"/>
          <w:sz w:val="18"/>
          <w:szCs w:val="18"/>
          <w:lang w:val="fr-GB"/>
        </w:rPr>
        <w:t>(</w:t>
      </w:r>
      <w:r w:rsidRPr="00C055AB">
        <w:rPr>
          <w:rFonts w:ascii="Menlo" w:hAnsi="Menlo" w:cs="Menlo"/>
          <w:color w:val="9CDCFE"/>
          <w:sz w:val="18"/>
          <w:szCs w:val="18"/>
          <w:lang w:val="fr-GB"/>
        </w:rPr>
        <w:t>xTrain</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p>
    <w:p w14:paraId="4A71B13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w:t>
      </w:r>
    </w:p>
    <w:p w14:paraId="06A8406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r w:rsidRPr="00C055AB">
        <w:rPr>
          <w:rFonts w:ascii="Menlo" w:hAnsi="Menlo" w:cs="Menlo"/>
          <w:color w:val="DCDCAA"/>
          <w:sz w:val="18"/>
          <w:szCs w:val="18"/>
          <w:lang w:val="fr-GB"/>
        </w:rPr>
        <w:t>write</w:t>
      </w:r>
      <w:r w:rsidRPr="00C055AB">
        <w:rPr>
          <w:rFonts w:ascii="Menlo" w:hAnsi="Menlo" w:cs="Menlo"/>
          <w:color w:val="D4D4D4"/>
          <w:sz w:val="18"/>
          <w:szCs w:val="18"/>
          <w:lang w:val="fr-GB"/>
        </w:rPr>
        <w:t>(</w:t>
      </w:r>
      <w:r w:rsidRPr="00C055AB">
        <w:rPr>
          <w:rFonts w:ascii="Menlo" w:hAnsi="Menlo" w:cs="Menlo"/>
          <w:color w:val="4EC9B0"/>
          <w:sz w:val="18"/>
          <w:szCs w:val="18"/>
          <w:lang w:val="fr-GB"/>
        </w:rPr>
        <w:t>str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7FBB9CC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B7BB8E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with</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open</w:t>
      </w:r>
      <w:r w:rsidRPr="00C055AB">
        <w:rPr>
          <w:rFonts w:ascii="Menlo" w:hAnsi="Menlo" w:cs="Menlo"/>
          <w:color w:val="D4D4D4"/>
          <w:sz w:val="18"/>
          <w:szCs w:val="18"/>
          <w:lang w:val="fr-GB"/>
        </w:rPr>
        <w:t>(</w:t>
      </w:r>
      <w:r w:rsidRPr="00C055AB">
        <w:rPr>
          <w:rFonts w:ascii="Menlo" w:hAnsi="Menlo" w:cs="Menlo"/>
          <w:color w:val="9CDCFE"/>
          <w:sz w:val="18"/>
          <w:szCs w:val="18"/>
          <w:lang w:val="fr-GB"/>
        </w:rPr>
        <w:t>yTrain</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p>
    <w:p w14:paraId="3471013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w:t>
      </w:r>
    </w:p>
    <w:p w14:paraId="6E491EA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r w:rsidRPr="00C055AB">
        <w:rPr>
          <w:rFonts w:ascii="Menlo" w:hAnsi="Menlo" w:cs="Menlo"/>
          <w:color w:val="DCDCAA"/>
          <w:sz w:val="18"/>
          <w:szCs w:val="18"/>
          <w:lang w:val="fr-GB"/>
        </w:rPr>
        <w:t>write</w:t>
      </w:r>
      <w:r w:rsidRPr="00C055AB">
        <w:rPr>
          <w:rFonts w:ascii="Menlo" w:hAnsi="Menlo" w:cs="Menlo"/>
          <w:color w:val="D4D4D4"/>
          <w:sz w:val="18"/>
          <w:szCs w:val="18"/>
          <w:lang w:val="fr-GB"/>
        </w:rPr>
        <w:t>(</w:t>
      </w:r>
      <w:r w:rsidRPr="00C055AB">
        <w:rPr>
          <w:rFonts w:ascii="Menlo" w:hAnsi="Menlo" w:cs="Menlo"/>
          <w:color w:val="4EC9B0"/>
          <w:sz w:val="18"/>
          <w:szCs w:val="18"/>
          <w:lang w:val="fr-GB"/>
        </w:rPr>
        <w:t>str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w:t>
      </w:r>
      <w:r w:rsidRPr="00C055AB">
        <w:rPr>
          <w:rFonts w:ascii="Menlo" w:hAnsi="Menlo" w:cs="Menlo"/>
          <w:color w:val="D4D4D4"/>
          <w:sz w:val="18"/>
          <w:szCs w:val="18"/>
          <w:lang w:val="fr-GB"/>
        </w:rPr>
        <w:t xml:space="preserve">)    </w:t>
      </w:r>
    </w:p>
    <w:p w14:paraId="062AE8C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373105F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with</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open</w:t>
      </w:r>
      <w:r w:rsidRPr="00C055AB">
        <w:rPr>
          <w:rFonts w:ascii="Menlo" w:hAnsi="Menlo" w:cs="Menlo"/>
          <w:color w:val="D4D4D4"/>
          <w:sz w:val="18"/>
          <w:szCs w:val="18"/>
          <w:lang w:val="fr-GB"/>
        </w:rPr>
        <w:t>(</w:t>
      </w:r>
      <w:r w:rsidRPr="00C055AB">
        <w:rPr>
          <w:rFonts w:ascii="Menlo" w:hAnsi="Menlo" w:cs="Menlo"/>
          <w:color w:val="9CDCFE"/>
          <w:sz w:val="18"/>
          <w:szCs w:val="18"/>
          <w:lang w:val="fr-GB"/>
        </w:rPr>
        <w:t>xTest</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p>
    <w:p w14:paraId="6EBEAF3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w:t>
      </w:r>
    </w:p>
    <w:p w14:paraId="2455C78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r w:rsidRPr="00C055AB">
        <w:rPr>
          <w:rFonts w:ascii="Menlo" w:hAnsi="Menlo" w:cs="Menlo"/>
          <w:color w:val="DCDCAA"/>
          <w:sz w:val="18"/>
          <w:szCs w:val="18"/>
          <w:lang w:val="fr-GB"/>
        </w:rPr>
        <w:t>write</w:t>
      </w:r>
      <w:r w:rsidRPr="00C055AB">
        <w:rPr>
          <w:rFonts w:ascii="Menlo" w:hAnsi="Menlo" w:cs="Menlo"/>
          <w:color w:val="D4D4D4"/>
          <w:sz w:val="18"/>
          <w:szCs w:val="18"/>
          <w:lang w:val="fr-GB"/>
        </w:rPr>
        <w:t>(</w:t>
      </w:r>
      <w:r w:rsidRPr="00C055AB">
        <w:rPr>
          <w:rFonts w:ascii="Menlo" w:hAnsi="Menlo" w:cs="Menlo"/>
          <w:color w:val="4EC9B0"/>
          <w:sz w:val="18"/>
          <w:szCs w:val="18"/>
          <w:lang w:val="fr-GB"/>
        </w:rPr>
        <w:t>str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09D5209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5050662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with</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open</w:t>
      </w:r>
      <w:r w:rsidRPr="00C055AB">
        <w:rPr>
          <w:rFonts w:ascii="Menlo" w:hAnsi="Menlo" w:cs="Menlo"/>
          <w:color w:val="D4D4D4"/>
          <w:sz w:val="18"/>
          <w:szCs w:val="18"/>
          <w:lang w:val="fr-GB"/>
        </w:rPr>
        <w:t>(</w:t>
      </w:r>
      <w:r w:rsidRPr="00C055AB">
        <w:rPr>
          <w:rFonts w:ascii="Menlo" w:hAnsi="Menlo" w:cs="Menlo"/>
          <w:color w:val="9CDCFE"/>
          <w:sz w:val="18"/>
          <w:szCs w:val="18"/>
          <w:lang w:val="fr-GB"/>
        </w:rPr>
        <w:t>yTest</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p>
    <w:p w14:paraId="376B8E1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w:t>
      </w:r>
    </w:p>
    <w:p w14:paraId="3437748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writer</w:t>
      </w:r>
      <w:r w:rsidRPr="00C055AB">
        <w:rPr>
          <w:rFonts w:ascii="Menlo" w:hAnsi="Menlo" w:cs="Menlo"/>
          <w:color w:val="D4D4D4"/>
          <w:sz w:val="18"/>
          <w:szCs w:val="18"/>
          <w:lang w:val="fr-GB"/>
        </w:rPr>
        <w:t>.</w:t>
      </w:r>
      <w:r w:rsidRPr="00C055AB">
        <w:rPr>
          <w:rFonts w:ascii="Menlo" w:hAnsi="Menlo" w:cs="Menlo"/>
          <w:color w:val="DCDCAA"/>
          <w:sz w:val="18"/>
          <w:szCs w:val="18"/>
          <w:lang w:val="fr-GB"/>
        </w:rPr>
        <w:t>write</w:t>
      </w:r>
      <w:r w:rsidRPr="00C055AB">
        <w:rPr>
          <w:rFonts w:ascii="Menlo" w:hAnsi="Menlo" w:cs="Menlo"/>
          <w:color w:val="D4D4D4"/>
          <w:sz w:val="18"/>
          <w:szCs w:val="18"/>
          <w:lang w:val="fr-GB"/>
        </w:rPr>
        <w:t>(</w:t>
      </w:r>
      <w:r w:rsidRPr="00C055AB">
        <w:rPr>
          <w:rFonts w:ascii="Menlo" w:hAnsi="Menlo" w:cs="Menlo"/>
          <w:color w:val="4EC9B0"/>
          <w:sz w:val="18"/>
          <w:szCs w:val="18"/>
          <w:lang w:val="fr-GB"/>
        </w:rPr>
        <w:t>str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4E7E4D4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E66E49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readXFiles</w:t>
      </w:r>
      <w:r w:rsidRPr="00C055AB">
        <w:rPr>
          <w:rFonts w:ascii="Menlo" w:hAnsi="Menlo" w:cs="Menlo"/>
          <w:color w:val="D4D4D4"/>
          <w:sz w:val="18"/>
          <w:szCs w:val="18"/>
          <w:lang w:val="fr-GB"/>
        </w:rPr>
        <w:t>(</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w:t>
      </w:r>
    </w:p>
    <w:p w14:paraId="2C5C92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76701F2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Read the contents of a file containing either training or testing data</w:t>
      </w:r>
    </w:p>
    <w:p w14:paraId="4668819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23FACD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filePath - The path to the file containing the appropriate embeddings</w:t>
      </w:r>
    </w:p>
    <w:p w14:paraId="4FD7403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0FC6BAE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55FDB3C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values - The formatted contents of 'filePath'</w:t>
      </w:r>
    </w:p>
    <w:p w14:paraId="00E663B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218BFA1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with</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open</w:t>
      </w:r>
      <w:r w:rsidRPr="00C055AB">
        <w:rPr>
          <w:rFonts w:ascii="Menlo" w:hAnsi="Menlo" w:cs="Menlo"/>
          <w:color w:val="D4D4D4"/>
          <w:sz w:val="18"/>
          <w:szCs w:val="18"/>
          <w:lang w:val="fr-GB"/>
        </w:rPr>
        <w:t>(</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reader</w:t>
      </w:r>
      <w:r w:rsidRPr="00C055AB">
        <w:rPr>
          <w:rFonts w:ascii="Menlo" w:hAnsi="Menlo" w:cs="Menlo"/>
          <w:color w:val="D4D4D4"/>
          <w:sz w:val="18"/>
          <w:szCs w:val="18"/>
          <w:lang w:val="fr-GB"/>
        </w:rPr>
        <w:t>:</w:t>
      </w:r>
    </w:p>
    <w:p w14:paraId="1206D87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reader</w:t>
      </w:r>
      <w:r w:rsidRPr="00C055AB">
        <w:rPr>
          <w:rFonts w:ascii="Menlo" w:hAnsi="Menlo" w:cs="Menlo"/>
          <w:color w:val="D4D4D4"/>
          <w:sz w:val="18"/>
          <w:szCs w:val="18"/>
          <w:lang w:val="fr-GB"/>
        </w:rPr>
        <w:t>.</w:t>
      </w:r>
      <w:r w:rsidRPr="00C055AB">
        <w:rPr>
          <w:rFonts w:ascii="Menlo" w:hAnsi="Menlo" w:cs="Menlo"/>
          <w:color w:val="DCDCAA"/>
          <w:sz w:val="18"/>
          <w:szCs w:val="18"/>
          <w:lang w:val="fr-GB"/>
        </w:rPr>
        <w:t>readlines</w:t>
      </w:r>
      <w:r w:rsidRPr="00C055AB">
        <w:rPr>
          <w:rFonts w:ascii="Menlo" w:hAnsi="Menlo" w:cs="Menlo"/>
          <w:color w:val="D4D4D4"/>
          <w:sz w:val="18"/>
          <w:szCs w:val="18"/>
          <w:lang w:val="fr-GB"/>
        </w:rPr>
        <w:t>()</w:t>
      </w:r>
    </w:p>
    <w:p w14:paraId="2BAB3FD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63BCB47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p>
    <w:p w14:paraId="596438D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remove all unnecessary characters</w:t>
      </w:r>
    </w:p>
    <w:p w14:paraId="74E699E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w:t>
      </w:r>
      <w:r w:rsidRPr="00C055AB">
        <w:rPr>
          <w:rFonts w:ascii="Menlo" w:hAnsi="Menlo" w:cs="Menlo"/>
          <w:color w:val="DCDCAA"/>
          <w:sz w:val="18"/>
          <w:szCs w:val="18"/>
          <w:lang w:val="fr-GB"/>
        </w:rPr>
        <w:t>replace</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r w:rsidRPr="00C055AB">
        <w:rPr>
          <w:rFonts w:ascii="Menlo" w:hAnsi="Menlo" w:cs="Menlo"/>
          <w:color w:val="D4D4D4"/>
          <w:sz w:val="18"/>
          <w:szCs w:val="18"/>
          <w:lang w:val="fr-GB"/>
        </w:rPr>
        <w:t>).</w:t>
      </w:r>
      <w:r w:rsidRPr="00C055AB">
        <w:rPr>
          <w:rFonts w:ascii="Menlo" w:hAnsi="Menlo" w:cs="Menlo"/>
          <w:color w:val="DCDCAA"/>
          <w:sz w:val="18"/>
          <w:szCs w:val="18"/>
          <w:lang w:val="fr-GB"/>
        </w:rPr>
        <w:t>replace</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r w:rsidRPr="00C055AB">
        <w:rPr>
          <w:rFonts w:ascii="Menlo" w:hAnsi="Menlo" w:cs="Menlo"/>
          <w:color w:val="D4D4D4"/>
          <w:sz w:val="18"/>
          <w:szCs w:val="18"/>
          <w:lang w:val="fr-GB"/>
        </w:rPr>
        <w:t>).</w:t>
      </w:r>
      <w:r w:rsidRPr="00C055AB">
        <w:rPr>
          <w:rFonts w:ascii="Menlo" w:hAnsi="Menlo" w:cs="Menlo"/>
          <w:color w:val="DCDCAA"/>
          <w:sz w:val="18"/>
          <w:szCs w:val="18"/>
          <w:lang w:val="fr-GB"/>
        </w:rPr>
        <w:t>strip</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4DAC0DE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w:t>
      </w:r>
      <w:r w:rsidRPr="00C055AB">
        <w:rPr>
          <w:rFonts w:ascii="Menlo" w:hAnsi="Menlo" w:cs="Menlo"/>
          <w:color w:val="DCDCAA"/>
          <w:sz w:val="18"/>
          <w:szCs w:val="18"/>
          <w:lang w:val="fr-GB"/>
        </w:rPr>
        <w:t>split</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5C9E846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 = [</w:t>
      </w:r>
      <w:r w:rsidRPr="00C055AB">
        <w:rPr>
          <w:rFonts w:ascii="Menlo" w:hAnsi="Menlo" w:cs="Menlo"/>
          <w:color w:val="4EC9B0"/>
          <w:sz w:val="18"/>
          <w:szCs w:val="18"/>
          <w:lang w:val="fr-GB"/>
        </w:rPr>
        <w:t>float</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w:t>
      </w:r>
    </w:p>
    <w:p w14:paraId="484943D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DBBAD2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p>
    <w:p w14:paraId="63EF61A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1830AE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readYFiles</w:t>
      </w:r>
      <w:r w:rsidRPr="00C055AB">
        <w:rPr>
          <w:rFonts w:ascii="Menlo" w:hAnsi="Menlo" w:cs="Menlo"/>
          <w:color w:val="D4D4D4"/>
          <w:sz w:val="18"/>
          <w:szCs w:val="18"/>
          <w:lang w:val="fr-GB"/>
        </w:rPr>
        <w:t>(</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w:t>
      </w:r>
    </w:p>
    <w:p w14:paraId="4B453C3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CE9178"/>
          <w:sz w:val="18"/>
          <w:szCs w:val="18"/>
          <w:lang w:val="fr-GB"/>
        </w:rPr>
        <w:t>"""</w:t>
      </w:r>
    </w:p>
    <w:p w14:paraId="3A2317B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Read the contents of a file containing either training labels or testing data labels</w:t>
      </w:r>
    </w:p>
    <w:p w14:paraId="6F51A13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9A3B89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filePath - The path to the file containing the appropriate embeddings</w:t>
      </w:r>
    </w:p>
    <w:p w14:paraId="08ED567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141A01D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44C6932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values - The formatted contents of 'filePath'</w:t>
      </w:r>
    </w:p>
    <w:p w14:paraId="1108933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1104807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with</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open</w:t>
      </w:r>
      <w:r w:rsidRPr="00C055AB">
        <w:rPr>
          <w:rFonts w:ascii="Menlo" w:hAnsi="Menlo" w:cs="Menlo"/>
          <w:color w:val="D4D4D4"/>
          <w:sz w:val="18"/>
          <w:szCs w:val="18"/>
          <w:lang w:val="fr-GB"/>
        </w:rPr>
        <w:t>(</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reader</w:t>
      </w:r>
      <w:r w:rsidRPr="00C055AB">
        <w:rPr>
          <w:rFonts w:ascii="Menlo" w:hAnsi="Menlo" w:cs="Menlo"/>
          <w:color w:val="D4D4D4"/>
          <w:sz w:val="18"/>
          <w:szCs w:val="18"/>
          <w:lang w:val="fr-GB"/>
        </w:rPr>
        <w:t>:</w:t>
      </w:r>
    </w:p>
    <w:p w14:paraId="74C14D1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reader</w:t>
      </w:r>
      <w:r w:rsidRPr="00C055AB">
        <w:rPr>
          <w:rFonts w:ascii="Menlo" w:hAnsi="Menlo" w:cs="Menlo"/>
          <w:color w:val="D4D4D4"/>
          <w:sz w:val="18"/>
          <w:szCs w:val="18"/>
          <w:lang w:val="fr-GB"/>
        </w:rPr>
        <w:t>.</w:t>
      </w:r>
      <w:r w:rsidRPr="00C055AB">
        <w:rPr>
          <w:rFonts w:ascii="Menlo" w:hAnsi="Menlo" w:cs="Menlo"/>
          <w:color w:val="DCDCAA"/>
          <w:sz w:val="18"/>
          <w:szCs w:val="18"/>
          <w:lang w:val="fr-GB"/>
        </w:rPr>
        <w:t>readlines</w:t>
      </w:r>
      <w:r w:rsidRPr="00C055AB">
        <w:rPr>
          <w:rFonts w:ascii="Menlo" w:hAnsi="Menlo" w:cs="Menlo"/>
          <w:color w:val="D4D4D4"/>
          <w:sz w:val="18"/>
          <w:szCs w:val="18"/>
          <w:lang w:val="fr-GB"/>
        </w:rPr>
        <w:t>()</w:t>
      </w:r>
    </w:p>
    <w:p w14:paraId="36B8435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55FCAA3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p>
    <w:p w14:paraId="591BB82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strip newlines and brackets and convert back to float</w:t>
      </w:r>
    </w:p>
    <w:p w14:paraId="1773BF4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r w:rsidRPr="00C055AB">
        <w:rPr>
          <w:rFonts w:ascii="Menlo" w:hAnsi="Menlo" w:cs="Menlo"/>
          <w:color w:val="DCDCAA"/>
          <w:sz w:val="18"/>
          <w:szCs w:val="18"/>
          <w:lang w:val="fr-GB"/>
        </w:rPr>
        <w:t>replace</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r w:rsidRPr="00C055AB">
        <w:rPr>
          <w:rFonts w:ascii="Menlo" w:hAnsi="Menlo" w:cs="Menlo"/>
          <w:color w:val="D4D4D4"/>
          <w:sz w:val="18"/>
          <w:szCs w:val="18"/>
          <w:lang w:val="fr-GB"/>
        </w:rPr>
        <w:t>).</w:t>
      </w:r>
      <w:r w:rsidRPr="00C055AB">
        <w:rPr>
          <w:rFonts w:ascii="Menlo" w:hAnsi="Menlo" w:cs="Menlo"/>
          <w:color w:val="DCDCAA"/>
          <w:sz w:val="18"/>
          <w:szCs w:val="18"/>
          <w:lang w:val="fr-GB"/>
        </w:rPr>
        <w:t>replace</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r w:rsidRPr="00C055AB">
        <w:rPr>
          <w:rFonts w:ascii="Menlo" w:hAnsi="Menlo" w:cs="Menlo"/>
          <w:color w:val="D4D4D4"/>
          <w:sz w:val="18"/>
          <w:szCs w:val="18"/>
          <w:lang w:val="fr-GB"/>
        </w:rPr>
        <w:t>).</w:t>
      </w:r>
      <w:r w:rsidRPr="00C055AB">
        <w:rPr>
          <w:rFonts w:ascii="Menlo" w:hAnsi="Menlo" w:cs="Menlo"/>
          <w:color w:val="DCDCAA"/>
          <w:sz w:val="18"/>
          <w:szCs w:val="18"/>
          <w:lang w:val="fr-GB"/>
        </w:rPr>
        <w:t>strip</w:t>
      </w:r>
      <w:r w:rsidRPr="00C055AB">
        <w:rPr>
          <w:rFonts w:ascii="Menlo" w:hAnsi="Menlo" w:cs="Menlo"/>
          <w:color w:val="D4D4D4"/>
          <w:sz w:val="18"/>
          <w:szCs w:val="18"/>
          <w:lang w:val="fr-GB"/>
        </w:rPr>
        <w:t>(</w:t>
      </w:r>
      <w:r w:rsidRPr="00C055AB">
        <w:rPr>
          <w:rFonts w:ascii="Menlo" w:hAnsi="Menlo" w:cs="Menlo"/>
          <w:color w:val="CE9178"/>
          <w:sz w:val="18"/>
          <w:szCs w:val="18"/>
          <w:lang w:val="fr-GB"/>
        </w:rPr>
        <w:t>"</w:t>
      </w:r>
      <w:r w:rsidRPr="00C055AB">
        <w:rPr>
          <w:rFonts w:ascii="Menlo" w:hAnsi="Menlo" w:cs="Menlo"/>
          <w:color w:val="D7BA7D"/>
          <w:sz w:val="18"/>
          <w:szCs w:val="18"/>
          <w:lang w:val="fr-GB"/>
        </w:rPr>
        <w:t>\n</w:t>
      </w:r>
      <w:r w:rsidRPr="00C055AB">
        <w:rPr>
          <w:rFonts w:ascii="Menlo" w:hAnsi="Menlo" w:cs="Menlo"/>
          <w:color w:val="CE9178"/>
          <w:sz w:val="18"/>
          <w:szCs w:val="18"/>
          <w:lang w:val="fr-GB"/>
        </w:rPr>
        <w:t>"</w:t>
      </w:r>
      <w:r w:rsidRPr="00C055AB">
        <w:rPr>
          <w:rFonts w:ascii="Menlo" w:hAnsi="Menlo" w:cs="Menlo"/>
          <w:color w:val="D4D4D4"/>
          <w:sz w:val="18"/>
          <w:szCs w:val="18"/>
          <w:lang w:val="fr-GB"/>
        </w:rPr>
        <w:t>)</w:t>
      </w:r>
    </w:p>
    <w:p w14:paraId="4E7CDE5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r w:rsidRPr="00C055AB">
        <w:rPr>
          <w:rFonts w:ascii="Menlo" w:hAnsi="Menlo" w:cs="Menlo"/>
          <w:color w:val="DCDCAA"/>
          <w:sz w:val="18"/>
          <w:szCs w:val="18"/>
          <w:lang w:val="fr-GB"/>
        </w:rPr>
        <w:t>split</w:t>
      </w:r>
      <w:r w:rsidRPr="00C055AB">
        <w:rPr>
          <w:rFonts w:ascii="Menlo" w:hAnsi="Menlo" w:cs="Menlo"/>
          <w:color w:val="D4D4D4"/>
          <w:sz w:val="18"/>
          <w:szCs w:val="18"/>
          <w:lang w:val="fr-GB"/>
        </w:rPr>
        <w:t>(</w:t>
      </w:r>
      <w:r w:rsidRPr="00C055AB">
        <w:rPr>
          <w:rFonts w:ascii="Menlo" w:hAnsi="Menlo" w:cs="Menlo"/>
          <w:color w:val="CE9178"/>
          <w:sz w:val="18"/>
          <w:szCs w:val="18"/>
          <w:lang w:val="fr-GB"/>
        </w:rPr>
        <w:t>" "</w:t>
      </w:r>
      <w:r w:rsidRPr="00C055AB">
        <w:rPr>
          <w:rFonts w:ascii="Menlo" w:hAnsi="Menlo" w:cs="Menlo"/>
          <w:color w:val="D4D4D4"/>
          <w:sz w:val="18"/>
          <w:szCs w:val="18"/>
          <w:lang w:val="fr-GB"/>
        </w:rPr>
        <w:t>)</w:t>
      </w:r>
    </w:p>
    <w:p w14:paraId="276B165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 = [</w:t>
      </w:r>
      <w:r w:rsidRPr="00C055AB">
        <w:rPr>
          <w:rFonts w:ascii="Menlo" w:hAnsi="Menlo" w:cs="Menlo"/>
          <w:color w:val="4EC9B0"/>
          <w:sz w:val="18"/>
          <w:szCs w:val="18"/>
          <w:lang w:val="fr-GB"/>
        </w:rPr>
        <w:t>float</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p>
    <w:p w14:paraId="5243B8F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B1B43D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p>
    <w:p w14:paraId="3005F80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009007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bool</w:t>
      </w:r>
      <w:r w:rsidRPr="00C055AB">
        <w:rPr>
          <w:rFonts w:ascii="Menlo" w:hAnsi="Menlo" w:cs="Menlo"/>
          <w:color w:val="D4D4D4"/>
          <w:sz w:val="18"/>
          <w:szCs w:val="18"/>
          <w:lang w:val="fr-GB"/>
        </w:rPr>
        <w:t>):</w:t>
      </w:r>
    </w:p>
    <w:p w14:paraId="246443A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358436E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This method is called by external classes when they want to access the contents of the saved files</w:t>
      </w:r>
    </w:p>
    <w:p w14:paraId="2C3B48E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It is also called by external methods when running the final experiments</w:t>
      </w:r>
    </w:p>
    <w:p w14:paraId="7969CCD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AE35F8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bool - Whether or not hashed is true</w:t>
      </w:r>
    </w:p>
    <w:p w14:paraId="2FD432E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AB0B92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68BCF29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 - The formatted contents of the training data file</w:t>
      </w:r>
    </w:p>
    <w:p w14:paraId="33B2DBB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y_train - The formatted contents of the training data labels file</w:t>
      </w:r>
    </w:p>
    <w:p w14:paraId="6FA43EB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 - The formatted contents of the testing data file</w:t>
      </w:r>
    </w:p>
    <w:p w14:paraId="0B07E68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y_test - The formatted contents of the testing data labels file</w:t>
      </w:r>
    </w:p>
    <w:p w14:paraId="4922907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4E0E235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saveHashedFiles</w:t>
      </w:r>
      <w:r w:rsidRPr="00C055AB">
        <w:rPr>
          <w:rFonts w:ascii="Menlo" w:hAnsi="Menlo" w:cs="Menlo"/>
          <w:color w:val="D4D4D4"/>
          <w:sz w:val="18"/>
          <w:szCs w:val="18"/>
          <w:lang w:val="fr-GB"/>
        </w:rPr>
        <w:t>()</w:t>
      </w:r>
    </w:p>
    <w:p w14:paraId="0F6F8EB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print</w:t>
      </w:r>
      <w:r w:rsidRPr="00C055AB">
        <w:rPr>
          <w:rFonts w:ascii="Menlo" w:hAnsi="Menlo" w:cs="Menlo"/>
          <w:color w:val="D4D4D4"/>
          <w:sz w:val="18"/>
          <w:szCs w:val="18"/>
          <w:lang w:val="fr-GB"/>
        </w:rPr>
        <w:t>()</w:t>
      </w:r>
    </w:p>
    <w:p w14:paraId="45C2B37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saveUnhashedFiles</w:t>
      </w:r>
      <w:r w:rsidRPr="00C055AB">
        <w:rPr>
          <w:rFonts w:ascii="Menlo" w:hAnsi="Menlo" w:cs="Menlo"/>
          <w:color w:val="D4D4D4"/>
          <w:sz w:val="18"/>
          <w:szCs w:val="18"/>
          <w:lang w:val="fr-GB"/>
        </w:rPr>
        <w:t>()</w:t>
      </w:r>
    </w:p>
    <w:p w14:paraId="596C6DF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FC2A4D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getFileNames</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w:t>
      </w:r>
    </w:p>
    <w:p w14:paraId="593ADAB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41E4AB8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 [], [], []</w:t>
      </w:r>
    </w:p>
    <w:p w14:paraId="7C95B4E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readXFiles</w:t>
      </w:r>
      <w:r w:rsidRPr="00C055AB">
        <w:rPr>
          <w:rFonts w:ascii="Menlo" w:hAnsi="Menlo" w:cs="Menlo"/>
          <w:color w:val="D4D4D4"/>
          <w:sz w:val="18"/>
          <w:szCs w:val="18"/>
          <w:lang w:val="fr-GB"/>
        </w:rPr>
        <w:t>(</w:t>
      </w:r>
      <w:r w:rsidRPr="00C055AB">
        <w:rPr>
          <w:rFonts w:ascii="Menlo" w:hAnsi="Menlo" w:cs="Menlo"/>
          <w:color w:val="9CDCFE"/>
          <w:sz w:val="18"/>
          <w:szCs w:val="18"/>
          <w:lang w:val="fr-GB"/>
        </w:rPr>
        <w:t>xTrain</w:t>
      </w:r>
      <w:r w:rsidRPr="00C055AB">
        <w:rPr>
          <w:rFonts w:ascii="Menlo" w:hAnsi="Menlo" w:cs="Menlo"/>
          <w:color w:val="D4D4D4"/>
          <w:sz w:val="18"/>
          <w:szCs w:val="18"/>
          <w:lang w:val="fr-GB"/>
        </w:rPr>
        <w:t>)</w:t>
      </w:r>
    </w:p>
    <w:p w14:paraId="164A181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readYFiles</w:t>
      </w:r>
      <w:r w:rsidRPr="00C055AB">
        <w:rPr>
          <w:rFonts w:ascii="Menlo" w:hAnsi="Menlo" w:cs="Menlo"/>
          <w:color w:val="D4D4D4"/>
          <w:sz w:val="18"/>
          <w:szCs w:val="18"/>
          <w:lang w:val="fr-GB"/>
        </w:rPr>
        <w:t>(</w:t>
      </w:r>
      <w:r w:rsidRPr="00C055AB">
        <w:rPr>
          <w:rFonts w:ascii="Menlo" w:hAnsi="Menlo" w:cs="Menlo"/>
          <w:color w:val="9CDCFE"/>
          <w:sz w:val="18"/>
          <w:szCs w:val="18"/>
          <w:lang w:val="fr-GB"/>
        </w:rPr>
        <w:t>yTrain</w:t>
      </w:r>
      <w:r w:rsidRPr="00C055AB">
        <w:rPr>
          <w:rFonts w:ascii="Menlo" w:hAnsi="Menlo" w:cs="Menlo"/>
          <w:color w:val="D4D4D4"/>
          <w:sz w:val="18"/>
          <w:szCs w:val="18"/>
          <w:lang w:val="fr-GB"/>
        </w:rPr>
        <w:t>)</w:t>
      </w:r>
    </w:p>
    <w:p w14:paraId="338A6B0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0394C2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readXFiles</w:t>
      </w:r>
      <w:r w:rsidRPr="00C055AB">
        <w:rPr>
          <w:rFonts w:ascii="Menlo" w:hAnsi="Menlo" w:cs="Menlo"/>
          <w:color w:val="D4D4D4"/>
          <w:sz w:val="18"/>
          <w:szCs w:val="18"/>
          <w:lang w:val="fr-GB"/>
        </w:rPr>
        <w:t>(</w:t>
      </w:r>
      <w:r w:rsidRPr="00C055AB">
        <w:rPr>
          <w:rFonts w:ascii="Menlo" w:hAnsi="Menlo" w:cs="Menlo"/>
          <w:color w:val="9CDCFE"/>
          <w:sz w:val="18"/>
          <w:szCs w:val="18"/>
          <w:lang w:val="fr-GB"/>
        </w:rPr>
        <w:t>xTest</w:t>
      </w:r>
      <w:r w:rsidRPr="00C055AB">
        <w:rPr>
          <w:rFonts w:ascii="Menlo" w:hAnsi="Menlo" w:cs="Menlo"/>
          <w:color w:val="D4D4D4"/>
          <w:sz w:val="18"/>
          <w:szCs w:val="18"/>
          <w:lang w:val="fr-GB"/>
        </w:rPr>
        <w:t>)</w:t>
      </w:r>
    </w:p>
    <w:p w14:paraId="112C499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readYFiles</w:t>
      </w:r>
      <w:r w:rsidRPr="00C055AB">
        <w:rPr>
          <w:rFonts w:ascii="Menlo" w:hAnsi="Menlo" w:cs="Menlo"/>
          <w:color w:val="D4D4D4"/>
          <w:sz w:val="18"/>
          <w:szCs w:val="18"/>
          <w:lang w:val="fr-GB"/>
        </w:rPr>
        <w:t>(</w:t>
      </w:r>
      <w:r w:rsidRPr="00C055AB">
        <w:rPr>
          <w:rFonts w:ascii="Menlo" w:hAnsi="Menlo" w:cs="Menlo"/>
          <w:color w:val="9CDCFE"/>
          <w:sz w:val="18"/>
          <w:szCs w:val="18"/>
          <w:lang w:val="fr-GB"/>
        </w:rPr>
        <w:t>yTest</w:t>
      </w:r>
      <w:r w:rsidRPr="00C055AB">
        <w:rPr>
          <w:rFonts w:ascii="Menlo" w:hAnsi="Menlo" w:cs="Menlo"/>
          <w:color w:val="D4D4D4"/>
          <w:sz w:val="18"/>
          <w:szCs w:val="18"/>
          <w:lang w:val="fr-GB"/>
        </w:rPr>
        <w:t>)</w:t>
      </w:r>
    </w:p>
    <w:p w14:paraId="6B11021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68B434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p>
    <w:p w14:paraId="27A15A9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41DB54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saveUnhashedFiles</w:t>
      </w:r>
      <w:r w:rsidRPr="00C055AB">
        <w:rPr>
          <w:rFonts w:ascii="Menlo" w:hAnsi="Menlo" w:cs="Menlo"/>
          <w:color w:val="D4D4D4"/>
          <w:sz w:val="18"/>
          <w:szCs w:val="18"/>
          <w:lang w:val="fr-GB"/>
        </w:rPr>
        <w:t>():</w:t>
      </w:r>
    </w:p>
    <w:p w14:paraId="32C0AE9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24F61D6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lastRenderedPageBreak/>
        <w:t xml:space="preserve">    Call the saveData method on the unhashed/vectorized files</w:t>
      </w:r>
    </w:p>
    <w:p w14:paraId="10D22C9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6A057D9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parser</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TreeParser</w:t>
      </w:r>
      <w:r w:rsidRPr="00C055AB">
        <w:rPr>
          <w:rFonts w:ascii="Menlo" w:hAnsi="Menlo" w:cs="Menlo"/>
          <w:color w:val="D4D4D4"/>
          <w:sz w:val="18"/>
          <w:szCs w:val="18"/>
          <w:lang w:val="fr-GB"/>
        </w:rPr>
        <w:t>(</w:t>
      </w:r>
      <w:r w:rsidRPr="00C055AB">
        <w:rPr>
          <w:rFonts w:ascii="Menlo" w:hAnsi="Menlo" w:cs="Menlo"/>
          <w:color w:val="569CD6"/>
          <w:sz w:val="18"/>
          <w:szCs w:val="18"/>
          <w:lang w:val="fr-GB"/>
        </w:rPr>
        <w:t>False</w:t>
      </w:r>
      <w:r w:rsidRPr="00C055AB">
        <w:rPr>
          <w:rFonts w:ascii="Menlo" w:hAnsi="Menlo" w:cs="Menlo"/>
          <w:color w:val="D4D4D4"/>
          <w:sz w:val="18"/>
          <w:szCs w:val="18"/>
          <w:lang w:val="fr-GB"/>
        </w:rPr>
        <w:t>)</w:t>
      </w:r>
    </w:p>
    <w:p w14:paraId="6FAFD06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mergeTree</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mergeLabels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parser</w:t>
      </w:r>
      <w:r w:rsidRPr="00C055AB">
        <w:rPr>
          <w:rFonts w:ascii="Menlo" w:hAnsi="Menlo" w:cs="Menlo"/>
          <w:color w:val="D4D4D4"/>
          <w:sz w:val="18"/>
          <w:szCs w:val="18"/>
          <w:lang w:val="fr-GB"/>
        </w:rPr>
        <w:t>.</w:t>
      </w:r>
      <w:r w:rsidRPr="00C055AB">
        <w:rPr>
          <w:rFonts w:ascii="Menlo" w:hAnsi="Menlo" w:cs="Menlo"/>
          <w:color w:val="DCDCAA"/>
          <w:sz w:val="18"/>
          <w:szCs w:val="18"/>
          <w:lang w:val="fr-GB"/>
        </w:rPr>
        <w:t>parse</w:t>
      </w:r>
      <w:r w:rsidRPr="00C055AB">
        <w:rPr>
          <w:rFonts w:ascii="Menlo" w:hAnsi="Menlo" w:cs="Menlo"/>
          <w:color w:val="D4D4D4"/>
          <w:sz w:val="18"/>
          <w:szCs w:val="18"/>
          <w:lang w:val="fr-GB"/>
        </w:rPr>
        <w:t>(</w:t>
      </w:r>
      <w:r w:rsidRPr="00C055AB">
        <w:rPr>
          <w:rFonts w:ascii="Menlo" w:hAnsi="Menlo" w:cs="Menlo"/>
          <w:color w:val="9CDCFE"/>
          <w:sz w:val="18"/>
          <w:szCs w:val="18"/>
          <w:lang w:val="fr-GB"/>
        </w:rPr>
        <w:t>merge</w:t>
      </w:r>
      <w:r w:rsidRPr="00C055AB">
        <w:rPr>
          <w:rFonts w:ascii="Menlo" w:hAnsi="Menlo" w:cs="Menlo"/>
          <w:color w:val="D4D4D4"/>
          <w:sz w:val="18"/>
          <w:szCs w:val="18"/>
          <w:lang w:val="fr-GB"/>
        </w:rPr>
        <w:t>)</w:t>
      </w:r>
    </w:p>
    <w:p w14:paraId="46DC369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quickTree</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quickLabels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parser</w:t>
      </w:r>
      <w:r w:rsidRPr="00C055AB">
        <w:rPr>
          <w:rFonts w:ascii="Menlo" w:hAnsi="Menlo" w:cs="Menlo"/>
          <w:color w:val="D4D4D4"/>
          <w:sz w:val="18"/>
          <w:szCs w:val="18"/>
          <w:lang w:val="fr-GB"/>
        </w:rPr>
        <w:t>.</w:t>
      </w:r>
      <w:r w:rsidRPr="00C055AB">
        <w:rPr>
          <w:rFonts w:ascii="Menlo" w:hAnsi="Menlo" w:cs="Menlo"/>
          <w:color w:val="DCDCAA"/>
          <w:sz w:val="18"/>
          <w:szCs w:val="18"/>
          <w:lang w:val="fr-GB"/>
        </w:rPr>
        <w:t>parse</w:t>
      </w:r>
      <w:r w:rsidRPr="00C055AB">
        <w:rPr>
          <w:rFonts w:ascii="Menlo" w:hAnsi="Menlo" w:cs="Menlo"/>
          <w:color w:val="D4D4D4"/>
          <w:sz w:val="18"/>
          <w:szCs w:val="18"/>
          <w:lang w:val="fr-GB"/>
        </w:rPr>
        <w:t>(</w:t>
      </w:r>
      <w:r w:rsidRPr="00C055AB">
        <w:rPr>
          <w:rFonts w:ascii="Menlo" w:hAnsi="Menlo" w:cs="Menlo"/>
          <w:color w:val="9CDCFE"/>
          <w:sz w:val="18"/>
          <w:szCs w:val="18"/>
          <w:lang w:val="fr-GB"/>
        </w:rPr>
        <w:t>quick</w:t>
      </w:r>
      <w:r w:rsidRPr="00C055AB">
        <w:rPr>
          <w:rFonts w:ascii="Menlo" w:hAnsi="Menlo" w:cs="Menlo"/>
          <w:color w:val="D4D4D4"/>
          <w:sz w:val="18"/>
          <w:szCs w:val="18"/>
          <w:lang w:val="fr-GB"/>
        </w:rPr>
        <w:t>)</w:t>
      </w:r>
    </w:p>
    <w:p w14:paraId="09266FC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29C19D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mergeTree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quickTree</w:t>
      </w:r>
      <w:r w:rsidRPr="00C055AB">
        <w:rPr>
          <w:rFonts w:ascii="Menlo" w:hAnsi="Menlo" w:cs="Menlo"/>
          <w:color w:val="D4D4D4"/>
          <w:sz w:val="18"/>
          <w:szCs w:val="18"/>
          <w:lang w:val="fr-GB"/>
        </w:rPr>
        <w:t xml:space="preserve"> </w:t>
      </w:r>
    </w:p>
    <w:p w14:paraId="5998051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mergeLabels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quickLabels</w:t>
      </w:r>
      <w:r w:rsidRPr="00C055AB">
        <w:rPr>
          <w:rFonts w:ascii="Menlo" w:hAnsi="Menlo" w:cs="Menlo"/>
          <w:color w:val="D4D4D4"/>
          <w:sz w:val="18"/>
          <w:szCs w:val="18"/>
          <w:lang w:val="fr-GB"/>
        </w:rPr>
        <w:t xml:space="preserve"> </w:t>
      </w:r>
    </w:p>
    <w:p w14:paraId="38079E0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746D44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pairs</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attachLabels</w:t>
      </w:r>
      <w:r w:rsidRPr="00C055AB">
        <w:rPr>
          <w:rFonts w:ascii="Menlo" w:hAnsi="Menlo" w:cs="Menlo"/>
          <w:color w:val="D4D4D4"/>
          <w:sz w:val="18"/>
          <w:szCs w:val="18"/>
          <w:lang w:val="fr-GB"/>
        </w:rPr>
        <w:t>(</w:t>
      </w:r>
      <w:r w:rsidRPr="00C055AB">
        <w:rPr>
          <w:rFonts w:ascii="Menlo" w:hAnsi="Menlo" w:cs="Menlo"/>
          <w:color w:val="9CDCFE"/>
          <w:sz w:val="18"/>
          <w:szCs w:val="18"/>
          <w:lang w:val="fr-GB"/>
        </w:rPr>
        <w:t>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#attach class labels</w:t>
      </w:r>
    </w:p>
    <w:p w14:paraId="134B72A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split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int</w:t>
      </w:r>
      <w:r w:rsidRPr="00C055AB">
        <w:rPr>
          <w:rFonts w:ascii="Menlo" w:hAnsi="Menlo" w:cs="Menlo"/>
          <w:color w:val="D4D4D4"/>
          <w:sz w:val="18"/>
          <w:szCs w:val="18"/>
          <w:lang w:val="fr-GB"/>
        </w:rPr>
        <w:t>(</w:t>
      </w:r>
      <w:r w:rsidRPr="00C055AB">
        <w:rPr>
          <w:rFonts w:ascii="Menlo" w:hAnsi="Menlo" w:cs="Menlo"/>
          <w:color w:val="B5CEA8"/>
          <w:sz w:val="18"/>
          <w:szCs w:val="18"/>
          <w:lang w:val="fr-GB"/>
        </w:rPr>
        <w:t>0.8</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pairs</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#split 80-20 for training and testing</w:t>
      </w:r>
    </w:p>
    <w:p w14:paraId="507B357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test</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pairs</w:t>
      </w:r>
      <w:r w:rsidRPr="00C055AB">
        <w:rPr>
          <w:rFonts w:ascii="Menlo" w:hAnsi="Menlo" w:cs="Menlo"/>
          <w:color w:val="D4D4D4"/>
          <w:sz w:val="18"/>
          <w:szCs w:val="18"/>
          <w:lang w:val="fr-GB"/>
        </w:rPr>
        <w:t>[:</w:t>
      </w:r>
      <w:r w:rsidRPr="00C055AB">
        <w:rPr>
          <w:rFonts w:ascii="Menlo" w:hAnsi="Menlo" w:cs="Menlo"/>
          <w:color w:val="9CDCFE"/>
          <w:sz w:val="18"/>
          <w:szCs w:val="18"/>
          <w:lang w:val="fr-GB"/>
        </w:rPr>
        <w:t>split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pairs</w:t>
      </w:r>
      <w:r w:rsidRPr="00C055AB">
        <w:rPr>
          <w:rFonts w:ascii="Menlo" w:hAnsi="Menlo" w:cs="Menlo"/>
          <w:color w:val="D4D4D4"/>
          <w:sz w:val="18"/>
          <w:szCs w:val="18"/>
          <w:lang w:val="fr-GB"/>
        </w:rPr>
        <w:t>[</w:t>
      </w:r>
      <w:r w:rsidRPr="00C055AB">
        <w:rPr>
          <w:rFonts w:ascii="Menlo" w:hAnsi="Menlo" w:cs="Menlo"/>
          <w:color w:val="9CDCFE"/>
          <w:sz w:val="18"/>
          <w:szCs w:val="18"/>
          <w:lang w:val="fr-GB"/>
        </w:rPr>
        <w:t>split</w:t>
      </w:r>
      <w:r w:rsidRPr="00C055AB">
        <w:rPr>
          <w:rFonts w:ascii="Menlo" w:hAnsi="Menlo" w:cs="Menlo"/>
          <w:color w:val="D4D4D4"/>
          <w:sz w:val="18"/>
          <w:szCs w:val="18"/>
          <w:lang w:val="fr-GB"/>
        </w:rPr>
        <w:t>:]</w:t>
      </w:r>
    </w:p>
    <w:p w14:paraId="21BF995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saveData</w:t>
      </w:r>
      <w:r w:rsidRPr="00C055AB">
        <w:rPr>
          <w:rFonts w:ascii="Menlo" w:hAnsi="Menlo" w:cs="Menlo"/>
          <w:color w:val="D4D4D4"/>
          <w:sz w:val="18"/>
          <w:szCs w:val="18"/>
          <w:lang w:val="fr-GB"/>
        </w:rPr>
        <w:t>(</w:t>
      </w:r>
      <w:r w:rsidRPr="00C055AB">
        <w:rPr>
          <w:rFonts w:ascii="Menlo" w:hAnsi="Menlo" w:cs="Menlo"/>
          <w:color w:val="9CDCFE"/>
          <w:sz w:val="18"/>
          <w:szCs w:val="18"/>
          <w:lang w:val="fr-GB"/>
        </w:rPr>
        <w:t>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test</w:t>
      </w:r>
      <w:r w:rsidRPr="00C055AB">
        <w:rPr>
          <w:rFonts w:ascii="Menlo" w:hAnsi="Menlo" w:cs="Menlo"/>
          <w:color w:val="D4D4D4"/>
          <w:sz w:val="18"/>
          <w:szCs w:val="18"/>
          <w:lang w:val="fr-GB"/>
        </w:rPr>
        <w:t>)</w:t>
      </w:r>
    </w:p>
    <w:p w14:paraId="4E6A301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AC2BC0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saveHashedFiles</w:t>
      </w:r>
      <w:r w:rsidRPr="00C055AB">
        <w:rPr>
          <w:rFonts w:ascii="Menlo" w:hAnsi="Menlo" w:cs="Menlo"/>
          <w:color w:val="D4D4D4"/>
          <w:sz w:val="18"/>
          <w:szCs w:val="18"/>
          <w:lang w:val="fr-GB"/>
        </w:rPr>
        <w:t>():</w:t>
      </w:r>
    </w:p>
    <w:p w14:paraId="7BB3B5F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385A01F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Call the saveHashData method on the hashed files</w:t>
      </w:r>
    </w:p>
    <w:p w14:paraId="7009D37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440276A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hashParser</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TreeParser</w:t>
      </w:r>
      <w:r w:rsidRPr="00C055AB">
        <w:rPr>
          <w:rFonts w:ascii="Menlo" w:hAnsi="Menlo" w:cs="Menlo"/>
          <w:color w:val="D4D4D4"/>
          <w:sz w:val="18"/>
          <w:szCs w:val="18"/>
          <w:lang w:val="fr-GB"/>
        </w:rPr>
        <w:t>(</w:t>
      </w:r>
      <w:r w:rsidRPr="00C055AB">
        <w:rPr>
          <w:rFonts w:ascii="Menlo" w:hAnsi="Menlo" w:cs="Menlo"/>
          <w:color w:val="569CD6"/>
          <w:sz w:val="18"/>
          <w:szCs w:val="18"/>
          <w:lang w:val="fr-GB"/>
        </w:rPr>
        <w:t>True</w:t>
      </w:r>
      <w:r w:rsidRPr="00C055AB">
        <w:rPr>
          <w:rFonts w:ascii="Menlo" w:hAnsi="Menlo" w:cs="Menlo"/>
          <w:color w:val="D4D4D4"/>
          <w:sz w:val="18"/>
          <w:szCs w:val="18"/>
          <w:lang w:val="fr-GB"/>
        </w:rPr>
        <w:t>)</w:t>
      </w:r>
    </w:p>
    <w:p w14:paraId="2D8F2A1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mergeHashTree</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mergeLabels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hashParser</w:t>
      </w:r>
      <w:r w:rsidRPr="00C055AB">
        <w:rPr>
          <w:rFonts w:ascii="Menlo" w:hAnsi="Menlo" w:cs="Menlo"/>
          <w:color w:val="D4D4D4"/>
          <w:sz w:val="18"/>
          <w:szCs w:val="18"/>
          <w:lang w:val="fr-GB"/>
        </w:rPr>
        <w:t>.</w:t>
      </w:r>
      <w:r w:rsidRPr="00C055AB">
        <w:rPr>
          <w:rFonts w:ascii="Menlo" w:hAnsi="Menlo" w:cs="Menlo"/>
          <w:color w:val="DCDCAA"/>
          <w:sz w:val="18"/>
          <w:szCs w:val="18"/>
          <w:lang w:val="fr-GB"/>
        </w:rPr>
        <w:t>parse</w:t>
      </w:r>
      <w:r w:rsidRPr="00C055AB">
        <w:rPr>
          <w:rFonts w:ascii="Menlo" w:hAnsi="Menlo" w:cs="Menlo"/>
          <w:color w:val="D4D4D4"/>
          <w:sz w:val="18"/>
          <w:szCs w:val="18"/>
          <w:lang w:val="fr-GB"/>
        </w:rPr>
        <w:t>(</w:t>
      </w:r>
      <w:r w:rsidRPr="00C055AB">
        <w:rPr>
          <w:rFonts w:ascii="Menlo" w:hAnsi="Menlo" w:cs="Menlo"/>
          <w:color w:val="9CDCFE"/>
          <w:sz w:val="18"/>
          <w:szCs w:val="18"/>
          <w:lang w:val="fr-GB"/>
        </w:rPr>
        <w:t>merge</w:t>
      </w:r>
      <w:r w:rsidRPr="00C055AB">
        <w:rPr>
          <w:rFonts w:ascii="Menlo" w:hAnsi="Menlo" w:cs="Menlo"/>
          <w:color w:val="D4D4D4"/>
          <w:sz w:val="18"/>
          <w:szCs w:val="18"/>
          <w:lang w:val="fr-GB"/>
        </w:rPr>
        <w:t>)</w:t>
      </w:r>
    </w:p>
    <w:p w14:paraId="684F192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quickHashTree</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quickLabels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hashParser</w:t>
      </w:r>
      <w:r w:rsidRPr="00C055AB">
        <w:rPr>
          <w:rFonts w:ascii="Menlo" w:hAnsi="Menlo" w:cs="Menlo"/>
          <w:color w:val="D4D4D4"/>
          <w:sz w:val="18"/>
          <w:szCs w:val="18"/>
          <w:lang w:val="fr-GB"/>
        </w:rPr>
        <w:t>.</w:t>
      </w:r>
      <w:r w:rsidRPr="00C055AB">
        <w:rPr>
          <w:rFonts w:ascii="Menlo" w:hAnsi="Menlo" w:cs="Menlo"/>
          <w:color w:val="DCDCAA"/>
          <w:sz w:val="18"/>
          <w:szCs w:val="18"/>
          <w:lang w:val="fr-GB"/>
        </w:rPr>
        <w:t>parse</w:t>
      </w:r>
      <w:r w:rsidRPr="00C055AB">
        <w:rPr>
          <w:rFonts w:ascii="Menlo" w:hAnsi="Menlo" w:cs="Menlo"/>
          <w:color w:val="D4D4D4"/>
          <w:sz w:val="18"/>
          <w:szCs w:val="18"/>
          <w:lang w:val="fr-GB"/>
        </w:rPr>
        <w:t>(</w:t>
      </w:r>
      <w:r w:rsidRPr="00C055AB">
        <w:rPr>
          <w:rFonts w:ascii="Menlo" w:hAnsi="Menlo" w:cs="Menlo"/>
          <w:color w:val="9CDCFE"/>
          <w:sz w:val="18"/>
          <w:szCs w:val="18"/>
          <w:lang w:val="fr-GB"/>
        </w:rPr>
        <w:t>quick</w:t>
      </w:r>
      <w:r w:rsidRPr="00C055AB">
        <w:rPr>
          <w:rFonts w:ascii="Menlo" w:hAnsi="Menlo" w:cs="Menlo"/>
          <w:color w:val="D4D4D4"/>
          <w:sz w:val="18"/>
          <w:szCs w:val="18"/>
          <w:lang w:val="fr-GB"/>
        </w:rPr>
        <w:t>)</w:t>
      </w:r>
    </w:p>
    <w:p w14:paraId="3D8615F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C04674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x_hash</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mergeHashTree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quickHashTree</w:t>
      </w:r>
      <w:r w:rsidRPr="00C055AB">
        <w:rPr>
          <w:rFonts w:ascii="Menlo" w:hAnsi="Menlo" w:cs="Menlo"/>
          <w:color w:val="D4D4D4"/>
          <w:sz w:val="18"/>
          <w:szCs w:val="18"/>
          <w:lang w:val="fr-GB"/>
        </w:rPr>
        <w:t xml:space="preserve"> </w:t>
      </w:r>
    </w:p>
    <w:p w14:paraId="2FFC3AB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y_hash</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mergeLabels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quickLabels</w:t>
      </w:r>
      <w:r w:rsidRPr="00C055AB">
        <w:rPr>
          <w:rFonts w:ascii="Menlo" w:hAnsi="Menlo" w:cs="Menlo"/>
          <w:color w:val="D4D4D4"/>
          <w:sz w:val="18"/>
          <w:szCs w:val="18"/>
          <w:lang w:val="fr-GB"/>
        </w:rPr>
        <w:t xml:space="preserve"> </w:t>
      </w:r>
    </w:p>
    <w:p w14:paraId="7A65190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37D20B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hashedPairs</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attachLabels</w:t>
      </w:r>
      <w:r w:rsidRPr="00C055AB">
        <w:rPr>
          <w:rFonts w:ascii="Menlo" w:hAnsi="Menlo" w:cs="Menlo"/>
          <w:color w:val="D4D4D4"/>
          <w:sz w:val="18"/>
          <w:szCs w:val="18"/>
          <w:lang w:val="fr-GB"/>
        </w:rPr>
        <w:t>(</w:t>
      </w:r>
      <w:r w:rsidRPr="00C055AB">
        <w:rPr>
          <w:rFonts w:ascii="Menlo" w:hAnsi="Menlo" w:cs="Menlo"/>
          <w:color w:val="9CDCFE"/>
          <w:sz w:val="18"/>
          <w:szCs w:val="18"/>
          <w:lang w:val="fr-GB"/>
        </w:rPr>
        <w:t>x_hash</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y_hash</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#attach class labels</w:t>
      </w:r>
    </w:p>
    <w:p w14:paraId="425DE9B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split_hash</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int</w:t>
      </w:r>
      <w:r w:rsidRPr="00C055AB">
        <w:rPr>
          <w:rFonts w:ascii="Menlo" w:hAnsi="Menlo" w:cs="Menlo"/>
          <w:color w:val="D4D4D4"/>
          <w:sz w:val="18"/>
          <w:szCs w:val="18"/>
          <w:lang w:val="fr-GB"/>
        </w:rPr>
        <w:t>(</w:t>
      </w:r>
      <w:r w:rsidRPr="00C055AB">
        <w:rPr>
          <w:rFonts w:ascii="Menlo" w:hAnsi="Menlo" w:cs="Menlo"/>
          <w:color w:val="B5CEA8"/>
          <w:sz w:val="18"/>
          <w:szCs w:val="18"/>
          <w:lang w:val="fr-GB"/>
        </w:rPr>
        <w:t>0.8</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hashedPairs</w:t>
      </w:r>
      <w:r w:rsidRPr="00C055AB">
        <w:rPr>
          <w:rFonts w:ascii="Menlo" w:hAnsi="Menlo" w:cs="Menlo"/>
          <w:color w:val="D4D4D4"/>
          <w:sz w:val="18"/>
          <w:szCs w:val="18"/>
          <w:lang w:val="fr-GB"/>
        </w:rPr>
        <w:t>))</w:t>
      </w:r>
    </w:p>
    <w:p w14:paraId="27DC29B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train_hash</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test_hash</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hashedPairs</w:t>
      </w:r>
      <w:r w:rsidRPr="00C055AB">
        <w:rPr>
          <w:rFonts w:ascii="Menlo" w:hAnsi="Menlo" w:cs="Menlo"/>
          <w:color w:val="D4D4D4"/>
          <w:sz w:val="18"/>
          <w:szCs w:val="18"/>
          <w:lang w:val="fr-GB"/>
        </w:rPr>
        <w:t>[:</w:t>
      </w:r>
      <w:r w:rsidRPr="00C055AB">
        <w:rPr>
          <w:rFonts w:ascii="Menlo" w:hAnsi="Menlo" w:cs="Menlo"/>
          <w:color w:val="9CDCFE"/>
          <w:sz w:val="18"/>
          <w:szCs w:val="18"/>
          <w:lang w:val="fr-GB"/>
        </w:rPr>
        <w:t>split_hash</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hashedPairs</w:t>
      </w:r>
      <w:r w:rsidRPr="00C055AB">
        <w:rPr>
          <w:rFonts w:ascii="Menlo" w:hAnsi="Menlo" w:cs="Menlo"/>
          <w:color w:val="D4D4D4"/>
          <w:sz w:val="18"/>
          <w:szCs w:val="18"/>
          <w:lang w:val="fr-GB"/>
        </w:rPr>
        <w:t>[</w:t>
      </w:r>
      <w:r w:rsidRPr="00C055AB">
        <w:rPr>
          <w:rFonts w:ascii="Menlo" w:hAnsi="Menlo" w:cs="Menlo"/>
          <w:color w:val="9CDCFE"/>
          <w:sz w:val="18"/>
          <w:szCs w:val="18"/>
          <w:lang w:val="fr-GB"/>
        </w:rPr>
        <w:t>split_hash</w:t>
      </w:r>
      <w:r w:rsidRPr="00C055AB">
        <w:rPr>
          <w:rFonts w:ascii="Menlo" w:hAnsi="Menlo" w:cs="Menlo"/>
          <w:color w:val="D4D4D4"/>
          <w:sz w:val="18"/>
          <w:szCs w:val="18"/>
          <w:lang w:val="fr-GB"/>
        </w:rPr>
        <w:t>:]</w:t>
      </w:r>
    </w:p>
    <w:p w14:paraId="4439EEB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saveHashData</w:t>
      </w:r>
      <w:r w:rsidRPr="00C055AB">
        <w:rPr>
          <w:rFonts w:ascii="Menlo" w:hAnsi="Menlo" w:cs="Menlo"/>
          <w:color w:val="D4D4D4"/>
          <w:sz w:val="18"/>
          <w:szCs w:val="18"/>
          <w:lang w:val="fr-GB"/>
        </w:rPr>
        <w:t>(</w:t>
      </w:r>
      <w:r w:rsidRPr="00C055AB">
        <w:rPr>
          <w:rFonts w:ascii="Menlo" w:hAnsi="Menlo" w:cs="Menlo"/>
          <w:color w:val="9CDCFE"/>
          <w:sz w:val="18"/>
          <w:szCs w:val="18"/>
          <w:lang w:val="fr-GB"/>
        </w:rPr>
        <w:t>train_hash</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test_hash</w:t>
      </w:r>
      <w:r w:rsidRPr="00C055AB">
        <w:rPr>
          <w:rFonts w:ascii="Menlo" w:hAnsi="Menlo" w:cs="Menlo"/>
          <w:color w:val="D4D4D4"/>
          <w:sz w:val="18"/>
          <w:szCs w:val="18"/>
          <w:lang w:val="fr-GB"/>
        </w:rPr>
        <w:t>)</w:t>
      </w:r>
    </w:p>
    <w:p w14:paraId="7D88692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537DD1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tensorToList</w:t>
      </w:r>
      <w:r w:rsidRPr="00C055AB">
        <w:rPr>
          <w:rFonts w:ascii="Menlo" w:hAnsi="Menlo" w:cs="Menlo"/>
          <w:color w:val="D4D4D4"/>
          <w:sz w:val="18"/>
          <w:szCs w:val="18"/>
          <w:lang w:val="fr-GB"/>
        </w:rPr>
        <w:t>(</w:t>
      </w:r>
      <w:r w:rsidRPr="00C055AB">
        <w:rPr>
          <w:rFonts w:ascii="Menlo" w:hAnsi="Menlo" w:cs="Menlo"/>
          <w:color w:val="9CDCFE"/>
          <w:sz w:val="18"/>
          <w:szCs w:val="18"/>
          <w:lang w:val="fr-GB"/>
        </w:rPr>
        <w:t>xValues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4EC9B0"/>
          <w:sz w:val="18"/>
          <w:szCs w:val="18"/>
          <w:lang w:val="fr-GB"/>
        </w:rPr>
        <w:t>Tensor</w:t>
      </w:r>
      <w:r w:rsidRPr="00C055AB">
        <w:rPr>
          <w:rFonts w:ascii="Menlo" w:hAnsi="Menlo" w:cs="Menlo"/>
          <w:color w:val="D4D4D4"/>
          <w:sz w:val="18"/>
          <w:szCs w:val="18"/>
          <w:lang w:val="fr-GB"/>
        </w:rPr>
        <w:t>):</w:t>
      </w:r>
    </w:p>
    <w:p w14:paraId="7B2A351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1D439CE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Convert a tensor to a list for processing by the Non-Deep Learning models</w:t>
      </w:r>
    </w:p>
    <w:p w14:paraId="45E82DC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730100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xValues: tf.Tensor - The data values to be converted into a list</w:t>
      </w:r>
    </w:p>
    <w:p w14:paraId="09E4420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14C6AE4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w:t>
      </w:r>
      <w:r w:rsidRPr="00C055AB">
        <w:rPr>
          <w:rFonts w:ascii="Menlo" w:hAnsi="Menlo" w:cs="Menlo"/>
          <w:color w:val="D4D4D4"/>
          <w:sz w:val="18"/>
          <w:szCs w:val="18"/>
          <w:lang w:val="fr-GB"/>
        </w:rPr>
        <w:t xml:space="preserve"> = []</w:t>
      </w:r>
    </w:p>
    <w:p w14:paraId="2518FDE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xValues</w:t>
      </w:r>
      <w:r w:rsidRPr="00C055AB">
        <w:rPr>
          <w:rFonts w:ascii="Menlo" w:hAnsi="Menlo" w:cs="Menlo"/>
          <w:color w:val="D4D4D4"/>
          <w:sz w:val="18"/>
          <w:szCs w:val="18"/>
          <w:lang w:val="fr-GB"/>
        </w:rPr>
        <w:t>:</w:t>
      </w:r>
    </w:p>
    <w:p w14:paraId="4AD0BF5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4EC9B0"/>
          <w:sz w:val="18"/>
          <w:szCs w:val="18"/>
          <w:lang w:val="fr-GB"/>
        </w:rPr>
        <w:t>list</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.numpy()))</w:t>
      </w:r>
    </w:p>
    <w:p w14:paraId="454A1AB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46EFC6B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w:t>
      </w:r>
    </w:p>
    <w:p w14:paraId="77A6DAA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71E3A4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floatToInt</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p>
    <w:p w14:paraId="3DAE0C3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59172E5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Convert a tensor to a list and a float to an int for processing by the Non-Deep Learning models</w:t>
      </w:r>
    </w:p>
    <w:p w14:paraId="695A68D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C75161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 - The data values to be converted into a list of integers</w:t>
      </w:r>
    </w:p>
    <w:p w14:paraId="42DE22B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5EE77C1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list</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p>
    <w:p w14:paraId="7190202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p>
    <w:p w14:paraId="412E289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9CDCFE"/>
          <w:sz w:val="18"/>
          <w:szCs w:val="18"/>
          <w:lang w:val="fr-GB"/>
        </w:rPr>
        <w:t>j</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22D7501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j</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list</w:t>
      </w:r>
      <w:r w:rsidRPr="00C055AB">
        <w:rPr>
          <w:rFonts w:ascii="Menlo" w:hAnsi="Menlo" w:cs="Menlo"/>
          <w:color w:val="D4D4D4"/>
          <w:sz w:val="18"/>
          <w:szCs w:val="18"/>
          <w:lang w:val="fr-GB"/>
        </w:rPr>
        <w:t>(</w:t>
      </w:r>
      <w:r w:rsidRPr="00C055AB">
        <w:rPr>
          <w:rFonts w:ascii="Menlo" w:hAnsi="Menlo" w:cs="Menlo"/>
          <w:color w:val="9CDCFE"/>
          <w:sz w:val="18"/>
          <w:szCs w:val="18"/>
          <w:lang w:val="fr-GB"/>
        </w:rPr>
        <w:t>j</w:t>
      </w:r>
      <w:r w:rsidRPr="00C055AB">
        <w:rPr>
          <w:rFonts w:ascii="Menlo" w:hAnsi="Menlo" w:cs="Menlo"/>
          <w:color w:val="D4D4D4"/>
          <w:sz w:val="18"/>
          <w:szCs w:val="18"/>
          <w:lang w:val="fr-GB"/>
        </w:rPr>
        <w:t>)</w:t>
      </w:r>
    </w:p>
    <w:p w14:paraId="39276CA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j</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j</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387FF94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int</w:t>
      </w:r>
      <w:r w:rsidRPr="00C055AB">
        <w:rPr>
          <w:rFonts w:ascii="Menlo" w:hAnsi="Menlo" w:cs="Menlo"/>
          <w:color w:val="D4D4D4"/>
          <w:sz w:val="18"/>
          <w:szCs w:val="18"/>
          <w:lang w:val="fr-GB"/>
        </w:rPr>
        <w:t>(</w:t>
      </w:r>
      <w:r w:rsidRPr="00C055AB">
        <w:rPr>
          <w:rFonts w:ascii="Menlo" w:hAnsi="Menlo" w:cs="Menlo"/>
          <w:color w:val="9CDCFE"/>
          <w:sz w:val="18"/>
          <w:szCs w:val="18"/>
          <w:lang w:val="fr-GB"/>
        </w:rPr>
        <w:t>j</w:t>
      </w:r>
      <w:r w:rsidRPr="00C055AB">
        <w:rPr>
          <w:rFonts w:ascii="Menlo" w:hAnsi="Menlo" w:cs="Menlo"/>
          <w:color w:val="D4D4D4"/>
          <w:sz w:val="18"/>
          <w:szCs w:val="18"/>
          <w:lang w:val="fr-GB"/>
        </w:rPr>
        <w:t>)</w:t>
      </w:r>
    </w:p>
    <w:p w14:paraId="208B75A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w:t>
      </w:r>
    </w:p>
    <w:p w14:paraId="212E8056" w14:textId="77777777" w:rsidR="00885D6C" w:rsidRPr="00C055AB" w:rsidRDefault="00885D6C" w:rsidP="00885D6C">
      <w:pPr>
        <w:shd w:val="clear" w:color="auto" w:fill="1E1E1E"/>
        <w:spacing w:after="240" w:line="270" w:lineRule="atLeast"/>
        <w:jc w:val="left"/>
        <w:rPr>
          <w:rFonts w:ascii="Menlo" w:hAnsi="Menlo" w:cs="Menlo"/>
          <w:color w:val="D4D4D4"/>
          <w:sz w:val="18"/>
          <w:szCs w:val="18"/>
          <w:lang w:val="fr-GB"/>
        </w:rPr>
      </w:pPr>
    </w:p>
    <w:p w14:paraId="0FFE1AD8" w14:textId="77777777" w:rsidR="00885D6C" w:rsidRPr="00C055AB" w:rsidRDefault="00885D6C" w:rsidP="00885D6C">
      <w:pPr>
        <w:rPr>
          <w:lang w:eastAsia="en-US"/>
        </w:rPr>
      </w:pPr>
    </w:p>
    <w:p w14:paraId="22587B68" w14:textId="77777777" w:rsidR="00885D6C" w:rsidRDefault="00885D6C" w:rsidP="00885D6C">
      <w:pPr>
        <w:pStyle w:val="Titre5"/>
      </w:pPr>
      <w:r>
        <w:t>TreeEmbeddingLayer.py</w:t>
      </w:r>
    </w:p>
    <w:p w14:paraId="3782FB5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random</w:t>
      </w:r>
    </w:p>
    <w:p w14:paraId="36F0A85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tensorflow</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tf</w:t>
      </w:r>
    </w:p>
    <w:p w14:paraId="4977283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typing</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List</w:t>
      </w:r>
    </w:p>
    <w:p w14:paraId="7B4E7D3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D2608B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class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TreeEmbeddingLayer</w:t>
      </w:r>
      <w:r w:rsidRPr="00C055AB">
        <w:rPr>
          <w:rFonts w:ascii="Menlo" w:hAnsi="Menlo" w:cs="Menlo"/>
          <w:color w:val="D4D4D4"/>
          <w:sz w:val="18"/>
          <w:szCs w:val="18"/>
          <w:lang w:val="fr-GB"/>
        </w:rPr>
        <w:t>():</w:t>
      </w:r>
    </w:p>
    <w:p w14:paraId="0728F94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__init__</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values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list</w:t>
      </w:r>
      <w:r w:rsidRPr="00C055AB">
        <w:rPr>
          <w:rFonts w:ascii="Menlo" w:hAnsi="Menlo" w:cs="Menlo"/>
          <w:color w:val="D4D4D4"/>
          <w:sz w:val="18"/>
          <w:szCs w:val="18"/>
          <w:lang w:val="fr-GB"/>
        </w:rPr>
        <w:t>[</w:t>
      </w:r>
      <w:r w:rsidRPr="00C055AB">
        <w:rPr>
          <w:rFonts w:ascii="Menlo" w:hAnsi="Menlo" w:cs="Menlo"/>
          <w:color w:val="9CDCFE"/>
          <w:sz w:val="18"/>
          <w:szCs w:val="18"/>
          <w:lang w:val="fr-GB"/>
        </w:rPr>
        <w:t>List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List</w:t>
      </w:r>
      <w:r w:rsidRPr="00C055AB">
        <w:rPr>
          <w:rFonts w:ascii="Menlo" w:hAnsi="Menlo" w:cs="Menlo"/>
          <w:color w:val="D4D4D4"/>
          <w:sz w:val="18"/>
          <w:szCs w:val="18"/>
          <w:lang w:val="fr-GB"/>
        </w:rPr>
        <w:t>]):</w:t>
      </w:r>
    </w:p>
    <w:p w14:paraId="49EFAD0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0ACD9AA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The stage where the nodes in each tree are vectorized/embedded</w:t>
      </w:r>
    </w:p>
    <w:p w14:paraId="0CB363A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values: list[List, List] - A list containing the trees and their class labels</w:t>
      </w:r>
    </w:p>
    <w:p w14:paraId="59027C6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4F6B052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#get the root node</w:t>
      </w:r>
    </w:p>
    <w:p w14:paraId="57B1C0E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.preOrderTraversal(</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#get all the nodes in the tree</w:t>
      </w:r>
    </w:p>
    <w:p w14:paraId="59420A9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label</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values</w:t>
      </w:r>
      <w:r w:rsidRPr="00C055AB">
        <w:rPr>
          <w:rFonts w:ascii="Menlo" w:hAnsi="Menlo" w:cs="Menlo"/>
          <w:color w:val="D4D4D4"/>
          <w:sz w:val="18"/>
          <w:szCs w:val="18"/>
          <w:lang w:val="fr-GB"/>
        </w:rPr>
        <w:t>[</w:t>
      </w:r>
      <w:r w:rsidRPr="00C055AB">
        <w:rPr>
          <w:rFonts w:ascii="Menlo" w:hAnsi="Menlo" w:cs="Menlo"/>
          <w:color w:val="B5CEA8"/>
          <w:sz w:val="18"/>
          <w:szCs w:val="18"/>
          <w:lang w:val="fr-GB"/>
        </w:rPr>
        <w:t>1</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class label</w:t>
      </w:r>
    </w:p>
    <w:p w14:paraId="559C8D2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rootVec</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random</w:t>
      </w:r>
      <w:r w:rsidRPr="00C055AB">
        <w:rPr>
          <w:rFonts w:ascii="Menlo" w:hAnsi="Menlo" w:cs="Menlo"/>
          <w:color w:val="D4D4D4"/>
          <w:sz w:val="18"/>
          <w:szCs w:val="18"/>
          <w:lang w:val="fr-GB"/>
        </w:rPr>
        <w:t>.</w:t>
      </w:r>
      <w:r w:rsidRPr="00C055AB">
        <w:rPr>
          <w:rFonts w:ascii="Menlo" w:hAnsi="Menlo" w:cs="Menlo"/>
          <w:color w:val="9CDCFE"/>
          <w:sz w:val="18"/>
          <w:szCs w:val="18"/>
          <w:lang w:val="fr-GB"/>
        </w:rPr>
        <w:t>random</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#set the root node's embedding to a random float</w:t>
      </w:r>
    </w:p>
    <w:p w14:paraId="71DF221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weights</w:t>
      </w:r>
      <w:r w:rsidRPr="00C055AB">
        <w:rPr>
          <w:rFonts w:ascii="Menlo" w:hAnsi="Menlo" w:cs="Menlo"/>
          <w:color w:val="D4D4D4"/>
          <w:sz w:val="18"/>
          <w:szCs w:val="18"/>
          <w:lang w:val="fr-GB"/>
        </w:rPr>
        <w:t xml:space="preserve"> = {}</w:t>
      </w:r>
    </w:p>
    <w:p w14:paraId="182CF82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bias</w:t>
      </w:r>
      <w:r w:rsidRPr="00C055AB">
        <w:rPr>
          <w:rFonts w:ascii="Menlo" w:hAnsi="Menlo" w:cs="Menlo"/>
          <w:color w:val="D4D4D4"/>
          <w:sz w:val="18"/>
          <w:szCs w:val="18"/>
          <w:lang w:val="fr-GB"/>
        </w:rPr>
        <w:t xml:space="preserve"> = {}</w:t>
      </w:r>
    </w:p>
    <w:p w14:paraId="103796A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vectorEmbeddings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rootVec</w:t>
      </w:r>
      <w:r w:rsidRPr="00C055AB">
        <w:rPr>
          <w:rFonts w:ascii="Menlo" w:hAnsi="Menlo" w:cs="Menlo"/>
          <w:color w:val="D4D4D4"/>
          <w:sz w:val="18"/>
          <w:szCs w:val="18"/>
          <w:lang w:val="fr-GB"/>
        </w:rPr>
        <w:t>]]</w:t>
      </w:r>
    </w:p>
    <w:p w14:paraId="3F9B52E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rootVec</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list of vectorized embeddings</w:t>
      </w:r>
    </w:p>
    <w:p w14:paraId="44C7E6F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treeDepth</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getTreeDepth</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tree depth</w:t>
      </w:r>
    </w:p>
    <w:p w14:paraId="43F39DE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unVectorised</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.preOrderTraversal(</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#all the non-root nodes are currently unvectorized</w:t>
      </w:r>
    </w:p>
    <w:p w14:paraId="73FD14B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rootIndex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.index(</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index of the root node</w:t>
      </w:r>
    </w:p>
    <w:p w14:paraId="4F105EA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root node has been vectorized so remove it from the unvectorized list</w:t>
      </w:r>
    </w:p>
    <w:p w14:paraId="420B68D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unVectorised</w:t>
      </w:r>
      <w:r w:rsidRPr="00C055AB">
        <w:rPr>
          <w:rFonts w:ascii="Menlo" w:hAnsi="Menlo" w:cs="Menlo"/>
          <w:color w:val="D4D4D4"/>
          <w:sz w:val="18"/>
          <w:szCs w:val="18"/>
          <w:lang w:val="fr-GB"/>
        </w:rPr>
        <w:t>.remove(</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p>
    <w:p w14:paraId="4AC28B0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245B58F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initialiseInputWeights</w:t>
      </w:r>
      <w:r w:rsidRPr="00C055AB">
        <w:rPr>
          <w:rFonts w:ascii="Menlo" w:hAnsi="Menlo" w:cs="Menlo"/>
          <w:color w:val="D4D4D4"/>
          <w:sz w:val="18"/>
          <w:szCs w:val="18"/>
          <w:lang w:val="fr-GB"/>
        </w:rPr>
        <w:t>()</w:t>
      </w:r>
    </w:p>
    <w:p w14:paraId="5F71C18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embeddingFunction</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None</w:t>
      </w:r>
      <w:r w:rsidRPr="00C055AB">
        <w:rPr>
          <w:rFonts w:ascii="Menlo" w:hAnsi="Menlo" w:cs="Menlo"/>
          <w:color w:val="D4D4D4"/>
          <w:sz w:val="18"/>
          <w:szCs w:val="18"/>
          <w:lang w:val="fr-GB"/>
        </w:rPr>
        <w:t>)</w:t>
      </w:r>
    </w:p>
    <w:p w14:paraId="2A19DC7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D2B903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getTreeDepth</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w:t>
      </w:r>
      <w:r w:rsidRPr="00C055AB">
        <w:rPr>
          <w:rFonts w:ascii="Menlo" w:hAnsi="Menlo" w:cs="Menlo"/>
          <w:color w:val="D4D4D4"/>
          <w:sz w:val="18"/>
          <w:szCs w:val="18"/>
          <w:lang w:val="fr-GB"/>
        </w:rPr>
        <w:t>):</w:t>
      </w:r>
    </w:p>
    <w:p w14:paraId="4B4805F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25199DD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Get the depth of the tree</w:t>
      </w:r>
    </w:p>
    <w:p w14:paraId="62C9E58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The depth is the maximum length of a single branch in the tree</w:t>
      </w:r>
    </w:p>
    <w:p w14:paraId="767829E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7AEBD73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is</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None</w:t>
      </w:r>
      <w:r w:rsidRPr="00C055AB">
        <w:rPr>
          <w:rFonts w:ascii="Menlo" w:hAnsi="Menlo" w:cs="Menlo"/>
          <w:color w:val="D4D4D4"/>
          <w:sz w:val="18"/>
          <w:szCs w:val="18"/>
          <w:lang w:val="fr-GB"/>
        </w:rPr>
        <w:t>:</w:t>
      </w:r>
    </w:p>
    <w:p w14:paraId="44ACF6A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xml:space="preserve"># return 0 is the root is empty </w:t>
      </w:r>
    </w:p>
    <w:p w14:paraId="3A8061F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B5CEA8"/>
          <w:sz w:val="18"/>
          <w:szCs w:val="18"/>
          <w:lang w:val="fr-GB"/>
        </w:rPr>
        <w:t>0</w:t>
      </w:r>
    </w:p>
    <w:p w14:paraId="6A3B9BD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maxDepth</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w:t>
      </w:r>
    </w:p>
    <w:p w14:paraId="0BD5A5A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w:t>
      </w:r>
      <w:r w:rsidRPr="00C055AB">
        <w:rPr>
          <w:rFonts w:ascii="Menlo" w:hAnsi="Menlo" w:cs="Menlo"/>
          <w:color w:val="D4D4D4"/>
          <w:sz w:val="18"/>
          <w:szCs w:val="18"/>
          <w:lang w:val="fr-GB"/>
        </w:rPr>
        <w:t>.children:</w:t>
      </w:r>
    </w:p>
    <w:p w14:paraId="1E3FB8E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recursively loop through the tree to find the longest branch</w:t>
      </w:r>
    </w:p>
    <w:p w14:paraId="0DA53E3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maxDepth</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max</w:t>
      </w:r>
      <w:r w:rsidRPr="00C055AB">
        <w:rPr>
          <w:rFonts w:ascii="Menlo" w:hAnsi="Menlo" w:cs="Menlo"/>
          <w:color w:val="D4D4D4"/>
          <w:sz w:val="18"/>
          <w:szCs w:val="18"/>
          <w:lang w:val="fr-GB"/>
        </w:rPr>
        <w:t>(</w:t>
      </w:r>
      <w:r w:rsidRPr="00C055AB">
        <w:rPr>
          <w:rFonts w:ascii="Menlo" w:hAnsi="Menlo" w:cs="Menlo"/>
          <w:color w:val="9CDCFE"/>
          <w:sz w:val="18"/>
          <w:szCs w:val="18"/>
          <w:lang w:val="fr-GB"/>
        </w:rPr>
        <w:t>maxDepth</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getTreeDepth</w:t>
      </w:r>
      <w:r w:rsidRPr="00C055AB">
        <w:rPr>
          <w:rFonts w:ascii="Menlo" w:hAnsi="Menlo" w:cs="Menlo"/>
          <w:color w:val="D4D4D4"/>
          <w:sz w:val="18"/>
          <w:szCs w:val="18"/>
          <w:lang w:val="fr-GB"/>
        </w:rPr>
        <w:t>(</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p>
    <w:p w14:paraId="1750F56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maxDepth</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1</w:t>
      </w:r>
    </w:p>
    <w:p w14:paraId="17E39BC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1DC0AF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initialiseInputWeights</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p>
    <w:p w14:paraId="419C9DB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305C1B8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Initialise a set of random weights and biases for each node to be </w:t>
      </w:r>
    </w:p>
    <w:p w14:paraId="5897CE0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used in calculating the final vectorized form of the node</w:t>
      </w:r>
    </w:p>
    <w:p w14:paraId="52C8865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71D590B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w:t>
      </w:r>
    </w:p>
    <w:p w14:paraId="291E8F2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weights</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4EC9B0"/>
          <w:sz w:val="18"/>
          <w:szCs w:val="18"/>
          <w:lang w:val="fr-GB"/>
        </w:rPr>
        <w:t>Variable</w:t>
      </w:r>
      <w:r w:rsidRPr="00C055AB">
        <w:rPr>
          <w:rFonts w:ascii="Menlo" w:hAnsi="Menlo" w:cs="Menlo"/>
          <w:color w:val="D4D4D4"/>
          <w:sz w:val="18"/>
          <w:szCs w:val="18"/>
          <w:lang w:val="fr-GB"/>
        </w:rPr>
        <w:t>(</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4EC9B0"/>
          <w:sz w:val="18"/>
          <w:szCs w:val="18"/>
          <w:lang w:val="fr-GB"/>
        </w:rPr>
        <w:t>random</w:t>
      </w:r>
      <w:r w:rsidRPr="00C055AB">
        <w:rPr>
          <w:rFonts w:ascii="Menlo" w:hAnsi="Menlo" w:cs="Menlo"/>
          <w:color w:val="D4D4D4"/>
          <w:sz w:val="18"/>
          <w:szCs w:val="18"/>
          <w:lang w:val="fr-GB"/>
        </w:rPr>
        <w:t>.</w:t>
      </w:r>
      <w:r w:rsidRPr="00C055AB">
        <w:rPr>
          <w:rFonts w:ascii="Menlo" w:hAnsi="Menlo" w:cs="Menlo"/>
          <w:color w:val="DCDCAA"/>
          <w:sz w:val="18"/>
          <w:szCs w:val="18"/>
          <w:lang w:val="fr-GB"/>
        </w:rPr>
        <w:t>normal</w:t>
      </w:r>
      <w:r w:rsidRPr="00C055AB">
        <w:rPr>
          <w:rFonts w:ascii="Menlo" w:hAnsi="Menlo" w:cs="Menlo"/>
          <w:color w:val="D4D4D4"/>
          <w:sz w:val="18"/>
          <w:szCs w:val="18"/>
          <w:lang w:val="fr-GB"/>
        </w:rPr>
        <w:t>(</w:t>
      </w:r>
      <w:r w:rsidRPr="00C055AB">
        <w:rPr>
          <w:rFonts w:ascii="Menlo" w:hAnsi="Menlo" w:cs="Menlo"/>
          <w:color w:val="9CDCFE"/>
          <w:sz w:val="18"/>
          <w:szCs w:val="18"/>
          <w:lang w:val="fr-GB"/>
        </w:rPr>
        <w:t>shape</w:t>
      </w:r>
      <w:r w:rsidRPr="00C055AB">
        <w:rPr>
          <w:rFonts w:ascii="Menlo" w:hAnsi="Menlo" w:cs="Menlo"/>
          <w:color w:val="D4D4D4"/>
          <w:sz w:val="18"/>
          <w:szCs w:val="18"/>
          <w:lang w:val="fr-GB"/>
        </w:rPr>
        <w:t>=(</w:t>
      </w:r>
      <w:r w:rsidRPr="00C055AB">
        <w:rPr>
          <w:rFonts w:ascii="Menlo" w:hAnsi="Menlo" w:cs="Menlo"/>
          <w:color w:val="B5CEA8"/>
          <w:sz w:val="18"/>
          <w:szCs w:val="18"/>
          <w:lang w:val="fr-GB"/>
        </w:rPr>
        <w:t>1</w:t>
      </w:r>
      <w:r w:rsidRPr="00C055AB">
        <w:rPr>
          <w:rFonts w:ascii="Menlo" w:hAnsi="Menlo" w:cs="Menlo"/>
          <w:color w:val="D4D4D4"/>
          <w:sz w:val="18"/>
          <w:szCs w:val="18"/>
          <w:lang w:val="fr-GB"/>
        </w:rPr>
        <w:t xml:space="preserve">, </w:t>
      </w:r>
      <w:r w:rsidRPr="00C055AB">
        <w:rPr>
          <w:rFonts w:ascii="Menlo" w:hAnsi="Menlo" w:cs="Menlo"/>
          <w:color w:val="B5CEA8"/>
          <w:sz w:val="18"/>
          <w:szCs w:val="18"/>
          <w:lang w:val="fr-GB"/>
        </w:rPr>
        <w:t>1</w:t>
      </w:r>
      <w:r w:rsidRPr="00C055AB">
        <w:rPr>
          <w:rFonts w:ascii="Menlo" w:hAnsi="Menlo" w:cs="Menlo"/>
          <w:color w:val="D4D4D4"/>
          <w:sz w:val="18"/>
          <w:szCs w:val="18"/>
          <w:lang w:val="fr-GB"/>
        </w:rPr>
        <w:t>)))</w:t>
      </w:r>
    </w:p>
    <w:p w14:paraId="1466CBF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bias</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4EC9B0"/>
          <w:sz w:val="18"/>
          <w:szCs w:val="18"/>
          <w:lang w:val="fr-GB"/>
        </w:rPr>
        <w:t>Variable</w:t>
      </w:r>
      <w:r w:rsidRPr="00C055AB">
        <w:rPr>
          <w:rFonts w:ascii="Menlo" w:hAnsi="Menlo" w:cs="Menlo"/>
          <w:color w:val="D4D4D4"/>
          <w:sz w:val="18"/>
          <w:szCs w:val="18"/>
          <w:lang w:val="fr-GB"/>
        </w:rPr>
        <w:t>(</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4EC9B0"/>
          <w:sz w:val="18"/>
          <w:szCs w:val="18"/>
          <w:lang w:val="fr-GB"/>
        </w:rPr>
        <w:t>random</w:t>
      </w:r>
      <w:r w:rsidRPr="00C055AB">
        <w:rPr>
          <w:rFonts w:ascii="Menlo" w:hAnsi="Menlo" w:cs="Menlo"/>
          <w:color w:val="D4D4D4"/>
          <w:sz w:val="18"/>
          <w:szCs w:val="18"/>
          <w:lang w:val="fr-GB"/>
        </w:rPr>
        <w:t>.</w:t>
      </w:r>
      <w:r w:rsidRPr="00C055AB">
        <w:rPr>
          <w:rFonts w:ascii="Menlo" w:hAnsi="Menlo" w:cs="Menlo"/>
          <w:color w:val="DCDCAA"/>
          <w:sz w:val="18"/>
          <w:szCs w:val="18"/>
          <w:lang w:val="fr-GB"/>
        </w:rPr>
        <w:t>normal</w:t>
      </w:r>
      <w:r w:rsidRPr="00C055AB">
        <w:rPr>
          <w:rFonts w:ascii="Menlo" w:hAnsi="Menlo" w:cs="Menlo"/>
          <w:color w:val="D4D4D4"/>
          <w:sz w:val="18"/>
          <w:szCs w:val="18"/>
          <w:lang w:val="fr-GB"/>
        </w:rPr>
        <w:t>(</w:t>
      </w:r>
      <w:r w:rsidRPr="00C055AB">
        <w:rPr>
          <w:rFonts w:ascii="Menlo" w:hAnsi="Menlo" w:cs="Menlo"/>
          <w:color w:val="9CDCFE"/>
          <w:sz w:val="18"/>
          <w:szCs w:val="18"/>
          <w:lang w:val="fr-GB"/>
        </w:rPr>
        <w:t>shape</w:t>
      </w:r>
      <w:r w:rsidRPr="00C055AB">
        <w:rPr>
          <w:rFonts w:ascii="Menlo" w:hAnsi="Menlo" w:cs="Menlo"/>
          <w:color w:val="D4D4D4"/>
          <w:sz w:val="18"/>
          <w:szCs w:val="18"/>
          <w:lang w:val="fr-GB"/>
        </w:rPr>
        <w:t>=(</w:t>
      </w:r>
      <w:r w:rsidRPr="00C055AB">
        <w:rPr>
          <w:rFonts w:ascii="Menlo" w:hAnsi="Menlo" w:cs="Menlo"/>
          <w:color w:val="B5CEA8"/>
          <w:sz w:val="18"/>
          <w:szCs w:val="18"/>
          <w:lang w:val="fr-GB"/>
        </w:rPr>
        <w:t>1</w:t>
      </w:r>
      <w:r w:rsidRPr="00C055AB">
        <w:rPr>
          <w:rFonts w:ascii="Menlo" w:hAnsi="Menlo" w:cs="Menlo"/>
          <w:color w:val="D4D4D4"/>
          <w:sz w:val="18"/>
          <w:szCs w:val="18"/>
          <w:lang w:val="fr-GB"/>
        </w:rPr>
        <w:t xml:space="preserve">, </w:t>
      </w:r>
      <w:r w:rsidRPr="00C055AB">
        <w:rPr>
          <w:rFonts w:ascii="Menlo" w:hAnsi="Menlo" w:cs="Menlo"/>
          <w:color w:val="B5CEA8"/>
          <w:sz w:val="18"/>
          <w:szCs w:val="18"/>
          <w:lang w:val="fr-GB"/>
        </w:rPr>
        <w:t>1</w:t>
      </w:r>
      <w:r w:rsidRPr="00C055AB">
        <w:rPr>
          <w:rFonts w:ascii="Menlo" w:hAnsi="Menlo" w:cs="Menlo"/>
          <w:color w:val="D4D4D4"/>
          <w:sz w:val="18"/>
          <w:szCs w:val="18"/>
          <w:lang w:val="fr-GB"/>
        </w:rPr>
        <w:t>)))</w:t>
      </w:r>
    </w:p>
    <w:p w14:paraId="46ABCC2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47C3AC9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embeddingFunction</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parent</w:t>
      </w:r>
      <w:r w:rsidRPr="00C055AB">
        <w:rPr>
          <w:rFonts w:ascii="Menlo" w:hAnsi="Menlo" w:cs="Menlo"/>
          <w:color w:val="D4D4D4"/>
          <w:sz w:val="18"/>
          <w:szCs w:val="18"/>
          <w:lang w:val="fr-GB"/>
        </w:rPr>
        <w:t>):</w:t>
      </w:r>
    </w:p>
    <w:p w14:paraId="38C0EE1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5C7A4B3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A recursive function that calls the vectorization function of individual nodes in the tree</w:t>
      </w:r>
    </w:p>
    <w:p w14:paraId="5AA4173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41B15C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node - The current node to be embedded</w:t>
      </w:r>
    </w:p>
    <w:p w14:paraId="7E1E94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parent - The parent node of 'node'</w:t>
      </w:r>
    </w:p>
    <w:p w14:paraId="7637018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7436DF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30DD89C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self.vectors - The list of all the vecotirzed nodes in the tree</w:t>
      </w:r>
    </w:p>
    <w:p w14:paraId="3DFC296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0DCC590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unVectorised</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737F9BB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vectors</w:t>
      </w:r>
    </w:p>
    <w:p w14:paraId="018563D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755511E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parent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is</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None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#when working with the root node</w:t>
      </w:r>
    </w:p>
    <w:p w14:paraId="5B9C344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functionNodes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node</w:t>
      </w:r>
      <w:r w:rsidRPr="00C055AB">
        <w:rPr>
          <w:rFonts w:ascii="Menlo" w:hAnsi="Menlo" w:cs="Menlo"/>
          <w:color w:val="D4D4D4"/>
          <w:sz w:val="18"/>
          <w:szCs w:val="18"/>
          <w:lang w:val="fr-GB"/>
        </w:rPr>
        <w:t xml:space="preserve">.children  </w:t>
      </w:r>
      <w:r w:rsidRPr="00C055AB">
        <w:rPr>
          <w:rFonts w:ascii="Menlo" w:hAnsi="Menlo" w:cs="Menlo"/>
          <w:color w:val="6A9955"/>
          <w:sz w:val="18"/>
          <w:szCs w:val="18"/>
          <w:lang w:val="fr-GB"/>
        </w:rPr>
        <w:t>#all the functions in the program file</w:t>
      </w:r>
    </w:p>
    <w:p w14:paraId="128EE5C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functionNodes</w:t>
      </w:r>
      <w:r w:rsidRPr="00C055AB">
        <w:rPr>
          <w:rFonts w:ascii="Menlo" w:hAnsi="Menlo" w:cs="Menlo"/>
          <w:color w:val="D4D4D4"/>
          <w:sz w:val="18"/>
          <w:szCs w:val="18"/>
          <w:lang w:val="fr-GB"/>
        </w:rPr>
        <w:t>:</w:t>
      </w:r>
    </w:p>
    <w:p w14:paraId="0F12F16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unVectorised</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#while there are still unvectorized function nodes</w:t>
      </w:r>
    </w:p>
    <w:p w14:paraId="64C3763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unVectorised</w:t>
      </w:r>
      <w:r w:rsidRPr="00C055AB">
        <w:rPr>
          <w:rFonts w:ascii="Menlo" w:hAnsi="Menlo" w:cs="Menlo"/>
          <w:color w:val="D4D4D4"/>
          <w:sz w:val="18"/>
          <w:szCs w:val="18"/>
          <w:lang w:val="fr-GB"/>
        </w:rPr>
        <w:t>.remove(</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w:t>
      </w:r>
    </w:p>
    <w:p w14:paraId="399A597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rootIndex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.index(</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index of the root/parent node</w:t>
      </w:r>
    </w:p>
    <w:p w14:paraId="716638D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functionIndex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.index(</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index of the current node</w:t>
      </w:r>
    </w:p>
    <w:p w14:paraId="79A056F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73441A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call the vectorization function on the function node and add it to the vectors list</w:t>
      </w:r>
    </w:p>
    <w:p w14:paraId="4AC879D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vec</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vecFunction</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functionNodes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rootIndex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functionIndex</w:t>
      </w:r>
      <w:r w:rsidRPr="00C055AB">
        <w:rPr>
          <w:rFonts w:ascii="Menlo" w:hAnsi="Menlo" w:cs="Menlo"/>
          <w:color w:val="D4D4D4"/>
          <w:sz w:val="18"/>
          <w:szCs w:val="18"/>
          <w:lang w:val="fr-GB"/>
        </w:rPr>
        <w:t>)</w:t>
      </w:r>
    </w:p>
    <w:p w14:paraId="07F8025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vec</w:t>
      </w:r>
      <w:r w:rsidRPr="00C055AB">
        <w:rPr>
          <w:rFonts w:ascii="Menlo" w:hAnsi="Menlo" w:cs="Menlo"/>
          <w:color w:val="D4D4D4"/>
          <w:sz w:val="18"/>
          <w:szCs w:val="18"/>
          <w:lang w:val="fr-GB"/>
        </w:rPr>
        <w:t>)</w:t>
      </w:r>
    </w:p>
    <w:p w14:paraId="507E31B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vectorEmbeddings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vec</w:t>
      </w:r>
      <w:r w:rsidRPr="00C055AB">
        <w:rPr>
          <w:rFonts w:ascii="Menlo" w:hAnsi="Menlo" w:cs="Menlo"/>
          <w:color w:val="D4D4D4"/>
          <w:sz w:val="18"/>
          <w:szCs w:val="18"/>
          <w:lang w:val="fr-GB"/>
        </w:rPr>
        <w:t>])</w:t>
      </w:r>
    </w:p>
    <w:p w14:paraId="14456A0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602869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repeat for all the children of the current function node</w:t>
      </w:r>
    </w:p>
    <w:p w14:paraId="69F2DB3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.children:</w:t>
      </w:r>
    </w:p>
    <w:p w14:paraId="24D1F22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embeddingFunction</w:t>
      </w:r>
      <w:r w:rsidRPr="00C055AB">
        <w:rPr>
          <w:rFonts w:ascii="Menlo" w:hAnsi="Menlo" w:cs="Menlo"/>
          <w:color w:val="D4D4D4"/>
          <w:sz w:val="18"/>
          <w:szCs w:val="18"/>
          <w:lang w:val="fr-GB"/>
        </w:rPr>
        <w:t>(</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function</w:t>
      </w:r>
      <w:r w:rsidRPr="00C055AB">
        <w:rPr>
          <w:rFonts w:ascii="Menlo" w:hAnsi="Menlo" w:cs="Menlo"/>
          <w:color w:val="D4D4D4"/>
          <w:sz w:val="18"/>
          <w:szCs w:val="18"/>
          <w:lang w:val="fr-GB"/>
        </w:rPr>
        <w:t>)</w:t>
      </w:r>
    </w:p>
    <w:p w14:paraId="25439C1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else</w:t>
      </w:r>
      <w:r w:rsidRPr="00C055AB">
        <w:rPr>
          <w:rFonts w:ascii="Menlo" w:hAnsi="Menlo" w:cs="Menlo"/>
          <w:color w:val="D4D4D4"/>
          <w:sz w:val="18"/>
          <w:szCs w:val="18"/>
          <w:lang w:val="fr-GB"/>
        </w:rPr>
        <w:t>:</w:t>
      </w:r>
    </w:p>
    <w:p w14:paraId="2DC7AA4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When working with child nodes deeper into the tree</w:t>
      </w:r>
    </w:p>
    <w:p w14:paraId="5FDBEE5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unVectorised</w:t>
      </w:r>
      <w:r w:rsidRPr="00C055AB">
        <w:rPr>
          <w:rFonts w:ascii="Menlo" w:hAnsi="Menlo" w:cs="Menlo"/>
          <w:color w:val="D4D4D4"/>
          <w:sz w:val="18"/>
          <w:szCs w:val="18"/>
          <w:lang w:val="fr-GB"/>
        </w:rPr>
        <w:t>:</w:t>
      </w:r>
    </w:p>
    <w:p w14:paraId="135327D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unVectorised</w:t>
      </w:r>
      <w:r w:rsidRPr="00C055AB">
        <w:rPr>
          <w:rFonts w:ascii="Menlo" w:hAnsi="Menlo" w:cs="Menlo"/>
          <w:color w:val="D4D4D4"/>
          <w:sz w:val="18"/>
          <w:szCs w:val="18"/>
          <w:lang w:val="fr-GB"/>
        </w:rPr>
        <w:t>.remove(</w:t>
      </w:r>
      <w:r w:rsidRPr="00C055AB">
        <w:rPr>
          <w:rFonts w:ascii="Menlo" w:hAnsi="Menlo" w:cs="Menlo"/>
          <w:color w:val="9CDCFE"/>
          <w:sz w:val="18"/>
          <w:szCs w:val="18"/>
          <w:lang w:val="fr-GB"/>
        </w:rPr>
        <w:t>node</w:t>
      </w:r>
      <w:r w:rsidRPr="00C055AB">
        <w:rPr>
          <w:rFonts w:ascii="Menlo" w:hAnsi="Menlo" w:cs="Menlo"/>
          <w:color w:val="D4D4D4"/>
          <w:sz w:val="18"/>
          <w:szCs w:val="18"/>
          <w:lang w:val="fr-GB"/>
        </w:rPr>
        <w:t>)</w:t>
      </w:r>
    </w:p>
    <w:p w14:paraId="782C51B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parentIndex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.index(</w:t>
      </w:r>
      <w:r w:rsidRPr="00C055AB">
        <w:rPr>
          <w:rFonts w:ascii="Menlo" w:hAnsi="Menlo" w:cs="Menlo"/>
          <w:color w:val="9CDCFE"/>
          <w:sz w:val="18"/>
          <w:szCs w:val="18"/>
          <w:lang w:val="fr-GB"/>
        </w:rPr>
        <w:t>parent</w:t>
      </w:r>
      <w:r w:rsidRPr="00C055AB">
        <w:rPr>
          <w:rFonts w:ascii="Menlo" w:hAnsi="Menlo" w:cs="Menlo"/>
          <w:color w:val="D4D4D4"/>
          <w:sz w:val="18"/>
          <w:szCs w:val="18"/>
          <w:lang w:val="fr-GB"/>
        </w:rPr>
        <w:t>)</w:t>
      </w:r>
    </w:p>
    <w:p w14:paraId="57471DC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childIndex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.index(</w:t>
      </w:r>
      <w:r w:rsidRPr="00C055AB">
        <w:rPr>
          <w:rFonts w:ascii="Menlo" w:hAnsi="Menlo" w:cs="Menlo"/>
          <w:color w:val="9CDCFE"/>
          <w:sz w:val="18"/>
          <w:szCs w:val="18"/>
          <w:lang w:val="fr-GB"/>
        </w:rPr>
        <w:t>node</w:t>
      </w:r>
      <w:r w:rsidRPr="00C055AB">
        <w:rPr>
          <w:rFonts w:ascii="Menlo" w:hAnsi="Menlo" w:cs="Menlo"/>
          <w:color w:val="D4D4D4"/>
          <w:sz w:val="18"/>
          <w:szCs w:val="18"/>
          <w:lang w:val="fr-GB"/>
        </w:rPr>
        <w:t>)</w:t>
      </w:r>
    </w:p>
    <w:p w14:paraId="5E4DA4A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vec</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vecFunction</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parent</w:t>
      </w:r>
      <w:r w:rsidRPr="00C055AB">
        <w:rPr>
          <w:rFonts w:ascii="Menlo" w:hAnsi="Menlo" w:cs="Menlo"/>
          <w:color w:val="D4D4D4"/>
          <w:sz w:val="18"/>
          <w:szCs w:val="18"/>
          <w:lang w:val="fr-GB"/>
        </w:rPr>
        <w:t xml:space="preserve">.children), </w:t>
      </w:r>
      <w:r w:rsidRPr="00C055AB">
        <w:rPr>
          <w:rFonts w:ascii="Menlo" w:hAnsi="Menlo" w:cs="Menlo"/>
          <w:color w:val="9CDCFE"/>
          <w:sz w:val="18"/>
          <w:szCs w:val="18"/>
          <w:lang w:val="fr-GB"/>
        </w:rPr>
        <w:t>parentIndex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childIndex</w:t>
      </w:r>
      <w:r w:rsidRPr="00C055AB">
        <w:rPr>
          <w:rFonts w:ascii="Menlo" w:hAnsi="Menlo" w:cs="Menlo"/>
          <w:color w:val="D4D4D4"/>
          <w:sz w:val="18"/>
          <w:szCs w:val="18"/>
          <w:lang w:val="fr-GB"/>
        </w:rPr>
        <w:t>)</w:t>
      </w:r>
    </w:p>
    <w:p w14:paraId="63B3245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vec</w:t>
      </w:r>
      <w:r w:rsidRPr="00C055AB">
        <w:rPr>
          <w:rFonts w:ascii="Menlo" w:hAnsi="Menlo" w:cs="Menlo"/>
          <w:color w:val="D4D4D4"/>
          <w:sz w:val="18"/>
          <w:szCs w:val="18"/>
          <w:lang w:val="fr-GB"/>
        </w:rPr>
        <w:t>)</w:t>
      </w:r>
    </w:p>
    <w:p w14:paraId="6A86E15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vectorEmbeddings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node</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vec</w:t>
      </w:r>
      <w:r w:rsidRPr="00C055AB">
        <w:rPr>
          <w:rFonts w:ascii="Menlo" w:hAnsi="Menlo" w:cs="Menlo"/>
          <w:color w:val="D4D4D4"/>
          <w:sz w:val="18"/>
          <w:szCs w:val="18"/>
          <w:lang w:val="fr-GB"/>
        </w:rPr>
        <w:t>])</w:t>
      </w:r>
    </w:p>
    <w:p w14:paraId="5380CE5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w:t>
      </w:r>
      <w:r w:rsidRPr="00C055AB">
        <w:rPr>
          <w:rFonts w:ascii="Menlo" w:hAnsi="Menlo" w:cs="Menlo"/>
          <w:color w:val="D4D4D4"/>
          <w:sz w:val="18"/>
          <w:szCs w:val="18"/>
          <w:lang w:val="fr-GB"/>
        </w:rPr>
        <w:t>.children:</w:t>
      </w:r>
    </w:p>
    <w:p w14:paraId="0F785E0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embeddingFunction</w:t>
      </w:r>
      <w:r w:rsidRPr="00C055AB">
        <w:rPr>
          <w:rFonts w:ascii="Menlo" w:hAnsi="Menlo" w:cs="Menlo"/>
          <w:color w:val="D4D4D4"/>
          <w:sz w:val="18"/>
          <w:szCs w:val="18"/>
          <w:lang w:val="fr-GB"/>
        </w:rPr>
        <w:t>(</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w:t>
      </w:r>
      <w:r w:rsidRPr="00C055AB">
        <w:rPr>
          <w:rFonts w:ascii="Menlo" w:hAnsi="Menlo" w:cs="Menlo"/>
          <w:color w:val="D4D4D4"/>
          <w:sz w:val="18"/>
          <w:szCs w:val="18"/>
          <w:lang w:val="fr-GB"/>
        </w:rPr>
        <w:t>)</w:t>
      </w:r>
    </w:p>
    <w:p w14:paraId="17BC39D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2B04AEC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vecFunction</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parentChildCount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parentIndex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index</w:t>
      </w:r>
      <w:r w:rsidRPr="00C055AB">
        <w:rPr>
          <w:rFonts w:ascii="Menlo" w:hAnsi="Menlo" w:cs="Menlo"/>
          <w:color w:val="D4D4D4"/>
          <w:sz w:val="18"/>
          <w:szCs w:val="18"/>
          <w:lang w:val="fr-GB"/>
        </w:rPr>
        <w:t>):</w:t>
      </w:r>
    </w:p>
    <w:p w14:paraId="6DB1B37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553E349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The vectorization function where 'unhashing' is carried out</w:t>
      </w:r>
    </w:p>
    <w:p w14:paraId="4E7481C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66A2E7C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parentChildCount - The number of children the current node's parent has</w:t>
      </w:r>
    </w:p>
    <w:p w14:paraId="12A3E57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parentIndex - The index of the current node's parent in the node list</w:t>
      </w:r>
    </w:p>
    <w:p w14:paraId="34A6C3F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child - The current node to be vectorized</w:t>
      </w:r>
    </w:p>
    <w:p w14:paraId="7CB8F4B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index - The index of 'child' in the node list</w:t>
      </w:r>
    </w:p>
    <w:p w14:paraId="5E90A80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E8A301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4662BFC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result.numpy() - The vectorized form of the current node</w:t>
      </w:r>
    </w:p>
    <w:p w14:paraId="55636FA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62C0703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childCount</w:t>
      </w:r>
      <w:r w:rsidRPr="00C055AB">
        <w:rPr>
          <w:rFonts w:ascii="Menlo" w:hAnsi="Menlo" w:cs="Menlo"/>
          <w:color w:val="D4D4D4"/>
          <w:sz w:val="18"/>
          <w:szCs w:val="18"/>
          <w:lang w:val="fr-GB"/>
        </w:rPr>
        <w:t xml:space="preserve"> =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.children) </w:t>
      </w:r>
      <w:r w:rsidRPr="00C055AB">
        <w:rPr>
          <w:rFonts w:ascii="Menlo" w:hAnsi="Menlo" w:cs="Menlo"/>
          <w:color w:val="6A9955"/>
          <w:sz w:val="18"/>
          <w:szCs w:val="18"/>
          <w:lang w:val="fr-GB"/>
        </w:rPr>
        <w:t>#the number of children the current node has</w:t>
      </w:r>
    </w:p>
    <w:p w14:paraId="0B9E513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pre</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0.0</w:t>
      </w:r>
    </w:p>
    <w:p w14:paraId="539F67C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childCount</w:t>
      </w:r>
      <w:r w:rsidRPr="00C055AB">
        <w:rPr>
          <w:rFonts w:ascii="Menlo" w:hAnsi="Menlo" w:cs="Menlo"/>
          <w:color w:val="D4D4D4"/>
          <w:sz w:val="18"/>
          <w:szCs w:val="18"/>
          <w:lang w:val="fr-GB"/>
        </w:rPr>
        <w:t xml:space="preserve"> &gt; </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#if and only if the current node has any children</w:t>
      </w:r>
    </w:p>
    <w:p w14:paraId="255D163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pre</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float</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treeDepth</w:t>
      </w:r>
      <w:r w:rsidRPr="00C055AB">
        <w:rPr>
          <w:rFonts w:ascii="Menlo" w:hAnsi="Menlo" w:cs="Menlo"/>
          <w:color w:val="D4D4D4"/>
          <w:sz w:val="18"/>
          <w:szCs w:val="18"/>
          <w:lang w:val="fr-GB"/>
        </w:rPr>
        <w:t>) * (</w:t>
      </w:r>
      <w:r w:rsidRPr="00C055AB">
        <w:rPr>
          <w:rFonts w:ascii="Menlo" w:hAnsi="Menlo" w:cs="Menlo"/>
          <w:color w:val="9CDCFE"/>
          <w:sz w:val="18"/>
          <w:szCs w:val="18"/>
          <w:lang w:val="fr-GB"/>
        </w:rPr>
        <w:t>parentChildCount</w:t>
      </w:r>
      <w:r w:rsidRPr="00C055AB">
        <w:rPr>
          <w:rFonts w:ascii="Menlo" w:hAnsi="Menlo" w:cs="Menlo"/>
          <w:color w:val="D4D4D4"/>
          <w:sz w:val="18"/>
          <w:szCs w:val="18"/>
          <w:lang w:val="fr-GB"/>
        </w:rPr>
        <w:t>/</w:t>
      </w:r>
      <w:r w:rsidRPr="00C055AB">
        <w:rPr>
          <w:rFonts w:ascii="Menlo" w:hAnsi="Menlo" w:cs="Menlo"/>
          <w:color w:val="9CDCFE"/>
          <w:sz w:val="18"/>
          <w:szCs w:val="18"/>
          <w:lang w:val="fr-GB"/>
        </w:rPr>
        <w:t>childCount</w:t>
      </w:r>
      <w:r w:rsidRPr="00C055AB">
        <w:rPr>
          <w:rFonts w:ascii="Menlo" w:hAnsi="Menlo" w:cs="Menlo"/>
          <w:color w:val="D4D4D4"/>
          <w:sz w:val="18"/>
          <w:szCs w:val="18"/>
          <w:lang w:val="fr-GB"/>
        </w:rPr>
        <w:t>)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weights</w:t>
      </w:r>
      <w:r w:rsidRPr="00C055AB">
        <w:rPr>
          <w:rFonts w:ascii="Menlo" w:hAnsi="Menlo" w:cs="Menlo"/>
          <w:color w:val="D4D4D4"/>
          <w:sz w:val="18"/>
          <w:szCs w:val="18"/>
          <w:lang w:val="fr-GB"/>
        </w:rPr>
        <w:t>[</w:t>
      </w:r>
      <w:r w:rsidRPr="00C055AB">
        <w:rPr>
          <w:rFonts w:ascii="Menlo" w:hAnsi="Menlo" w:cs="Menlo"/>
          <w:color w:val="9CDCFE"/>
          <w:sz w:val="18"/>
          <w:szCs w:val="18"/>
          <w:lang w:val="fr-GB"/>
        </w:rPr>
        <w:t>parentIndex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weights</w:t>
      </w:r>
      <w:r w:rsidRPr="00C055AB">
        <w:rPr>
          <w:rFonts w:ascii="Menlo" w:hAnsi="Menlo" w:cs="Menlo"/>
          <w:color w:val="D4D4D4"/>
          <w:sz w:val="18"/>
          <w:szCs w:val="18"/>
          <w:lang w:val="fr-GB"/>
        </w:rPr>
        <w:t>[</w:t>
      </w:r>
      <w:r w:rsidRPr="00C055AB">
        <w:rPr>
          <w:rFonts w:ascii="Menlo" w:hAnsi="Menlo" w:cs="Menlo"/>
          <w:color w:val="9CDCFE"/>
          <w:sz w:val="18"/>
          <w:szCs w:val="18"/>
          <w:lang w:val="fr-GB"/>
        </w:rPr>
        <w:t>index</w:t>
      </w:r>
      <w:r w:rsidRPr="00C055AB">
        <w:rPr>
          <w:rFonts w:ascii="Menlo" w:hAnsi="Menlo" w:cs="Menlo"/>
          <w:color w:val="D4D4D4"/>
          <w:sz w:val="18"/>
          <w:szCs w:val="18"/>
          <w:lang w:val="fr-GB"/>
        </w:rPr>
        <w:t>])</w:t>
      </w:r>
    </w:p>
    <w:p w14:paraId="7F2AC69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else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#what to do if the current node does not have any children</w:t>
      </w:r>
    </w:p>
    <w:p w14:paraId="2710D9E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pre</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float</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treeDepth</w:t>
      </w:r>
      <w:r w:rsidRPr="00C055AB">
        <w:rPr>
          <w:rFonts w:ascii="Menlo" w:hAnsi="Menlo" w:cs="Menlo"/>
          <w:color w:val="D4D4D4"/>
          <w:sz w:val="18"/>
          <w:szCs w:val="18"/>
          <w:lang w:val="fr-GB"/>
        </w:rPr>
        <w:t>)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weights</w:t>
      </w:r>
      <w:r w:rsidRPr="00C055AB">
        <w:rPr>
          <w:rFonts w:ascii="Menlo" w:hAnsi="Menlo" w:cs="Menlo"/>
          <w:color w:val="D4D4D4"/>
          <w:sz w:val="18"/>
          <w:szCs w:val="18"/>
          <w:lang w:val="fr-GB"/>
        </w:rPr>
        <w:t>[</w:t>
      </w:r>
      <w:r w:rsidRPr="00C055AB">
        <w:rPr>
          <w:rFonts w:ascii="Menlo" w:hAnsi="Menlo" w:cs="Menlo"/>
          <w:color w:val="9CDCFE"/>
          <w:sz w:val="18"/>
          <w:szCs w:val="18"/>
          <w:lang w:val="fr-GB"/>
        </w:rPr>
        <w:t>parentIndex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weights</w:t>
      </w:r>
      <w:r w:rsidRPr="00C055AB">
        <w:rPr>
          <w:rFonts w:ascii="Menlo" w:hAnsi="Menlo" w:cs="Menlo"/>
          <w:color w:val="D4D4D4"/>
          <w:sz w:val="18"/>
          <w:szCs w:val="18"/>
          <w:lang w:val="fr-GB"/>
        </w:rPr>
        <w:t>[</w:t>
      </w:r>
      <w:r w:rsidRPr="00C055AB">
        <w:rPr>
          <w:rFonts w:ascii="Menlo" w:hAnsi="Menlo" w:cs="Menlo"/>
          <w:color w:val="9CDCFE"/>
          <w:sz w:val="18"/>
          <w:szCs w:val="18"/>
          <w:lang w:val="fr-GB"/>
        </w:rPr>
        <w:t>index</w:t>
      </w:r>
      <w:r w:rsidRPr="00C055AB">
        <w:rPr>
          <w:rFonts w:ascii="Menlo" w:hAnsi="Menlo" w:cs="Menlo"/>
          <w:color w:val="D4D4D4"/>
          <w:sz w:val="18"/>
          <w:szCs w:val="18"/>
          <w:lang w:val="fr-GB"/>
        </w:rPr>
        <w:t>])</w:t>
      </w:r>
    </w:p>
    <w:p w14:paraId="4C837CE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a</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pre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bias</w:t>
      </w:r>
      <w:r w:rsidRPr="00C055AB">
        <w:rPr>
          <w:rFonts w:ascii="Menlo" w:hAnsi="Menlo" w:cs="Menlo"/>
          <w:color w:val="D4D4D4"/>
          <w:sz w:val="18"/>
          <w:szCs w:val="18"/>
          <w:lang w:val="fr-GB"/>
        </w:rPr>
        <w:t>[</w:t>
      </w:r>
      <w:r w:rsidRPr="00C055AB">
        <w:rPr>
          <w:rFonts w:ascii="Menlo" w:hAnsi="Menlo" w:cs="Menlo"/>
          <w:color w:val="9CDCFE"/>
          <w:sz w:val="18"/>
          <w:szCs w:val="18"/>
          <w:lang w:val="fr-GB"/>
        </w:rPr>
        <w:t>index</w:t>
      </w:r>
      <w:r w:rsidRPr="00C055AB">
        <w:rPr>
          <w:rFonts w:ascii="Menlo" w:hAnsi="Menlo" w:cs="Menlo"/>
          <w:color w:val="D4D4D4"/>
          <w:sz w:val="18"/>
          <w:szCs w:val="18"/>
          <w:lang w:val="fr-GB"/>
        </w:rPr>
        <w:t>]</w:t>
      </w:r>
    </w:p>
    <w:p w14:paraId="6B5BA6E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result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reduce_logsumexp</w:t>
      </w:r>
      <w:r w:rsidRPr="00C055AB">
        <w:rPr>
          <w:rFonts w:ascii="Menlo" w:hAnsi="Menlo" w:cs="Menlo"/>
          <w:color w:val="D4D4D4"/>
          <w:sz w:val="18"/>
          <w:szCs w:val="18"/>
          <w:lang w:val="fr-GB"/>
        </w:rPr>
        <w:t>(</w:t>
      </w:r>
      <w:r w:rsidRPr="00C055AB">
        <w:rPr>
          <w:rFonts w:ascii="Menlo" w:hAnsi="Menlo" w:cs="Menlo"/>
          <w:color w:val="9CDCFE"/>
          <w:sz w:val="18"/>
          <w:szCs w:val="18"/>
          <w:lang w:val="fr-GB"/>
        </w:rPr>
        <w:t>a</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0.1</w:t>
      </w:r>
    </w:p>
    <w:p w14:paraId="361E9E7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result</w:t>
      </w:r>
      <w:r w:rsidRPr="00C055AB">
        <w:rPr>
          <w:rFonts w:ascii="Menlo" w:hAnsi="Menlo" w:cs="Menlo"/>
          <w:color w:val="D4D4D4"/>
          <w:sz w:val="18"/>
          <w:szCs w:val="18"/>
          <w:lang w:val="fr-GB"/>
        </w:rPr>
        <w:t xml:space="preserve"> &lt; </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4FB338F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result</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result</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1.0</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#convert the result to a positive float</w:t>
      </w:r>
    </w:p>
    <w:p w14:paraId="299E2D5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result</w:t>
      </w:r>
      <w:r w:rsidRPr="00C055AB">
        <w:rPr>
          <w:rFonts w:ascii="Menlo" w:hAnsi="Menlo" w:cs="Menlo"/>
          <w:color w:val="D4D4D4"/>
          <w:sz w:val="18"/>
          <w:szCs w:val="18"/>
          <w:lang w:val="fr-GB"/>
        </w:rPr>
        <w:t>.numpy()</w:t>
      </w:r>
    </w:p>
    <w:p w14:paraId="343EE80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C584AE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findNodeEmbedding</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w:t>
      </w:r>
      <w:r w:rsidRPr="00C055AB">
        <w:rPr>
          <w:rFonts w:ascii="Menlo" w:hAnsi="Menlo" w:cs="Menlo"/>
          <w:color w:val="D4D4D4"/>
          <w:sz w:val="18"/>
          <w:szCs w:val="18"/>
          <w:lang w:val="fr-GB"/>
        </w:rPr>
        <w:t>):</w:t>
      </w:r>
    </w:p>
    <w:p w14:paraId="123F660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2538EA3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In the list of vector embeddings, find the embedding corresponding to a particular node</w:t>
      </w:r>
    </w:p>
    <w:p w14:paraId="137EF0A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07E28C3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node: The node who's embedding is to be found</w:t>
      </w:r>
    </w:p>
    <w:p w14:paraId="1928C14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B8C020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5536D80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embedding - The embedding corresponding to 'node'</w:t>
      </w:r>
    </w:p>
    <w:p w14:paraId="340B612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339C28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count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B5CEA8"/>
          <w:sz w:val="18"/>
          <w:szCs w:val="18"/>
          <w:lang w:val="fr-GB"/>
        </w:rPr>
        <w:t>0.0</w:t>
      </w:r>
    </w:p>
    <w:p w14:paraId="08CDB42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vectorEmbeddings</w:t>
      </w:r>
      <w:r w:rsidRPr="00C055AB">
        <w:rPr>
          <w:rFonts w:ascii="Menlo" w:hAnsi="Menlo" w:cs="Menlo"/>
          <w:color w:val="D4D4D4"/>
          <w:sz w:val="18"/>
          <w:szCs w:val="18"/>
          <w:lang w:val="fr-GB"/>
        </w:rPr>
        <w:t>:</w:t>
      </w:r>
    </w:p>
    <w:p w14:paraId="5685BFD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node</w:t>
      </w:r>
    </w:p>
    <w:p w14:paraId="641E973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9CDCFE"/>
          <w:sz w:val="18"/>
          <w:szCs w:val="18"/>
          <w:lang w:val="fr-GB"/>
        </w:rPr>
        <w:t>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r w:rsidRPr="00C055AB">
        <w:rPr>
          <w:rFonts w:ascii="Menlo" w:hAnsi="Menlo" w:cs="Menlo"/>
          <w:color w:val="B5CEA8"/>
          <w:sz w:val="18"/>
          <w:szCs w:val="18"/>
          <w:lang w:val="fr-GB"/>
        </w:rPr>
        <w:t>1</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embedding</w:t>
      </w:r>
    </w:p>
    <w:p w14:paraId="049C04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node</w:t>
      </w:r>
      <w:r w:rsidRPr="00C055AB">
        <w:rPr>
          <w:rFonts w:ascii="Menlo" w:hAnsi="Menlo" w:cs="Menlo"/>
          <w:color w:val="D4D4D4"/>
          <w:sz w:val="18"/>
          <w:szCs w:val="18"/>
          <w:lang w:val="fr-GB"/>
        </w:rPr>
        <w:t>:</w:t>
      </w:r>
    </w:p>
    <w:p w14:paraId="7068754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e</w:t>
      </w:r>
    </w:p>
    <w:p w14:paraId="726945D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count</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1</w:t>
      </w:r>
      <w:r w:rsidRPr="00C055AB">
        <w:rPr>
          <w:rFonts w:ascii="Menlo" w:hAnsi="Menlo" w:cs="Menlo"/>
          <w:color w:val="D4D4D4"/>
          <w:sz w:val="18"/>
          <w:szCs w:val="18"/>
          <w:lang w:val="fr-GB"/>
        </w:rPr>
        <w:t xml:space="preserve">        </w:t>
      </w:r>
    </w:p>
    <w:p w14:paraId="4BA949E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w:t>
      </w:r>
    </w:p>
    <w:p w14:paraId="38852C6A" w14:textId="77777777" w:rsidR="00885D6C" w:rsidRPr="00C055AB" w:rsidRDefault="00885D6C" w:rsidP="00885D6C">
      <w:pPr>
        <w:rPr>
          <w:lang w:eastAsia="en-US"/>
        </w:rPr>
      </w:pPr>
    </w:p>
    <w:p w14:paraId="68059DE5" w14:textId="77777777" w:rsidR="00885D6C" w:rsidRDefault="00885D6C" w:rsidP="00885D6C">
      <w:pPr>
        <w:pStyle w:val="Titre5"/>
      </w:pPr>
      <w:r>
        <w:t>TreeNode.py</w:t>
      </w:r>
    </w:p>
    <w:p w14:paraId="3A874DA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class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TreeNode</w:t>
      </w:r>
      <w:r w:rsidRPr="00C055AB">
        <w:rPr>
          <w:rFonts w:ascii="Menlo" w:hAnsi="Menlo" w:cs="Menlo"/>
          <w:color w:val="D4D4D4"/>
          <w:sz w:val="18"/>
          <w:szCs w:val="18"/>
          <w:lang w:val="fr-GB"/>
        </w:rPr>
        <w:t>:</w:t>
      </w:r>
    </w:p>
    <w:p w14:paraId="73BAFC5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__init__</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float</w:t>
      </w:r>
      <w:r w:rsidRPr="00C055AB">
        <w:rPr>
          <w:rFonts w:ascii="Menlo" w:hAnsi="Menlo" w:cs="Menlo"/>
          <w:color w:val="D4D4D4"/>
          <w:sz w:val="18"/>
          <w:szCs w:val="18"/>
          <w:lang w:val="fr-GB"/>
        </w:rPr>
        <w:t>):</w:t>
      </w:r>
    </w:p>
    <w:p w14:paraId="676FC5C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4602A52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A class to represent individual nodes in a tree</w:t>
      </w:r>
    </w:p>
    <w:p w14:paraId="6E87994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310CC4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embedding: float - The embedding representation of a node</w:t>
      </w:r>
    </w:p>
    <w:p w14:paraId="167AA22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79AAA50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children</w:t>
      </w:r>
      <w:r w:rsidRPr="00C055AB">
        <w:rPr>
          <w:rFonts w:ascii="Menlo" w:hAnsi="Menlo" w:cs="Menlo"/>
          <w:color w:val="D4D4D4"/>
          <w:sz w:val="18"/>
          <w:szCs w:val="18"/>
          <w:lang w:val="fr-GB"/>
        </w:rPr>
        <w:t xml:space="preserve"> = [] </w:t>
      </w:r>
      <w:r w:rsidRPr="00C055AB">
        <w:rPr>
          <w:rFonts w:ascii="Menlo" w:hAnsi="Menlo" w:cs="Menlo"/>
          <w:color w:val="6A9955"/>
          <w:sz w:val="18"/>
          <w:szCs w:val="18"/>
          <w:lang w:val="fr-GB"/>
        </w:rPr>
        <w:t>#placeholder for the child nodes of the current TreeNode object</w:t>
      </w:r>
    </w:p>
    <w:p w14:paraId="2288E91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embedding</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embedding</w:t>
      </w:r>
    </w:p>
    <w:p w14:paraId="7963B79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187866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preOrderTraversal</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w:t>
      </w:r>
      <w:r w:rsidRPr="00C055AB">
        <w:rPr>
          <w:rFonts w:ascii="Menlo" w:hAnsi="Menlo" w:cs="Menlo"/>
          <w:color w:val="D4D4D4"/>
          <w:sz w:val="18"/>
          <w:szCs w:val="18"/>
          <w:lang w:val="fr-GB"/>
        </w:rPr>
        <w:t>):</w:t>
      </w:r>
    </w:p>
    <w:p w14:paraId="473B25C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43245A3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Run the pre-order traversal algorithm on a root node to get all the nodes present </w:t>
      </w:r>
    </w:p>
    <w:p w14:paraId="64A6EED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in a tree as well as their respective children</w:t>
      </w:r>
    </w:p>
    <w:p w14:paraId="7326752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569C72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root: The root node of the tree (Must be a TreeNode object)</w:t>
      </w:r>
    </w:p>
    <w:p w14:paraId="660985B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165BD54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objectTree</w:t>
      </w:r>
      <w:r w:rsidRPr="00C055AB">
        <w:rPr>
          <w:rFonts w:ascii="Menlo" w:hAnsi="Menlo" w:cs="Menlo"/>
          <w:color w:val="D4D4D4"/>
          <w:sz w:val="18"/>
          <w:szCs w:val="18"/>
          <w:lang w:val="fr-GB"/>
        </w:rPr>
        <w:t xml:space="preserve"> = [] </w:t>
      </w:r>
      <w:r w:rsidRPr="00C055AB">
        <w:rPr>
          <w:rFonts w:ascii="Menlo" w:hAnsi="Menlo" w:cs="Menlo"/>
          <w:color w:val="6A9955"/>
          <w:sz w:val="18"/>
          <w:szCs w:val="18"/>
          <w:lang w:val="fr-GB"/>
        </w:rPr>
        <w:t>#placeholder for all the nodes in the tree</w:t>
      </w:r>
    </w:p>
    <w:p w14:paraId="5C122B8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is</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not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None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#while the root node in the recursion is not none</w:t>
      </w:r>
    </w:p>
    <w:p w14:paraId="401BF9D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objectTree</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w:t>
      </w:r>
    </w:p>
    <w:p w14:paraId="0C4C57E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range</w:t>
      </w:r>
      <w:r w:rsidRPr="00C055AB">
        <w:rPr>
          <w:rFonts w:ascii="Menlo" w:hAnsi="Menlo" w:cs="Menlo"/>
          <w:color w:val="D4D4D4"/>
          <w:sz w:val="18"/>
          <w:szCs w:val="18"/>
          <w:lang w:val="fr-GB"/>
        </w:rPr>
        <w:t>(</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 xml:space="preserve">.children)): </w:t>
      </w:r>
    </w:p>
    <w:p w14:paraId="67D494C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recursively add nodes to the objectTree</w:t>
      </w:r>
    </w:p>
    <w:p w14:paraId="615D678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objectTree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objectTree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preOrderTraversal</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.children[</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575A2EF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list</w:t>
      </w:r>
      <w:r w:rsidRPr="00C055AB">
        <w:rPr>
          <w:rFonts w:ascii="Menlo" w:hAnsi="Menlo" w:cs="Menlo"/>
          <w:color w:val="D4D4D4"/>
          <w:sz w:val="18"/>
          <w:szCs w:val="18"/>
          <w:lang w:val="fr-GB"/>
        </w:rPr>
        <w:t>(</w:t>
      </w:r>
      <w:r w:rsidRPr="00C055AB">
        <w:rPr>
          <w:rFonts w:ascii="Menlo" w:hAnsi="Menlo" w:cs="Menlo"/>
          <w:color w:val="4EC9B0"/>
          <w:sz w:val="18"/>
          <w:szCs w:val="18"/>
          <w:lang w:val="fr-GB"/>
        </w:rPr>
        <w:t>set</w:t>
      </w:r>
      <w:r w:rsidRPr="00C055AB">
        <w:rPr>
          <w:rFonts w:ascii="Menlo" w:hAnsi="Menlo" w:cs="Menlo"/>
          <w:color w:val="D4D4D4"/>
          <w:sz w:val="18"/>
          <w:szCs w:val="18"/>
          <w:lang w:val="fr-GB"/>
        </w:rPr>
        <w:t>(</w:t>
      </w:r>
      <w:r w:rsidRPr="00C055AB">
        <w:rPr>
          <w:rFonts w:ascii="Menlo" w:hAnsi="Menlo" w:cs="Menlo"/>
          <w:color w:val="9CDCFE"/>
          <w:sz w:val="18"/>
          <w:szCs w:val="18"/>
          <w:lang w:val="fr-GB"/>
        </w:rPr>
        <w:t>objectTree</w:t>
      </w:r>
      <w:r w:rsidRPr="00C055AB">
        <w:rPr>
          <w:rFonts w:ascii="Menlo" w:hAnsi="Menlo" w:cs="Menlo"/>
          <w:color w:val="D4D4D4"/>
          <w:sz w:val="18"/>
          <w:szCs w:val="18"/>
          <w:lang w:val="fr-GB"/>
        </w:rPr>
        <w:t>))</w:t>
      </w:r>
    </w:p>
    <w:p w14:paraId="39C9848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02EE79C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getTreeEmbeddings</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root</w:t>
      </w:r>
      <w:r w:rsidRPr="00C055AB">
        <w:rPr>
          <w:rFonts w:ascii="Menlo" w:hAnsi="Menlo" w:cs="Menlo"/>
          <w:color w:val="D4D4D4"/>
          <w:sz w:val="18"/>
          <w:szCs w:val="18"/>
          <w:lang w:val="fr-GB"/>
        </w:rPr>
        <w:t>):</w:t>
      </w:r>
    </w:p>
    <w:p w14:paraId="11C374E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1267B98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Run preorder traversal on a root node and get the embeddings of all the nodes in the tree</w:t>
      </w:r>
    </w:p>
    <w:p w14:paraId="3046309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FC2C6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root: The root node of the tree</w:t>
      </w:r>
    </w:p>
    <w:p w14:paraId="3E48FEA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15EDD5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7F5DDF5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embeddings - The list of embeddings of all the nodes in the tree</w:t>
      </w:r>
    </w:p>
    <w:p w14:paraId="4F4E082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7F9BFAF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fullTree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preOrderTraversal</w:t>
      </w:r>
      <w:r w:rsidRPr="00C055AB">
        <w:rPr>
          <w:rFonts w:ascii="Menlo" w:hAnsi="Menlo" w:cs="Menlo"/>
          <w:color w:val="D4D4D4"/>
          <w:sz w:val="18"/>
          <w:szCs w:val="18"/>
          <w:lang w:val="fr-GB"/>
        </w:rPr>
        <w:t>(</w:t>
      </w:r>
      <w:r w:rsidRPr="00C055AB">
        <w:rPr>
          <w:rFonts w:ascii="Menlo" w:hAnsi="Menlo" w:cs="Menlo"/>
          <w:color w:val="9CDCFE"/>
          <w:sz w:val="18"/>
          <w:szCs w:val="18"/>
          <w:lang w:val="fr-GB"/>
        </w:rPr>
        <w:t>root</w:t>
      </w:r>
      <w:r w:rsidRPr="00C055AB">
        <w:rPr>
          <w:rFonts w:ascii="Menlo" w:hAnsi="Menlo" w:cs="Menlo"/>
          <w:color w:val="D4D4D4"/>
          <w:sz w:val="18"/>
          <w:szCs w:val="18"/>
          <w:lang w:val="fr-GB"/>
        </w:rPr>
        <w:t>)</w:t>
      </w:r>
    </w:p>
    <w:p w14:paraId="1DF7A90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embeddings</w:t>
      </w:r>
      <w:r w:rsidRPr="00C055AB">
        <w:rPr>
          <w:rFonts w:ascii="Menlo" w:hAnsi="Menlo" w:cs="Menlo"/>
          <w:color w:val="D4D4D4"/>
          <w:sz w:val="18"/>
          <w:szCs w:val="18"/>
          <w:lang w:val="fr-GB"/>
        </w:rPr>
        <w:t xml:space="preserve"> = []</w:t>
      </w:r>
    </w:p>
    <w:p w14:paraId="411D30F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fullTree</w:t>
      </w:r>
      <w:r w:rsidRPr="00C055AB">
        <w:rPr>
          <w:rFonts w:ascii="Menlo" w:hAnsi="Menlo" w:cs="Menlo"/>
          <w:color w:val="D4D4D4"/>
          <w:sz w:val="18"/>
          <w:szCs w:val="18"/>
          <w:lang w:val="fr-GB"/>
        </w:rPr>
        <w:t>:</w:t>
      </w:r>
    </w:p>
    <w:p w14:paraId="17EC340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.embedding)</w:t>
      </w:r>
    </w:p>
    <w:p w14:paraId="5B9477C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69C531C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embeddings</w:t>
      </w:r>
    </w:p>
    <w:p w14:paraId="4D13FA4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2768012" w14:textId="77777777" w:rsidR="00885D6C" w:rsidRDefault="00885D6C" w:rsidP="00885D6C">
      <w:pPr>
        <w:rPr>
          <w:lang w:eastAsia="en-US"/>
        </w:rPr>
      </w:pPr>
    </w:p>
    <w:p w14:paraId="671BDE12" w14:textId="77777777" w:rsidR="00885D6C" w:rsidRPr="00C055AB" w:rsidRDefault="00885D6C" w:rsidP="00885D6C">
      <w:pPr>
        <w:rPr>
          <w:lang w:eastAsia="en-US"/>
        </w:rPr>
      </w:pPr>
    </w:p>
    <w:p w14:paraId="332346D6" w14:textId="77777777" w:rsidR="00885D6C" w:rsidRDefault="00885D6C" w:rsidP="00885D6C">
      <w:pPr>
        <w:pStyle w:val="Titre5"/>
      </w:pPr>
      <w:r>
        <w:t>Treeparser.py</w:t>
      </w:r>
    </w:p>
    <w:p w14:paraId="6B61419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os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ast</w:t>
      </w:r>
    </w:p>
    <w:p w14:paraId="0D1EA43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ParsingAndEmbeddingLayers</w:t>
      </w:r>
      <w:r w:rsidRPr="00C055AB">
        <w:rPr>
          <w:rFonts w:ascii="Menlo" w:hAnsi="Menlo" w:cs="Menlo"/>
          <w:color w:val="D4D4D4"/>
          <w:sz w:val="18"/>
          <w:szCs w:val="18"/>
          <w:lang w:val="fr-GB"/>
        </w:rPr>
        <w:t>.</w:t>
      </w:r>
      <w:r w:rsidRPr="00C055AB">
        <w:rPr>
          <w:rFonts w:ascii="Menlo" w:hAnsi="Menlo" w:cs="Menlo"/>
          <w:color w:val="4EC9B0"/>
          <w:sz w:val="18"/>
          <w:szCs w:val="18"/>
          <w:lang w:val="fr-GB"/>
        </w:rPr>
        <w:t>Trees</w:t>
      </w:r>
      <w:r w:rsidRPr="00C055AB">
        <w:rPr>
          <w:rFonts w:ascii="Menlo" w:hAnsi="Menlo" w:cs="Menlo"/>
          <w:color w:val="D4D4D4"/>
          <w:sz w:val="18"/>
          <w:szCs w:val="18"/>
          <w:lang w:val="fr-GB"/>
        </w:rPr>
        <w:t>.</w:t>
      </w:r>
      <w:r w:rsidRPr="00C055AB">
        <w:rPr>
          <w:rFonts w:ascii="Menlo" w:hAnsi="Menlo" w:cs="Menlo"/>
          <w:color w:val="4EC9B0"/>
          <w:sz w:val="18"/>
          <w:szCs w:val="18"/>
          <w:lang w:val="fr-GB"/>
        </w:rPr>
        <w:t>TreeNode</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TreeNode</w:t>
      </w:r>
    </w:p>
    <w:p w14:paraId="6B8D86F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ParsingAndEmbeddingLayers</w:t>
      </w:r>
      <w:r w:rsidRPr="00C055AB">
        <w:rPr>
          <w:rFonts w:ascii="Menlo" w:hAnsi="Menlo" w:cs="Menlo"/>
          <w:color w:val="D4D4D4"/>
          <w:sz w:val="18"/>
          <w:szCs w:val="18"/>
          <w:lang w:val="fr-GB"/>
        </w:rPr>
        <w:t>.</w:t>
      </w:r>
      <w:r w:rsidRPr="00C055AB">
        <w:rPr>
          <w:rFonts w:ascii="Menlo" w:hAnsi="Menlo" w:cs="Menlo"/>
          <w:color w:val="4EC9B0"/>
          <w:sz w:val="18"/>
          <w:szCs w:val="18"/>
          <w:lang w:val="fr-GB"/>
        </w:rPr>
        <w:t>Visitor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Visitor</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HashVisitor</w:t>
      </w:r>
    </w:p>
    <w:p w14:paraId="2F80E25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E79023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class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TreeParser</w:t>
      </w:r>
      <w:r w:rsidRPr="00C055AB">
        <w:rPr>
          <w:rFonts w:ascii="Menlo" w:hAnsi="Menlo" w:cs="Menlo"/>
          <w:color w:val="D4D4D4"/>
          <w:sz w:val="18"/>
          <w:szCs w:val="18"/>
          <w:lang w:val="fr-GB"/>
        </w:rPr>
        <w:t>():</w:t>
      </w:r>
    </w:p>
    <w:p w14:paraId="03560E0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__init__</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bool</w:t>
      </w:r>
      <w:r w:rsidRPr="00C055AB">
        <w:rPr>
          <w:rFonts w:ascii="Menlo" w:hAnsi="Menlo" w:cs="Menlo"/>
          <w:color w:val="D4D4D4"/>
          <w:sz w:val="18"/>
          <w:szCs w:val="18"/>
          <w:lang w:val="fr-GB"/>
        </w:rPr>
        <w:t>):</w:t>
      </w:r>
    </w:p>
    <w:p w14:paraId="1765290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1EE4403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The Tree Parser class where the files are parsed for processing into trees</w:t>
      </w:r>
    </w:p>
    <w:p w14:paraId="357F96A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AC3725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bool - Whether or not hashing is to be used        </w:t>
      </w:r>
    </w:p>
    <w:p w14:paraId="370730A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29E1580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hashed</w:t>
      </w:r>
    </w:p>
    <w:p w14:paraId="44FB89B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0E01F8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convertToTree</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w:t>
      </w:r>
    </w:p>
    <w:p w14:paraId="31257DC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0656A33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Convert the contents of a file into a tree</w:t>
      </w:r>
    </w:p>
    <w:p w14:paraId="44C15B1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8D0C0E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filePath - The file who's contents are to be converted into a tree data structure</w:t>
      </w:r>
    </w:p>
    <w:p w14:paraId="0B857F5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B7203A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000293C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tree - The tree representation of the contents of 'filePath'</w:t>
      </w:r>
    </w:p>
    <w:p w14:paraId="7DEC140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64C94F7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programAST</w:t>
      </w:r>
      <w:r w:rsidRPr="00C055AB">
        <w:rPr>
          <w:rFonts w:ascii="Menlo" w:hAnsi="Menlo" w:cs="Menlo"/>
          <w:color w:val="D4D4D4"/>
          <w:sz w:val="18"/>
          <w:szCs w:val="18"/>
          <w:lang w:val="fr-GB"/>
        </w:rPr>
        <w:t xml:space="preserve"> = </w:t>
      </w:r>
      <w:r w:rsidRPr="00C055AB">
        <w:rPr>
          <w:rFonts w:ascii="Menlo" w:hAnsi="Menlo" w:cs="Menlo"/>
          <w:color w:val="CE9178"/>
          <w:sz w:val="18"/>
          <w:szCs w:val="18"/>
          <w:lang w:val="fr-GB"/>
        </w:rPr>
        <w:t>''</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#placeholder for the file contents</w:t>
      </w:r>
    </w:p>
    <w:p w14:paraId="19FAB13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with</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open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w:t>
      </w:r>
      <w:r w:rsidRPr="00C055AB">
        <w:rPr>
          <w:rFonts w:ascii="Menlo" w:hAnsi="Menlo" w:cs="Menlo"/>
          <w:color w:val="D4D4D4"/>
          <w:sz w:val="18"/>
          <w:szCs w:val="18"/>
          <w:lang w:val="fr-GB"/>
        </w:rPr>
        <w:t>:</w:t>
      </w:r>
    </w:p>
    <w:p w14:paraId="416C95A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programAST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ast</w:t>
      </w:r>
      <w:r w:rsidRPr="00C055AB">
        <w:rPr>
          <w:rFonts w:ascii="Menlo" w:hAnsi="Menlo" w:cs="Menlo"/>
          <w:color w:val="D4D4D4"/>
          <w:sz w:val="18"/>
          <w:szCs w:val="18"/>
          <w:lang w:val="fr-GB"/>
        </w:rPr>
        <w:t>.</w:t>
      </w:r>
      <w:r w:rsidRPr="00C055AB">
        <w:rPr>
          <w:rFonts w:ascii="Menlo" w:hAnsi="Menlo" w:cs="Menlo"/>
          <w:color w:val="DCDCAA"/>
          <w:sz w:val="18"/>
          <w:szCs w:val="18"/>
          <w:lang w:val="fr-GB"/>
        </w:rPr>
        <w:t>parse</w:t>
      </w:r>
      <w:r w:rsidRPr="00C055AB">
        <w:rPr>
          <w:rFonts w:ascii="Menlo" w:hAnsi="Menlo" w:cs="Menlo"/>
          <w:color w:val="D4D4D4"/>
          <w:sz w:val="18"/>
          <w:szCs w:val="18"/>
          <w:lang w:val="fr-GB"/>
        </w:rPr>
        <w:t>(</w:t>
      </w:r>
      <w:r w:rsidRPr="00C055AB">
        <w:rPr>
          <w:rFonts w:ascii="Menlo" w:hAnsi="Menlo" w:cs="Menlo"/>
          <w:color w:val="9CDCFE"/>
          <w:sz w:val="18"/>
          <w:szCs w:val="18"/>
          <w:lang w:val="fr-GB"/>
        </w:rPr>
        <w:t>file</w:t>
      </w:r>
      <w:r w:rsidRPr="00C055AB">
        <w:rPr>
          <w:rFonts w:ascii="Menlo" w:hAnsi="Menlo" w:cs="Menlo"/>
          <w:color w:val="D4D4D4"/>
          <w:sz w:val="18"/>
          <w:szCs w:val="18"/>
          <w:lang w:val="fr-GB"/>
        </w:rPr>
        <w:t>.</w:t>
      </w:r>
      <w:r w:rsidRPr="00C055AB">
        <w:rPr>
          <w:rFonts w:ascii="Menlo" w:hAnsi="Menlo" w:cs="Menlo"/>
          <w:color w:val="DCDCAA"/>
          <w:sz w:val="18"/>
          <w:szCs w:val="18"/>
          <w:lang w:val="fr-GB"/>
        </w:rPr>
        <w:t>read</w:t>
      </w:r>
      <w:r w:rsidRPr="00C055AB">
        <w:rPr>
          <w:rFonts w:ascii="Menlo" w:hAnsi="Menlo" w:cs="Menlo"/>
          <w:color w:val="D4D4D4"/>
          <w:sz w:val="18"/>
          <w:szCs w:val="18"/>
          <w:lang w:val="fr-GB"/>
        </w:rPr>
        <w:t>())</w:t>
      </w:r>
    </w:p>
    <w:p w14:paraId="7DB5A38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C500C1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is</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True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#if we're working with hashed data, use the HashVisitor class</w:t>
      </w:r>
    </w:p>
    <w:p w14:paraId="65EC030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visitor</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HashVisitor</w:t>
      </w:r>
      <w:r w:rsidRPr="00C055AB">
        <w:rPr>
          <w:rFonts w:ascii="Menlo" w:hAnsi="Menlo" w:cs="Menlo"/>
          <w:color w:val="D4D4D4"/>
          <w:sz w:val="18"/>
          <w:szCs w:val="18"/>
          <w:lang w:val="fr-GB"/>
        </w:rPr>
        <w:t>()</w:t>
      </w:r>
    </w:p>
    <w:p w14:paraId="2A3DF4D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visitor</w:t>
      </w:r>
      <w:r w:rsidRPr="00C055AB">
        <w:rPr>
          <w:rFonts w:ascii="Menlo" w:hAnsi="Menlo" w:cs="Menlo"/>
          <w:color w:val="D4D4D4"/>
          <w:sz w:val="18"/>
          <w:szCs w:val="18"/>
          <w:lang w:val="fr-GB"/>
        </w:rPr>
        <w:t>.</w:t>
      </w:r>
      <w:r w:rsidRPr="00C055AB">
        <w:rPr>
          <w:rFonts w:ascii="Menlo" w:hAnsi="Menlo" w:cs="Menlo"/>
          <w:color w:val="DCDCAA"/>
          <w:sz w:val="18"/>
          <w:szCs w:val="18"/>
          <w:lang w:val="fr-GB"/>
        </w:rPr>
        <w:t>generic_visit</w:t>
      </w:r>
      <w:r w:rsidRPr="00C055AB">
        <w:rPr>
          <w:rFonts w:ascii="Menlo" w:hAnsi="Menlo" w:cs="Menlo"/>
          <w:color w:val="D4D4D4"/>
          <w:sz w:val="18"/>
          <w:szCs w:val="18"/>
          <w:lang w:val="fr-GB"/>
        </w:rPr>
        <w:t>(</w:t>
      </w:r>
      <w:r w:rsidRPr="00C055AB">
        <w:rPr>
          <w:rFonts w:ascii="Menlo" w:hAnsi="Menlo" w:cs="Menlo"/>
          <w:color w:val="9CDCFE"/>
          <w:sz w:val="18"/>
          <w:szCs w:val="18"/>
          <w:lang w:val="fr-GB"/>
        </w:rPr>
        <w:t>programAST</w:t>
      </w:r>
      <w:r w:rsidRPr="00C055AB">
        <w:rPr>
          <w:rFonts w:ascii="Menlo" w:hAnsi="Menlo" w:cs="Menlo"/>
          <w:color w:val="D4D4D4"/>
          <w:sz w:val="18"/>
          <w:szCs w:val="18"/>
          <w:lang w:val="fr-GB"/>
        </w:rPr>
        <w:t>)</w:t>
      </w:r>
    </w:p>
    <w:p w14:paraId="25E7DF1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#construct a tree from the edges provided by the HashVisitor</w:t>
      </w:r>
    </w:p>
    <w:p w14:paraId="4B6715A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createTreeFromEdges</w:t>
      </w:r>
      <w:r w:rsidRPr="00C055AB">
        <w:rPr>
          <w:rFonts w:ascii="Menlo" w:hAnsi="Menlo" w:cs="Menlo"/>
          <w:color w:val="D4D4D4"/>
          <w:sz w:val="18"/>
          <w:szCs w:val="18"/>
          <w:lang w:val="fr-GB"/>
        </w:rPr>
        <w:t>(</w:t>
      </w:r>
      <w:r w:rsidRPr="00C055AB">
        <w:rPr>
          <w:rFonts w:ascii="Menlo" w:hAnsi="Menlo" w:cs="Menlo"/>
          <w:color w:val="9CDCFE"/>
          <w:sz w:val="18"/>
          <w:szCs w:val="18"/>
          <w:lang w:val="fr-GB"/>
        </w:rPr>
        <w:t>visitor</w:t>
      </w:r>
      <w:r w:rsidRPr="00C055AB">
        <w:rPr>
          <w:rFonts w:ascii="Menlo" w:hAnsi="Menlo" w:cs="Menlo"/>
          <w:color w:val="D4D4D4"/>
          <w:sz w:val="18"/>
          <w:szCs w:val="18"/>
          <w:lang w:val="fr-GB"/>
        </w:rPr>
        <w:t>.</w:t>
      </w:r>
      <w:r w:rsidRPr="00C055AB">
        <w:rPr>
          <w:rFonts w:ascii="Menlo" w:hAnsi="Menlo" w:cs="Menlo"/>
          <w:color w:val="9CDCFE"/>
          <w:sz w:val="18"/>
          <w:szCs w:val="18"/>
          <w:lang w:val="fr-GB"/>
        </w:rPr>
        <w:t>edges</w:t>
      </w:r>
      <w:r w:rsidRPr="00C055AB">
        <w:rPr>
          <w:rFonts w:ascii="Menlo" w:hAnsi="Menlo" w:cs="Menlo"/>
          <w:color w:val="D4D4D4"/>
          <w:sz w:val="18"/>
          <w:szCs w:val="18"/>
          <w:lang w:val="fr-GB"/>
        </w:rPr>
        <w:t xml:space="preserve">) </w:t>
      </w:r>
    </w:p>
    <w:p w14:paraId="4CB78C4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else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#if we're working with unhashed data, use the Visitor class</w:t>
      </w:r>
    </w:p>
    <w:p w14:paraId="388C5D8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visitor</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Visitor</w:t>
      </w:r>
      <w:r w:rsidRPr="00C055AB">
        <w:rPr>
          <w:rFonts w:ascii="Menlo" w:hAnsi="Menlo" w:cs="Menlo"/>
          <w:color w:val="D4D4D4"/>
          <w:sz w:val="18"/>
          <w:szCs w:val="18"/>
          <w:lang w:val="fr-GB"/>
        </w:rPr>
        <w:t>()</w:t>
      </w:r>
    </w:p>
    <w:p w14:paraId="7BEBC0B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visitor</w:t>
      </w:r>
      <w:r w:rsidRPr="00C055AB">
        <w:rPr>
          <w:rFonts w:ascii="Menlo" w:hAnsi="Menlo" w:cs="Menlo"/>
          <w:color w:val="D4D4D4"/>
          <w:sz w:val="18"/>
          <w:szCs w:val="18"/>
          <w:lang w:val="fr-GB"/>
        </w:rPr>
        <w:t>.</w:t>
      </w:r>
      <w:r w:rsidRPr="00C055AB">
        <w:rPr>
          <w:rFonts w:ascii="Menlo" w:hAnsi="Menlo" w:cs="Menlo"/>
          <w:color w:val="DCDCAA"/>
          <w:sz w:val="18"/>
          <w:szCs w:val="18"/>
          <w:lang w:val="fr-GB"/>
        </w:rPr>
        <w:t>generic_visit</w:t>
      </w:r>
      <w:r w:rsidRPr="00C055AB">
        <w:rPr>
          <w:rFonts w:ascii="Menlo" w:hAnsi="Menlo" w:cs="Menlo"/>
          <w:color w:val="D4D4D4"/>
          <w:sz w:val="18"/>
          <w:szCs w:val="18"/>
          <w:lang w:val="fr-GB"/>
        </w:rPr>
        <w:t>(</w:t>
      </w:r>
      <w:r w:rsidRPr="00C055AB">
        <w:rPr>
          <w:rFonts w:ascii="Menlo" w:hAnsi="Menlo" w:cs="Menlo"/>
          <w:color w:val="9CDCFE"/>
          <w:sz w:val="18"/>
          <w:szCs w:val="18"/>
          <w:lang w:val="fr-GB"/>
        </w:rPr>
        <w:t>programAST</w:t>
      </w:r>
      <w:r w:rsidRPr="00C055AB">
        <w:rPr>
          <w:rFonts w:ascii="Menlo" w:hAnsi="Menlo" w:cs="Menlo"/>
          <w:color w:val="D4D4D4"/>
          <w:sz w:val="18"/>
          <w:szCs w:val="18"/>
          <w:lang w:val="fr-GB"/>
        </w:rPr>
        <w:t>)</w:t>
      </w:r>
    </w:p>
    <w:p w14:paraId="1E4CA4F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createTreeFromEdges</w:t>
      </w:r>
      <w:r w:rsidRPr="00C055AB">
        <w:rPr>
          <w:rFonts w:ascii="Menlo" w:hAnsi="Menlo" w:cs="Menlo"/>
          <w:color w:val="D4D4D4"/>
          <w:sz w:val="18"/>
          <w:szCs w:val="18"/>
          <w:lang w:val="fr-GB"/>
        </w:rPr>
        <w:t>(</w:t>
      </w:r>
      <w:r w:rsidRPr="00C055AB">
        <w:rPr>
          <w:rFonts w:ascii="Menlo" w:hAnsi="Menlo" w:cs="Menlo"/>
          <w:color w:val="9CDCFE"/>
          <w:sz w:val="18"/>
          <w:szCs w:val="18"/>
          <w:lang w:val="fr-GB"/>
        </w:rPr>
        <w:t>visitor</w:t>
      </w:r>
      <w:r w:rsidRPr="00C055AB">
        <w:rPr>
          <w:rFonts w:ascii="Menlo" w:hAnsi="Menlo" w:cs="Menlo"/>
          <w:color w:val="D4D4D4"/>
          <w:sz w:val="18"/>
          <w:szCs w:val="18"/>
          <w:lang w:val="fr-GB"/>
        </w:rPr>
        <w:t>.</w:t>
      </w:r>
      <w:r w:rsidRPr="00C055AB">
        <w:rPr>
          <w:rFonts w:ascii="Menlo" w:hAnsi="Menlo" w:cs="Menlo"/>
          <w:color w:val="9CDCFE"/>
          <w:sz w:val="18"/>
          <w:szCs w:val="18"/>
          <w:lang w:val="fr-GB"/>
        </w:rPr>
        <w:t>edges</w:t>
      </w:r>
      <w:r w:rsidRPr="00C055AB">
        <w:rPr>
          <w:rFonts w:ascii="Menlo" w:hAnsi="Menlo" w:cs="Menlo"/>
          <w:color w:val="D4D4D4"/>
          <w:sz w:val="18"/>
          <w:szCs w:val="18"/>
          <w:lang w:val="fr-GB"/>
        </w:rPr>
        <w:t>)</w:t>
      </w:r>
    </w:p>
    <w:p w14:paraId="7D62517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w:t>
      </w:r>
    </w:p>
    <w:p w14:paraId="3FDBBD4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BF973F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parse</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w:t>
      </w:r>
    </w:p>
    <w:p w14:paraId="5BE2610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16B25B6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Call the 'convertToTree' method on the contents of a file and assign class labels</w:t>
      </w:r>
    </w:p>
    <w:p w14:paraId="53689DC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F790F8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lastRenderedPageBreak/>
        <w:t xml:space="preserve">        filePath - The file to be converted into a tree</w:t>
      </w:r>
    </w:p>
    <w:p w14:paraId="125608D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99DBC3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w:t>
      </w:r>
    </w:p>
    <w:p w14:paraId="0349F52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trees - The list of trees from each file</w:t>
      </w:r>
    </w:p>
    <w:p w14:paraId="474E9FF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labels - The list of class labels for each tree</w:t>
      </w:r>
    </w:p>
    <w:p w14:paraId="2E5C064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1B689A3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labels</w:t>
      </w:r>
      <w:r w:rsidRPr="00C055AB">
        <w:rPr>
          <w:rFonts w:ascii="Menlo" w:hAnsi="Menlo" w:cs="Menlo"/>
          <w:color w:val="D4D4D4"/>
          <w:sz w:val="18"/>
          <w:szCs w:val="18"/>
          <w:lang w:val="fr-GB"/>
        </w:rPr>
        <w:t xml:space="preserve"> = [], []</w:t>
      </w:r>
    </w:p>
    <w:p w14:paraId="16F12F7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os</w:t>
      </w:r>
      <w:r w:rsidRPr="00C055AB">
        <w:rPr>
          <w:rFonts w:ascii="Menlo" w:hAnsi="Menlo" w:cs="Menlo"/>
          <w:color w:val="D4D4D4"/>
          <w:sz w:val="18"/>
          <w:szCs w:val="18"/>
          <w:lang w:val="fr-GB"/>
        </w:rPr>
        <w:t>.</w:t>
      </w:r>
      <w:r w:rsidRPr="00C055AB">
        <w:rPr>
          <w:rFonts w:ascii="Menlo" w:hAnsi="Menlo" w:cs="Menlo"/>
          <w:color w:val="DCDCAA"/>
          <w:sz w:val="18"/>
          <w:szCs w:val="18"/>
          <w:lang w:val="fr-GB"/>
        </w:rPr>
        <w:t>chdir</w:t>
      </w:r>
      <w:r w:rsidRPr="00C055AB">
        <w:rPr>
          <w:rFonts w:ascii="Menlo" w:hAnsi="Menlo" w:cs="Menlo"/>
          <w:color w:val="D4D4D4"/>
          <w:sz w:val="18"/>
          <w:szCs w:val="18"/>
          <w:lang w:val="fr-GB"/>
        </w:rPr>
        <w:t>(</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w:t>
      </w:r>
    </w:p>
    <w:p w14:paraId="3DB58E0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os</w:t>
      </w:r>
      <w:r w:rsidRPr="00C055AB">
        <w:rPr>
          <w:rFonts w:ascii="Menlo" w:hAnsi="Menlo" w:cs="Menlo"/>
          <w:color w:val="D4D4D4"/>
          <w:sz w:val="18"/>
          <w:szCs w:val="18"/>
          <w:lang w:val="fr-GB"/>
        </w:rPr>
        <w:t>.</w:t>
      </w:r>
      <w:r w:rsidRPr="00C055AB">
        <w:rPr>
          <w:rFonts w:ascii="Menlo" w:hAnsi="Menlo" w:cs="Menlo"/>
          <w:color w:val="DCDCAA"/>
          <w:sz w:val="18"/>
          <w:szCs w:val="18"/>
          <w:lang w:val="fr-GB"/>
        </w:rPr>
        <w:t>listdir</w:t>
      </w:r>
      <w:r w:rsidRPr="00C055AB">
        <w:rPr>
          <w:rFonts w:ascii="Menlo" w:hAnsi="Menlo" w:cs="Menlo"/>
          <w:color w:val="D4D4D4"/>
          <w:sz w:val="18"/>
          <w:szCs w:val="18"/>
          <w:lang w:val="fr-GB"/>
        </w:rPr>
        <w:t>():</w:t>
      </w:r>
    </w:p>
    <w:p w14:paraId="7916F1D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Check whether file is in text format or not</w:t>
      </w:r>
    </w:p>
    <w:p w14:paraId="0049C27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w:t>
      </w:r>
      <w:r w:rsidRPr="00C055AB">
        <w:rPr>
          <w:rFonts w:ascii="Menlo" w:hAnsi="Menlo" w:cs="Menlo"/>
          <w:color w:val="D4D4D4"/>
          <w:sz w:val="18"/>
          <w:szCs w:val="18"/>
          <w:lang w:val="fr-GB"/>
        </w:rPr>
        <w:t>.</w:t>
      </w:r>
      <w:r w:rsidRPr="00C055AB">
        <w:rPr>
          <w:rFonts w:ascii="Menlo" w:hAnsi="Menlo" w:cs="Menlo"/>
          <w:color w:val="DCDCAA"/>
          <w:sz w:val="18"/>
          <w:szCs w:val="18"/>
          <w:lang w:val="fr-GB"/>
        </w:rPr>
        <w:t>endswith</w:t>
      </w:r>
      <w:r w:rsidRPr="00C055AB">
        <w:rPr>
          <w:rFonts w:ascii="Menlo" w:hAnsi="Menlo" w:cs="Menlo"/>
          <w:color w:val="D4D4D4"/>
          <w:sz w:val="18"/>
          <w:szCs w:val="18"/>
          <w:lang w:val="fr-GB"/>
        </w:rPr>
        <w:t>(</w:t>
      </w:r>
      <w:r w:rsidRPr="00C055AB">
        <w:rPr>
          <w:rFonts w:ascii="Menlo" w:hAnsi="Menlo" w:cs="Menlo"/>
          <w:color w:val="CE9178"/>
          <w:sz w:val="18"/>
          <w:szCs w:val="18"/>
          <w:lang w:val="fr-GB"/>
        </w:rPr>
        <w:t>".py"</w:t>
      </w:r>
      <w:r w:rsidRPr="00C055AB">
        <w:rPr>
          <w:rFonts w:ascii="Menlo" w:hAnsi="Menlo" w:cs="Menlo"/>
          <w:color w:val="D4D4D4"/>
          <w:sz w:val="18"/>
          <w:szCs w:val="18"/>
          <w:lang w:val="fr-GB"/>
        </w:rPr>
        <w:t>):</w:t>
      </w:r>
    </w:p>
    <w:p w14:paraId="28B7248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path</w:t>
      </w:r>
      <w:r w:rsidRPr="00C055AB">
        <w:rPr>
          <w:rFonts w:ascii="Menlo" w:hAnsi="Menlo" w:cs="Menlo"/>
          <w:color w:val="D4D4D4"/>
          <w:sz w:val="18"/>
          <w:szCs w:val="18"/>
          <w:lang w:val="fr-GB"/>
        </w:rPr>
        <w:t xml:space="preserve"> = </w:t>
      </w:r>
      <w:r w:rsidRPr="00C055AB">
        <w:rPr>
          <w:rFonts w:ascii="Menlo" w:hAnsi="Menlo" w:cs="Menlo"/>
          <w:color w:val="569CD6"/>
          <w:sz w:val="18"/>
          <w:szCs w:val="18"/>
          <w:lang w:val="fr-GB"/>
        </w:rPr>
        <w:t>f</w:t>
      </w:r>
      <w:r w:rsidRPr="00C055AB">
        <w:rPr>
          <w:rFonts w:ascii="Menlo" w:hAnsi="Menlo" w:cs="Menlo"/>
          <w:color w:val="CE9178"/>
          <w:sz w:val="18"/>
          <w:szCs w:val="18"/>
          <w:lang w:val="fr-GB"/>
        </w:rPr>
        <w:t>"</w:t>
      </w:r>
      <w:r w:rsidRPr="00C055AB">
        <w:rPr>
          <w:rFonts w:ascii="Menlo" w:hAnsi="Menlo" w:cs="Menlo"/>
          <w:color w:val="569CD6"/>
          <w:sz w:val="18"/>
          <w:szCs w:val="18"/>
          <w:lang w:val="fr-GB"/>
        </w:rPr>
        <w:t>{</w:t>
      </w:r>
      <w:r w:rsidRPr="00C055AB">
        <w:rPr>
          <w:rFonts w:ascii="Menlo" w:hAnsi="Menlo" w:cs="Menlo"/>
          <w:color w:val="9CDCFE"/>
          <w:sz w:val="18"/>
          <w:szCs w:val="18"/>
          <w:lang w:val="fr-GB"/>
        </w:rPr>
        <w:t>filePath</w:t>
      </w:r>
      <w:r w:rsidRPr="00C055AB">
        <w:rPr>
          <w:rFonts w:ascii="Menlo" w:hAnsi="Menlo" w:cs="Menlo"/>
          <w:color w:val="569CD6"/>
          <w:sz w:val="18"/>
          <w:szCs w:val="18"/>
          <w:lang w:val="fr-GB"/>
        </w:rPr>
        <w:t>}</w:t>
      </w:r>
      <w:r w:rsidRPr="00C055AB">
        <w:rPr>
          <w:rFonts w:ascii="Menlo" w:hAnsi="Menlo" w:cs="Menlo"/>
          <w:color w:val="CE9178"/>
          <w:sz w:val="18"/>
          <w:szCs w:val="18"/>
          <w:lang w:val="fr-GB"/>
        </w:rPr>
        <w:t>/</w:t>
      </w:r>
      <w:r w:rsidRPr="00C055AB">
        <w:rPr>
          <w:rFonts w:ascii="Menlo" w:hAnsi="Menlo" w:cs="Menlo"/>
          <w:color w:val="569CD6"/>
          <w:sz w:val="18"/>
          <w:szCs w:val="18"/>
          <w:lang w:val="fr-GB"/>
        </w:rPr>
        <w:t>{</w:t>
      </w:r>
      <w:r w:rsidRPr="00C055AB">
        <w:rPr>
          <w:rFonts w:ascii="Menlo" w:hAnsi="Menlo" w:cs="Menlo"/>
          <w:color w:val="9CDCFE"/>
          <w:sz w:val="18"/>
          <w:szCs w:val="18"/>
          <w:lang w:val="fr-GB"/>
        </w:rPr>
        <w:t>file</w:t>
      </w:r>
      <w:r w:rsidRPr="00C055AB">
        <w:rPr>
          <w:rFonts w:ascii="Menlo" w:hAnsi="Menlo" w:cs="Menlo"/>
          <w:color w:val="569CD6"/>
          <w:sz w:val="18"/>
          <w:szCs w:val="18"/>
          <w:lang w:val="fr-GB"/>
        </w:rPr>
        <w:t>}</w:t>
      </w:r>
      <w:r w:rsidRPr="00C055AB">
        <w:rPr>
          <w:rFonts w:ascii="Menlo" w:hAnsi="Menlo" w:cs="Menlo"/>
          <w:color w:val="CE9178"/>
          <w:sz w:val="18"/>
          <w:szCs w:val="18"/>
          <w:lang w:val="fr-GB"/>
        </w:rPr>
        <w:t>"</w:t>
      </w:r>
    </w:p>
    <w:p w14:paraId="1501373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call read text file function</w:t>
      </w:r>
    </w:p>
    <w:p w14:paraId="6AAF4D7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self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convertToTree</w:t>
      </w:r>
      <w:r w:rsidRPr="00C055AB">
        <w:rPr>
          <w:rFonts w:ascii="Menlo" w:hAnsi="Menlo" w:cs="Menlo"/>
          <w:color w:val="D4D4D4"/>
          <w:sz w:val="18"/>
          <w:szCs w:val="18"/>
          <w:lang w:val="fr-GB"/>
        </w:rPr>
        <w:t>(</w:t>
      </w:r>
      <w:r w:rsidRPr="00C055AB">
        <w:rPr>
          <w:rFonts w:ascii="Menlo" w:hAnsi="Menlo" w:cs="Menlo"/>
          <w:color w:val="9CDCFE"/>
          <w:sz w:val="18"/>
          <w:szCs w:val="18"/>
          <w:lang w:val="fr-GB"/>
        </w:rPr>
        <w:t>path</w:t>
      </w:r>
      <w:r w:rsidRPr="00C055AB">
        <w:rPr>
          <w:rFonts w:ascii="Menlo" w:hAnsi="Menlo" w:cs="Menlo"/>
          <w:color w:val="D4D4D4"/>
          <w:sz w:val="18"/>
          <w:szCs w:val="18"/>
          <w:lang w:val="fr-GB"/>
        </w:rPr>
        <w:t>)</w:t>
      </w:r>
    </w:p>
    <w:p w14:paraId="623B689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tree</w:t>
      </w:r>
      <w:r w:rsidRPr="00C055AB">
        <w:rPr>
          <w:rFonts w:ascii="Menlo" w:hAnsi="Menlo" w:cs="Menlo"/>
          <w:color w:val="D4D4D4"/>
          <w:sz w:val="18"/>
          <w:szCs w:val="18"/>
          <w:lang w:val="fr-GB"/>
        </w:rPr>
        <w:t>)</w:t>
      </w:r>
    </w:p>
    <w:p w14:paraId="1C28D9C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.find(</w:t>
      </w:r>
      <w:r w:rsidRPr="00C055AB">
        <w:rPr>
          <w:rFonts w:ascii="Menlo" w:hAnsi="Menlo" w:cs="Menlo"/>
          <w:color w:val="CE9178"/>
          <w:sz w:val="18"/>
          <w:szCs w:val="18"/>
          <w:lang w:val="fr-GB"/>
        </w:rPr>
        <w:t>"Merge"</w:t>
      </w:r>
      <w:r w:rsidRPr="00C055AB">
        <w:rPr>
          <w:rFonts w:ascii="Menlo" w:hAnsi="Menlo" w:cs="Menlo"/>
          <w:color w:val="D4D4D4"/>
          <w:sz w:val="18"/>
          <w:szCs w:val="18"/>
          <w:lang w:val="fr-GB"/>
        </w:rPr>
        <w:t>) != -</w:t>
      </w:r>
      <w:r w:rsidRPr="00C055AB">
        <w:rPr>
          <w:rFonts w:ascii="Menlo" w:hAnsi="Menlo" w:cs="Menlo"/>
          <w:color w:val="B5CEA8"/>
          <w:sz w:val="18"/>
          <w:szCs w:val="18"/>
          <w:lang w:val="fr-GB"/>
        </w:rPr>
        <w:t>1</w:t>
      </w:r>
      <w:r w:rsidRPr="00C055AB">
        <w:rPr>
          <w:rFonts w:ascii="Menlo" w:hAnsi="Menlo" w:cs="Menlo"/>
          <w:color w:val="D4D4D4"/>
          <w:sz w:val="18"/>
          <w:szCs w:val="18"/>
          <w:lang w:val="fr-GB"/>
        </w:rPr>
        <w:t>:</w:t>
      </w:r>
    </w:p>
    <w:p w14:paraId="6636739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labels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51FE383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elif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filePath</w:t>
      </w:r>
      <w:r w:rsidRPr="00C055AB">
        <w:rPr>
          <w:rFonts w:ascii="Menlo" w:hAnsi="Menlo" w:cs="Menlo"/>
          <w:color w:val="D4D4D4"/>
          <w:sz w:val="18"/>
          <w:szCs w:val="18"/>
          <w:lang w:val="fr-GB"/>
        </w:rPr>
        <w:t>.find(</w:t>
      </w:r>
      <w:r w:rsidRPr="00C055AB">
        <w:rPr>
          <w:rFonts w:ascii="Menlo" w:hAnsi="Menlo" w:cs="Menlo"/>
          <w:color w:val="CE9178"/>
          <w:sz w:val="18"/>
          <w:szCs w:val="18"/>
          <w:lang w:val="fr-GB"/>
        </w:rPr>
        <w:t>"Quick"</w:t>
      </w:r>
      <w:r w:rsidRPr="00C055AB">
        <w:rPr>
          <w:rFonts w:ascii="Menlo" w:hAnsi="Menlo" w:cs="Menlo"/>
          <w:color w:val="D4D4D4"/>
          <w:sz w:val="18"/>
          <w:szCs w:val="18"/>
          <w:lang w:val="fr-GB"/>
        </w:rPr>
        <w:t>) != -</w:t>
      </w:r>
      <w:r w:rsidRPr="00C055AB">
        <w:rPr>
          <w:rFonts w:ascii="Menlo" w:hAnsi="Menlo" w:cs="Menlo"/>
          <w:color w:val="B5CEA8"/>
          <w:sz w:val="18"/>
          <w:szCs w:val="18"/>
          <w:lang w:val="fr-GB"/>
        </w:rPr>
        <w:t>1</w:t>
      </w:r>
      <w:r w:rsidRPr="00C055AB">
        <w:rPr>
          <w:rFonts w:ascii="Menlo" w:hAnsi="Menlo" w:cs="Menlo"/>
          <w:color w:val="D4D4D4"/>
          <w:sz w:val="18"/>
          <w:szCs w:val="18"/>
          <w:lang w:val="fr-GB"/>
        </w:rPr>
        <w:t>:</w:t>
      </w:r>
    </w:p>
    <w:p w14:paraId="20BF31D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labels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B5CEA8"/>
          <w:sz w:val="18"/>
          <w:szCs w:val="18"/>
          <w:lang w:val="fr-GB"/>
        </w:rPr>
        <w:t>1</w:t>
      </w:r>
      <w:r w:rsidRPr="00C055AB">
        <w:rPr>
          <w:rFonts w:ascii="Menlo" w:hAnsi="Menlo" w:cs="Menlo"/>
          <w:color w:val="D4D4D4"/>
          <w:sz w:val="18"/>
          <w:szCs w:val="18"/>
          <w:lang w:val="fr-GB"/>
        </w:rPr>
        <w:t>)</w:t>
      </w:r>
    </w:p>
    <w:p w14:paraId="61E867E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trees</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labels</w:t>
      </w:r>
    </w:p>
    <w:p w14:paraId="2BE74F2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3D5630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createTreeFromEdges</w:t>
      </w:r>
      <w:r w:rsidRPr="00C055AB">
        <w:rPr>
          <w:rFonts w:ascii="Menlo" w:hAnsi="Menlo" w:cs="Menlo"/>
          <w:color w:val="D4D4D4"/>
          <w:sz w:val="18"/>
          <w:szCs w:val="18"/>
          <w:lang w:val="fr-GB"/>
        </w:rPr>
        <w:t>(</w:t>
      </w:r>
      <w:r w:rsidRPr="00C055AB">
        <w:rPr>
          <w:rFonts w:ascii="Menlo" w:hAnsi="Menlo" w:cs="Menlo"/>
          <w:color w:val="9CDCFE"/>
          <w:sz w:val="18"/>
          <w:szCs w:val="18"/>
          <w:lang w:val="fr-GB"/>
        </w:rPr>
        <w:t>self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edges</w:t>
      </w:r>
      <w:r w:rsidRPr="00C055AB">
        <w:rPr>
          <w:rFonts w:ascii="Menlo" w:hAnsi="Menlo" w:cs="Menlo"/>
          <w:color w:val="D4D4D4"/>
          <w:sz w:val="18"/>
          <w:szCs w:val="18"/>
          <w:lang w:val="fr-GB"/>
        </w:rPr>
        <w:t>):</w:t>
      </w:r>
    </w:p>
    <w:p w14:paraId="0C4458F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35168EC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Given a set of tree edges, create an abstract tree</w:t>
      </w:r>
    </w:p>
    <w:p w14:paraId="3D70D40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C82883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edges - The edges from which to create a tree</w:t>
      </w:r>
    </w:p>
    <w:p w14:paraId="26B0ECB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6C75110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individualNodes</w:t>
      </w:r>
      <w:r w:rsidRPr="00C055AB">
        <w:rPr>
          <w:rFonts w:ascii="Menlo" w:hAnsi="Menlo" w:cs="Menlo"/>
          <w:color w:val="D4D4D4"/>
          <w:sz w:val="18"/>
          <w:szCs w:val="18"/>
          <w:lang w:val="fr-GB"/>
        </w:rPr>
        <w:t xml:space="preserve"> = [] </w:t>
      </w:r>
      <w:r w:rsidRPr="00C055AB">
        <w:rPr>
          <w:rFonts w:ascii="Menlo" w:hAnsi="Menlo" w:cs="Menlo"/>
          <w:color w:val="6A9955"/>
          <w:sz w:val="18"/>
          <w:szCs w:val="18"/>
          <w:lang w:val="fr-GB"/>
        </w:rPr>
        <w:t>#placeholder for the nodes in the edges list</w:t>
      </w:r>
    </w:p>
    <w:p w14:paraId="621BF5E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edge</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edges</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#for each pair of nodes that make an edge</w:t>
      </w:r>
    </w:p>
    <w:p w14:paraId="65B5017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edge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for each node in a pair of nodes</w:t>
      </w:r>
    </w:p>
    <w:p w14:paraId="6C064A0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not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individualNodes</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prevent duplicate nodes</w:t>
      </w:r>
    </w:p>
    <w:p w14:paraId="4853154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individualNodes</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366364A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1E197F8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create a set of all the nodes as TreeNode objects</w:t>
      </w:r>
    </w:p>
    <w:p w14:paraId="533D8F7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nodes</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TreeNode</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individualNodes</w:t>
      </w:r>
      <w:r w:rsidRPr="00C055AB">
        <w:rPr>
          <w:rFonts w:ascii="Menlo" w:hAnsi="Menlo" w:cs="Menlo"/>
          <w:color w:val="D4D4D4"/>
          <w:sz w:val="18"/>
          <w:szCs w:val="18"/>
          <w:lang w:val="fr-GB"/>
        </w:rPr>
        <w:t>}</w:t>
      </w:r>
    </w:p>
    <w:p w14:paraId="7BB4CD7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23C6D1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parent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edges</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#for each pair of edges</w:t>
      </w:r>
    </w:p>
    <w:p w14:paraId="43329B4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make sure the child node is not added to the list of child nodes twice</w:t>
      </w:r>
    </w:p>
    <w:p w14:paraId="077B869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not</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nodes</w:t>
      </w:r>
      <w:r w:rsidRPr="00C055AB">
        <w:rPr>
          <w:rFonts w:ascii="Menlo" w:hAnsi="Menlo" w:cs="Menlo"/>
          <w:color w:val="D4D4D4"/>
          <w:sz w:val="18"/>
          <w:szCs w:val="18"/>
          <w:lang w:val="fr-GB"/>
        </w:rPr>
        <w:t>[</w:t>
      </w:r>
      <w:r w:rsidRPr="00C055AB">
        <w:rPr>
          <w:rFonts w:ascii="Menlo" w:hAnsi="Menlo" w:cs="Menlo"/>
          <w:color w:val="9CDCFE"/>
          <w:sz w:val="18"/>
          <w:szCs w:val="18"/>
          <w:lang w:val="fr-GB"/>
        </w:rPr>
        <w:t>parent</w:t>
      </w:r>
      <w:r w:rsidRPr="00C055AB">
        <w:rPr>
          <w:rFonts w:ascii="Menlo" w:hAnsi="Menlo" w:cs="Menlo"/>
          <w:color w:val="D4D4D4"/>
          <w:sz w:val="18"/>
          <w:szCs w:val="18"/>
          <w:lang w:val="fr-GB"/>
        </w:rPr>
        <w:t>].</w:t>
      </w:r>
      <w:r w:rsidRPr="00C055AB">
        <w:rPr>
          <w:rFonts w:ascii="Menlo" w:hAnsi="Menlo" w:cs="Menlo"/>
          <w:color w:val="9CDCFE"/>
          <w:sz w:val="18"/>
          <w:szCs w:val="18"/>
          <w:lang w:val="fr-GB"/>
        </w:rPr>
        <w:t>children</w:t>
      </w:r>
      <w:r w:rsidRPr="00C055AB">
        <w:rPr>
          <w:rFonts w:ascii="Menlo" w:hAnsi="Menlo" w:cs="Menlo"/>
          <w:color w:val="D4D4D4"/>
          <w:sz w:val="18"/>
          <w:szCs w:val="18"/>
          <w:lang w:val="fr-GB"/>
        </w:rPr>
        <w:t xml:space="preserve">: </w:t>
      </w:r>
    </w:p>
    <w:p w14:paraId="28E68D7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nodes</w:t>
      </w:r>
      <w:r w:rsidRPr="00C055AB">
        <w:rPr>
          <w:rFonts w:ascii="Menlo" w:hAnsi="Menlo" w:cs="Menlo"/>
          <w:color w:val="D4D4D4"/>
          <w:sz w:val="18"/>
          <w:szCs w:val="18"/>
          <w:lang w:val="fr-GB"/>
        </w:rPr>
        <w:t>[</w:t>
      </w:r>
      <w:r w:rsidRPr="00C055AB">
        <w:rPr>
          <w:rFonts w:ascii="Menlo" w:hAnsi="Menlo" w:cs="Menlo"/>
          <w:color w:val="9CDCFE"/>
          <w:sz w:val="18"/>
          <w:szCs w:val="18"/>
          <w:lang w:val="fr-GB"/>
        </w:rPr>
        <w:t>parent</w:t>
      </w:r>
      <w:r w:rsidRPr="00C055AB">
        <w:rPr>
          <w:rFonts w:ascii="Menlo" w:hAnsi="Menlo" w:cs="Menlo"/>
          <w:color w:val="D4D4D4"/>
          <w:sz w:val="18"/>
          <w:szCs w:val="18"/>
          <w:lang w:val="fr-GB"/>
        </w:rPr>
        <w:t>].</w:t>
      </w:r>
      <w:r w:rsidRPr="00C055AB">
        <w:rPr>
          <w:rFonts w:ascii="Menlo" w:hAnsi="Menlo" w:cs="Menlo"/>
          <w:color w:val="9CDCFE"/>
          <w:sz w:val="18"/>
          <w:szCs w:val="18"/>
          <w:lang w:val="fr-GB"/>
        </w:rPr>
        <w:t>children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nodes</w:t>
      </w:r>
      <w:r w:rsidRPr="00C055AB">
        <w:rPr>
          <w:rFonts w:ascii="Menlo" w:hAnsi="Menlo" w:cs="Menlo"/>
          <w:color w:val="D4D4D4"/>
          <w:sz w:val="18"/>
          <w:szCs w:val="18"/>
          <w:lang w:val="fr-GB"/>
        </w:rPr>
        <w:t>[</w:t>
      </w:r>
      <w:r w:rsidRPr="00C055AB">
        <w:rPr>
          <w:rFonts w:ascii="Menlo" w:hAnsi="Menlo" w:cs="Menlo"/>
          <w:color w:val="9CDCFE"/>
          <w:sz w:val="18"/>
          <w:szCs w:val="18"/>
          <w:lang w:val="fr-GB"/>
        </w:rPr>
        <w:t>child</w:t>
      </w:r>
      <w:r w:rsidRPr="00C055AB">
        <w:rPr>
          <w:rFonts w:ascii="Menlo" w:hAnsi="Menlo" w:cs="Menlo"/>
          <w:color w:val="D4D4D4"/>
          <w:sz w:val="18"/>
          <w:szCs w:val="18"/>
          <w:lang w:val="fr-GB"/>
        </w:rPr>
        <w:t>])</w:t>
      </w:r>
    </w:p>
    <w:p w14:paraId="2FCD124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if</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child</w:t>
      </w:r>
      <w:r w:rsidRPr="00C055AB">
        <w:rPr>
          <w:rFonts w:ascii="Menlo" w:hAnsi="Menlo" w:cs="Menlo"/>
          <w:color w:val="D4D4D4"/>
          <w:sz w:val="18"/>
          <w:szCs w:val="18"/>
          <w:lang w:val="fr-GB"/>
        </w:rPr>
        <w:t xml:space="preserve"> </w:t>
      </w:r>
      <w:r w:rsidRPr="00C055AB">
        <w:rPr>
          <w:rFonts w:ascii="Menlo" w:hAnsi="Menlo" w:cs="Menlo"/>
          <w:color w:val="569CD6"/>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individualNodes</w:t>
      </w:r>
      <w:r w:rsidRPr="00C055AB">
        <w:rPr>
          <w:rFonts w:ascii="Menlo" w:hAnsi="Menlo" w:cs="Menlo"/>
          <w:color w:val="D4D4D4"/>
          <w:sz w:val="18"/>
          <w:szCs w:val="18"/>
          <w:lang w:val="fr-GB"/>
        </w:rPr>
        <w:t>:</w:t>
      </w:r>
    </w:p>
    <w:p w14:paraId="6943DD2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remove a child from the overall node list once it has been added to its parent's child list</w:t>
      </w:r>
    </w:p>
    <w:p w14:paraId="6B88F2F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individualNodes</w:t>
      </w:r>
      <w:r w:rsidRPr="00C055AB">
        <w:rPr>
          <w:rFonts w:ascii="Menlo" w:hAnsi="Menlo" w:cs="Menlo"/>
          <w:color w:val="D4D4D4"/>
          <w:sz w:val="18"/>
          <w:szCs w:val="18"/>
          <w:lang w:val="fr-GB"/>
        </w:rPr>
        <w:t>.</w:t>
      </w:r>
      <w:r w:rsidRPr="00C055AB">
        <w:rPr>
          <w:rFonts w:ascii="Menlo" w:hAnsi="Menlo" w:cs="Menlo"/>
          <w:color w:val="DCDCAA"/>
          <w:sz w:val="18"/>
          <w:szCs w:val="18"/>
          <w:lang w:val="fr-GB"/>
        </w:rPr>
        <w:t>remove</w:t>
      </w:r>
      <w:r w:rsidRPr="00C055AB">
        <w:rPr>
          <w:rFonts w:ascii="Menlo" w:hAnsi="Menlo" w:cs="Menlo"/>
          <w:color w:val="D4D4D4"/>
          <w:sz w:val="18"/>
          <w:szCs w:val="18"/>
          <w:lang w:val="fr-GB"/>
        </w:rPr>
        <w:t>(</w:t>
      </w:r>
      <w:r w:rsidRPr="00C055AB">
        <w:rPr>
          <w:rFonts w:ascii="Menlo" w:hAnsi="Menlo" w:cs="Menlo"/>
          <w:color w:val="9CDCFE"/>
          <w:sz w:val="18"/>
          <w:szCs w:val="18"/>
          <w:lang w:val="fr-GB"/>
        </w:rPr>
        <w:t>child</w:t>
      </w:r>
      <w:r w:rsidRPr="00C055AB">
        <w:rPr>
          <w:rFonts w:ascii="Menlo" w:hAnsi="Menlo" w:cs="Menlo"/>
          <w:color w:val="D4D4D4"/>
          <w:sz w:val="18"/>
          <w:szCs w:val="18"/>
          <w:lang w:val="fr-GB"/>
        </w:rPr>
        <w:t>)</w:t>
      </w:r>
    </w:p>
    <w:p w14:paraId="7FDD017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edge</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individualNodes</w:t>
      </w:r>
      <w:r w:rsidRPr="00C055AB">
        <w:rPr>
          <w:rFonts w:ascii="Menlo" w:hAnsi="Menlo" w:cs="Menlo"/>
          <w:color w:val="D4D4D4"/>
          <w:sz w:val="18"/>
          <w:szCs w:val="18"/>
          <w:lang w:val="fr-GB"/>
        </w:rPr>
        <w:t>:</w:t>
      </w:r>
    </w:p>
    <w:p w14:paraId="5C8DD3B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nodes</w:t>
      </w:r>
      <w:r w:rsidRPr="00C055AB">
        <w:rPr>
          <w:rFonts w:ascii="Menlo" w:hAnsi="Menlo" w:cs="Menlo"/>
          <w:color w:val="D4D4D4"/>
          <w:sz w:val="18"/>
          <w:szCs w:val="18"/>
          <w:lang w:val="fr-GB"/>
        </w:rPr>
        <w:t>[</w:t>
      </w:r>
      <w:r w:rsidRPr="00C055AB">
        <w:rPr>
          <w:rFonts w:ascii="Menlo" w:hAnsi="Menlo" w:cs="Menlo"/>
          <w:color w:val="9CDCFE"/>
          <w:sz w:val="18"/>
          <w:szCs w:val="18"/>
          <w:lang w:val="fr-GB"/>
        </w:rPr>
        <w:t>edge</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#return the remaining nodes in the edge list</w:t>
      </w:r>
    </w:p>
    <w:p w14:paraId="4800418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CDF2319" w14:textId="77777777" w:rsidR="00885D6C" w:rsidRDefault="00885D6C" w:rsidP="00885D6C">
      <w:pPr>
        <w:rPr>
          <w:lang w:eastAsia="en-US"/>
        </w:rPr>
      </w:pPr>
    </w:p>
    <w:p w14:paraId="2752595D" w14:textId="77777777" w:rsidR="00885D6C" w:rsidRDefault="00885D6C" w:rsidP="00885D6C">
      <w:pPr>
        <w:rPr>
          <w:lang w:eastAsia="en-US"/>
        </w:rPr>
      </w:pPr>
    </w:p>
    <w:p w14:paraId="1D3B121D" w14:textId="77777777" w:rsidR="00885D6C" w:rsidRDefault="00885D6C" w:rsidP="00885D6C">
      <w:pPr>
        <w:rPr>
          <w:lang w:eastAsia="en-US"/>
        </w:rPr>
      </w:pPr>
    </w:p>
    <w:p w14:paraId="7E32A764" w14:textId="77777777" w:rsidR="00885D6C" w:rsidRDefault="00885D6C" w:rsidP="00885D6C">
      <w:pPr>
        <w:rPr>
          <w:lang w:eastAsia="en-US"/>
        </w:rPr>
      </w:pPr>
    </w:p>
    <w:p w14:paraId="784CA4C1" w14:textId="77777777" w:rsidR="00885D6C" w:rsidRPr="00C055AB" w:rsidRDefault="00885D6C" w:rsidP="00885D6C">
      <w:pPr>
        <w:rPr>
          <w:lang w:eastAsia="en-US"/>
        </w:rPr>
      </w:pPr>
    </w:p>
    <w:p w14:paraId="2F598304" w14:textId="77777777" w:rsidR="00885D6C" w:rsidRDefault="00885D6C" w:rsidP="00885D6C">
      <w:pPr>
        <w:pStyle w:val="Titre5"/>
      </w:pPr>
      <w:r>
        <w:t>TreeSegementation.py</w:t>
      </w:r>
    </w:p>
    <w:p w14:paraId="1803F08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tensorflow</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tf</w:t>
      </w:r>
    </w:p>
    <w:p w14:paraId="6A2EDD6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ParsingAndEmbeddingLayers.Trees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TreeDataProcessor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as</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tdp</w:t>
      </w:r>
    </w:p>
    <w:p w14:paraId="22F0B66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586C0"/>
          <w:sz w:val="18"/>
          <w:szCs w:val="18"/>
          <w:lang w:val="fr-GB"/>
        </w:rPr>
        <w:t>from</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ParsingAndEmbeddingLayers</w:t>
      </w:r>
      <w:r w:rsidRPr="00C055AB">
        <w:rPr>
          <w:rFonts w:ascii="Menlo" w:hAnsi="Menlo" w:cs="Menlo"/>
          <w:color w:val="D4D4D4"/>
          <w:sz w:val="18"/>
          <w:szCs w:val="18"/>
          <w:lang w:val="fr-GB"/>
        </w:rPr>
        <w:t>.</w:t>
      </w:r>
      <w:r w:rsidRPr="00C055AB">
        <w:rPr>
          <w:rFonts w:ascii="Menlo" w:hAnsi="Menlo" w:cs="Menlo"/>
          <w:color w:val="4EC9B0"/>
          <w:sz w:val="18"/>
          <w:szCs w:val="18"/>
          <w:lang w:val="fr-GB"/>
        </w:rPr>
        <w:t>Trees</w:t>
      </w:r>
      <w:r w:rsidRPr="00C055AB">
        <w:rPr>
          <w:rFonts w:ascii="Menlo" w:hAnsi="Menlo" w:cs="Menlo"/>
          <w:color w:val="D4D4D4"/>
          <w:sz w:val="18"/>
          <w:szCs w:val="18"/>
          <w:lang w:val="fr-GB"/>
        </w:rPr>
        <w:t>.</w:t>
      </w:r>
      <w:r w:rsidRPr="00C055AB">
        <w:rPr>
          <w:rFonts w:ascii="Menlo" w:hAnsi="Menlo" w:cs="Menlo"/>
          <w:color w:val="4EC9B0"/>
          <w:sz w:val="18"/>
          <w:szCs w:val="18"/>
          <w:lang w:val="fr-GB"/>
        </w:rPr>
        <w:t>TreeSegmentationLayer</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import</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TreeSegmentationLayer</w:t>
      </w:r>
    </w:p>
    <w:p w14:paraId="0791415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A837BF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 xml:space="preserve"> = </w:t>
      </w:r>
      <w:r w:rsidRPr="00C055AB">
        <w:rPr>
          <w:rFonts w:ascii="Menlo" w:hAnsi="Menlo" w:cs="Menlo"/>
          <w:color w:val="B5CEA8"/>
          <w:sz w:val="18"/>
          <w:szCs w:val="18"/>
          <w:lang w:val="fr-GB"/>
        </w:rPr>
        <w:t>40</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number of segments to be used</w:t>
      </w:r>
    </w:p>
    <w:p w14:paraId="5138A89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TreeSegmentationLayer</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#the segmentation layer object</w:t>
      </w:r>
    </w:p>
    <w:p w14:paraId="05A9C47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CE1CD0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getUnsortedSegmentTrainData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r w:rsidRPr="00C055AB">
        <w:rPr>
          <w:rFonts w:ascii="Menlo" w:hAnsi="Menlo" w:cs="Menlo"/>
          <w:color w:val="4EC9B0"/>
          <w:sz w:val="18"/>
          <w:szCs w:val="18"/>
          <w:lang w:val="fr-GB"/>
        </w:rPr>
        <w:t>bool</w:t>
      </w:r>
      <w:r w:rsidRPr="00C055AB">
        <w:rPr>
          <w:rFonts w:ascii="Menlo" w:hAnsi="Menlo" w:cs="Menlo"/>
          <w:color w:val="D4D4D4"/>
          <w:sz w:val="18"/>
          <w:szCs w:val="18"/>
          <w:lang w:val="fr-GB"/>
        </w:rPr>
        <w:t>):</w:t>
      </w:r>
    </w:p>
    <w:p w14:paraId="5D82BB2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7B521FC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Run unsorted segmentation on the training data</w:t>
      </w:r>
    </w:p>
    <w:p w14:paraId="18991A7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499EC2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bool - Whether or not the embeddings have been hashed</w:t>
      </w:r>
    </w:p>
    <w:p w14:paraId="600462B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34CC1B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 </w:t>
      </w:r>
    </w:p>
    <w:p w14:paraId="52AFF67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x_train_usum - The results of unsorted sum segmentation</w:t>
      </w:r>
    </w:p>
    <w:p w14:paraId="438E6E5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x_train_umean - The results of unsorted mean segmentation</w:t>
      </w:r>
    </w:p>
    <w:p w14:paraId="4A2D0F1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x_train_umax - The results of unsorted max segmentation</w:t>
      </w:r>
    </w:p>
    <w:p w14:paraId="3DAA059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x_train_umin - The results of unsorted min segmentation</w:t>
      </w:r>
    </w:p>
    <w:p w14:paraId="3EA4FF7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x_train_uprod - The results of unsorted product segmentation</w:t>
      </w:r>
    </w:p>
    <w:p w14:paraId="5AEA60D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y_train - The class labels</w:t>
      </w:r>
    </w:p>
    <w:p w14:paraId="6C92BAD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541627D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tdp</w:t>
      </w:r>
      <w:r w:rsidRPr="00C055AB">
        <w:rPr>
          <w:rFonts w:ascii="Menlo" w:hAnsi="Menlo" w:cs="Menlo"/>
          <w:color w:val="D4D4D4"/>
          <w:sz w:val="18"/>
          <w:szCs w:val="18"/>
          <w:lang w:val="fr-GB"/>
        </w:rPr>
        <w:t>.</w:t>
      </w:r>
      <w:r w:rsidRPr="00C055AB">
        <w:rPr>
          <w:rFonts w:ascii="Menlo" w:hAnsi="Menlo" w:cs="Menlo"/>
          <w:color w:val="DCDCAA"/>
          <w:sz w:val="18"/>
          <w:szCs w:val="18"/>
          <w:lang w:val="fr-GB"/>
        </w:rPr>
        <w:t>getData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p>
    <w:p w14:paraId="710422D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9CDCFE"/>
          <w:sz w:val="18"/>
          <w:szCs w:val="18"/>
          <w:lang w:val="fr-GB"/>
        </w:rPr>
        <w:t>keras</w:t>
      </w:r>
      <w:r w:rsidRPr="00C055AB">
        <w:rPr>
          <w:rFonts w:ascii="Menlo" w:hAnsi="Menlo" w:cs="Menlo"/>
          <w:color w:val="D4D4D4"/>
          <w:sz w:val="18"/>
          <w:szCs w:val="18"/>
          <w:lang w:val="fr-GB"/>
        </w:rPr>
        <w:t>.utils.to_categorical(</w:t>
      </w:r>
      <w:r w:rsidRPr="00C055AB">
        <w:rPr>
          <w:rFonts w:ascii="Menlo" w:hAnsi="Menlo" w:cs="Menlo"/>
          <w:color w:val="9CDCFE"/>
          <w:sz w:val="18"/>
          <w:szCs w:val="18"/>
          <w:lang w:val="fr-GB"/>
        </w:rPr>
        <w:t>y_train</w:t>
      </w:r>
      <w:r w:rsidRPr="00C055AB">
        <w:rPr>
          <w:rFonts w:ascii="Menlo" w:hAnsi="Menlo" w:cs="Menlo"/>
          <w:color w:val="D4D4D4"/>
          <w:sz w:val="18"/>
          <w:szCs w:val="18"/>
          <w:lang w:val="fr-GB"/>
        </w:rPr>
        <w:t>)</w:t>
      </w:r>
    </w:p>
    <w:p w14:paraId="46B8D4D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3BC9199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x_train_uprod</w:t>
      </w:r>
      <w:r w:rsidRPr="00C055AB">
        <w:rPr>
          <w:rFonts w:ascii="Menlo" w:hAnsi="Menlo" w:cs="Menlo"/>
          <w:color w:val="D4D4D4"/>
          <w:sz w:val="18"/>
          <w:szCs w:val="18"/>
          <w:lang w:val="fr-GB"/>
        </w:rPr>
        <w:t xml:space="preserve"> = [], [], [], [], []</w:t>
      </w:r>
    </w:p>
    <w:p w14:paraId="2CE76A2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4E0522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#for each tree in the list of trees</w:t>
      </w:r>
    </w:p>
    <w:p w14:paraId="6CBB8E6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#duplicate the embedding list into a 40-dimensional version of itself</w:t>
      </w:r>
    </w:p>
    <w:p w14:paraId="7253247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p>
    <w:p w14:paraId="7AABC13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2A20A49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4157ED1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52F147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unsorted sum segmentation</w:t>
      </w:r>
    </w:p>
    <w:p w14:paraId="5A322C1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1D36EE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751DB3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x_train_usum</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5A52FA1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C51E20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unsorted mean segmentation</w:t>
      </w:r>
    </w:p>
    <w:p w14:paraId="2C5A23C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191B6A5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4BCAD49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x_train_umean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3F4B321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2CCCEB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6A9955"/>
          <w:sz w:val="18"/>
          <w:szCs w:val="18"/>
          <w:lang w:val="fr-GB"/>
        </w:rPr>
        <w:t># unsorted max segmentation</w:t>
      </w:r>
    </w:p>
    <w:p w14:paraId="4623AEE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61F8CA7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207D656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x_train_umax</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05A7A5D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B90F96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unsorted min segmentation</w:t>
      </w:r>
    </w:p>
    <w:p w14:paraId="53BC99E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05699A6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F540BB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1652908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8802A9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unsorted product segmentation</w:t>
      </w:r>
    </w:p>
    <w:p w14:paraId="67EFCE7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75D131D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75726AF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x_train_uprod</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417F29E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676589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convert the results into tensors for use in the Deep Learning models</w:t>
      </w:r>
    </w:p>
    <w:p w14:paraId="4532112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x_train_usum</w:t>
      </w:r>
      <w:r w:rsidRPr="00C055AB">
        <w:rPr>
          <w:rFonts w:ascii="Menlo" w:hAnsi="Menlo" w:cs="Menlo"/>
          <w:color w:val="D4D4D4"/>
          <w:sz w:val="18"/>
          <w:szCs w:val="18"/>
          <w:lang w:val="fr-GB"/>
        </w:rPr>
        <w:t>)</w:t>
      </w:r>
    </w:p>
    <w:p w14:paraId="2CC976D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x_train_umean</w:t>
      </w:r>
      <w:r w:rsidRPr="00C055AB">
        <w:rPr>
          <w:rFonts w:ascii="Menlo" w:hAnsi="Menlo" w:cs="Menlo"/>
          <w:color w:val="D4D4D4"/>
          <w:sz w:val="18"/>
          <w:szCs w:val="18"/>
          <w:lang w:val="fr-GB"/>
        </w:rPr>
        <w:t>)</w:t>
      </w:r>
    </w:p>
    <w:p w14:paraId="47DFDB6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x_train_umax</w:t>
      </w:r>
      <w:r w:rsidRPr="00C055AB">
        <w:rPr>
          <w:rFonts w:ascii="Menlo" w:hAnsi="Menlo" w:cs="Menlo"/>
          <w:color w:val="D4D4D4"/>
          <w:sz w:val="18"/>
          <w:szCs w:val="18"/>
          <w:lang w:val="fr-GB"/>
        </w:rPr>
        <w:t>)</w:t>
      </w:r>
    </w:p>
    <w:p w14:paraId="71F025E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x_train_umin</w:t>
      </w:r>
      <w:r w:rsidRPr="00C055AB">
        <w:rPr>
          <w:rFonts w:ascii="Menlo" w:hAnsi="Menlo" w:cs="Menlo"/>
          <w:color w:val="D4D4D4"/>
          <w:sz w:val="18"/>
          <w:szCs w:val="18"/>
          <w:lang w:val="fr-GB"/>
        </w:rPr>
        <w:t>)</w:t>
      </w:r>
    </w:p>
    <w:p w14:paraId="24EBE17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x_train_uprod</w:t>
      </w:r>
      <w:r w:rsidRPr="00C055AB">
        <w:rPr>
          <w:rFonts w:ascii="Menlo" w:hAnsi="Menlo" w:cs="Menlo"/>
          <w:color w:val="D4D4D4"/>
          <w:sz w:val="18"/>
          <w:szCs w:val="18"/>
          <w:lang w:val="fr-GB"/>
        </w:rPr>
        <w:t>)</w:t>
      </w:r>
    </w:p>
    <w:p w14:paraId="08349F1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5C7220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x_train_uprod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p>
    <w:p w14:paraId="2371FC2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6E33D2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getUnsortedSegmentTestData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w:t>
      </w:r>
    </w:p>
    <w:p w14:paraId="36AF05D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737F29A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Run unsorted segmentation on the testing data</w:t>
      </w:r>
    </w:p>
    <w:p w14:paraId="706D8F6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6237B5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bool - Whether or not the embeddings have been hashed</w:t>
      </w:r>
    </w:p>
    <w:p w14:paraId="0A3FD4D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DD4BE8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 </w:t>
      </w:r>
    </w:p>
    <w:p w14:paraId="759D2D8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x_test_usum - The results of unsorted sum segmentation</w:t>
      </w:r>
    </w:p>
    <w:p w14:paraId="29E7BB7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x_test_umean - The results of unsorted mean segmentation</w:t>
      </w:r>
    </w:p>
    <w:p w14:paraId="3A101CD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x_test_umax - The results of unsorted max segmentation</w:t>
      </w:r>
    </w:p>
    <w:p w14:paraId="172F8F6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x_test_umin - The results of unsorted min segmentation</w:t>
      </w:r>
    </w:p>
    <w:p w14:paraId="169CD20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x_test_uprod - The results of unsorted product segmentation</w:t>
      </w:r>
    </w:p>
    <w:p w14:paraId="1931790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y_test - The class labels</w:t>
      </w:r>
    </w:p>
    <w:p w14:paraId="19FD0DB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1C04B95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tdp</w:t>
      </w:r>
      <w:r w:rsidRPr="00C055AB">
        <w:rPr>
          <w:rFonts w:ascii="Menlo" w:hAnsi="Menlo" w:cs="Menlo"/>
          <w:color w:val="D4D4D4"/>
          <w:sz w:val="18"/>
          <w:szCs w:val="18"/>
          <w:lang w:val="fr-GB"/>
        </w:rPr>
        <w:t>.</w:t>
      </w:r>
      <w:r w:rsidRPr="00C055AB">
        <w:rPr>
          <w:rFonts w:ascii="Menlo" w:hAnsi="Menlo" w:cs="Menlo"/>
          <w:color w:val="DCDCAA"/>
          <w:sz w:val="18"/>
          <w:szCs w:val="18"/>
          <w:lang w:val="fr-GB"/>
        </w:rPr>
        <w:t>getData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 xml:space="preserve">) </w:t>
      </w:r>
      <w:r w:rsidRPr="00C055AB">
        <w:rPr>
          <w:rFonts w:ascii="Menlo" w:hAnsi="Menlo" w:cs="Menlo"/>
          <w:color w:val="6A9955"/>
          <w:sz w:val="18"/>
          <w:szCs w:val="18"/>
          <w:lang w:val="fr-GB"/>
        </w:rPr>
        <w:t># used for when we want to test using hashed data</w:t>
      </w:r>
    </w:p>
    <w:p w14:paraId="7C481D5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9CDCFE"/>
          <w:sz w:val="18"/>
          <w:szCs w:val="18"/>
          <w:lang w:val="fr-GB"/>
        </w:rPr>
        <w:t>keras</w:t>
      </w:r>
      <w:r w:rsidRPr="00C055AB">
        <w:rPr>
          <w:rFonts w:ascii="Menlo" w:hAnsi="Menlo" w:cs="Menlo"/>
          <w:color w:val="D4D4D4"/>
          <w:sz w:val="18"/>
          <w:szCs w:val="18"/>
          <w:lang w:val="fr-GB"/>
        </w:rPr>
        <w:t>.utils.to_categorical(</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w:t>
      </w:r>
    </w:p>
    <w:p w14:paraId="759A9CC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77D2FA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x_test_uprod</w:t>
      </w:r>
      <w:r w:rsidRPr="00C055AB">
        <w:rPr>
          <w:rFonts w:ascii="Menlo" w:hAnsi="Menlo" w:cs="Menlo"/>
          <w:color w:val="D4D4D4"/>
          <w:sz w:val="18"/>
          <w:szCs w:val="18"/>
          <w:lang w:val="fr-GB"/>
        </w:rPr>
        <w:t xml:space="preserve"> = [], [], [], [], []</w:t>
      </w:r>
    </w:p>
    <w:p w14:paraId="289AA7F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0295C7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w:t>
      </w:r>
    </w:p>
    <w:p w14:paraId="5DCDC0A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3964F56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71273A5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08F7331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E6EE40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4F2E93A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48E2F62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x_test_usum</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4609645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15B76A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CE4F4E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6955B4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x_test_umean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3ADA8BB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D2E4FF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24BF36F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6AD437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x_test_umax</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500288A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C41F0C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8BF926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48617B6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5EC6DD8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E2E559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"unsorted_prod"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22968D3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04B497D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x_test_uprod</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1F325F5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A812C1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x_test_usum</w:t>
      </w:r>
      <w:r w:rsidRPr="00C055AB">
        <w:rPr>
          <w:rFonts w:ascii="Menlo" w:hAnsi="Menlo" w:cs="Menlo"/>
          <w:color w:val="D4D4D4"/>
          <w:sz w:val="18"/>
          <w:szCs w:val="18"/>
          <w:lang w:val="fr-GB"/>
        </w:rPr>
        <w:t>)</w:t>
      </w:r>
    </w:p>
    <w:p w14:paraId="7885DFE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x_test_umean</w:t>
      </w:r>
      <w:r w:rsidRPr="00C055AB">
        <w:rPr>
          <w:rFonts w:ascii="Menlo" w:hAnsi="Menlo" w:cs="Menlo"/>
          <w:color w:val="D4D4D4"/>
          <w:sz w:val="18"/>
          <w:szCs w:val="18"/>
          <w:lang w:val="fr-GB"/>
        </w:rPr>
        <w:t>)</w:t>
      </w:r>
    </w:p>
    <w:p w14:paraId="42EC51F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x_test_umax</w:t>
      </w:r>
      <w:r w:rsidRPr="00C055AB">
        <w:rPr>
          <w:rFonts w:ascii="Menlo" w:hAnsi="Menlo" w:cs="Menlo"/>
          <w:color w:val="D4D4D4"/>
          <w:sz w:val="18"/>
          <w:szCs w:val="18"/>
          <w:lang w:val="fr-GB"/>
        </w:rPr>
        <w:t>)</w:t>
      </w:r>
    </w:p>
    <w:p w14:paraId="7F10C2C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x_test_umin</w:t>
      </w:r>
      <w:r w:rsidRPr="00C055AB">
        <w:rPr>
          <w:rFonts w:ascii="Menlo" w:hAnsi="Menlo" w:cs="Menlo"/>
          <w:color w:val="D4D4D4"/>
          <w:sz w:val="18"/>
          <w:szCs w:val="18"/>
          <w:lang w:val="fr-GB"/>
        </w:rPr>
        <w:t>)</w:t>
      </w:r>
    </w:p>
    <w:p w14:paraId="410DFF0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x_test_uprod</w:t>
      </w:r>
      <w:r w:rsidRPr="00C055AB">
        <w:rPr>
          <w:rFonts w:ascii="Menlo" w:hAnsi="Menlo" w:cs="Menlo"/>
          <w:color w:val="D4D4D4"/>
          <w:sz w:val="18"/>
          <w:szCs w:val="18"/>
          <w:lang w:val="fr-GB"/>
        </w:rPr>
        <w:t>)</w:t>
      </w:r>
    </w:p>
    <w:p w14:paraId="50FE61C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9F9D0C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x_test_uprod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p>
    <w:p w14:paraId="0FCB590F" w14:textId="77777777" w:rsidR="00885D6C" w:rsidRPr="00C055AB" w:rsidRDefault="00885D6C" w:rsidP="00885D6C">
      <w:pPr>
        <w:shd w:val="clear" w:color="auto" w:fill="1E1E1E"/>
        <w:spacing w:after="240" w:line="270" w:lineRule="atLeast"/>
        <w:jc w:val="left"/>
        <w:rPr>
          <w:rFonts w:ascii="Menlo" w:hAnsi="Menlo" w:cs="Menlo"/>
          <w:color w:val="D4D4D4"/>
          <w:sz w:val="18"/>
          <w:szCs w:val="18"/>
          <w:lang w:val="fr-GB"/>
        </w:rPr>
      </w:pPr>
    </w:p>
    <w:p w14:paraId="0724441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getSortedSegmentTrainData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w:t>
      </w:r>
    </w:p>
    <w:p w14:paraId="1555875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0D36E68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Run sorted segmentation on the training data</w:t>
      </w:r>
    </w:p>
    <w:p w14:paraId="0E36D0E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7F87A5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bool - Whether or not the embeddings have been hashed</w:t>
      </w:r>
    </w:p>
    <w:p w14:paraId="427B433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DCD568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 </w:t>
      </w:r>
    </w:p>
    <w:p w14:paraId="197CC3C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x_train_sum - The results of sorted sum segmentation</w:t>
      </w:r>
    </w:p>
    <w:p w14:paraId="626F30C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x_train_mean - The results of sorted mean segmentation</w:t>
      </w:r>
    </w:p>
    <w:p w14:paraId="5EAF6F2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x_train_max - The results of sorted max segmentation</w:t>
      </w:r>
    </w:p>
    <w:p w14:paraId="0B4806B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x_train_min - The results of sorted min segmentation</w:t>
      </w:r>
    </w:p>
    <w:p w14:paraId="65370C6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x_train_prod - The results of sorted product segmentation</w:t>
      </w:r>
    </w:p>
    <w:p w14:paraId="0BE478E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y_train - The class labels</w:t>
      </w:r>
    </w:p>
    <w:p w14:paraId="5700194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w:t>
      </w:r>
    </w:p>
    <w:p w14:paraId="39D78CD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tdp</w:t>
      </w:r>
      <w:r w:rsidRPr="00C055AB">
        <w:rPr>
          <w:rFonts w:ascii="Menlo" w:hAnsi="Menlo" w:cs="Menlo"/>
          <w:color w:val="D4D4D4"/>
          <w:sz w:val="18"/>
          <w:szCs w:val="18"/>
          <w:lang w:val="fr-GB"/>
        </w:rPr>
        <w:t>.</w:t>
      </w:r>
      <w:r w:rsidRPr="00C055AB">
        <w:rPr>
          <w:rFonts w:ascii="Menlo" w:hAnsi="Menlo" w:cs="Menlo"/>
          <w:color w:val="DCDCAA"/>
          <w:sz w:val="18"/>
          <w:szCs w:val="18"/>
          <w:lang w:val="fr-GB"/>
        </w:rPr>
        <w:t>getData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w:t>
      </w:r>
    </w:p>
    <w:p w14:paraId="1D4212B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9CDCFE"/>
          <w:sz w:val="18"/>
          <w:szCs w:val="18"/>
          <w:lang w:val="fr-GB"/>
        </w:rPr>
        <w:t>keras</w:t>
      </w:r>
      <w:r w:rsidRPr="00C055AB">
        <w:rPr>
          <w:rFonts w:ascii="Menlo" w:hAnsi="Menlo" w:cs="Menlo"/>
          <w:color w:val="D4D4D4"/>
          <w:sz w:val="18"/>
          <w:szCs w:val="18"/>
          <w:lang w:val="fr-GB"/>
        </w:rPr>
        <w:t>.utils.to_categorical(</w:t>
      </w:r>
      <w:r w:rsidRPr="00C055AB">
        <w:rPr>
          <w:rFonts w:ascii="Menlo" w:hAnsi="Menlo" w:cs="Menlo"/>
          <w:color w:val="9CDCFE"/>
          <w:sz w:val="18"/>
          <w:szCs w:val="18"/>
          <w:lang w:val="fr-GB"/>
        </w:rPr>
        <w:t>y_train</w:t>
      </w:r>
      <w:r w:rsidRPr="00C055AB">
        <w:rPr>
          <w:rFonts w:ascii="Menlo" w:hAnsi="Menlo" w:cs="Menlo"/>
          <w:color w:val="D4D4D4"/>
          <w:sz w:val="18"/>
          <w:szCs w:val="18"/>
          <w:lang w:val="fr-GB"/>
        </w:rPr>
        <w:t>)</w:t>
      </w:r>
    </w:p>
    <w:p w14:paraId="0AD468F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1CCBDC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lastRenderedPageBreak/>
        <w:t xml:space="preserve">    </w:t>
      </w:r>
      <w:r w:rsidRPr="00C055AB">
        <w:rPr>
          <w:rFonts w:ascii="Menlo" w:hAnsi="Menlo" w:cs="Menlo"/>
          <w:color w:val="9CDCFE"/>
          <w:sz w:val="18"/>
          <w:szCs w:val="18"/>
          <w:lang w:val="fr-GB"/>
        </w:rPr>
        <w:t>x_train_sum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x_train_prod</w:t>
      </w:r>
      <w:r w:rsidRPr="00C055AB">
        <w:rPr>
          <w:rFonts w:ascii="Menlo" w:hAnsi="Menlo" w:cs="Menlo"/>
          <w:color w:val="D4D4D4"/>
          <w:sz w:val="18"/>
          <w:szCs w:val="18"/>
          <w:lang w:val="fr-GB"/>
        </w:rPr>
        <w:t xml:space="preserve"> = [], [], [], [], []</w:t>
      </w:r>
    </w:p>
    <w:p w14:paraId="769A400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1697559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w:t>
      </w:r>
    </w:p>
    <w:p w14:paraId="46BB3DD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p>
    <w:p w14:paraId="184180C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23F7552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628A656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25FF42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66268C0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6FD6DF2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x_train_sum</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213BC99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DB25BF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0E7FA51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1EE502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x_train_mean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3E86DE3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7078DD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7DA45B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6BB1E6B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x_train_max</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22ED7EE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0C2B58F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7601A44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808CEE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44F63EE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35D8B6C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5E7EDD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D9C483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x_train_prod</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2F8C450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p>
    <w:p w14:paraId="3340AA2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x_train_sum</w:t>
      </w:r>
      <w:r w:rsidRPr="00C055AB">
        <w:rPr>
          <w:rFonts w:ascii="Menlo" w:hAnsi="Menlo" w:cs="Menlo"/>
          <w:color w:val="D4D4D4"/>
          <w:sz w:val="18"/>
          <w:szCs w:val="18"/>
          <w:lang w:val="fr-GB"/>
        </w:rPr>
        <w:t>)</w:t>
      </w:r>
    </w:p>
    <w:p w14:paraId="52CBA19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x_train_mean</w:t>
      </w:r>
      <w:r w:rsidRPr="00C055AB">
        <w:rPr>
          <w:rFonts w:ascii="Menlo" w:hAnsi="Menlo" w:cs="Menlo"/>
          <w:color w:val="D4D4D4"/>
          <w:sz w:val="18"/>
          <w:szCs w:val="18"/>
          <w:lang w:val="fr-GB"/>
        </w:rPr>
        <w:t>)</w:t>
      </w:r>
    </w:p>
    <w:p w14:paraId="6903AD8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x_train_max</w:t>
      </w:r>
      <w:r w:rsidRPr="00C055AB">
        <w:rPr>
          <w:rFonts w:ascii="Menlo" w:hAnsi="Menlo" w:cs="Menlo"/>
          <w:color w:val="D4D4D4"/>
          <w:sz w:val="18"/>
          <w:szCs w:val="18"/>
          <w:lang w:val="fr-GB"/>
        </w:rPr>
        <w:t>)</w:t>
      </w:r>
    </w:p>
    <w:p w14:paraId="4D259F7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x_train_min</w:t>
      </w:r>
      <w:r w:rsidRPr="00C055AB">
        <w:rPr>
          <w:rFonts w:ascii="Menlo" w:hAnsi="Menlo" w:cs="Menlo"/>
          <w:color w:val="D4D4D4"/>
          <w:sz w:val="18"/>
          <w:szCs w:val="18"/>
          <w:lang w:val="fr-GB"/>
        </w:rPr>
        <w:t>)</w:t>
      </w:r>
    </w:p>
    <w:p w14:paraId="3763564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x_train_prod</w:t>
      </w:r>
      <w:r w:rsidRPr="00C055AB">
        <w:rPr>
          <w:rFonts w:ascii="Menlo" w:hAnsi="Menlo" w:cs="Menlo"/>
          <w:color w:val="D4D4D4"/>
          <w:sz w:val="18"/>
          <w:szCs w:val="18"/>
          <w:lang w:val="fr-GB"/>
        </w:rPr>
        <w:t>)</w:t>
      </w:r>
    </w:p>
    <w:p w14:paraId="78F17E3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6382F19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x_train_prod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p>
    <w:p w14:paraId="317A4AE0" w14:textId="77777777" w:rsidR="00885D6C" w:rsidRPr="00C055AB" w:rsidRDefault="00885D6C" w:rsidP="00885D6C">
      <w:pPr>
        <w:shd w:val="clear" w:color="auto" w:fill="1E1E1E"/>
        <w:spacing w:after="240" w:line="270" w:lineRule="atLeast"/>
        <w:jc w:val="left"/>
        <w:rPr>
          <w:rFonts w:ascii="Menlo" w:hAnsi="Menlo" w:cs="Menlo"/>
          <w:color w:val="D4D4D4"/>
          <w:sz w:val="18"/>
          <w:szCs w:val="18"/>
          <w:lang w:val="fr-GB"/>
        </w:rPr>
      </w:pPr>
    </w:p>
    <w:p w14:paraId="3B974F3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569CD6"/>
          <w:sz w:val="18"/>
          <w:szCs w:val="18"/>
          <w:lang w:val="fr-GB"/>
        </w:rPr>
        <w:t>def</w:t>
      </w:r>
      <w:r w:rsidRPr="00C055AB">
        <w:rPr>
          <w:rFonts w:ascii="Menlo" w:hAnsi="Menlo" w:cs="Menlo"/>
          <w:color w:val="D4D4D4"/>
          <w:sz w:val="18"/>
          <w:szCs w:val="18"/>
          <w:lang w:val="fr-GB"/>
        </w:rPr>
        <w:t xml:space="preserve"> </w:t>
      </w:r>
      <w:r w:rsidRPr="00C055AB">
        <w:rPr>
          <w:rFonts w:ascii="Menlo" w:hAnsi="Menlo" w:cs="Menlo"/>
          <w:color w:val="DCDCAA"/>
          <w:sz w:val="18"/>
          <w:szCs w:val="18"/>
          <w:lang w:val="fr-GB"/>
        </w:rPr>
        <w:t>getSortedSegmentTestData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w:t>
      </w:r>
    </w:p>
    <w:p w14:paraId="36C7A52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E9178"/>
          <w:sz w:val="18"/>
          <w:szCs w:val="18"/>
          <w:lang w:val="fr-GB"/>
        </w:rPr>
        <w:t>"""</w:t>
      </w:r>
    </w:p>
    <w:p w14:paraId="2417F31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Run sorted segmentation on the testing data</w:t>
      </w:r>
    </w:p>
    <w:p w14:paraId="45D62B2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442309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hashed: bool - Whether or not the embeddings have been hashed</w:t>
      </w:r>
    </w:p>
    <w:p w14:paraId="3A4DE36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591986C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Returns </w:t>
      </w:r>
    </w:p>
    <w:p w14:paraId="4354B8D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x_test_sum - The results of sorted sum segmentation</w:t>
      </w:r>
    </w:p>
    <w:p w14:paraId="2443F88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x_test_mean - The results of sorted mean segmentation</w:t>
      </w:r>
    </w:p>
    <w:p w14:paraId="5EA3415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x_test_max - The results of sorted max segmentation</w:t>
      </w:r>
    </w:p>
    <w:p w14:paraId="380F8E90"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x_test_min - The results of sorted min segmentation</w:t>
      </w:r>
    </w:p>
    <w:p w14:paraId="47DCF4D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x_test_prod - The results of sorted product segmentation</w:t>
      </w:r>
    </w:p>
    <w:p w14:paraId="02AAB83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t xml:space="preserve">    y_test - The class labels</w:t>
      </w:r>
    </w:p>
    <w:p w14:paraId="6A6A38C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CE9178"/>
          <w:sz w:val="18"/>
          <w:szCs w:val="18"/>
          <w:lang w:val="fr-GB"/>
        </w:rPr>
        <w:lastRenderedPageBreak/>
        <w:t xml:space="preserve">    """</w:t>
      </w:r>
    </w:p>
    <w:p w14:paraId="0811DF0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y_train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tdp</w:t>
      </w:r>
      <w:r w:rsidRPr="00C055AB">
        <w:rPr>
          <w:rFonts w:ascii="Menlo" w:hAnsi="Menlo" w:cs="Menlo"/>
          <w:color w:val="D4D4D4"/>
          <w:sz w:val="18"/>
          <w:szCs w:val="18"/>
          <w:lang w:val="fr-GB"/>
        </w:rPr>
        <w:t>.</w:t>
      </w:r>
      <w:r w:rsidRPr="00C055AB">
        <w:rPr>
          <w:rFonts w:ascii="Menlo" w:hAnsi="Menlo" w:cs="Menlo"/>
          <w:color w:val="DCDCAA"/>
          <w:sz w:val="18"/>
          <w:szCs w:val="18"/>
          <w:lang w:val="fr-GB"/>
        </w:rPr>
        <w:t>getData</w:t>
      </w:r>
      <w:r w:rsidRPr="00C055AB">
        <w:rPr>
          <w:rFonts w:ascii="Menlo" w:hAnsi="Menlo" w:cs="Menlo"/>
          <w:color w:val="D4D4D4"/>
          <w:sz w:val="18"/>
          <w:szCs w:val="18"/>
          <w:lang w:val="fr-GB"/>
        </w:rPr>
        <w:t>(</w:t>
      </w:r>
      <w:r w:rsidRPr="00C055AB">
        <w:rPr>
          <w:rFonts w:ascii="Menlo" w:hAnsi="Menlo" w:cs="Menlo"/>
          <w:color w:val="9CDCFE"/>
          <w:sz w:val="18"/>
          <w:szCs w:val="18"/>
          <w:lang w:val="fr-GB"/>
        </w:rPr>
        <w:t>hashed</w:t>
      </w:r>
      <w:r w:rsidRPr="00C055AB">
        <w:rPr>
          <w:rFonts w:ascii="Menlo" w:hAnsi="Menlo" w:cs="Menlo"/>
          <w:color w:val="D4D4D4"/>
          <w:sz w:val="18"/>
          <w:szCs w:val="18"/>
          <w:lang w:val="fr-GB"/>
        </w:rPr>
        <w:t>)</w:t>
      </w:r>
    </w:p>
    <w:p w14:paraId="30A4DB4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9CDCFE"/>
          <w:sz w:val="18"/>
          <w:szCs w:val="18"/>
          <w:lang w:val="fr-GB"/>
        </w:rPr>
        <w:t>keras</w:t>
      </w:r>
      <w:r w:rsidRPr="00C055AB">
        <w:rPr>
          <w:rFonts w:ascii="Menlo" w:hAnsi="Menlo" w:cs="Menlo"/>
          <w:color w:val="D4D4D4"/>
          <w:sz w:val="18"/>
          <w:szCs w:val="18"/>
          <w:lang w:val="fr-GB"/>
        </w:rPr>
        <w:t>.utils.to_categorical(</w:t>
      </w:r>
      <w:r w:rsidRPr="00C055AB">
        <w:rPr>
          <w:rFonts w:ascii="Menlo" w:hAnsi="Menlo" w:cs="Menlo"/>
          <w:color w:val="9CDCFE"/>
          <w:sz w:val="18"/>
          <w:szCs w:val="18"/>
          <w:lang w:val="fr-GB"/>
        </w:rPr>
        <w:t>y_test</w:t>
      </w:r>
      <w:r w:rsidRPr="00C055AB">
        <w:rPr>
          <w:rFonts w:ascii="Menlo" w:hAnsi="Menlo" w:cs="Menlo"/>
          <w:color w:val="D4D4D4"/>
          <w:sz w:val="18"/>
          <w:szCs w:val="18"/>
          <w:lang w:val="fr-GB"/>
        </w:rPr>
        <w:t>)</w:t>
      </w:r>
    </w:p>
    <w:p w14:paraId="3F7C987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9F2FCF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x_test_prod</w:t>
      </w:r>
      <w:r w:rsidRPr="00C055AB">
        <w:rPr>
          <w:rFonts w:ascii="Menlo" w:hAnsi="Menlo" w:cs="Menlo"/>
          <w:color w:val="D4D4D4"/>
          <w:sz w:val="18"/>
          <w:szCs w:val="18"/>
          <w:lang w:val="fr-GB"/>
        </w:rPr>
        <w:t xml:space="preserve"> = [], [], [], [], []</w:t>
      </w:r>
    </w:p>
    <w:p w14:paraId="69DFEF8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for</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w:t>
      </w:r>
      <w:r w:rsidRPr="00C055AB">
        <w:rPr>
          <w:rFonts w:ascii="Menlo" w:hAnsi="Menlo" w:cs="Menlo"/>
          <w:color w:val="D4D4D4"/>
          <w:sz w:val="18"/>
          <w:szCs w:val="18"/>
          <w:lang w:val="fr-GB"/>
        </w:rPr>
        <w:t>:</w:t>
      </w:r>
    </w:p>
    <w:p w14:paraId="4EF5707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p>
    <w:p w14:paraId="38E8CF0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565A85F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i</w:t>
      </w:r>
      <w:r w:rsidRPr="00C055AB">
        <w:rPr>
          <w:rFonts w:ascii="Menlo" w:hAnsi="Menlo" w:cs="Menlo"/>
          <w:color w:val="D4D4D4"/>
          <w:sz w:val="18"/>
          <w:szCs w:val="18"/>
          <w:lang w:val="fr-GB"/>
        </w:rPr>
        <w:t>)</w:t>
      </w:r>
    </w:p>
    <w:p w14:paraId="69D374A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02F35E2"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5E330BA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6753A6F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x_test_sum</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uSum</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0F3937A3"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1181CE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51924E8"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20A9961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x_test_mean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uMean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24F0114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8D4971B"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7EB5C25E"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1DEE8F0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x_test_max</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uMax</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63F0E0C5"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2AEBC36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1B3239A"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406989BC"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x_test_min</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uMin</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2BD5D36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451B012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9CDCFE"/>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DCDCAA"/>
          <w:sz w:val="18"/>
          <w:szCs w:val="18"/>
          <w:lang w:val="fr-GB"/>
        </w:rPr>
        <w:t>segmentationLayer</w:t>
      </w:r>
      <w:r w:rsidRPr="00C055AB">
        <w:rPr>
          <w:rFonts w:ascii="Menlo" w:hAnsi="Menlo" w:cs="Menlo"/>
          <w:color w:val="D4D4D4"/>
          <w:sz w:val="18"/>
          <w:szCs w:val="18"/>
          <w:lang w:val="fr-GB"/>
        </w:rPr>
        <w:t>(</w:t>
      </w:r>
      <w:r w:rsidRPr="00C055AB">
        <w:rPr>
          <w:rFonts w:ascii="Menlo" w:hAnsi="Menlo" w:cs="Menlo"/>
          <w:color w:val="CE9178"/>
          <w:sz w:val="18"/>
          <w:szCs w:val="18"/>
          <w:lang w:val="fr-GB"/>
        </w:rPr>
        <w:t>"sorted_prod"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i</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8086254"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uProd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reshape</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 (</w:t>
      </w:r>
      <w:r w:rsidRPr="00C055AB">
        <w:rPr>
          <w:rFonts w:ascii="Menlo" w:hAnsi="Menlo" w:cs="Menlo"/>
          <w:color w:val="DCDCAA"/>
          <w:sz w:val="18"/>
          <w:szCs w:val="18"/>
          <w:lang w:val="fr-GB"/>
        </w:rPr>
        <w:t>len</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segmentCount</w:t>
      </w:r>
      <w:r w:rsidRPr="00C055AB">
        <w:rPr>
          <w:rFonts w:ascii="Menlo" w:hAnsi="Menlo" w:cs="Menlo"/>
          <w:color w:val="D4D4D4"/>
          <w:sz w:val="18"/>
          <w:szCs w:val="18"/>
          <w:lang w:val="fr-GB"/>
        </w:rPr>
        <w:t>))</w:t>
      </w:r>
    </w:p>
    <w:p w14:paraId="34B1019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x_test_prod</w:t>
      </w:r>
      <w:r w:rsidRPr="00C055AB">
        <w:rPr>
          <w:rFonts w:ascii="Menlo" w:hAnsi="Menlo" w:cs="Menlo"/>
          <w:color w:val="D4D4D4"/>
          <w:sz w:val="18"/>
          <w:szCs w:val="18"/>
          <w:lang w:val="fr-GB"/>
        </w:rPr>
        <w:t>.</w:t>
      </w:r>
      <w:r w:rsidRPr="00C055AB">
        <w:rPr>
          <w:rFonts w:ascii="Menlo" w:hAnsi="Menlo" w:cs="Menlo"/>
          <w:color w:val="DCDCAA"/>
          <w:sz w:val="18"/>
          <w:szCs w:val="18"/>
          <w:lang w:val="fr-GB"/>
        </w:rPr>
        <w:t>append</w:t>
      </w:r>
      <w:r w:rsidRPr="00C055AB">
        <w:rPr>
          <w:rFonts w:ascii="Menlo" w:hAnsi="Menlo" w:cs="Menlo"/>
          <w:color w:val="D4D4D4"/>
          <w:sz w:val="18"/>
          <w:szCs w:val="18"/>
          <w:lang w:val="fr-GB"/>
        </w:rPr>
        <w:t>(</w:t>
      </w:r>
      <w:r w:rsidRPr="00C055AB">
        <w:rPr>
          <w:rFonts w:ascii="Menlo" w:hAnsi="Menlo" w:cs="Menlo"/>
          <w:color w:val="9CDCFE"/>
          <w:sz w:val="18"/>
          <w:szCs w:val="18"/>
          <w:lang w:val="fr-GB"/>
        </w:rPr>
        <w:t>uProd</w:t>
      </w:r>
      <w:r w:rsidRPr="00C055AB">
        <w:rPr>
          <w:rFonts w:ascii="Menlo" w:hAnsi="Menlo" w:cs="Menlo"/>
          <w:color w:val="D4D4D4"/>
          <w:sz w:val="18"/>
          <w:szCs w:val="18"/>
          <w:lang w:val="fr-GB"/>
        </w:rPr>
        <w:t>[</w:t>
      </w:r>
      <w:r w:rsidRPr="00C055AB">
        <w:rPr>
          <w:rFonts w:ascii="Menlo" w:hAnsi="Menlo" w:cs="Menlo"/>
          <w:color w:val="B5CEA8"/>
          <w:sz w:val="18"/>
          <w:szCs w:val="18"/>
          <w:lang w:val="fr-GB"/>
        </w:rPr>
        <w:t>0</w:t>
      </w:r>
      <w:r w:rsidRPr="00C055AB">
        <w:rPr>
          <w:rFonts w:ascii="Menlo" w:hAnsi="Menlo" w:cs="Menlo"/>
          <w:color w:val="D4D4D4"/>
          <w:sz w:val="18"/>
          <w:szCs w:val="18"/>
          <w:lang w:val="fr-GB"/>
        </w:rPr>
        <w:t>])</w:t>
      </w:r>
    </w:p>
    <w:p w14:paraId="0596C5DE" w14:textId="77777777" w:rsidR="00885D6C" w:rsidRPr="00C055AB" w:rsidRDefault="00885D6C" w:rsidP="00885D6C">
      <w:pPr>
        <w:shd w:val="clear" w:color="auto" w:fill="1E1E1E"/>
        <w:spacing w:after="240" w:line="270" w:lineRule="atLeast"/>
        <w:jc w:val="left"/>
        <w:rPr>
          <w:rFonts w:ascii="Menlo" w:hAnsi="Menlo" w:cs="Menlo"/>
          <w:color w:val="D4D4D4"/>
          <w:sz w:val="18"/>
          <w:szCs w:val="18"/>
          <w:lang w:val="fr-GB"/>
        </w:rPr>
      </w:pPr>
    </w:p>
    <w:p w14:paraId="0431781F"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x_test_sum</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x_test_sum</w:t>
      </w:r>
      <w:r w:rsidRPr="00C055AB">
        <w:rPr>
          <w:rFonts w:ascii="Menlo" w:hAnsi="Menlo" w:cs="Menlo"/>
          <w:color w:val="D4D4D4"/>
          <w:sz w:val="18"/>
          <w:szCs w:val="18"/>
          <w:lang w:val="fr-GB"/>
        </w:rPr>
        <w:t>)</w:t>
      </w:r>
    </w:p>
    <w:p w14:paraId="78D9DFA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x_test_mean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x_test_mean</w:t>
      </w:r>
      <w:r w:rsidRPr="00C055AB">
        <w:rPr>
          <w:rFonts w:ascii="Menlo" w:hAnsi="Menlo" w:cs="Menlo"/>
          <w:color w:val="D4D4D4"/>
          <w:sz w:val="18"/>
          <w:szCs w:val="18"/>
          <w:lang w:val="fr-GB"/>
        </w:rPr>
        <w:t>)</w:t>
      </w:r>
    </w:p>
    <w:p w14:paraId="5965F1D1"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x_test_max</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x_test_max</w:t>
      </w:r>
      <w:r w:rsidRPr="00C055AB">
        <w:rPr>
          <w:rFonts w:ascii="Menlo" w:hAnsi="Menlo" w:cs="Menlo"/>
          <w:color w:val="D4D4D4"/>
          <w:sz w:val="18"/>
          <w:szCs w:val="18"/>
          <w:lang w:val="fr-GB"/>
        </w:rPr>
        <w:t>)</w:t>
      </w:r>
    </w:p>
    <w:p w14:paraId="36FACB59"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x_test_min</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x_test_min</w:t>
      </w:r>
      <w:r w:rsidRPr="00C055AB">
        <w:rPr>
          <w:rFonts w:ascii="Menlo" w:hAnsi="Menlo" w:cs="Menlo"/>
          <w:color w:val="D4D4D4"/>
          <w:sz w:val="18"/>
          <w:szCs w:val="18"/>
          <w:lang w:val="fr-GB"/>
        </w:rPr>
        <w:t>)</w:t>
      </w:r>
    </w:p>
    <w:p w14:paraId="4E57E8CD"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x_test_prod</w:t>
      </w:r>
      <w:r w:rsidRPr="00C055AB">
        <w:rPr>
          <w:rFonts w:ascii="Menlo" w:hAnsi="Menlo" w:cs="Menlo"/>
          <w:color w:val="D4D4D4"/>
          <w:sz w:val="18"/>
          <w:szCs w:val="18"/>
          <w:lang w:val="fr-GB"/>
        </w:rPr>
        <w:t xml:space="preserve"> = </w:t>
      </w:r>
      <w:r w:rsidRPr="00C055AB">
        <w:rPr>
          <w:rFonts w:ascii="Menlo" w:hAnsi="Menlo" w:cs="Menlo"/>
          <w:color w:val="4EC9B0"/>
          <w:sz w:val="18"/>
          <w:szCs w:val="18"/>
          <w:lang w:val="fr-GB"/>
        </w:rPr>
        <w:t>tf</w:t>
      </w:r>
      <w:r w:rsidRPr="00C055AB">
        <w:rPr>
          <w:rFonts w:ascii="Menlo" w:hAnsi="Menlo" w:cs="Menlo"/>
          <w:color w:val="D4D4D4"/>
          <w:sz w:val="18"/>
          <w:szCs w:val="18"/>
          <w:lang w:val="fr-GB"/>
        </w:rPr>
        <w:t>.</w:t>
      </w:r>
      <w:r w:rsidRPr="00C055AB">
        <w:rPr>
          <w:rFonts w:ascii="Menlo" w:hAnsi="Menlo" w:cs="Menlo"/>
          <w:color w:val="DCDCAA"/>
          <w:sz w:val="18"/>
          <w:szCs w:val="18"/>
          <w:lang w:val="fr-GB"/>
        </w:rPr>
        <w:t>convert_to_tensor</w:t>
      </w:r>
      <w:r w:rsidRPr="00C055AB">
        <w:rPr>
          <w:rFonts w:ascii="Menlo" w:hAnsi="Menlo" w:cs="Menlo"/>
          <w:color w:val="D4D4D4"/>
          <w:sz w:val="18"/>
          <w:szCs w:val="18"/>
          <w:lang w:val="fr-GB"/>
        </w:rPr>
        <w:t>(</w:t>
      </w:r>
      <w:r w:rsidRPr="00C055AB">
        <w:rPr>
          <w:rFonts w:ascii="Menlo" w:hAnsi="Menlo" w:cs="Menlo"/>
          <w:color w:val="9CDCFE"/>
          <w:sz w:val="18"/>
          <w:szCs w:val="18"/>
          <w:lang w:val="fr-GB"/>
        </w:rPr>
        <w:t>x_test_prod</w:t>
      </w:r>
      <w:r w:rsidRPr="00C055AB">
        <w:rPr>
          <w:rFonts w:ascii="Menlo" w:hAnsi="Menlo" w:cs="Menlo"/>
          <w:color w:val="D4D4D4"/>
          <w:sz w:val="18"/>
          <w:szCs w:val="18"/>
          <w:lang w:val="fr-GB"/>
        </w:rPr>
        <w:t>)</w:t>
      </w:r>
    </w:p>
    <w:p w14:paraId="1D8AE7A7"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p>
    <w:p w14:paraId="74E5A9B6" w14:textId="77777777" w:rsidR="00885D6C" w:rsidRPr="00C055AB" w:rsidRDefault="00885D6C" w:rsidP="00885D6C">
      <w:pPr>
        <w:shd w:val="clear" w:color="auto" w:fill="1E1E1E"/>
        <w:spacing w:line="270" w:lineRule="atLeast"/>
        <w:jc w:val="left"/>
        <w:rPr>
          <w:rFonts w:ascii="Menlo" w:hAnsi="Menlo" w:cs="Menlo"/>
          <w:color w:val="D4D4D4"/>
          <w:sz w:val="18"/>
          <w:szCs w:val="18"/>
          <w:lang w:val="fr-GB"/>
        </w:rPr>
      </w:pPr>
      <w:r w:rsidRPr="00C055AB">
        <w:rPr>
          <w:rFonts w:ascii="Menlo" w:hAnsi="Menlo" w:cs="Menlo"/>
          <w:color w:val="D4D4D4"/>
          <w:sz w:val="18"/>
          <w:szCs w:val="18"/>
          <w:lang w:val="fr-GB"/>
        </w:rPr>
        <w:t xml:space="preserve">    </w:t>
      </w:r>
      <w:r w:rsidRPr="00C055AB">
        <w:rPr>
          <w:rFonts w:ascii="Menlo" w:hAnsi="Menlo" w:cs="Menlo"/>
          <w:color w:val="C586C0"/>
          <w:sz w:val="18"/>
          <w:szCs w:val="18"/>
          <w:lang w:val="fr-GB"/>
        </w:rPr>
        <w:t>return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x_test_sum</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x_test_mean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x_test_max</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x_test_min</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x_test_prod</w:t>
      </w:r>
      <w:r w:rsidRPr="00C055AB">
        <w:rPr>
          <w:rFonts w:ascii="Menlo" w:hAnsi="Menlo" w:cs="Menlo"/>
          <w:color w:val="D4D4D4"/>
          <w:sz w:val="18"/>
          <w:szCs w:val="18"/>
          <w:lang w:val="fr-GB"/>
        </w:rPr>
        <w:t xml:space="preserve">, </w:t>
      </w:r>
      <w:r w:rsidRPr="00C055AB">
        <w:rPr>
          <w:rFonts w:ascii="Menlo" w:hAnsi="Menlo" w:cs="Menlo"/>
          <w:color w:val="9CDCFE"/>
          <w:sz w:val="18"/>
          <w:szCs w:val="18"/>
          <w:lang w:val="fr-GB"/>
        </w:rPr>
        <w:t>y_test</w:t>
      </w:r>
    </w:p>
    <w:p w14:paraId="29ACA63A" w14:textId="77777777" w:rsidR="00885D6C" w:rsidRPr="00C055AB" w:rsidRDefault="00885D6C" w:rsidP="00885D6C">
      <w:pPr>
        <w:rPr>
          <w:lang w:eastAsia="en-US"/>
        </w:rPr>
      </w:pPr>
    </w:p>
    <w:p w14:paraId="5F71C354" w14:textId="77777777" w:rsidR="00885D6C" w:rsidRDefault="00885D6C" w:rsidP="00885D6C">
      <w:pPr>
        <w:pStyle w:val="Titre5"/>
      </w:pPr>
      <w:r>
        <w:t>TreeSegmentationLayer.py</w:t>
      </w:r>
    </w:p>
    <w:p w14:paraId="2A5F599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tensorflow</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p>
    <w:p w14:paraId="26FBC04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30D45C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class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TreeSegmentationLayer</w:t>
      </w:r>
      <w:r w:rsidRPr="00E71B63">
        <w:rPr>
          <w:rFonts w:ascii="Menlo" w:hAnsi="Menlo" w:cs="Menlo"/>
          <w:color w:val="D4D4D4"/>
          <w:sz w:val="18"/>
          <w:szCs w:val="18"/>
          <w:lang w:val="fr-GB"/>
        </w:rPr>
        <w:t>:</w:t>
      </w:r>
    </w:p>
    <w:p w14:paraId="4F39D9A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__init__</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p>
    <w:p w14:paraId="795F9BA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63E35A8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Tree Segmentation layer class where the functions for carrying out </w:t>
      </w:r>
    </w:p>
    <w:p w14:paraId="241455B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segmentation on trees are declared</w:t>
      </w:r>
    </w:p>
    <w:p w14:paraId="3B2A21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5A42F76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C586C0"/>
          <w:sz w:val="18"/>
          <w:szCs w:val="18"/>
          <w:lang w:val="fr-GB"/>
        </w:rPr>
        <w:t>pass</w:t>
      </w:r>
    </w:p>
    <w:p w14:paraId="561A9BD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5D9440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0B13678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0276AB1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Determine the type of segmentation function to use</w:t>
      </w:r>
    </w:p>
    <w:p w14:paraId="1D8E421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58915D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segmentationFunction: str - The string representation of the chosen segmentation function</w:t>
      </w:r>
    </w:p>
    <w:p w14:paraId="2717A22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0B4DC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4580EF3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tensorflow function corresponding to 'segmentationFunction'</w:t>
      </w:r>
    </w:p>
    <w:p w14:paraId="7E6706C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517CA1D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split</w:t>
      </w:r>
      <w:r w:rsidRPr="00E71B63">
        <w:rPr>
          <w:rFonts w:ascii="Menlo" w:hAnsi="Menlo" w:cs="Menlo"/>
          <w:color w:val="D4D4D4"/>
          <w:sz w:val="18"/>
          <w:szCs w:val="18"/>
          <w:lang w:val="fr-GB"/>
        </w:rPr>
        <w:t>(</w:t>
      </w:r>
      <w:r w:rsidRPr="00E71B63">
        <w:rPr>
          <w:rFonts w:ascii="Menlo" w:hAnsi="Menlo" w:cs="Menlo"/>
          <w:color w:val="CE9178"/>
          <w:sz w:val="18"/>
          <w:szCs w:val="18"/>
          <w:lang w:val="fr-GB"/>
        </w:rPr>
        <w:t>"_"</w:t>
      </w:r>
      <w:r w:rsidRPr="00E71B63">
        <w:rPr>
          <w:rFonts w:ascii="Menlo" w:hAnsi="Menlo" w:cs="Menlo"/>
          <w:color w:val="D4D4D4"/>
          <w:sz w:val="18"/>
          <w:szCs w:val="18"/>
          <w:lang w:val="fr-GB"/>
        </w:rPr>
        <w:t>)</w:t>
      </w:r>
    </w:p>
    <w:p w14:paraId="3558A35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"sorted"</w:t>
      </w:r>
      <w:r w:rsidRPr="00E71B63">
        <w:rPr>
          <w:rFonts w:ascii="Menlo" w:hAnsi="Menlo" w:cs="Menlo"/>
          <w:color w:val="D4D4D4"/>
          <w:sz w:val="18"/>
          <w:szCs w:val="18"/>
          <w:lang w:val="fr-GB"/>
        </w:rPr>
        <w:t>:</w:t>
      </w:r>
    </w:p>
    <w:p w14:paraId="2480423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"sum"</w:t>
      </w:r>
      <w:r w:rsidRPr="00E71B63">
        <w:rPr>
          <w:rFonts w:ascii="Menlo" w:hAnsi="Menlo" w:cs="Menlo"/>
          <w:color w:val="D4D4D4"/>
          <w:sz w:val="18"/>
          <w:szCs w:val="18"/>
          <w:lang w:val="fr-GB"/>
        </w:rPr>
        <w:t>:</w:t>
      </w:r>
    </w:p>
    <w:p w14:paraId="6777FAA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segment_sum</w:t>
      </w:r>
    </w:p>
    <w:p w14:paraId="00D718D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"mean"</w:t>
      </w:r>
      <w:r w:rsidRPr="00E71B63">
        <w:rPr>
          <w:rFonts w:ascii="Menlo" w:hAnsi="Menlo" w:cs="Menlo"/>
          <w:color w:val="D4D4D4"/>
          <w:sz w:val="18"/>
          <w:szCs w:val="18"/>
          <w:lang w:val="fr-GB"/>
        </w:rPr>
        <w:t>:</w:t>
      </w:r>
    </w:p>
    <w:p w14:paraId="56E0602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segment_mean</w:t>
      </w:r>
    </w:p>
    <w:p w14:paraId="78D5513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"max"</w:t>
      </w:r>
      <w:r w:rsidRPr="00E71B63">
        <w:rPr>
          <w:rFonts w:ascii="Menlo" w:hAnsi="Menlo" w:cs="Menlo"/>
          <w:color w:val="D4D4D4"/>
          <w:sz w:val="18"/>
          <w:szCs w:val="18"/>
          <w:lang w:val="fr-GB"/>
        </w:rPr>
        <w:t>:</w:t>
      </w:r>
    </w:p>
    <w:p w14:paraId="2A98C3B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segment_max</w:t>
      </w:r>
    </w:p>
    <w:p w14:paraId="4199AB6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"min"</w:t>
      </w:r>
      <w:r w:rsidRPr="00E71B63">
        <w:rPr>
          <w:rFonts w:ascii="Menlo" w:hAnsi="Menlo" w:cs="Menlo"/>
          <w:color w:val="D4D4D4"/>
          <w:sz w:val="18"/>
          <w:szCs w:val="18"/>
          <w:lang w:val="fr-GB"/>
        </w:rPr>
        <w:t>:</w:t>
      </w:r>
    </w:p>
    <w:p w14:paraId="3F50AF4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segment_min</w:t>
      </w:r>
    </w:p>
    <w:p w14:paraId="15605CF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"prod"</w:t>
      </w:r>
      <w:r w:rsidRPr="00E71B63">
        <w:rPr>
          <w:rFonts w:ascii="Menlo" w:hAnsi="Menlo" w:cs="Menlo"/>
          <w:color w:val="D4D4D4"/>
          <w:sz w:val="18"/>
          <w:szCs w:val="18"/>
          <w:lang w:val="fr-GB"/>
        </w:rPr>
        <w:t>:</w:t>
      </w:r>
    </w:p>
    <w:p w14:paraId="2CDADEA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segment_prod</w:t>
      </w:r>
    </w:p>
    <w:p w14:paraId="639C504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"unsorted"</w:t>
      </w:r>
      <w:r w:rsidRPr="00E71B63">
        <w:rPr>
          <w:rFonts w:ascii="Menlo" w:hAnsi="Menlo" w:cs="Menlo"/>
          <w:color w:val="D4D4D4"/>
          <w:sz w:val="18"/>
          <w:szCs w:val="18"/>
          <w:lang w:val="fr-GB"/>
        </w:rPr>
        <w:t>:</w:t>
      </w:r>
    </w:p>
    <w:p w14:paraId="7EBFD88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"sum"</w:t>
      </w:r>
      <w:r w:rsidRPr="00E71B63">
        <w:rPr>
          <w:rFonts w:ascii="Menlo" w:hAnsi="Menlo" w:cs="Menlo"/>
          <w:color w:val="D4D4D4"/>
          <w:sz w:val="18"/>
          <w:szCs w:val="18"/>
          <w:lang w:val="fr-GB"/>
        </w:rPr>
        <w:t>:</w:t>
      </w:r>
    </w:p>
    <w:p w14:paraId="20E2AA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unsorted_segment_sum</w:t>
      </w:r>
    </w:p>
    <w:p w14:paraId="32A4996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"mean"</w:t>
      </w:r>
      <w:r w:rsidRPr="00E71B63">
        <w:rPr>
          <w:rFonts w:ascii="Menlo" w:hAnsi="Menlo" w:cs="Menlo"/>
          <w:color w:val="D4D4D4"/>
          <w:sz w:val="18"/>
          <w:szCs w:val="18"/>
          <w:lang w:val="fr-GB"/>
        </w:rPr>
        <w:t>:</w:t>
      </w:r>
    </w:p>
    <w:p w14:paraId="6F9E358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unsorted_segment_mean</w:t>
      </w:r>
    </w:p>
    <w:p w14:paraId="237924F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"max"</w:t>
      </w:r>
      <w:r w:rsidRPr="00E71B63">
        <w:rPr>
          <w:rFonts w:ascii="Menlo" w:hAnsi="Menlo" w:cs="Menlo"/>
          <w:color w:val="D4D4D4"/>
          <w:sz w:val="18"/>
          <w:szCs w:val="18"/>
          <w:lang w:val="fr-GB"/>
        </w:rPr>
        <w:t>:</w:t>
      </w:r>
    </w:p>
    <w:p w14:paraId="798CAB6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unsorted_segment_max</w:t>
      </w:r>
    </w:p>
    <w:p w14:paraId="2497FEF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"min"</w:t>
      </w:r>
      <w:r w:rsidRPr="00E71B63">
        <w:rPr>
          <w:rFonts w:ascii="Menlo" w:hAnsi="Menlo" w:cs="Menlo"/>
          <w:color w:val="D4D4D4"/>
          <w:sz w:val="18"/>
          <w:szCs w:val="18"/>
          <w:lang w:val="fr-GB"/>
        </w:rPr>
        <w:t>:</w:t>
      </w:r>
    </w:p>
    <w:p w14:paraId="761DD38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unsorted_segment_min</w:t>
      </w:r>
    </w:p>
    <w:p w14:paraId="7147BA0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"prod"</w:t>
      </w:r>
      <w:r w:rsidRPr="00E71B63">
        <w:rPr>
          <w:rFonts w:ascii="Menlo" w:hAnsi="Menlo" w:cs="Menlo"/>
          <w:color w:val="D4D4D4"/>
          <w:sz w:val="18"/>
          <w:szCs w:val="18"/>
          <w:lang w:val="fr-GB"/>
        </w:rPr>
        <w:t>:</w:t>
      </w:r>
    </w:p>
    <w:p w14:paraId="67B97BE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math</w:t>
      </w:r>
      <w:r w:rsidRPr="00E71B63">
        <w:rPr>
          <w:rFonts w:ascii="Menlo" w:hAnsi="Menlo" w:cs="Menlo"/>
          <w:color w:val="D4D4D4"/>
          <w:sz w:val="18"/>
          <w:szCs w:val="18"/>
          <w:lang w:val="fr-GB"/>
        </w:rPr>
        <w:t>.</w:t>
      </w:r>
      <w:r w:rsidRPr="00E71B63">
        <w:rPr>
          <w:rFonts w:ascii="Menlo" w:hAnsi="Menlo" w:cs="Menlo"/>
          <w:color w:val="DCDCAA"/>
          <w:sz w:val="18"/>
          <w:szCs w:val="18"/>
          <w:lang w:val="fr-GB"/>
        </w:rPr>
        <w:t>unsorted_segment_prod</w:t>
      </w:r>
    </w:p>
    <w:p w14:paraId="51D4595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else</w:t>
      </w:r>
      <w:r w:rsidRPr="00E71B63">
        <w:rPr>
          <w:rFonts w:ascii="Menlo" w:hAnsi="Menlo" w:cs="Menlo"/>
          <w:color w:val="D4D4D4"/>
          <w:sz w:val="18"/>
          <w:szCs w:val="18"/>
          <w:lang w:val="fr-GB"/>
        </w:rPr>
        <w:t>:</w:t>
      </w:r>
    </w:p>
    <w:p w14:paraId="5A7520F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None</w:t>
      </w:r>
    </w:p>
    <w:p w14:paraId="5A7DCDC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74C8B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segmentationLayer</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nodeEmbeddings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4EC9B0"/>
          <w:sz w:val="18"/>
          <w:szCs w:val="18"/>
          <w:lang w:val="fr-GB"/>
        </w:rPr>
        <w:t>Tensor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numSegments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int</w:t>
      </w:r>
      <w:r w:rsidRPr="00E71B63">
        <w:rPr>
          <w:rFonts w:ascii="Menlo" w:hAnsi="Menlo" w:cs="Menlo"/>
          <w:color w:val="D4D4D4"/>
          <w:sz w:val="18"/>
          <w:szCs w:val="18"/>
          <w:lang w:val="fr-GB"/>
        </w:rPr>
        <w:t>):</w:t>
      </w:r>
    </w:p>
    <w:p w14:paraId="3E818B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0ABEC3C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segmentation function proper where the tree is segmented</w:t>
      </w:r>
    </w:p>
    <w:p w14:paraId="5368E93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AC84AA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segmentationFunction: str - The string representation of the segmentation function</w:t>
      </w:r>
    </w:p>
    <w:p w14:paraId="70E5012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nodeEmbeddings: tf.Tensor - The nodes to be segmented</w:t>
      </w:r>
    </w:p>
    <w:p w14:paraId="1C69DAD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numSegments: int - The number of segments to be used</w:t>
      </w:r>
    </w:p>
    <w:p w14:paraId="23FDEB7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F3FCB6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2D6B736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segmented representation of 'nodeEmbeddings'</w:t>
      </w:r>
    </w:p>
    <w:p w14:paraId="0E3724B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7488425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seg</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lower</w:t>
      </w:r>
      <w:r w:rsidRPr="00E71B63">
        <w:rPr>
          <w:rFonts w:ascii="Menlo" w:hAnsi="Menlo" w:cs="Menlo"/>
          <w:color w:val="D4D4D4"/>
          <w:sz w:val="18"/>
          <w:szCs w:val="18"/>
          <w:lang w:val="fr-GB"/>
        </w:rPr>
        <w:t>()</w:t>
      </w:r>
    </w:p>
    <w:p w14:paraId="2A65F6D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p>
    <w:p w14:paraId="24BBA46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D9E8E0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w:t>
      </w:r>
      <w:r w:rsidRPr="00E71B63">
        <w:rPr>
          <w:rFonts w:ascii="Menlo" w:hAnsi="Menlo" w:cs="Menlo"/>
          <w:color w:val="D4D4D4"/>
          <w:sz w:val="18"/>
          <w:szCs w:val="18"/>
          <w:lang w:val="fr-GB"/>
        </w:rPr>
        <w:t>.</w:t>
      </w:r>
      <w:r w:rsidRPr="00E71B63">
        <w:rPr>
          <w:rFonts w:ascii="Menlo" w:hAnsi="Menlo" w:cs="Menlo"/>
          <w:color w:val="DCDCAA"/>
          <w:sz w:val="18"/>
          <w:szCs w:val="18"/>
          <w:lang w:val="fr-GB"/>
        </w:rPr>
        <w:t>split</w:t>
      </w:r>
      <w:r w:rsidRPr="00E71B63">
        <w:rPr>
          <w:rFonts w:ascii="Menlo" w:hAnsi="Menlo" w:cs="Menlo"/>
          <w:color w:val="D4D4D4"/>
          <w:sz w:val="18"/>
          <w:szCs w:val="18"/>
          <w:lang w:val="fr-GB"/>
        </w:rPr>
        <w:t>(</w:t>
      </w:r>
      <w:r w:rsidRPr="00E71B63">
        <w:rPr>
          <w:rFonts w:ascii="Menlo" w:hAnsi="Menlo" w:cs="Menlo"/>
          <w:color w:val="CE9178"/>
          <w:sz w:val="18"/>
          <w:szCs w:val="18"/>
          <w:lang w:val="fr-GB"/>
        </w:rPr>
        <w:t>"_"</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"unsorted"</w:t>
      </w:r>
      <w:r w:rsidRPr="00E71B63">
        <w:rPr>
          <w:rFonts w:ascii="Menlo" w:hAnsi="Menlo" w:cs="Menlo"/>
          <w:color w:val="D4D4D4"/>
          <w:sz w:val="18"/>
          <w:szCs w:val="18"/>
          <w:lang w:val="fr-GB"/>
        </w:rPr>
        <w:t>:</w:t>
      </w:r>
    </w:p>
    <w:p w14:paraId="56BCA75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9CDCFE"/>
          <w:sz w:val="18"/>
          <w:szCs w:val="18"/>
          <w:lang w:val="fr-GB"/>
        </w:rPr>
        <w:t>nodeEmbeddings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DCDCAA"/>
          <w:sz w:val="18"/>
          <w:szCs w:val="18"/>
          <w:lang w:val="fr-GB"/>
        </w:rPr>
        <w:t>constant</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9</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11</w:t>
      </w:r>
      <w:r w:rsidRPr="00E71B63">
        <w:rPr>
          <w:rFonts w:ascii="Menlo" w:hAnsi="Menlo" w:cs="Menlo"/>
          <w:color w:val="D4D4D4"/>
          <w:sz w:val="18"/>
          <w:szCs w:val="18"/>
          <w:lang w:val="fr-GB"/>
        </w:rPr>
        <w:t xml:space="preserve">, </w:t>
      </w:r>
    </w:p>
    <w:p w14:paraId="1E6CC94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19</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21</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29</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31</w:t>
      </w:r>
      <w:r w:rsidRPr="00E71B63">
        <w:rPr>
          <w:rFonts w:ascii="Menlo" w:hAnsi="Menlo" w:cs="Menlo"/>
          <w:color w:val="D4D4D4"/>
          <w:sz w:val="18"/>
          <w:szCs w:val="18"/>
          <w:lang w:val="fr-GB"/>
        </w:rPr>
        <w:t xml:space="preserve">, </w:t>
      </w:r>
    </w:p>
    <w:p w14:paraId="4E71F79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39</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numSegments</w:t>
      </w:r>
      <w:r w:rsidRPr="00E71B63">
        <w:rPr>
          <w:rFonts w:ascii="Menlo" w:hAnsi="Menlo" w:cs="Menlo"/>
          <w:color w:val="D4D4D4"/>
          <w:sz w:val="18"/>
          <w:szCs w:val="18"/>
          <w:lang w:val="fr-GB"/>
        </w:rPr>
        <w:t>)</w:t>
      </w:r>
    </w:p>
    <w:p w14:paraId="0533428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else</w:t>
      </w:r>
      <w:r w:rsidRPr="00E71B63">
        <w:rPr>
          <w:rFonts w:ascii="Menlo" w:hAnsi="Menlo" w:cs="Menlo"/>
          <w:color w:val="D4D4D4"/>
          <w:sz w:val="18"/>
          <w:szCs w:val="18"/>
          <w:lang w:val="fr-GB"/>
        </w:rPr>
        <w:t>:</w:t>
      </w:r>
    </w:p>
    <w:p w14:paraId="1A8D030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segmentationFunction</w:t>
      </w:r>
      <w:r w:rsidRPr="00E71B63">
        <w:rPr>
          <w:rFonts w:ascii="Menlo" w:hAnsi="Menlo" w:cs="Menlo"/>
          <w:color w:val="D4D4D4"/>
          <w:sz w:val="18"/>
          <w:szCs w:val="18"/>
          <w:lang w:val="fr-GB"/>
        </w:rPr>
        <w:t>(</w:t>
      </w:r>
      <w:r w:rsidRPr="00E71B63">
        <w:rPr>
          <w:rFonts w:ascii="Menlo" w:hAnsi="Menlo" w:cs="Menlo"/>
          <w:color w:val="9CDCFE"/>
          <w:sz w:val="18"/>
          <w:szCs w:val="18"/>
          <w:lang w:val="fr-GB"/>
        </w:rPr>
        <w:t>nodeEmbeddings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tf</w:t>
      </w:r>
      <w:r w:rsidRPr="00E71B63">
        <w:rPr>
          <w:rFonts w:ascii="Menlo" w:hAnsi="Menlo" w:cs="Menlo"/>
          <w:color w:val="D4D4D4"/>
          <w:sz w:val="18"/>
          <w:szCs w:val="18"/>
          <w:lang w:val="fr-GB"/>
        </w:rPr>
        <w:t>.</w:t>
      </w:r>
      <w:r w:rsidRPr="00E71B63">
        <w:rPr>
          <w:rFonts w:ascii="Menlo" w:hAnsi="Menlo" w:cs="Menlo"/>
          <w:color w:val="DCDCAA"/>
          <w:sz w:val="18"/>
          <w:szCs w:val="18"/>
          <w:lang w:val="fr-GB"/>
        </w:rPr>
        <w:t>constant</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9</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11</w:t>
      </w:r>
      <w:r w:rsidRPr="00E71B63">
        <w:rPr>
          <w:rFonts w:ascii="Menlo" w:hAnsi="Menlo" w:cs="Menlo"/>
          <w:color w:val="D4D4D4"/>
          <w:sz w:val="18"/>
          <w:szCs w:val="18"/>
          <w:lang w:val="fr-GB"/>
        </w:rPr>
        <w:t xml:space="preserve">, </w:t>
      </w:r>
    </w:p>
    <w:p w14:paraId="2EB8E06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19</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21</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29</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31</w:t>
      </w:r>
      <w:r w:rsidRPr="00E71B63">
        <w:rPr>
          <w:rFonts w:ascii="Menlo" w:hAnsi="Menlo" w:cs="Menlo"/>
          <w:color w:val="D4D4D4"/>
          <w:sz w:val="18"/>
          <w:szCs w:val="18"/>
          <w:lang w:val="fr-GB"/>
        </w:rPr>
        <w:t xml:space="preserve">, </w:t>
      </w:r>
    </w:p>
    <w:p w14:paraId="0586B6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33</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37</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39</w:t>
      </w:r>
      <w:r w:rsidRPr="00E71B63">
        <w:rPr>
          <w:rFonts w:ascii="Menlo" w:hAnsi="Menlo" w:cs="Menlo"/>
          <w:color w:val="D4D4D4"/>
          <w:sz w:val="18"/>
          <w:szCs w:val="18"/>
          <w:lang w:val="fr-GB"/>
        </w:rPr>
        <w:t>]))</w:t>
      </w:r>
    </w:p>
    <w:p w14:paraId="1C04CA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EDE4B64" w14:textId="77777777" w:rsidR="00885D6C" w:rsidRPr="00C055AB" w:rsidRDefault="00885D6C" w:rsidP="00885D6C">
      <w:pPr>
        <w:rPr>
          <w:lang w:eastAsia="en-US"/>
        </w:rPr>
      </w:pPr>
    </w:p>
    <w:p w14:paraId="30FF316B" w14:textId="77777777" w:rsidR="00885D6C" w:rsidRDefault="00885D6C" w:rsidP="00885D6C">
      <w:pPr>
        <w:rPr>
          <w:lang w:eastAsia="en-US"/>
        </w:rPr>
      </w:pPr>
    </w:p>
    <w:p w14:paraId="49179389" w14:textId="77777777" w:rsidR="00885D6C" w:rsidRDefault="00885D6C" w:rsidP="00885D6C">
      <w:pPr>
        <w:pStyle w:val="Titre3"/>
      </w:pPr>
      <w:r>
        <w:t>Visitor.py</w:t>
      </w:r>
    </w:p>
    <w:p w14:paraId="2883DB6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re</w:t>
      </w:r>
    </w:p>
    <w:p w14:paraId="658559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networkx</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nx</w:t>
      </w:r>
    </w:p>
    <w:p w14:paraId="47D60DE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abc</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ABC</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abstractmethod</w:t>
      </w:r>
    </w:p>
    <w:p w14:paraId="79E0A9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AD503A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class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AbstractVisitor</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NodeVisitor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ABC</w:t>
      </w:r>
      <w:r w:rsidRPr="00E71B63">
        <w:rPr>
          <w:rFonts w:ascii="Menlo" w:hAnsi="Menlo" w:cs="Menlo"/>
          <w:color w:val="D4D4D4"/>
          <w:sz w:val="18"/>
          <w:szCs w:val="18"/>
          <w:lang w:val="fr-GB"/>
        </w:rPr>
        <w:t>):</w:t>
      </w:r>
    </w:p>
    <w:p w14:paraId="18FAD7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__init__</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p>
    <w:p w14:paraId="6A1A85F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169325B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An Abstract Visitor object. This is the super class that defines the </w:t>
      </w:r>
    </w:p>
    <w:p w14:paraId="26197E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core functionalities of the Visitor and HashVisitor classes</w:t>
      </w:r>
    </w:p>
    <w:p w14:paraId="3B0B12E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32E1712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 xml:space="preserve"> = []</w:t>
      </w:r>
    </w:p>
    <w:p w14:paraId="0DBFA0D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edges</w:t>
      </w:r>
      <w:r w:rsidRPr="00E71B63">
        <w:rPr>
          <w:rFonts w:ascii="Menlo" w:hAnsi="Menlo" w:cs="Menlo"/>
          <w:color w:val="D4D4D4"/>
          <w:sz w:val="18"/>
          <w:szCs w:val="18"/>
          <w:lang w:val="fr-GB"/>
        </w:rPr>
        <w:t xml:space="preserve"> = []</w:t>
      </w:r>
    </w:p>
    <w:p w14:paraId="0B8A3B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adjList</w:t>
      </w:r>
      <w:r w:rsidRPr="00E71B63">
        <w:rPr>
          <w:rFonts w:ascii="Menlo" w:hAnsi="Menlo" w:cs="Menlo"/>
          <w:color w:val="D4D4D4"/>
          <w:sz w:val="18"/>
          <w:szCs w:val="18"/>
          <w:lang w:val="fr-GB"/>
        </w:rPr>
        <w:t xml:space="preserve"> = []</w:t>
      </w:r>
    </w:p>
    <w:p w14:paraId="511DB1E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hashedNodes</w:t>
      </w:r>
      <w:r w:rsidRPr="00E71B63">
        <w:rPr>
          <w:rFonts w:ascii="Menlo" w:hAnsi="Menlo" w:cs="Menlo"/>
          <w:color w:val="D4D4D4"/>
          <w:sz w:val="18"/>
          <w:szCs w:val="18"/>
          <w:lang w:val="fr-GB"/>
        </w:rPr>
        <w:t xml:space="preserve"> = []</w:t>
      </w:r>
    </w:p>
    <w:p w14:paraId="7B3EC9C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2CFAF7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@abstractmethod</w:t>
      </w:r>
    </w:p>
    <w:p w14:paraId="648BF9F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generic_visit</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690080D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raise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NotImplementedError</w:t>
      </w:r>
      <w:r w:rsidRPr="00E71B63">
        <w:rPr>
          <w:rFonts w:ascii="Menlo" w:hAnsi="Menlo" w:cs="Menlo"/>
          <w:color w:val="D4D4D4"/>
          <w:sz w:val="18"/>
          <w:szCs w:val="18"/>
          <w:lang w:val="fr-GB"/>
        </w:rPr>
        <w:t>()</w:t>
      </w:r>
    </w:p>
    <w:p w14:paraId="535BC6B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2E2678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splitCamelCase</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identifier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42AB00E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354EB41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Split an identifier based on 'camelCase'</w:t>
      </w:r>
    </w:p>
    <w:p w14:paraId="275F2E0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976407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identifier: str - The identifier to split</w:t>
      </w:r>
    </w:p>
    <w:p w14:paraId="1894520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D1C8C6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 </w:t>
      </w:r>
    </w:p>
    <w:p w14:paraId="1B41F59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split identifier</w:t>
      </w:r>
    </w:p>
    <w:p w14:paraId="4C76D2C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058210D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splitIdentifier</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re</w:t>
      </w:r>
      <w:r w:rsidRPr="00E71B63">
        <w:rPr>
          <w:rFonts w:ascii="Menlo" w:hAnsi="Menlo" w:cs="Menlo"/>
          <w:color w:val="D4D4D4"/>
          <w:sz w:val="18"/>
          <w:szCs w:val="18"/>
          <w:lang w:val="fr-GB"/>
        </w:rPr>
        <w:t>.</w:t>
      </w:r>
      <w:r w:rsidRPr="00E71B63">
        <w:rPr>
          <w:rFonts w:ascii="Menlo" w:hAnsi="Menlo" w:cs="Menlo"/>
          <w:color w:val="DCDCAA"/>
          <w:sz w:val="18"/>
          <w:szCs w:val="18"/>
          <w:lang w:val="fr-GB"/>
        </w:rPr>
        <w:t>finditer</w:t>
      </w:r>
      <w:r w:rsidRPr="00E71B63">
        <w:rPr>
          <w:rFonts w:ascii="Menlo" w:hAnsi="Menlo" w:cs="Menlo"/>
          <w:color w:val="D4D4D4"/>
          <w:sz w:val="18"/>
          <w:szCs w:val="18"/>
          <w:lang w:val="fr-GB"/>
        </w:rPr>
        <w:t>(</w:t>
      </w:r>
      <w:r w:rsidRPr="00E71B63">
        <w:rPr>
          <w:rFonts w:ascii="Menlo" w:hAnsi="Menlo" w:cs="Menlo"/>
          <w:color w:val="CE9178"/>
          <w:sz w:val="18"/>
          <w:szCs w:val="18"/>
          <w:lang w:val="fr-GB"/>
        </w:rPr>
        <w:t>'.+?(?:(?&lt;=[a-z])(?=[A-Z])|(?&lt;=[A-Z])(?=[A-Z][a-z])|$)'</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identifier</w:t>
      </w:r>
      <w:r w:rsidRPr="00E71B63">
        <w:rPr>
          <w:rFonts w:ascii="Menlo" w:hAnsi="Menlo" w:cs="Menlo"/>
          <w:color w:val="D4D4D4"/>
          <w:sz w:val="18"/>
          <w:szCs w:val="18"/>
          <w:lang w:val="fr-GB"/>
        </w:rPr>
        <w:t>)</w:t>
      </w:r>
    </w:p>
    <w:p w14:paraId="69CCC0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r w:rsidRPr="00E71B63">
        <w:rPr>
          <w:rFonts w:ascii="Menlo" w:hAnsi="Menlo" w:cs="Menlo"/>
          <w:color w:val="DCDCAA"/>
          <w:sz w:val="18"/>
          <w:szCs w:val="18"/>
          <w:lang w:val="fr-GB"/>
        </w:rPr>
        <w:t>group</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splitIdentifier</w:t>
      </w:r>
      <w:r w:rsidRPr="00E71B63">
        <w:rPr>
          <w:rFonts w:ascii="Menlo" w:hAnsi="Menlo" w:cs="Menlo"/>
          <w:color w:val="D4D4D4"/>
          <w:sz w:val="18"/>
          <w:szCs w:val="18"/>
          <w:lang w:val="fr-GB"/>
        </w:rPr>
        <w:t>]</w:t>
      </w:r>
    </w:p>
    <w:p w14:paraId="6EF18D0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3BCA74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splitSnakeCase</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identifier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376B19C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22C7C05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Split an identifier based on 'snake_case'</w:t>
      </w:r>
    </w:p>
    <w:p w14:paraId="642B223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5CCC34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identifier: str - The identifier to split</w:t>
      </w:r>
    </w:p>
    <w:p w14:paraId="7B6BEA6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60B93E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 </w:t>
      </w:r>
    </w:p>
    <w:p w14:paraId="353611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split identifier</w:t>
      </w:r>
    </w:p>
    <w:p w14:paraId="763B33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582C839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identifier</w:t>
      </w:r>
      <w:r w:rsidRPr="00E71B63">
        <w:rPr>
          <w:rFonts w:ascii="Menlo" w:hAnsi="Menlo" w:cs="Menlo"/>
          <w:color w:val="D4D4D4"/>
          <w:sz w:val="18"/>
          <w:szCs w:val="18"/>
          <w:lang w:val="fr-GB"/>
        </w:rPr>
        <w:t>.</w:t>
      </w:r>
      <w:r w:rsidRPr="00E71B63">
        <w:rPr>
          <w:rFonts w:ascii="Menlo" w:hAnsi="Menlo" w:cs="Menlo"/>
          <w:color w:val="DCDCAA"/>
          <w:sz w:val="18"/>
          <w:szCs w:val="18"/>
          <w:lang w:val="fr-GB"/>
        </w:rPr>
        <w:t>split</w:t>
      </w:r>
      <w:r w:rsidRPr="00E71B63">
        <w:rPr>
          <w:rFonts w:ascii="Menlo" w:hAnsi="Menlo" w:cs="Menlo"/>
          <w:color w:val="D4D4D4"/>
          <w:sz w:val="18"/>
          <w:szCs w:val="18"/>
          <w:lang w:val="fr-GB"/>
        </w:rPr>
        <w:t>(</w:t>
      </w:r>
      <w:r w:rsidRPr="00E71B63">
        <w:rPr>
          <w:rFonts w:ascii="Menlo" w:hAnsi="Menlo" w:cs="Menlo"/>
          <w:color w:val="CE9178"/>
          <w:sz w:val="18"/>
          <w:szCs w:val="18"/>
          <w:lang w:val="fr-GB"/>
        </w:rPr>
        <w:t>"_"</w:t>
      </w:r>
      <w:r w:rsidRPr="00E71B63">
        <w:rPr>
          <w:rFonts w:ascii="Menlo" w:hAnsi="Menlo" w:cs="Menlo"/>
          <w:color w:val="D4D4D4"/>
          <w:sz w:val="18"/>
          <w:szCs w:val="18"/>
          <w:lang w:val="fr-GB"/>
        </w:rPr>
        <w:t>)</w:t>
      </w:r>
    </w:p>
    <w:p w14:paraId="3EC117B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0B6A0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splitIdentifier</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identifier</w:t>
      </w:r>
      <w:r w:rsidRPr="00E71B63">
        <w:rPr>
          <w:rFonts w:ascii="Menlo" w:hAnsi="Menlo" w:cs="Menlo"/>
          <w:color w:val="D4D4D4"/>
          <w:sz w:val="18"/>
          <w:szCs w:val="18"/>
          <w:lang w:val="fr-GB"/>
        </w:rPr>
        <w:t>):</w:t>
      </w:r>
    </w:p>
    <w:p w14:paraId="494AF2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5B54B44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Split an idenfifier regardless of whether it is in 'snake_case' or 'camelCase'</w:t>
      </w:r>
    </w:p>
    <w:p w14:paraId="5B95AC8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808F7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identifier - The identifier to split</w:t>
      </w:r>
    </w:p>
    <w:p w14:paraId="2B046EF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42298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 </w:t>
      </w:r>
    </w:p>
    <w:p w14:paraId="1E4EE53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finalSplitID - The split identifier as a list of its parts     </w:t>
      </w:r>
    </w:p>
    <w:p w14:paraId="53BB8E9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5D5B53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splitId</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splitSnakeCase</w:t>
      </w:r>
      <w:r w:rsidRPr="00E71B63">
        <w:rPr>
          <w:rFonts w:ascii="Menlo" w:hAnsi="Menlo" w:cs="Menlo"/>
          <w:color w:val="D4D4D4"/>
          <w:sz w:val="18"/>
          <w:szCs w:val="18"/>
          <w:lang w:val="fr-GB"/>
        </w:rPr>
        <w:t>(</w:t>
      </w:r>
      <w:r w:rsidRPr="00E71B63">
        <w:rPr>
          <w:rFonts w:ascii="Menlo" w:hAnsi="Menlo" w:cs="Menlo"/>
          <w:color w:val="9CDCFE"/>
          <w:sz w:val="18"/>
          <w:szCs w:val="18"/>
          <w:lang w:val="fr-GB"/>
        </w:rPr>
        <w:t>identifier</w:t>
      </w: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#start by splitting based on snake_case</w:t>
      </w:r>
    </w:p>
    <w:p w14:paraId="1398E17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finalSplitID</w:t>
      </w:r>
      <w:r w:rsidRPr="00E71B63">
        <w:rPr>
          <w:rFonts w:ascii="Menlo" w:hAnsi="Menlo" w:cs="Menlo"/>
          <w:color w:val="D4D4D4"/>
          <w:sz w:val="18"/>
          <w:szCs w:val="18"/>
          <w:lang w:val="fr-GB"/>
        </w:rPr>
        <w:t xml:space="preserve"> = []</w:t>
      </w:r>
    </w:p>
    <w:p w14:paraId="6B0E2FD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idParts</w:t>
      </w:r>
      <w:r w:rsidRPr="00E71B63">
        <w:rPr>
          <w:rFonts w:ascii="Menlo" w:hAnsi="Menlo" w:cs="Menlo"/>
          <w:color w:val="D4D4D4"/>
          <w:sz w:val="18"/>
          <w:szCs w:val="18"/>
          <w:lang w:val="fr-GB"/>
        </w:rPr>
        <w:t xml:space="preserve"> = []</w:t>
      </w:r>
    </w:p>
    <w:p w14:paraId="1A4DA83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part</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splitId</w:t>
      </w:r>
      <w:r w:rsidRPr="00E71B63">
        <w:rPr>
          <w:rFonts w:ascii="Menlo" w:hAnsi="Menlo" w:cs="Menlo"/>
          <w:color w:val="D4D4D4"/>
          <w:sz w:val="18"/>
          <w:szCs w:val="18"/>
          <w:lang w:val="fr-GB"/>
        </w:rPr>
        <w:t>:</w:t>
      </w:r>
    </w:p>
    <w:p w14:paraId="303A211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#if there are still more parts to split, split based on camelCase</w:t>
      </w:r>
    </w:p>
    <w:p w14:paraId="411344A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len</w:t>
      </w:r>
      <w:r w:rsidRPr="00E71B63">
        <w:rPr>
          <w:rFonts w:ascii="Menlo" w:hAnsi="Menlo" w:cs="Menlo"/>
          <w:color w:val="D4D4D4"/>
          <w:sz w:val="18"/>
          <w:szCs w:val="18"/>
          <w:lang w:val="fr-GB"/>
        </w:rPr>
        <w:t>(</w:t>
      </w:r>
      <w:r w:rsidRPr="00E71B63">
        <w:rPr>
          <w:rFonts w:ascii="Menlo" w:hAnsi="Menlo" w:cs="Menlo"/>
          <w:color w:val="9CDCFE"/>
          <w:sz w:val="18"/>
          <w:szCs w:val="18"/>
          <w:lang w:val="fr-GB"/>
        </w:rPr>
        <w:t>part</w:t>
      </w:r>
      <w:r w:rsidRPr="00E71B63">
        <w:rPr>
          <w:rFonts w:ascii="Menlo" w:hAnsi="Menlo" w:cs="Menlo"/>
          <w:color w:val="D4D4D4"/>
          <w:sz w:val="18"/>
          <w:szCs w:val="18"/>
          <w:lang w:val="fr-GB"/>
        </w:rPr>
        <w:t xml:space="preserve">) &gt; </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p>
    <w:p w14:paraId="1B3E368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idParts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splitCamelCase</w:t>
      </w:r>
      <w:r w:rsidRPr="00E71B63">
        <w:rPr>
          <w:rFonts w:ascii="Menlo" w:hAnsi="Menlo" w:cs="Menlo"/>
          <w:color w:val="D4D4D4"/>
          <w:sz w:val="18"/>
          <w:szCs w:val="18"/>
          <w:lang w:val="fr-GB"/>
        </w:rPr>
        <w:t>(</w:t>
      </w:r>
      <w:r w:rsidRPr="00E71B63">
        <w:rPr>
          <w:rFonts w:ascii="Menlo" w:hAnsi="Menlo" w:cs="Menlo"/>
          <w:color w:val="9CDCFE"/>
          <w:sz w:val="18"/>
          <w:szCs w:val="18"/>
          <w:lang w:val="fr-GB"/>
        </w:rPr>
        <w:t>part</w:t>
      </w:r>
      <w:r w:rsidRPr="00E71B63">
        <w:rPr>
          <w:rFonts w:ascii="Menlo" w:hAnsi="Menlo" w:cs="Menlo"/>
          <w:color w:val="D4D4D4"/>
          <w:sz w:val="18"/>
          <w:szCs w:val="18"/>
          <w:lang w:val="fr-GB"/>
        </w:rPr>
        <w:t>))</w:t>
      </w:r>
    </w:p>
    <w:p w14:paraId="3CBDB94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57A688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len</w:t>
      </w:r>
      <w:r w:rsidRPr="00E71B63">
        <w:rPr>
          <w:rFonts w:ascii="Menlo" w:hAnsi="Menlo" w:cs="Menlo"/>
          <w:color w:val="D4D4D4"/>
          <w:sz w:val="18"/>
          <w:szCs w:val="18"/>
          <w:lang w:val="fr-GB"/>
        </w:rPr>
        <w:t>(</w:t>
      </w:r>
      <w:r w:rsidRPr="00E71B63">
        <w:rPr>
          <w:rFonts w:ascii="Menlo" w:hAnsi="Menlo" w:cs="Menlo"/>
          <w:color w:val="9CDCFE"/>
          <w:sz w:val="18"/>
          <w:szCs w:val="18"/>
          <w:lang w:val="fr-GB"/>
        </w:rPr>
        <w:t>idParts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w:t>
      </w:r>
      <w:r w:rsidRPr="00E71B63">
        <w:rPr>
          <w:rFonts w:ascii="Menlo" w:hAnsi="Menlo" w:cs="Menlo"/>
          <w:color w:val="D4D4D4"/>
          <w:sz w:val="18"/>
          <w:szCs w:val="18"/>
          <w:lang w:val="fr-GB"/>
        </w:rPr>
        <w:t>:</w:t>
      </w:r>
    </w:p>
    <w:p w14:paraId="540A088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identifier</w:t>
      </w:r>
      <w:r w:rsidRPr="00E71B63">
        <w:rPr>
          <w:rFonts w:ascii="Menlo" w:hAnsi="Menlo" w:cs="Menlo"/>
          <w:color w:val="D4D4D4"/>
          <w:sz w:val="18"/>
          <w:szCs w:val="18"/>
          <w:lang w:val="fr-GB"/>
        </w:rPr>
        <w:t>]</w:t>
      </w:r>
    </w:p>
    <w:p w14:paraId="1FF5B69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else</w:t>
      </w:r>
      <w:r w:rsidRPr="00E71B63">
        <w:rPr>
          <w:rFonts w:ascii="Menlo" w:hAnsi="Menlo" w:cs="Menlo"/>
          <w:color w:val="D4D4D4"/>
          <w:sz w:val="18"/>
          <w:szCs w:val="18"/>
          <w:lang w:val="fr-GB"/>
        </w:rPr>
        <w:t>:</w:t>
      </w:r>
    </w:p>
    <w:p w14:paraId="306AF51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idParts</w:t>
      </w:r>
      <w:r w:rsidRPr="00E71B63">
        <w:rPr>
          <w:rFonts w:ascii="Menlo" w:hAnsi="Menlo" w:cs="Menlo"/>
          <w:color w:val="D4D4D4"/>
          <w:sz w:val="18"/>
          <w:szCs w:val="18"/>
          <w:lang w:val="fr-GB"/>
        </w:rPr>
        <w:t>:</w:t>
      </w:r>
    </w:p>
    <w:p w14:paraId="1248F6E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j</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1433DDD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finalSplitID</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j</w:t>
      </w:r>
      <w:r w:rsidRPr="00E71B63">
        <w:rPr>
          <w:rFonts w:ascii="Menlo" w:hAnsi="Menlo" w:cs="Menlo"/>
          <w:color w:val="D4D4D4"/>
          <w:sz w:val="18"/>
          <w:szCs w:val="18"/>
          <w:lang w:val="fr-GB"/>
        </w:rPr>
        <w:t>)</w:t>
      </w:r>
    </w:p>
    <w:p w14:paraId="24D1911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6B7E3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finalSplitID</w:t>
      </w:r>
    </w:p>
    <w:p w14:paraId="27B2497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p>
    <w:p w14:paraId="7DB810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convertToGraph</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p>
    <w:p w14:paraId="194D80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4D3BC92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Convert the contents of an AST into a NetworkX DiGraph object</w:t>
      </w:r>
    </w:p>
    <w:p w14:paraId="09A149A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B92FC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20E6337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graph - The NetworkX DiGraph reepresentation of the AST</w:t>
      </w:r>
    </w:p>
    <w:p w14:paraId="3A517B7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62F9EA7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graph</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nx</w:t>
      </w:r>
      <w:r w:rsidRPr="00E71B63">
        <w:rPr>
          <w:rFonts w:ascii="Menlo" w:hAnsi="Menlo" w:cs="Menlo"/>
          <w:color w:val="D4D4D4"/>
          <w:sz w:val="18"/>
          <w:szCs w:val="18"/>
          <w:lang w:val="fr-GB"/>
        </w:rPr>
        <w:t>.</w:t>
      </w:r>
      <w:r w:rsidRPr="00E71B63">
        <w:rPr>
          <w:rFonts w:ascii="Menlo" w:hAnsi="Menlo" w:cs="Menlo"/>
          <w:color w:val="4EC9B0"/>
          <w:sz w:val="18"/>
          <w:szCs w:val="18"/>
          <w:lang w:val="fr-GB"/>
        </w:rPr>
        <w:t>DiGraph</w:t>
      </w:r>
      <w:r w:rsidRPr="00E71B63">
        <w:rPr>
          <w:rFonts w:ascii="Menlo" w:hAnsi="Menlo" w:cs="Menlo"/>
          <w:color w:val="D4D4D4"/>
          <w:sz w:val="18"/>
          <w:szCs w:val="18"/>
          <w:lang w:val="fr-GB"/>
        </w:rPr>
        <w:t>()</w:t>
      </w:r>
    </w:p>
    <w:p w14:paraId="28A451C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graph</w:t>
      </w:r>
      <w:r w:rsidRPr="00E71B63">
        <w:rPr>
          <w:rFonts w:ascii="Menlo" w:hAnsi="Menlo" w:cs="Menlo"/>
          <w:color w:val="D4D4D4"/>
          <w:sz w:val="18"/>
          <w:szCs w:val="18"/>
          <w:lang w:val="fr-GB"/>
        </w:rPr>
        <w:t>.</w:t>
      </w:r>
      <w:r w:rsidRPr="00E71B63">
        <w:rPr>
          <w:rFonts w:ascii="Menlo" w:hAnsi="Menlo" w:cs="Menlo"/>
          <w:color w:val="DCDCAA"/>
          <w:sz w:val="18"/>
          <w:szCs w:val="18"/>
          <w:lang w:val="fr-GB"/>
        </w:rPr>
        <w:t>add_edges_from</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edges</w:t>
      </w:r>
      <w:r w:rsidRPr="00E71B63">
        <w:rPr>
          <w:rFonts w:ascii="Menlo" w:hAnsi="Menlo" w:cs="Menlo"/>
          <w:color w:val="D4D4D4"/>
          <w:sz w:val="18"/>
          <w:szCs w:val="18"/>
          <w:lang w:val="fr-GB"/>
        </w:rPr>
        <w:t>)</w:t>
      </w:r>
    </w:p>
    <w:p w14:paraId="42E175B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graph</w:t>
      </w:r>
    </w:p>
    <w:p w14:paraId="5E6DB91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2623F0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createAdjList</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p>
    <w:p w14:paraId="7E18FF0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1FFCA9A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Create an adjacency list containing all the nodes in the tree using hashing</w:t>
      </w:r>
    </w:p>
    <w:p w14:paraId="3B062E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7739CB6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p>
    <w:p w14:paraId="7F3E55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children</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DCDCAA"/>
          <w:sz w:val="18"/>
          <w:szCs w:val="18"/>
          <w:lang w:val="fr-GB"/>
        </w:rPr>
        <w:t>iter_child_nodes</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156A1E3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len</w:t>
      </w:r>
      <w:r w:rsidRPr="00E71B63">
        <w:rPr>
          <w:rFonts w:ascii="Menlo" w:hAnsi="Menlo" w:cs="Menlo"/>
          <w:color w:val="D4D4D4"/>
          <w:sz w:val="18"/>
          <w:szCs w:val="18"/>
          <w:lang w:val="fr-GB"/>
        </w:rPr>
        <w:t>(</w:t>
      </w:r>
      <w:r w:rsidRPr="00E71B63">
        <w:rPr>
          <w:rFonts w:ascii="Menlo" w:hAnsi="Menlo" w:cs="Menlo"/>
          <w:color w:val="9CDCFE"/>
          <w:sz w:val="18"/>
          <w:szCs w:val="18"/>
          <w:lang w:val="fr-GB"/>
        </w:rPr>
        <w:t>children</w:t>
      </w:r>
      <w:r w:rsidRPr="00E71B63">
        <w:rPr>
          <w:rFonts w:ascii="Menlo" w:hAnsi="Menlo" w:cs="Menlo"/>
          <w:color w:val="D4D4D4"/>
          <w:sz w:val="18"/>
          <w:szCs w:val="18"/>
          <w:lang w:val="fr-GB"/>
        </w:rPr>
        <w:t xml:space="preserve">) &gt; </w:t>
      </w:r>
      <w:r w:rsidRPr="00E71B63">
        <w:rPr>
          <w:rFonts w:ascii="Menlo" w:hAnsi="Menlo" w:cs="Menlo"/>
          <w:color w:val="B5CEA8"/>
          <w:sz w:val="18"/>
          <w:szCs w:val="18"/>
          <w:lang w:val="fr-GB"/>
        </w:rPr>
        <w:t>0</w:t>
      </w:r>
      <w:r w:rsidRPr="00E71B63">
        <w:rPr>
          <w:rFonts w:ascii="Menlo" w:hAnsi="Menlo" w:cs="Menlo"/>
          <w:color w:val="D4D4D4"/>
          <w:sz w:val="18"/>
          <w:szCs w:val="18"/>
          <w:lang w:val="fr-GB"/>
        </w:rPr>
        <w:t>:</w:t>
      </w:r>
    </w:p>
    <w:p w14:paraId="231650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adjList</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children</w:t>
      </w:r>
      <w:r w:rsidRPr="00E71B63">
        <w:rPr>
          <w:rFonts w:ascii="Menlo" w:hAnsi="Menlo" w:cs="Menlo"/>
          <w:color w:val="D4D4D4"/>
          <w:sz w:val="18"/>
          <w:szCs w:val="18"/>
          <w:lang w:val="fr-GB"/>
        </w:rPr>
        <w:t>]])</w:t>
      </w:r>
    </w:p>
    <w:p w14:paraId="2A0B64F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22D0CB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visitSpecial</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654D3F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5F83C04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Visit a node and return a string representation of the node</w:t>
      </w:r>
    </w:p>
    <w:p w14:paraId="5C751FB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node - The node to visit</w:t>
      </w:r>
    </w:p>
    <w:p w14:paraId="144D9B5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04D7B3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 </w:t>
      </w:r>
    </w:p>
    <w:p w14:paraId="377C338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 string representation of 'node'</w:t>
      </w:r>
    </w:p>
    <w:p w14:paraId="32D0F6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15828B1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FunctionDef</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or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AsyncFunctionDef</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or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ClassDef</w:t>
      </w:r>
      <w:r w:rsidRPr="00E71B63">
        <w:rPr>
          <w:rFonts w:ascii="Menlo" w:hAnsi="Menlo" w:cs="Menlo"/>
          <w:color w:val="D4D4D4"/>
          <w:sz w:val="18"/>
          <w:szCs w:val="18"/>
          <w:lang w:val="fr-GB"/>
        </w:rPr>
        <w:t>):</w:t>
      </w:r>
    </w:p>
    <w:p w14:paraId="4C1F26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visitDef</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620A91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Return</w:t>
      </w:r>
      <w:r w:rsidRPr="00E71B63">
        <w:rPr>
          <w:rFonts w:ascii="Menlo" w:hAnsi="Menlo" w:cs="Menlo"/>
          <w:color w:val="D4D4D4"/>
          <w:sz w:val="18"/>
          <w:szCs w:val="18"/>
          <w:lang w:val="fr-GB"/>
        </w:rPr>
        <w:t>):</w:t>
      </w:r>
    </w:p>
    <w:p w14:paraId="4A84924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visitReturn</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5AECE9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Delete</w:t>
      </w:r>
      <w:r w:rsidRPr="00E71B63">
        <w:rPr>
          <w:rFonts w:ascii="Menlo" w:hAnsi="Menlo" w:cs="Menlo"/>
          <w:color w:val="D4D4D4"/>
          <w:sz w:val="18"/>
          <w:szCs w:val="18"/>
          <w:lang w:val="fr-GB"/>
        </w:rPr>
        <w:t>):</w:t>
      </w:r>
    </w:p>
    <w:p w14:paraId="4DD779D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visitDelete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5E6A559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Attribute</w:t>
      </w:r>
      <w:r w:rsidRPr="00E71B63">
        <w:rPr>
          <w:rFonts w:ascii="Menlo" w:hAnsi="Menlo" w:cs="Menlo"/>
          <w:color w:val="D4D4D4"/>
          <w:sz w:val="18"/>
          <w:szCs w:val="18"/>
          <w:lang w:val="fr-GB"/>
        </w:rPr>
        <w:t>):</w:t>
      </w:r>
    </w:p>
    <w:p w14:paraId="30637BC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visitAttribute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7390FC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Assign</w:t>
      </w:r>
      <w:r w:rsidRPr="00E71B63">
        <w:rPr>
          <w:rFonts w:ascii="Menlo" w:hAnsi="Menlo" w:cs="Menlo"/>
          <w:color w:val="D4D4D4"/>
          <w:sz w:val="18"/>
          <w:szCs w:val="18"/>
          <w:lang w:val="fr-GB"/>
        </w:rPr>
        <w:t>):</w:t>
      </w:r>
    </w:p>
    <w:p w14:paraId="1C23633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visitAssign</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14A2B1D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AugAssign</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or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AnnAssign</w:t>
      </w:r>
      <w:r w:rsidRPr="00E71B63">
        <w:rPr>
          <w:rFonts w:ascii="Menlo" w:hAnsi="Menlo" w:cs="Menlo"/>
          <w:color w:val="D4D4D4"/>
          <w:sz w:val="18"/>
          <w:szCs w:val="18"/>
          <w:lang w:val="fr-GB"/>
        </w:rPr>
        <w:t>):</w:t>
      </w:r>
    </w:p>
    <w:p w14:paraId="408E468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visitAugAssign</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2D354BD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Attribute</w:t>
      </w:r>
      <w:r w:rsidRPr="00E71B63">
        <w:rPr>
          <w:rFonts w:ascii="Menlo" w:hAnsi="Menlo" w:cs="Menlo"/>
          <w:color w:val="D4D4D4"/>
          <w:sz w:val="18"/>
          <w:szCs w:val="18"/>
          <w:lang w:val="fr-GB"/>
        </w:rPr>
        <w:t>):</w:t>
      </w:r>
    </w:p>
    <w:p w14:paraId="70AB4EE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visitAttribute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76FF89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Name</w:t>
      </w:r>
      <w:r w:rsidRPr="00E71B63">
        <w:rPr>
          <w:rFonts w:ascii="Menlo" w:hAnsi="Menlo" w:cs="Menlo"/>
          <w:color w:val="D4D4D4"/>
          <w:sz w:val="18"/>
          <w:szCs w:val="18"/>
          <w:lang w:val="fr-GB"/>
        </w:rPr>
        <w:t>):</w:t>
      </w:r>
    </w:p>
    <w:p w14:paraId="443A99E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visitName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172F4AC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Constant</w:t>
      </w:r>
      <w:r w:rsidRPr="00E71B63">
        <w:rPr>
          <w:rFonts w:ascii="Menlo" w:hAnsi="Menlo" w:cs="Menlo"/>
          <w:color w:val="D4D4D4"/>
          <w:sz w:val="18"/>
          <w:szCs w:val="18"/>
          <w:lang w:val="fr-GB"/>
        </w:rPr>
        <w:t>):</w:t>
      </w:r>
    </w:p>
    <w:p w14:paraId="0C5555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visitConstant</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40AD48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else</w:t>
      </w:r>
      <w:r w:rsidRPr="00E71B63">
        <w:rPr>
          <w:rFonts w:ascii="Menlo" w:hAnsi="Menlo" w:cs="Menlo"/>
          <w:color w:val="D4D4D4"/>
          <w:sz w:val="18"/>
          <w:szCs w:val="18"/>
          <w:lang w:val="fr-GB"/>
        </w:rPr>
        <w:t>:</w:t>
      </w:r>
    </w:p>
    <w:p w14:paraId="52C9734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className</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'value = '</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__class__</w:t>
      </w:r>
      <w:r w:rsidRPr="00E71B63">
        <w:rPr>
          <w:rFonts w:ascii="Menlo" w:hAnsi="Menlo" w:cs="Menlo"/>
          <w:color w:val="D4D4D4"/>
          <w:sz w:val="18"/>
          <w:szCs w:val="18"/>
          <w:lang w:val="fr-GB"/>
        </w:rPr>
        <w:t>.</w:t>
      </w:r>
      <w:r w:rsidRPr="00E71B63">
        <w:rPr>
          <w:rFonts w:ascii="Menlo" w:hAnsi="Menlo" w:cs="Menlo"/>
          <w:color w:val="9CDCFE"/>
          <w:sz w:val="18"/>
          <w:szCs w:val="18"/>
          <w:lang w:val="fr-GB"/>
        </w:rPr>
        <w:t>__name__</w:t>
      </w:r>
    </w:p>
    <w:p w14:paraId="15585C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className</w:t>
      </w:r>
    </w:p>
    <w:p w14:paraId="79E5A32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9B0671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visitDef</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FunctionDef</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or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AsyncFunctionDef</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or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ClassDef</w:t>
      </w:r>
      <w:r w:rsidRPr="00E71B63">
        <w:rPr>
          <w:rFonts w:ascii="Menlo" w:hAnsi="Menlo" w:cs="Menlo"/>
          <w:color w:val="D4D4D4"/>
          <w:sz w:val="18"/>
          <w:szCs w:val="18"/>
          <w:lang w:val="fr-GB"/>
        </w:rPr>
        <w:t>):</w:t>
      </w:r>
    </w:p>
    <w:p w14:paraId="7F6F63B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6F519AF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Function and Class definition objects</w:t>
      </w:r>
    </w:p>
    <w:p w14:paraId="28B362E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4E5278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662A656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name of the function or class definition</w:t>
      </w:r>
    </w:p>
    <w:p w14:paraId="0381B1F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lastRenderedPageBreak/>
        <w:t xml:space="preserve">        """</w:t>
      </w:r>
    </w:p>
    <w:p w14:paraId="2195CA8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name</w:t>
      </w:r>
      <w:r w:rsidRPr="00E71B63">
        <w:rPr>
          <w:rFonts w:ascii="Menlo" w:hAnsi="Menlo" w:cs="Menlo"/>
          <w:color w:val="D4D4D4"/>
          <w:sz w:val="18"/>
          <w:szCs w:val="18"/>
          <w:lang w:val="fr-GB"/>
        </w:rPr>
        <w:t>)</w:t>
      </w:r>
    </w:p>
    <w:p w14:paraId="0A88009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E8BE0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visitReturn</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Return</w:t>
      </w:r>
      <w:r w:rsidRPr="00E71B63">
        <w:rPr>
          <w:rFonts w:ascii="Menlo" w:hAnsi="Menlo" w:cs="Menlo"/>
          <w:color w:val="D4D4D4"/>
          <w:sz w:val="18"/>
          <w:szCs w:val="18"/>
          <w:lang w:val="fr-GB"/>
        </w:rPr>
        <w:t>):</w:t>
      </w:r>
    </w:p>
    <w:p w14:paraId="7720015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21E0F2B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Return objects</w:t>
      </w:r>
    </w:p>
    <w:p w14:paraId="4DCB939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5E91A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2A97B3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returnValue - The string representation of the value to be returned</w:t>
      </w:r>
    </w:p>
    <w:p w14:paraId="18E0D50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0458C7B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"return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value</w:t>
      </w:r>
      <w:r w:rsidRPr="00E71B63">
        <w:rPr>
          <w:rFonts w:ascii="Menlo" w:hAnsi="Menlo" w:cs="Menlo"/>
          <w:color w:val="D4D4D4"/>
          <w:sz w:val="18"/>
          <w:szCs w:val="18"/>
          <w:lang w:val="fr-GB"/>
        </w:rPr>
        <w:t>)</w:t>
      </w:r>
    </w:p>
    <w:p w14:paraId="5CF228A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p>
    <w:p w14:paraId="510E1D2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580570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visitDelete</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Delete</w:t>
      </w:r>
      <w:r w:rsidRPr="00E71B63">
        <w:rPr>
          <w:rFonts w:ascii="Menlo" w:hAnsi="Menlo" w:cs="Menlo"/>
          <w:color w:val="D4D4D4"/>
          <w:sz w:val="18"/>
          <w:szCs w:val="18"/>
          <w:lang w:val="fr-GB"/>
        </w:rPr>
        <w:t>):</w:t>
      </w:r>
    </w:p>
    <w:p w14:paraId="479676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725DAA2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Delete obje</w:t>
      </w:r>
    </w:p>
    <w:p w14:paraId="0E5599A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04F3418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returnValue - The string representation of the value to be deleted</w:t>
      </w:r>
    </w:p>
    <w:p w14:paraId="0326A16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7C0BBF5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"delete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targets</w:t>
      </w:r>
      <w:r w:rsidRPr="00E71B63">
        <w:rPr>
          <w:rFonts w:ascii="Menlo" w:hAnsi="Menlo" w:cs="Menlo"/>
          <w:color w:val="D4D4D4"/>
          <w:sz w:val="18"/>
          <w:szCs w:val="18"/>
          <w:lang w:val="fr-GB"/>
        </w:rPr>
        <w:t>)</w:t>
      </w:r>
    </w:p>
    <w:p w14:paraId="69B775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p>
    <w:p w14:paraId="3E2DF4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40365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visitAssign</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Assign</w:t>
      </w:r>
      <w:r w:rsidRPr="00E71B63">
        <w:rPr>
          <w:rFonts w:ascii="Menlo" w:hAnsi="Menlo" w:cs="Menlo"/>
          <w:color w:val="D4D4D4"/>
          <w:sz w:val="18"/>
          <w:szCs w:val="18"/>
          <w:lang w:val="fr-GB"/>
        </w:rPr>
        <w:t>):</w:t>
      </w:r>
    </w:p>
    <w:p w14:paraId="11488D7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2767339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Assign objects</w:t>
      </w:r>
    </w:p>
    <w:p w14:paraId="3D3223C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7929A6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5E3A1B7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returnValue - The string representation of the value to be assigned and its targets</w:t>
      </w:r>
    </w:p>
    <w:p w14:paraId="763D5B7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2AEB6C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"assign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value</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 to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targets</w:t>
      </w:r>
      <w:r w:rsidRPr="00E71B63">
        <w:rPr>
          <w:rFonts w:ascii="Menlo" w:hAnsi="Menlo" w:cs="Menlo"/>
          <w:color w:val="D4D4D4"/>
          <w:sz w:val="18"/>
          <w:szCs w:val="18"/>
          <w:lang w:val="fr-GB"/>
        </w:rPr>
        <w:t>)</w:t>
      </w:r>
    </w:p>
    <w:p w14:paraId="249D1D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p>
    <w:p w14:paraId="3A9468F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A8CE2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visitAugAssign</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AugAssign</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or</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AnnAssign</w:t>
      </w:r>
      <w:r w:rsidRPr="00E71B63">
        <w:rPr>
          <w:rFonts w:ascii="Menlo" w:hAnsi="Menlo" w:cs="Menlo"/>
          <w:color w:val="D4D4D4"/>
          <w:sz w:val="18"/>
          <w:szCs w:val="18"/>
          <w:lang w:val="fr-GB"/>
        </w:rPr>
        <w:t>):</w:t>
      </w:r>
    </w:p>
    <w:p w14:paraId="39E0806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74AAD7C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Augmented and Annotated Assign objects</w:t>
      </w:r>
    </w:p>
    <w:p w14:paraId="5925618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A1C8A7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03F981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returnValue - The string representation of the value to be assigned and its targets</w:t>
      </w:r>
    </w:p>
    <w:p w14:paraId="15DF612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359F72F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"assign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value</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 to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target</w:t>
      </w:r>
      <w:r w:rsidRPr="00E71B63">
        <w:rPr>
          <w:rFonts w:ascii="Menlo" w:hAnsi="Menlo" w:cs="Menlo"/>
          <w:color w:val="D4D4D4"/>
          <w:sz w:val="18"/>
          <w:szCs w:val="18"/>
          <w:lang w:val="fr-GB"/>
        </w:rPr>
        <w:t>)</w:t>
      </w:r>
    </w:p>
    <w:p w14:paraId="4109EDA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p>
    <w:p w14:paraId="34EF18E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39B2BB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visitAttribute</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Attribute</w:t>
      </w:r>
      <w:r w:rsidRPr="00E71B63">
        <w:rPr>
          <w:rFonts w:ascii="Menlo" w:hAnsi="Menlo" w:cs="Menlo"/>
          <w:color w:val="D4D4D4"/>
          <w:sz w:val="18"/>
          <w:szCs w:val="18"/>
          <w:lang w:val="fr-GB"/>
        </w:rPr>
        <w:t>):</w:t>
      </w:r>
    </w:p>
    <w:p w14:paraId="02E8BE2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35D2F01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Attribute objects</w:t>
      </w:r>
    </w:p>
    <w:p w14:paraId="7851CF7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590032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30D5FEF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returnValue - The string representation of the attribute name and its value</w:t>
      </w:r>
    </w:p>
    <w:p w14:paraId="1CA2C65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2BA08A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returnValue</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attr</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 =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value</w:t>
      </w:r>
      <w:r w:rsidRPr="00E71B63">
        <w:rPr>
          <w:rFonts w:ascii="Menlo" w:hAnsi="Menlo" w:cs="Menlo"/>
          <w:color w:val="D4D4D4"/>
          <w:sz w:val="18"/>
          <w:szCs w:val="18"/>
          <w:lang w:val="fr-GB"/>
        </w:rPr>
        <w:t>)</w:t>
      </w:r>
    </w:p>
    <w:p w14:paraId="48F1B48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returnValue</w:t>
      </w:r>
    </w:p>
    <w:p w14:paraId="7BA7413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A7D87D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visitName</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Name</w:t>
      </w:r>
      <w:r w:rsidRPr="00E71B63">
        <w:rPr>
          <w:rFonts w:ascii="Menlo" w:hAnsi="Menlo" w:cs="Menlo"/>
          <w:color w:val="D4D4D4"/>
          <w:sz w:val="18"/>
          <w:szCs w:val="18"/>
          <w:lang w:val="fr-GB"/>
        </w:rPr>
        <w:t>):</w:t>
      </w:r>
    </w:p>
    <w:p w14:paraId="1CD1FBA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3EAF41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Name objects</w:t>
      </w:r>
    </w:p>
    <w:p w14:paraId="646643E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248F6F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04369AE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name of the object</w:t>
      </w:r>
    </w:p>
    <w:p w14:paraId="3DE236F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2A6446E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6401C2B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297F7C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visitConstant</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Constant</w:t>
      </w:r>
      <w:r w:rsidRPr="00E71B63">
        <w:rPr>
          <w:rFonts w:ascii="Menlo" w:hAnsi="Menlo" w:cs="Menlo"/>
          <w:color w:val="D4D4D4"/>
          <w:sz w:val="18"/>
          <w:szCs w:val="18"/>
          <w:lang w:val="fr-GB"/>
        </w:rPr>
        <w:t>):</w:t>
      </w:r>
    </w:p>
    <w:p w14:paraId="0B08FBC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72AF2E5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special visitor class for Constant objects</w:t>
      </w:r>
    </w:p>
    <w:p w14:paraId="4591E34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8C7DC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Returns</w:t>
      </w:r>
    </w:p>
    <w:p w14:paraId="766A9F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value of the constant</w:t>
      </w:r>
    </w:p>
    <w:p w14:paraId="737CE28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190C1D4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return</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"value = "</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r w:rsidRPr="00E71B63">
        <w:rPr>
          <w:rFonts w:ascii="Menlo" w:hAnsi="Menlo" w:cs="Menlo"/>
          <w:color w:val="9CDCFE"/>
          <w:sz w:val="18"/>
          <w:szCs w:val="18"/>
          <w:lang w:val="fr-GB"/>
        </w:rPr>
        <w:t>value</w:t>
      </w:r>
      <w:r w:rsidRPr="00E71B63">
        <w:rPr>
          <w:rFonts w:ascii="Menlo" w:hAnsi="Menlo" w:cs="Menlo"/>
          <w:color w:val="D4D4D4"/>
          <w:sz w:val="18"/>
          <w:szCs w:val="18"/>
          <w:lang w:val="fr-GB"/>
        </w:rPr>
        <w:t>)</w:t>
      </w:r>
    </w:p>
    <w:p w14:paraId="00CD0A56"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br/>
      </w:r>
      <w:r w:rsidRPr="00E71B63">
        <w:rPr>
          <w:rFonts w:ascii="Menlo" w:hAnsi="Menlo" w:cs="Menlo"/>
          <w:color w:val="D4D4D4"/>
          <w:sz w:val="18"/>
          <w:szCs w:val="18"/>
          <w:lang w:val="fr-GB"/>
        </w:rPr>
        <w:br/>
      </w:r>
    </w:p>
    <w:p w14:paraId="5512464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class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Visitor</w:t>
      </w:r>
      <w:r w:rsidRPr="00E71B63">
        <w:rPr>
          <w:rFonts w:ascii="Menlo" w:hAnsi="Menlo" w:cs="Menlo"/>
          <w:color w:val="D4D4D4"/>
          <w:sz w:val="18"/>
          <w:szCs w:val="18"/>
          <w:lang w:val="fr-GB"/>
        </w:rPr>
        <w:t>(</w:t>
      </w:r>
      <w:r w:rsidRPr="00E71B63">
        <w:rPr>
          <w:rFonts w:ascii="Menlo" w:hAnsi="Menlo" w:cs="Menlo"/>
          <w:color w:val="4EC9B0"/>
          <w:sz w:val="18"/>
          <w:szCs w:val="18"/>
          <w:lang w:val="fr-GB"/>
        </w:rPr>
        <w:t>AbstractVisitor</w:t>
      </w:r>
      <w:r w:rsidRPr="00E71B63">
        <w:rPr>
          <w:rFonts w:ascii="Menlo" w:hAnsi="Menlo" w:cs="Menlo"/>
          <w:color w:val="D4D4D4"/>
          <w:sz w:val="18"/>
          <w:szCs w:val="18"/>
          <w:lang w:val="fr-GB"/>
        </w:rPr>
        <w:t>):</w:t>
      </w:r>
    </w:p>
    <w:p w14:paraId="391F05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__init__</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p>
    <w:p w14:paraId="7613D7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722C98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Visitor object visits all the nodes in an AST without hashing them</w:t>
      </w:r>
    </w:p>
    <w:p w14:paraId="33D4342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6EE0944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super</w:t>
      </w:r>
      <w:r w:rsidRPr="00E71B63">
        <w:rPr>
          <w:rFonts w:ascii="Menlo" w:hAnsi="Menlo" w:cs="Menlo"/>
          <w:color w:val="D4D4D4"/>
          <w:sz w:val="18"/>
          <w:szCs w:val="18"/>
          <w:lang w:val="fr-GB"/>
        </w:rPr>
        <w:t>().</w:t>
      </w:r>
      <w:r w:rsidRPr="00E71B63">
        <w:rPr>
          <w:rFonts w:ascii="Menlo" w:hAnsi="Menlo" w:cs="Menlo"/>
          <w:color w:val="DCDCAA"/>
          <w:sz w:val="18"/>
          <w:szCs w:val="18"/>
          <w:lang w:val="fr-GB"/>
        </w:rPr>
        <w:t>__init__</w:t>
      </w:r>
      <w:r w:rsidRPr="00E71B63">
        <w:rPr>
          <w:rFonts w:ascii="Menlo" w:hAnsi="Menlo" w:cs="Menlo"/>
          <w:color w:val="D4D4D4"/>
          <w:sz w:val="18"/>
          <w:szCs w:val="18"/>
          <w:lang w:val="fr-GB"/>
        </w:rPr>
        <w:t>()</w:t>
      </w:r>
    </w:p>
    <w:p w14:paraId="38A4594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401E6B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generic_visit</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27FCBFD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265962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Recursively visit each node in the AST and add it to the node list</w:t>
      </w:r>
    </w:p>
    <w:p w14:paraId="4E2EDF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7731E9D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not</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p>
    <w:p w14:paraId="50E4F7E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7B07639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58539D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p>
    <w:p w14:paraId="430852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DCDCAA"/>
          <w:sz w:val="18"/>
          <w:szCs w:val="18"/>
          <w:lang w:val="fr-GB"/>
        </w:rPr>
        <w:t>iter_child_nodes</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#loop through all the children of the current node</w:t>
      </w:r>
    </w:p>
    <w:p w14:paraId="3140CD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DCDCAA"/>
          <w:sz w:val="18"/>
          <w:szCs w:val="18"/>
          <w:lang w:val="fr-GB"/>
        </w:rPr>
        <w:t>iter_child_nodes</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1E12257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edges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393372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not</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p>
    <w:p w14:paraId="05A9B0A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59EA24F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generic_visit</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069A24E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2876D3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p>
    <w:p w14:paraId="0075BE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DCDCAA"/>
          <w:sz w:val="18"/>
          <w:szCs w:val="18"/>
          <w:lang w:val="fr-GB"/>
        </w:rPr>
        <w:t>iter_child_nodes</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4007233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edges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6CDE388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not</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#prevent duplicate nodes in the node list</w:t>
      </w:r>
    </w:p>
    <w:p w14:paraId="242AEE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1E1A056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generic_visit</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#recursively visit all the nodes</w:t>
      </w:r>
    </w:p>
    <w:p w14:paraId="674D0818"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113C60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class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HashVisitor</w:t>
      </w:r>
      <w:r w:rsidRPr="00E71B63">
        <w:rPr>
          <w:rFonts w:ascii="Menlo" w:hAnsi="Menlo" w:cs="Menlo"/>
          <w:color w:val="D4D4D4"/>
          <w:sz w:val="18"/>
          <w:szCs w:val="18"/>
          <w:lang w:val="fr-GB"/>
        </w:rPr>
        <w:t>(</w:t>
      </w:r>
      <w:r w:rsidRPr="00E71B63">
        <w:rPr>
          <w:rFonts w:ascii="Menlo" w:hAnsi="Menlo" w:cs="Menlo"/>
          <w:color w:val="4EC9B0"/>
          <w:sz w:val="18"/>
          <w:szCs w:val="18"/>
          <w:lang w:val="fr-GB"/>
        </w:rPr>
        <w:t>AbstractVisitor</w:t>
      </w:r>
      <w:r w:rsidRPr="00E71B63">
        <w:rPr>
          <w:rFonts w:ascii="Menlo" w:hAnsi="Menlo" w:cs="Menlo"/>
          <w:color w:val="D4D4D4"/>
          <w:sz w:val="18"/>
          <w:szCs w:val="18"/>
          <w:lang w:val="fr-GB"/>
        </w:rPr>
        <w:t>):</w:t>
      </w:r>
    </w:p>
    <w:p w14:paraId="545C66C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__init__</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p>
    <w:p w14:paraId="77DEF8F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4002096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The HashVisitor object visits all the nodes in an AST and performs hashing on them</w:t>
      </w:r>
    </w:p>
    <w:p w14:paraId="2930717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427CC38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super</w:t>
      </w:r>
      <w:r w:rsidRPr="00E71B63">
        <w:rPr>
          <w:rFonts w:ascii="Menlo" w:hAnsi="Menlo" w:cs="Menlo"/>
          <w:color w:val="D4D4D4"/>
          <w:sz w:val="18"/>
          <w:szCs w:val="18"/>
          <w:lang w:val="fr-GB"/>
        </w:rPr>
        <w:t>().</w:t>
      </w:r>
      <w:r w:rsidRPr="00E71B63">
        <w:rPr>
          <w:rFonts w:ascii="Menlo" w:hAnsi="Menlo" w:cs="Menlo"/>
          <w:color w:val="DCDCAA"/>
          <w:sz w:val="18"/>
          <w:szCs w:val="18"/>
          <w:lang w:val="fr-GB"/>
        </w:rPr>
        <w:t>__init__</w:t>
      </w:r>
      <w:r w:rsidRPr="00E71B63">
        <w:rPr>
          <w:rFonts w:ascii="Menlo" w:hAnsi="Menlo" w:cs="Menlo"/>
          <w:color w:val="D4D4D4"/>
          <w:sz w:val="18"/>
          <w:szCs w:val="18"/>
          <w:lang w:val="fr-GB"/>
        </w:rPr>
        <w:t>()</w:t>
      </w:r>
    </w:p>
    <w:p w14:paraId="47661D2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37A79A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generic_visit</w:t>
      </w:r>
      <w:r w:rsidRPr="00E71B63">
        <w:rPr>
          <w:rFonts w:ascii="Menlo" w:hAnsi="Menlo" w:cs="Menlo"/>
          <w:color w:val="D4D4D4"/>
          <w:sz w:val="18"/>
          <w:szCs w:val="18"/>
          <w:lang w:val="fr-GB"/>
        </w:rPr>
        <w:t>(</w:t>
      </w:r>
      <w:r w:rsidRPr="00E71B63">
        <w:rPr>
          <w:rFonts w:ascii="Menlo" w:hAnsi="Menlo" w:cs="Menlo"/>
          <w:color w:val="9CDCFE"/>
          <w:sz w:val="18"/>
          <w:szCs w:val="18"/>
          <w:lang w:val="fr-GB"/>
        </w:rPr>
        <w:t>self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7C9AC75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58DF8C6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Recursively visit each node in the AST,</w:t>
      </w:r>
    </w:p>
    <w:p w14:paraId="131B612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visit that node specially,</w:t>
      </w:r>
    </w:p>
    <w:p w14:paraId="1C6B056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perform the hashing algorithm on it</w:t>
      </w:r>
    </w:p>
    <w:p w14:paraId="50BB6AB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add it to the node list</w:t>
      </w:r>
    </w:p>
    <w:p w14:paraId="40FA5CC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and add all its children in pairs to the list of edges</w:t>
      </w:r>
    </w:p>
    <w:p w14:paraId="5FC5234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28E6C8A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nodeEmbedding</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visitSpecial</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38ACD6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nodeEmbedding</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nodeEmbedding</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0.005</w:t>
      </w:r>
    </w:p>
    <w:p w14:paraId="59BC6D9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not</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p>
    <w:p w14:paraId="2CC65E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51272A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hashedNodes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nodeEmbedding</w:t>
      </w:r>
      <w:r w:rsidRPr="00E71B63">
        <w:rPr>
          <w:rFonts w:ascii="Menlo" w:hAnsi="Menlo" w:cs="Menlo"/>
          <w:color w:val="D4D4D4"/>
          <w:sz w:val="18"/>
          <w:szCs w:val="18"/>
          <w:lang w:val="fr-GB"/>
        </w:rPr>
        <w:t>)</w:t>
      </w:r>
    </w:p>
    <w:p w14:paraId="668C0AC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5872D7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p>
    <w:p w14:paraId="4DE91E8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DCDCAA"/>
          <w:sz w:val="18"/>
          <w:szCs w:val="18"/>
          <w:lang w:val="fr-GB"/>
        </w:rPr>
        <w:t>iter_child_nodes</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03440BA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visitSpecial</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647F3EB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0.005</w:t>
      </w:r>
    </w:p>
    <w:p w14:paraId="0095A57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edges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nodeEmbedding</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w:t>
      </w:r>
    </w:p>
    <w:p w14:paraId="07F8719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not</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p>
    <w:p w14:paraId="612A4E4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2F0AB7E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hashedNodes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w:t>
      </w:r>
    </w:p>
    <w:p w14:paraId="493DE57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generic_visit</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669A050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DC02A8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elif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isinstance</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p>
    <w:p w14:paraId="102D158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4EC9B0"/>
          <w:sz w:val="18"/>
          <w:szCs w:val="18"/>
          <w:lang w:val="fr-GB"/>
        </w:rPr>
        <w:t>ast</w:t>
      </w:r>
      <w:r w:rsidRPr="00E71B63">
        <w:rPr>
          <w:rFonts w:ascii="Menlo" w:hAnsi="Menlo" w:cs="Menlo"/>
          <w:color w:val="D4D4D4"/>
          <w:sz w:val="18"/>
          <w:szCs w:val="18"/>
          <w:lang w:val="fr-GB"/>
        </w:rPr>
        <w:t>.</w:t>
      </w:r>
      <w:r w:rsidRPr="00E71B63">
        <w:rPr>
          <w:rFonts w:ascii="Menlo" w:hAnsi="Menlo" w:cs="Menlo"/>
          <w:color w:val="DCDCAA"/>
          <w:sz w:val="18"/>
          <w:szCs w:val="18"/>
          <w:lang w:val="fr-GB"/>
        </w:rPr>
        <w:t>iter_child_nodes</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w:t>
      </w:r>
    </w:p>
    <w:p w14:paraId="2C9EA4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visitSpecial</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5D23E82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r w:rsidRPr="00E71B63">
        <w:rPr>
          <w:rFonts w:ascii="Menlo" w:hAnsi="Menlo" w:cs="Menlo"/>
          <w:color w:val="DCDCAA"/>
          <w:sz w:val="18"/>
          <w:szCs w:val="18"/>
          <w:lang w:val="fr-GB"/>
        </w:rPr>
        <w:t>hash</w:t>
      </w:r>
      <w:r w:rsidRPr="00E71B63">
        <w:rPr>
          <w:rFonts w:ascii="Menlo" w:hAnsi="Menlo" w:cs="Menlo"/>
          <w:color w:val="D4D4D4"/>
          <w:sz w:val="18"/>
          <w:szCs w:val="18"/>
          <w:lang w:val="fr-GB"/>
        </w:rPr>
        <w:t>(</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0.005</w:t>
      </w:r>
    </w:p>
    <w:p w14:paraId="458E81D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edges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node</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nodeEmbedding</w:t>
      </w:r>
      <w:r w:rsidRPr="00E71B63">
        <w:rPr>
          <w:rFonts w:ascii="Menlo" w:hAnsi="Menlo" w:cs="Menlo"/>
          <w:color w:val="D4D4D4"/>
          <w:sz w:val="18"/>
          <w:szCs w:val="18"/>
          <w:lang w:val="fr-GB"/>
        </w:rPr>
        <w:t>),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w:t>
      </w:r>
    </w:p>
    <w:p w14:paraId="071865E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if</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child</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not</w:t>
      </w:r>
      <w:r w:rsidRPr="00E71B63">
        <w:rPr>
          <w:rFonts w:ascii="Menlo" w:hAnsi="Menlo" w:cs="Menlo"/>
          <w:color w:val="D4D4D4"/>
          <w:sz w:val="18"/>
          <w:szCs w:val="18"/>
          <w:lang w:val="fr-GB"/>
        </w:rPr>
        <w:t xml:space="preserve"> </w:t>
      </w:r>
      <w:r w:rsidRPr="00E71B63">
        <w:rPr>
          <w:rFonts w:ascii="Menlo" w:hAnsi="Menlo" w:cs="Menlo"/>
          <w:color w:val="569CD6"/>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p>
    <w:p w14:paraId="4E0B3E3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205EAD4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9CDCFE"/>
          <w:sz w:val="18"/>
          <w:szCs w:val="18"/>
          <w:lang w:val="fr-GB"/>
        </w:rPr>
        <w:t>hashedNodes</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childEmbedding</w:t>
      </w:r>
      <w:r w:rsidRPr="00E71B63">
        <w:rPr>
          <w:rFonts w:ascii="Menlo" w:hAnsi="Menlo" w:cs="Menlo"/>
          <w:color w:val="D4D4D4"/>
          <w:sz w:val="18"/>
          <w:szCs w:val="18"/>
          <w:lang w:val="fr-GB"/>
        </w:rPr>
        <w:t>)</w:t>
      </w:r>
    </w:p>
    <w:p w14:paraId="6B29785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self</w:t>
      </w:r>
      <w:r w:rsidRPr="00E71B63">
        <w:rPr>
          <w:rFonts w:ascii="Menlo" w:hAnsi="Menlo" w:cs="Menlo"/>
          <w:color w:val="D4D4D4"/>
          <w:sz w:val="18"/>
          <w:szCs w:val="18"/>
          <w:lang w:val="fr-GB"/>
        </w:rPr>
        <w:t>.</w:t>
      </w:r>
      <w:r w:rsidRPr="00E71B63">
        <w:rPr>
          <w:rFonts w:ascii="Menlo" w:hAnsi="Menlo" w:cs="Menlo"/>
          <w:color w:val="DCDCAA"/>
          <w:sz w:val="18"/>
          <w:szCs w:val="18"/>
          <w:lang w:val="fr-GB"/>
        </w:rPr>
        <w:t>generic_visit</w:t>
      </w:r>
      <w:r w:rsidRPr="00E71B63">
        <w:rPr>
          <w:rFonts w:ascii="Menlo" w:hAnsi="Menlo" w:cs="Menlo"/>
          <w:color w:val="D4D4D4"/>
          <w:sz w:val="18"/>
          <w:szCs w:val="18"/>
          <w:lang w:val="fr-GB"/>
        </w:rPr>
        <w:t>(</w:t>
      </w:r>
      <w:r w:rsidRPr="00E71B63">
        <w:rPr>
          <w:rFonts w:ascii="Menlo" w:hAnsi="Menlo" w:cs="Menlo"/>
          <w:color w:val="9CDCFE"/>
          <w:sz w:val="18"/>
          <w:szCs w:val="18"/>
          <w:lang w:val="fr-GB"/>
        </w:rPr>
        <w:t>child</w:t>
      </w:r>
      <w:r w:rsidRPr="00E71B63">
        <w:rPr>
          <w:rFonts w:ascii="Menlo" w:hAnsi="Menlo" w:cs="Menlo"/>
          <w:color w:val="D4D4D4"/>
          <w:sz w:val="18"/>
          <w:szCs w:val="18"/>
          <w:lang w:val="fr-GB"/>
        </w:rPr>
        <w:t>)</w:t>
      </w:r>
    </w:p>
    <w:p w14:paraId="30F9B63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6D0EA8B" w14:textId="77777777" w:rsidR="00885D6C" w:rsidRDefault="00885D6C" w:rsidP="00885D6C">
      <w:pPr>
        <w:rPr>
          <w:lang w:eastAsia="en-US"/>
        </w:rPr>
      </w:pPr>
    </w:p>
    <w:p w14:paraId="47C2D307" w14:textId="77777777" w:rsidR="00885D6C" w:rsidRDefault="00885D6C" w:rsidP="00885D6C">
      <w:pPr>
        <w:rPr>
          <w:lang w:eastAsia="en-US"/>
        </w:rPr>
      </w:pPr>
    </w:p>
    <w:p w14:paraId="18268930" w14:textId="77777777" w:rsidR="00885D6C" w:rsidRPr="00E71B63" w:rsidRDefault="00885D6C" w:rsidP="00885D6C">
      <w:pPr>
        <w:rPr>
          <w:lang w:eastAsia="en-US"/>
        </w:rPr>
      </w:pPr>
    </w:p>
    <w:p w14:paraId="3B9FA6B8" w14:textId="77777777" w:rsidR="00885D6C" w:rsidRDefault="00885D6C" w:rsidP="00885D6C">
      <w:pPr>
        <w:pStyle w:val="Titre3"/>
      </w:pPr>
      <w:r>
        <w:lastRenderedPageBreak/>
        <w:t>finalTreeExperiments.py</w:t>
      </w:r>
    </w:p>
    <w:p w14:paraId="76CBC38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numpy</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p>
    <w:p w14:paraId="0218CDF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MLP</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MLP</w:t>
      </w:r>
    </w:p>
    <w:p w14:paraId="0CA3226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RNN</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RNN</w:t>
      </w:r>
    </w:p>
    <w:p w14:paraId="696A90F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NaiveBayes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NBClassifier</w:t>
      </w:r>
    </w:p>
    <w:p w14:paraId="38477D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DenseModel</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p>
    <w:p w14:paraId="2997404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SKLearnClassifiers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SVMClassify</w:t>
      </w:r>
    </w:p>
    <w:p w14:paraId="2A8920C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ParsingAndEmbeddingLayers</w:t>
      </w:r>
      <w:r w:rsidRPr="00E71B63">
        <w:rPr>
          <w:rFonts w:ascii="Menlo" w:hAnsi="Menlo" w:cs="Menlo"/>
          <w:color w:val="D4D4D4"/>
          <w:sz w:val="18"/>
          <w:szCs w:val="18"/>
          <w:lang w:val="fr-GB"/>
        </w:rPr>
        <w:t>.</w:t>
      </w:r>
      <w:r w:rsidRPr="00E71B63">
        <w:rPr>
          <w:rFonts w:ascii="Menlo" w:hAnsi="Menlo" w:cs="Menlo"/>
          <w:color w:val="4EC9B0"/>
          <w:sz w:val="18"/>
          <w:szCs w:val="18"/>
          <w:lang w:val="fr-GB"/>
        </w:rPr>
        <w:t>Trees</w:t>
      </w:r>
      <w:r w:rsidRPr="00E71B63">
        <w:rPr>
          <w:rFonts w:ascii="Menlo" w:hAnsi="Menlo" w:cs="Menlo"/>
          <w:color w:val="D4D4D4"/>
          <w:sz w:val="18"/>
          <w:szCs w:val="18"/>
          <w:lang w:val="fr-GB"/>
        </w:rPr>
        <w:t>.</w:t>
      </w:r>
      <w:r w:rsidRPr="00E71B63">
        <w:rPr>
          <w:rFonts w:ascii="Menlo" w:hAnsi="Menlo" w:cs="Menlo"/>
          <w:color w:val="4EC9B0"/>
          <w:sz w:val="18"/>
          <w:szCs w:val="18"/>
          <w:lang w:val="fr-GB"/>
        </w:rPr>
        <w:t>TreeSegmentationLayer</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TreeSegmentationLayer</w:t>
      </w:r>
    </w:p>
    <w:p w14:paraId="69BC703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ParsingAndEmbeddingLayers.Trees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TreeDataProcessor</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tdp</w:t>
      </w:r>
    </w:p>
    <w:p w14:paraId="7D294DE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ParsingAndEmbeddingLayers.Trees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TreeSegmentation</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seg</w:t>
      </w:r>
    </w:p>
    <w:p w14:paraId="349EC760"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4A537EB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hashed = True</w:t>
      </w:r>
    </w:p>
    <w:p w14:paraId="003158A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hashed</w:t>
      </w:r>
      <w:r w:rsidRPr="00E71B63">
        <w:rPr>
          <w:rFonts w:ascii="Menlo" w:hAnsi="Menlo" w:cs="Menlo"/>
          <w:color w:val="D4D4D4"/>
          <w:sz w:val="18"/>
          <w:szCs w:val="18"/>
          <w:lang w:val="fr-GB"/>
        </w:rPr>
        <w:t xml:space="preserve"> = </w:t>
      </w:r>
      <w:r w:rsidRPr="00E71B63">
        <w:rPr>
          <w:rFonts w:ascii="Menlo" w:hAnsi="Menlo" w:cs="Menlo"/>
          <w:color w:val="569CD6"/>
          <w:sz w:val="18"/>
          <w:szCs w:val="18"/>
          <w:lang w:val="fr-GB"/>
        </w:rPr>
        <w:t>False</w:t>
      </w:r>
    </w:p>
    <w:p w14:paraId="002393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seg</w:t>
      </w:r>
      <w:r w:rsidRPr="00E71B63">
        <w:rPr>
          <w:rFonts w:ascii="Menlo" w:hAnsi="Menlo" w:cs="Menlo"/>
          <w:color w:val="D4D4D4"/>
          <w:sz w:val="18"/>
          <w:szCs w:val="18"/>
          <w:lang w:val="fr-GB"/>
        </w:rPr>
        <w:t>.</w:t>
      </w:r>
      <w:r w:rsidRPr="00E71B63">
        <w:rPr>
          <w:rFonts w:ascii="Menlo" w:hAnsi="Menlo" w:cs="Menlo"/>
          <w:color w:val="DCDCAA"/>
          <w:sz w:val="18"/>
          <w:szCs w:val="18"/>
          <w:lang w:val="fr-GB"/>
        </w:rPr>
        <w:t>getUnsortedSegmentTrainData</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p>
    <w:p w14:paraId="6FE541D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x_test_usum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seg</w:t>
      </w:r>
      <w:r w:rsidRPr="00E71B63">
        <w:rPr>
          <w:rFonts w:ascii="Menlo" w:hAnsi="Menlo" w:cs="Menlo"/>
          <w:color w:val="D4D4D4"/>
          <w:sz w:val="18"/>
          <w:szCs w:val="18"/>
          <w:lang w:val="fr-GB"/>
        </w:rPr>
        <w:t>.</w:t>
      </w:r>
      <w:r w:rsidRPr="00E71B63">
        <w:rPr>
          <w:rFonts w:ascii="Menlo" w:hAnsi="Menlo" w:cs="Menlo"/>
          <w:color w:val="DCDCAA"/>
          <w:sz w:val="18"/>
          <w:szCs w:val="18"/>
          <w:lang w:val="fr-GB"/>
        </w:rPr>
        <w:t>getUnsortedSegmentTestData</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p>
    <w:p w14:paraId="491BD6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BF50F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"lstm"</w:t>
      </w:r>
    </w:p>
    <w:p w14:paraId="135181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"gru"</w:t>
      </w:r>
    </w:p>
    <w:p w14:paraId="38F282B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simpleRNN</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"rnn"</w:t>
      </w:r>
    </w:p>
    <w:p w14:paraId="4A8D9EF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618469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HASHED ="</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"DATA"</w:t>
      </w:r>
      <w:r w:rsidRPr="00E71B63">
        <w:rPr>
          <w:rFonts w:ascii="Menlo" w:hAnsi="Menlo" w:cs="Menlo"/>
          <w:color w:val="D4D4D4"/>
          <w:sz w:val="18"/>
          <w:szCs w:val="18"/>
          <w:lang w:val="fr-GB"/>
        </w:rPr>
        <w:t>)</w:t>
      </w:r>
    </w:p>
    <w:p w14:paraId="5C58048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segmentCount</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40</w:t>
      </w:r>
    </w:p>
    <w:p w14:paraId="37B2F02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segmentationLayer</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TreeSegmentationLayer</w:t>
      </w:r>
      <w:r w:rsidRPr="00E71B63">
        <w:rPr>
          <w:rFonts w:ascii="Menlo" w:hAnsi="Menlo" w:cs="Menlo"/>
          <w:color w:val="D4D4D4"/>
          <w:sz w:val="18"/>
          <w:szCs w:val="18"/>
          <w:lang w:val="fr-GB"/>
        </w:rPr>
        <w:t>()</w:t>
      </w:r>
    </w:p>
    <w:p w14:paraId="66B3258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segmentCount</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w:t>
      </w:r>
      <w:r w:rsidRPr="00E71B63">
        <w:rPr>
          <w:rFonts w:ascii="Menlo" w:hAnsi="Menlo" w:cs="Menlo"/>
          <w:color w:val="D4D4D4"/>
          <w:sz w:val="18"/>
          <w:szCs w:val="18"/>
          <w:lang w:val="fr-GB"/>
        </w:rPr>
        <w:t>]</w:t>
      </w:r>
    </w:p>
    <w:p w14:paraId="01B4DDA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epochs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10</w:t>
      </w:r>
    </w:p>
    <w:p w14:paraId="12A82F6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0.001</w:t>
      </w:r>
    </w:p>
    <w:p w14:paraId="593047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C3AE2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runUnsortedMLPModel</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6A08D37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6FA4F26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MLP on the tree data</w:t>
      </w:r>
    </w:p>
    <w:p w14:paraId="25F4AE3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6CC486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activationFunction: str - The activation function to apply</w:t>
      </w:r>
    </w:p>
    <w:p w14:paraId="56034C4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5791E8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"RUNNING RNN MODELS USING UNSORTED SEGMENTATION"</w:t>
      </w:r>
      <w:r w:rsidRPr="00E71B63">
        <w:rPr>
          <w:rFonts w:ascii="Menlo" w:hAnsi="Menlo" w:cs="Menlo"/>
          <w:color w:val="D4D4D4"/>
          <w:sz w:val="18"/>
          <w:szCs w:val="18"/>
          <w:lang w:val="fr-GB"/>
        </w:rPr>
        <w:t>)</w:t>
      </w:r>
    </w:p>
    <w:p w14:paraId="139642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0672C2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B9F672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D4536A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w:t>
      </w:r>
    </w:p>
    <w:p w14:paraId="534DBB3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681523E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0E0FEBE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13D8D3B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03F81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runLSTM</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1F4D752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7994F06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LSTM on the tree data</w:t>
      </w:r>
    </w:p>
    <w:p w14:paraId="61D86CD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6D4A65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activationFunction: str - The activation function to apply</w:t>
      </w:r>
    </w:p>
    <w:p w14:paraId="66FEF5F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5E2F80D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CE9178"/>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5F6F809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70</w:t>
      </w:r>
      <w:r w:rsidRPr="00E71B63">
        <w:rPr>
          <w:rFonts w:ascii="Menlo" w:hAnsi="Menlo" w:cs="Menlo"/>
          <w:color w:val="D4D4D4"/>
          <w:sz w:val="18"/>
          <w:szCs w:val="18"/>
          <w:lang w:val="fr-GB"/>
        </w:rPr>
        <w:t>)</w:t>
      </w:r>
    </w:p>
    <w:p w14:paraId="53A506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CFE3BA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runGRU</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4042FB2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64A951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GRU on the tree data</w:t>
      </w:r>
    </w:p>
    <w:p w14:paraId="4EAC12E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A5EFEB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activationFunction: str - The activation function to apply</w:t>
      </w:r>
    </w:p>
    <w:p w14:paraId="695E8C8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6B4297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CE9178"/>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74AA80E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64</w:t>
      </w:r>
      <w:r w:rsidRPr="00E71B63">
        <w:rPr>
          <w:rFonts w:ascii="Menlo" w:hAnsi="Menlo" w:cs="Menlo"/>
          <w:color w:val="D4D4D4"/>
          <w:sz w:val="18"/>
          <w:szCs w:val="18"/>
          <w:lang w:val="fr-GB"/>
        </w:rPr>
        <w:t>)</w:t>
      </w:r>
    </w:p>
    <w:p w14:paraId="4C20F9C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81C61D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runSRNN</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63E1BD8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6630069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Simple RNN on the tree data</w:t>
      </w:r>
    </w:p>
    <w:p w14:paraId="5B7A551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F1FBCC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activationFunction: str - The activation function to apply</w:t>
      </w:r>
    </w:p>
    <w:p w14:paraId="7F99310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32FB79C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CE9178"/>
          <w:sz w:val="18"/>
          <w:szCs w:val="18"/>
          <w:lang w:val="fr-GB"/>
        </w:rPr>
        <w:t>"rnn"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747C31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simpleRNN</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64</w:t>
      </w:r>
      <w:r w:rsidRPr="00E71B63">
        <w:rPr>
          <w:rFonts w:ascii="Menlo" w:hAnsi="Menlo" w:cs="Menlo"/>
          <w:color w:val="D4D4D4"/>
          <w:sz w:val="18"/>
          <w:szCs w:val="18"/>
          <w:lang w:val="fr-GB"/>
        </w:rPr>
        <w:t>)</w:t>
      </w:r>
    </w:p>
    <w:p w14:paraId="5B92ED2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EA14F7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runUnsortedDenseModel</w:t>
      </w:r>
      <w:r w:rsidRPr="00E71B63">
        <w:rPr>
          <w:rFonts w:ascii="Menlo" w:hAnsi="Menlo" w:cs="Menlo"/>
          <w:color w:val="D4D4D4"/>
          <w:sz w:val="18"/>
          <w:szCs w:val="18"/>
          <w:lang w:val="fr-GB"/>
        </w:rPr>
        <w:t>():</w:t>
      </w:r>
    </w:p>
    <w:p w14:paraId="7D72F8B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3EBDBA2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Densely connnected model on the tree data using all 4 activation functions</w:t>
      </w:r>
    </w:p>
    <w:p w14:paraId="0F9AA93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3B5A1D9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UNSORTED MODEL AND SOFTMAX"</w:t>
      </w:r>
      <w:r w:rsidRPr="00E71B63">
        <w:rPr>
          <w:rFonts w:ascii="Menlo" w:hAnsi="Menlo" w:cs="Menlo"/>
          <w:color w:val="D4D4D4"/>
          <w:sz w:val="18"/>
          <w:szCs w:val="18"/>
          <w:lang w:val="fr-GB"/>
        </w:rPr>
        <w:t>)</w:t>
      </w:r>
    </w:p>
    <w:p w14:paraId="0B2DDA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791DDCB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UNSORTED MODEL AND RELU"</w:t>
      </w:r>
      <w:r w:rsidRPr="00E71B63">
        <w:rPr>
          <w:rFonts w:ascii="Menlo" w:hAnsi="Menlo" w:cs="Menlo"/>
          <w:color w:val="D4D4D4"/>
          <w:sz w:val="18"/>
          <w:szCs w:val="18"/>
          <w:lang w:val="fr-GB"/>
        </w:rPr>
        <w:t>)</w:t>
      </w:r>
    </w:p>
    <w:p w14:paraId="09A989F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481F6E3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UNSORTED MODEL AND TANH"</w:t>
      </w:r>
      <w:r w:rsidRPr="00E71B63">
        <w:rPr>
          <w:rFonts w:ascii="Menlo" w:hAnsi="Menlo" w:cs="Menlo"/>
          <w:color w:val="D4D4D4"/>
          <w:sz w:val="18"/>
          <w:szCs w:val="18"/>
          <w:lang w:val="fr-GB"/>
        </w:rPr>
        <w:t>)</w:t>
      </w:r>
    </w:p>
    <w:p w14:paraId="78D46D3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086E3E5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UNSORTED MODEL AND SIGMOID"</w:t>
      </w:r>
      <w:r w:rsidRPr="00E71B63">
        <w:rPr>
          <w:rFonts w:ascii="Menlo" w:hAnsi="Menlo" w:cs="Menlo"/>
          <w:color w:val="D4D4D4"/>
          <w:sz w:val="18"/>
          <w:szCs w:val="18"/>
          <w:lang w:val="fr-GB"/>
        </w:rPr>
        <w:t>)</w:t>
      </w:r>
    </w:p>
    <w:p w14:paraId="0859FFA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7FB142B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E5873C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runGaussianNBCUnsorted</w:t>
      </w:r>
      <w:r w:rsidRPr="00E71B63">
        <w:rPr>
          <w:rFonts w:ascii="Menlo" w:hAnsi="Menlo" w:cs="Menlo"/>
          <w:color w:val="D4D4D4"/>
          <w:sz w:val="18"/>
          <w:szCs w:val="18"/>
          <w:lang w:val="fr-GB"/>
        </w:rPr>
        <w:t>():</w:t>
      </w:r>
    </w:p>
    <w:p w14:paraId="325DFC9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5AB03D9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Gaussian Naïve Bayes CLassifier on the tree data</w:t>
      </w:r>
    </w:p>
    <w:p w14:paraId="3638AD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37666A7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 convert the training and testing data and their labels into lists from tensors</w:t>
      </w:r>
    </w:p>
    <w:p w14:paraId="6F1011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tdp</w:t>
      </w:r>
      <w:r w:rsidRPr="00E71B63">
        <w:rPr>
          <w:rFonts w:ascii="Menlo" w:hAnsi="Menlo" w:cs="Menlo"/>
          <w:color w:val="D4D4D4"/>
          <w:sz w:val="18"/>
          <w:szCs w:val="18"/>
          <w:lang w:val="fr-GB"/>
        </w:rPr>
        <w:t>.</w:t>
      </w:r>
      <w:r w:rsidRPr="00E71B63">
        <w:rPr>
          <w:rFonts w:ascii="Menlo" w:hAnsi="Menlo" w:cs="Menlo"/>
          <w:color w:val="DCDCAA"/>
          <w:sz w:val="18"/>
          <w:szCs w:val="18"/>
          <w:lang w:val="fr-GB"/>
        </w:rPr>
        <w:t>tensorToList</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w:t>
      </w:r>
    </w:p>
    <w:p w14:paraId="56840D7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tdp</w:t>
      </w:r>
      <w:r w:rsidRPr="00E71B63">
        <w:rPr>
          <w:rFonts w:ascii="Menlo" w:hAnsi="Menlo" w:cs="Menlo"/>
          <w:color w:val="D4D4D4"/>
          <w:sz w:val="18"/>
          <w:szCs w:val="18"/>
          <w:lang w:val="fr-GB"/>
        </w:rPr>
        <w:t>.</w:t>
      </w:r>
      <w:r w:rsidRPr="00E71B63">
        <w:rPr>
          <w:rFonts w:ascii="Menlo" w:hAnsi="Menlo" w:cs="Menlo"/>
          <w:color w:val="DCDCAA"/>
          <w:sz w:val="18"/>
          <w:szCs w:val="18"/>
          <w:lang w:val="fr-GB"/>
        </w:rPr>
        <w:t>tensorToList</w:t>
      </w:r>
      <w:r w:rsidRPr="00E71B63">
        <w:rPr>
          <w:rFonts w:ascii="Menlo" w:hAnsi="Menlo" w:cs="Menlo"/>
          <w:color w:val="D4D4D4"/>
          <w:sz w:val="18"/>
          <w:szCs w:val="18"/>
          <w:lang w:val="fr-GB"/>
        </w:rPr>
        <w:t>(</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w:t>
      </w:r>
    </w:p>
    <w:p w14:paraId="230672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95880D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tdp</w:t>
      </w:r>
      <w:r w:rsidRPr="00E71B63">
        <w:rPr>
          <w:rFonts w:ascii="Menlo" w:hAnsi="Menlo" w:cs="Menlo"/>
          <w:color w:val="D4D4D4"/>
          <w:sz w:val="18"/>
          <w:szCs w:val="18"/>
          <w:lang w:val="fr-GB"/>
        </w:rPr>
        <w:t>.</w:t>
      </w:r>
      <w:r w:rsidRPr="00E71B63">
        <w:rPr>
          <w:rFonts w:ascii="Menlo" w:hAnsi="Menlo" w:cs="Menlo"/>
          <w:color w:val="DCDCAA"/>
          <w:sz w:val="18"/>
          <w:szCs w:val="18"/>
          <w:lang w:val="fr-GB"/>
        </w:rPr>
        <w:t>floatToInt</w:t>
      </w:r>
      <w:r w:rsidRPr="00E71B63">
        <w:rPr>
          <w:rFonts w:ascii="Menlo" w:hAnsi="Menlo" w:cs="Menlo"/>
          <w:color w:val="D4D4D4"/>
          <w:sz w:val="18"/>
          <w:szCs w:val="18"/>
          <w:lang w:val="fr-GB"/>
        </w:rPr>
        <w:t>(</w:t>
      </w:r>
      <w:r w:rsidRPr="00E71B63">
        <w:rPr>
          <w:rFonts w:ascii="Menlo" w:hAnsi="Menlo" w:cs="Menlo"/>
          <w:color w:val="9CDCFE"/>
          <w:sz w:val="18"/>
          <w:szCs w:val="18"/>
          <w:lang w:val="fr-GB"/>
        </w:rPr>
        <w:t>y_train</w:t>
      </w:r>
      <w:r w:rsidRPr="00E71B63">
        <w:rPr>
          <w:rFonts w:ascii="Menlo" w:hAnsi="Menlo" w:cs="Menlo"/>
          <w:color w:val="D4D4D4"/>
          <w:sz w:val="18"/>
          <w:szCs w:val="18"/>
          <w:lang w:val="fr-GB"/>
        </w:rPr>
        <w:t>)</w:t>
      </w:r>
    </w:p>
    <w:p w14:paraId="6353C8A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tdp</w:t>
      </w:r>
      <w:r w:rsidRPr="00E71B63">
        <w:rPr>
          <w:rFonts w:ascii="Menlo" w:hAnsi="Menlo" w:cs="Menlo"/>
          <w:color w:val="D4D4D4"/>
          <w:sz w:val="18"/>
          <w:szCs w:val="18"/>
          <w:lang w:val="fr-GB"/>
        </w:rPr>
        <w:t>.</w:t>
      </w:r>
      <w:r w:rsidRPr="00E71B63">
        <w:rPr>
          <w:rFonts w:ascii="Menlo" w:hAnsi="Menlo" w:cs="Menlo"/>
          <w:color w:val="DCDCAA"/>
          <w:sz w:val="18"/>
          <w:szCs w:val="18"/>
          <w:lang w:val="fr-GB"/>
        </w:rPr>
        <w:t>floatToInt</w:t>
      </w:r>
      <w:r w:rsidRPr="00E71B63">
        <w:rPr>
          <w:rFonts w:ascii="Menlo" w:hAnsi="Menlo" w:cs="Menlo"/>
          <w:color w:val="D4D4D4"/>
          <w:sz w:val="18"/>
          <w:szCs w:val="18"/>
          <w:lang w:val="fr-GB"/>
        </w:rPr>
        <w:t>(</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2045242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789C2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 xml:space="preserve"> = [], []</w:t>
      </w:r>
    </w:p>
    <w:p w14:paraId="1AE6D95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p>
    <w:p w14:paraId="252CF6A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48FE93B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w:t>
      </w:r>
    </w:p>
    <w:p w14:paraId="6976D9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0F87EE2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p>
    <w:p w14:paraId="6CC7060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w:t>
      </w:r>
    </w:p>
    <w:p w14:paraId="2A3F5A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5B8EAB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w:t>
      </w:r>
    </w:p>
    <w:p w14:paraId="0B5922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759E005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97F06E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NBClassifier</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p>
    <w:p w14:paraId="2939BAB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"Gaussian NB Classifier Accuracy:"</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w:t>
      </w:r>
      <w:r w:rsidRPr="00E71B63">
        <w:rPr>
          <w:rFonts w:ascii="Menlo" w:hAnsi="Menlo" w:cs="Menlo"/>
          <w:color w:val="DCDCAA"/>
          <w:sz w:val="18"/>
          <w:szCs w:val="18"/>
          <w:lang w:val="fr-GB"/>
        </w:rPr>
        <w:t>gaussianCrossValidation</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p>
    <w:p w14:paraId="26BBF72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405B81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runSKLearnClassifiersUnsorted</w:t>
      </w:r>
      <w:r w:rsidRPr="00E71B63">
        <w:rPr>
          <w:rFonts w:ascii="Menlo" w:hAnsi="Menlo" w:cs="Menlo"/>
          <w:color w:val="D4D4D4"/>
          <w:sz w:val="18"/>
          <w:szCs w:val="18"/>
          <w:lang w:val="fr-GB"/>
        </w:rPr>
        <w:t>():</w:t>
      </w:r>
    </w:p>
    <w:p w14:paraId="3A73F5D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0DAA13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SVM, SGD and RF classifiers on the tree data</w:t>
      </w:r>
    </w:p>
    <w:p w14:paraId="50C9D7C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6A69131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tdp</w:t>
      </w:r>
      <w:r w:rsidRPr="00E71B63">
        <w:rPr>
          <w:rFonts w:ascii="Menlo" w:hAnsi="Menlo" w:cs="Menlo"/>
          <w:color w:val="D4D4D4"/>
          <w:sz w:val="18"/>
          <w:szCs w:val="18"/>
          <w:lang w:val="fr-GB"/>
        </w:rPr>
        <w:t>.</w:t>
      </w:r>
      <w:r w:rsidRPr="00E71B63">
        <w:rPr>
          <w:rFonts w:ascii="Menlo" w:hAnsi="Menlo" w:cs="Menlo"/>
          <w:color w:val="DCDCAA"/>
          <w:sz w:val="18"/>
          <w:szCs w:val="18"/>
          <w:lang w:val="fr-GB"/>
        </w:rPr>
        <w:t>floatToInt</w:t>
      </w:r>
      <w:r w:rsidRPr="00E71B63">
        <w:rPr>
          <w:rFonts w:ascii="Menlo" w:hAnsi="Menlo" w:cs="Menlo"/>
          <w:color w:val="D4D4D4"/>
          <w:sz w:val="18"/>
          <w:szCs w:val="18"/>
          <w:lang w:val="fr-GB"/>
        </w:rPr>
        <w:t>(</w:t>
      </w:r>
      <w:r w:rsidRPr="00E71B63">
        <w:rPr>
          <w:rFonts w:ascii="Menlo" w:hAnsi="Menlo" w:cs="Menlo"/>
          <w:color w:val="9CDCFE"/>
          <w:sz w:val="18"/>
          <w:szCs w:val="18"/>
          <w:lang w:val="fr-GB"/>
        </w:rPr>
        <w:t>y_train</w:t>
      </w:r>
      <w:r w:rsidRPr="00E71B63">
        <w:rPr>
          <w:rFonts w:ascii="Menlo" w:hAnsi="Menlo" w:cs="Menlo"/>
          <w:color w:val="D4D4D4"/>
          <w:sz w:val="18"/>
          <w:szCs w:val="18"/>
          <w:lang w:val="fr-GB"/>
        </w:rPr>
        <w:t>)</w:t>
      </w:r>
    </w:p>
    <w:p w14:paraId="5C0D38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tdp</w:t>
      </w:r>
      <w:r w:rsidRPr="00E71B63">
        <w:rPr>
          <w:rFonts w:ascii="Menlo" w:hAnsi="Menlo" w:cs="Menlo"/>
          <w:color w:val="D4D4D4"/>
          <w:sz w:val="18"/>
          <w:szCs w:val="18"/>
          <w:lang w:val="fr-GB"/>
        </w:rPr>
        <w:t>.</w:t>
      </w:r>
      <w:r w:rsidRPr="00E71B63">
        <w:rPr>
          <w:rFonts w:ascii="Menlo" w:hAnsi="Menlo" w:cs="Menlo"/>
          <w:color w:val="DCDCAA"/>
          <w:sz w:val="18"/>
          <w:szCs w:val="18"/>
          <w:lang w:val="fr-GB"/>
        </w:rPr>
        <w:t>floatToInt</w:t>
      </w:r>
      <w:r w:rsidRPr="00E71B63">
        <w:rPr>
          <w:rFonts w:ascii="Menlo" w:hAnsi="Menlo" w:cs="Menlo"/>
          <w:color w:val="D4D4D4"/>
          <w:sz w:val="18"/>
          <w:szCs w:val="18"/>
          <w:lang w:val="fr-GB"/>
        </w:rPr>
        <w:t>(</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22E683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960918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sgdUSumAccuracy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w:t>
      </w:r>
    </w:p>
    <w:p w14:paraId="18BB741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"SGD CLASSIFIER AND UNSORTED:"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sgdUSumAccuracy</w:t>
      </w:r>
      <w:r w:rsidRPr="00E71B63">
        <w:rPr>
          <w:rFonts w:ascii="Menlo" w:hAnsi="Menlo" w:cs="Menlo"/>
          <w:color w:val="D4D4D4"/>
          <w:sz w:val="18"/>
          <w:szCs w:val="18"/>
          <w:lang w:val="fr-GB"/>
        </w:rPr>
        <w:t>)</w:t>
      </w:r>
    </w:p>
    <w:p w14:paraId="6A622A0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2F2BF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rfUSumAccuracy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w:t>
      </w:r>
    </w:p>
    <w:p w14:paraId="459A5EF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"RANDOM FOREST CLASSIFIER AND UNSORTED:"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rfUSumAccuracy</w:t>
      </w:r>
      <w:r w:rsidRPr="00E71B63">
        <w:rPr>
          <w:rFonts w:ascii="Menlo" w:hAnsi="Menlo" w:cs="Menlo"/>
          <w:color w:val="D4D4D4"/>
          <w:sz w:val="18"/>
          <w:szCs w:val="18"/>
          <w:lang w:val="fr-GB"/>
        </w:rPr>
        <w:t>)</w:t>
      </w:r>
    </w:p>
    <w:p w14:paraId="4E3A737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36B68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svmUSumAccuracy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SVMClassify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w:t>
      </w:r>
    </w:p>
    <w:p w14:paraId="3A99B34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"SVM CLASSIFIER AND UNSORTED:"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svmUSumAccuracy</w:t>
      </w:r>
      <w:r w:rsidRPr="00E71B63">
        <w:rPr>
          <w:rFonts w:ascii="Menlo" w:hAnsi="Menlo" w:cs="Menlo"/>
          <w:color w:val="D4D4D4"/>
          <w:sz w:val="18"/>
          <w:szCs w:val="18"/>
          <w:lang w:val="fr-GB"/>
        </w:rPr>
        <w:t>)</w:t>
      </w:r>
    </w:p>
    <w:p w14:paraId="357F1C2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86900C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EXPERIMENTS AND RESULTS</w:t>
      </w:r>
    </w:p>
    <w:p w14:paraId="1F50AE7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runUnsortedMLPModel</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w:t>
      </w:r>
    </w:p>
    <w:p w14:paraId="7542A8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runUnsortedMLPModel</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193804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runUnsortedMLPModel</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w:t>
      </w:r>
    </w:p>
    <w:p w14:paraId="1514637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runUnsortedMLPModel</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4A3924A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D3ED7C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w:t>
      </w:r>
    </w:p>
    <w:p w14:paraId="3EE8DC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0659B06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w:t>
      </w:r>
    </w:p>
    <w:p w14:paraId="39D20F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4AAE58A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D8BA4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w:t>
      </w:r>
    </w:p>
    <w:p w14:paraId="11413E0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0EF4864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w:t>
      </w:r>
    </w:p>
    <w:p w14:paraId="55D02A6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2DF8B9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9F4CAD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w:t>
      </w:r>
    </w:p>
    <w:p w14:paraId="7F15A28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7C08A60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w:t>
      </w:r>
    </w:p>
    <w:p w14:paraId="72D7238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427BC8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1C93AC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runUnsortedDenseModel</w:t>
      </w:r>
      <w:r w:rsidRPr="00E71B63">
        <w:rPr>
          <w:rFonts w:ascii="Menlo" w:hAnsi="Menlo" w:cs="Menlo"/>
          <w:color w:val="D4D4D4"/>
          <w:sz w:val="18"/>
          <w:szCs w:val="18"/>
          <w:lang w:val="fr-GB"/>
        </w:rPr>
        <w:t>()</w:t>
      </w:r>
    </w:p>
    <w:p w14:paraId="3FE0228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4989CA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runGaussianNBCUnsorted</w:t>
      </w:r>
      <w:r w:rsidRPr="00E71B63">
        <w:rPr>
          <w:rFonts w:ascii="Menlo" w:hAnsi="Menlo" w:cs="Menlo"/>
          <w:color w:val="D4D4D4"/>
          <w:sz w:val="18"/>
          <w:szCs w:val="18"/>
          <w:lang w:val="fr-GB"/>
        </w:rPr>
        <w:t>()</w:t>
      </w:r>
    </w:p>
    <w:p w14:paraId="3DBDD0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5FACD1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runSKLearnClassifiersUnsorted</w:t>
      </w:r>
      <w:r w:rsidRPr="00E71B63">
        <w:rPr>
          <w:rFonts w:ascii="Menlo" w:hAnsi="Menlo" w:cs="Menlo"/>
          <w:color w:val="D4D4D4"/>
          <w:sz w:val="18"/>
          <w:szCs w:val="18"/>
          <w:lang w:val="fr-GB"/>
        </w:rPr>
        <w:t>()</w:t>
      </w:r>
    </w:p>
    <w:p w14:paraId="719BDD0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37C1DCF" w14:textId="77777777" w:rsidR="00885D6C" w:rsidRPr="00E71B63" w:rsidRDefault="00885D6C" w:rsidP="00885D6C">
      <w:pPr>
        <w:rPr>
          <w:lang w:eastAsia="en-US"/>
        </w:rPr>
      </w:pPr>
    </w:p>
    <w:p w14:paraId="4B9038D5" w14:textId="77777777" w:rsidR="00885D6C" w:rsidRDefault="00885D6C" w:rsidP="00885D6C">
      <w:pPr>
        <w:pStyle w:val="Titre3"/>
      </w:pPr>
      <w:r>
        <w:t>graphExperiments.py</w:t>
      </w:r>
    </w:p>
    <w:p w14:paraId="76E12AC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numpy</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p>
    <w:p w14:paraId="3733079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MLP</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MLP</w:t>
      </w:r>
    </w:p>
    <w:p w14:paraId="3BB7B42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RNN</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RNN</w:t>
      </w:r>
    </w:p>
    <w:p w14:paraId="1186224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NaiveBayes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NBClassifier</w:t>
      </w:r>
    </w:p>
    <w:p w14:paraId="61DD61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DenseModel</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p>
    <w:p w14:paraId="04E2C01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SKLearnClassifiers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SVMClassify</w:t>
      </w:r>
    </w:p>
    <w:p w14:paraId="09F1160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ParsingAndEmbeddingLayers</w:t>
      </w:r>
      <w:r w:rsidRPr="00E71B63">
        <w:rPr>
          <w:rFonts w:ascii="Menlo" w:hAnsi="Menlo" w:cs="Menlo"/>
          <w:color w:val="D4D4D4"/>
          <w:sz w:val="18"/>
          <w:szCs w:val="18"/>
          <w:lang w:val="fr-GB"/>
        </w:rPr>
        <w:t>.</w:t>
      </w:r>
      <w:r w:rsidRPr="00E71B63">
        <w:rPr>
          <w:rFonts w:ascii="Menlo" w:hAnsi="Menlo" w:cs="Menlo"/>
          <w:color w:val="4EC9B0"/>
          <w:sz w:val="18"/>
          <w:szCs w:val="18"/>
          <w:lang w:val="fr-GB"/>
        </w:rPr>
        <w:t>Graphs</w:t>
      </w:r>
      <w:r w:rsidRPr="00E71B63">
        <w:rPr>
          <w:rFonts w:ascii="Menlo" w:hAnsi="Menlo" w:cs="Menlo"/>
          <w:color w:val="D4D4D4"/>
          <w:sz w:val="18"/>
          <w:szCs w:val="18"/>
          <w:lang w:val="fr-GB"/>
        </w:rPr>
        <w:t>.</w:t>
      </w:r>
      <w:r w:rsidRPr="00E71B63">
        <w:rPr>
          <w:rFonts w:ascii="Menlo" w:hAnsi="Menlo" w:cs="Menlo"/>
          <w:color w:val="4EC9B0"/>
          <w:sz w:val="18"/>
          <w:szCs w:val="18"/>
          <w:lang w:val="fr-GB"/>
        </w:rPr>
        <w:t>GraphDataProcessor</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GDP</w:t>
      </w:r>
    </w:p>
    <w:p w14:paraId="00E760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7809E3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hashed</w:t>
      </w:r>
      <w:r w:rsidRPr="00E71B63">
        <w:rPr>
          <w:rFonts w:ascii="Menlo" w:hAnsi="Menlo" w:cs="Menlo"/>
          <w:color w:val="D4D4D4"/>
          <w:sz w:val="18"/>
          <w:szCs w:val="18"/>
          <w:lang w:val="fr-GB"/>
        </w:rPr>
        <w:t xml:space="preserve"> = </w:t>
      </w:r>
      <w:r w:rsidRPr="00E71B63">
        <w:rPr>
          <w:rFonts w:ascii="Menlo" w:hAnsi="Menlo" w:cs="Menlo"/>
          <w:color w:val="569CD6"/>
          <w:sz w:val="18"/>
          <w:szCs w:val="18"/>
          <w:lang w:val="fr-GB"/>
        </w:rPr>
        <w:t>True</w:t>
      </w: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 if you want to test with hashed graphs, set HASHED to True</w:t>
      </w:r>
    </w:p>
    <w:p w14:paraId="2C4217F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hashed = False # else, set to False</w:t>
      </w:r>
    </w:p>
    <w:p w14:paraId="7E9F4E2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gdp</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GDP</w:t>
      </w:r>
      <w:r w:rsidRPr="00E71B63">
        <w:rPr>
          <w:rFonts w:ascii="Menlo" w:hAnsi="Menlo" w:cs="Menlo"/>
          <w:color w:val="D4D4D4"/>
          <w:sz w:val="18"/>
          <w:szCs w:val="18"/>
          <w:lang w:val="fr-GB"/>
        </w:rPr>
        <w:t>.</w:t>
      </w:r>
      <w:r w:rsidRPr="00E71B63">
        <w:rPr>
          <w:rFonts w:ascii="Menlo" w:hAnsi="Menlo" w:cs="Menlo"/>
          <w:color w:val="4EC9B0"/>
          <w:sz w:val="18"/>
          <w:szCs w:val="18"/>
          <w:lang w:val="fr-GB"/>
        </w:rPr>
        <w:t>GraphDataProcessor</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p>
    <w:p w14:paraId="40870B8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7D3467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runMLPonPaddedGraphs</w:t>
      </w:r>
      <w:r w:rsidRPr="00E71B63">
        <w:rPr>
          <w:rFonts w:ascii="Menlo" w:hAnsi="Menlo" w:cs="Menlo"/>
          <w:color w:val="D4D4D4"/>
          <w:sz w:val="18"/>
          <w:szCs w:val="18"/>
          <w:lang w:val="fr-GB"/>
        </w:rPr>
        <w:t>():</w:t>
      </w:r>
    </w:p>
    <w:p w14:paraId="1F44059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ON PADDED GRAPHS"""</w:t>
      </w:r>
    </w:p>
    <w:p w14:paraId="0F969BE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runProcessor1</w:t>
      </w:r>
      <w:r w:rsidRPr="00E71B63">
        <w:rPr>
          <w:rFonts w:ascii="Menlo" w:hAnsi="Menlo" w:cs="Menlo"/>
          <w:color w:val="D4D4D4"/>
          <w:sz w:val="18"/>
          <w:szCs w:val="18"/>
          <w:lang w:val="fr-GB"/>
        </w:rPr>
        <w:t>()</w:t>
      </w:r>
    </w:p>
    <w:p w14:paraId="1FE82CB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909022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len</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w:t>
      </w:r>
      <w:r w:rsidRPr="00E71B63">
        <w:rPr>
          <w:rFonts w:ascii="Menlo" w:hAnsi="Menlo" w:cs="Menlo"/>
          <w:color w:val="D4D4D4"/>
          <w:sz w:val="18"/>
          <w:szCs w:val="18"/>
          <w:lang w:val="fr-GB"/>
        </w:rPr>
        <w:t>]</w:t>
      </w:r>
    </w:p>
    <w:p w14:paraId="59A3CA6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10</w:t>
      </w:r>
    </w:p>
    <w:p w14:paraId="7B98115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0.001</w:t>
      </w:r>
    </w:p>
    <w:p w14:paraId="13DE9E4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mlp1</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5E6B224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mlp1</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F0EA36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F9FADA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mlp2</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2BD6274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mlp2</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1ADA46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D8A27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mlp3</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082464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mlp3</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7248B6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0050C4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mlp4</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6CB5684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mlp4</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66EF74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A11970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THE MULTI-LAYER PERCEPTRON AND PADDED GRAPHS"</w:t>
      </w:r>
      <w:r w:rsidRPr="00E71B63">
        <w:rPr>
          <w:rFonts w:ascii="Menlo" w:hAnsi="Menlo" w:cs="Menlo"/>
          <w:color w:val="D4D4D4"/>
          <w:sz w:val="18"/>
          <w:szCs w:val="18"/>
          <w:lang w:val="fr-GB"/>
        </w:rPr>
        <w:t>)</w:t>
      </w:r>
    </w:p>
    <w:p w14:paraId="3FDC4D9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RELU"</w:t>
      </w:r>
      <w:r w:rsidRPr="00E71B63">
        <w:rPr>
          <w:rFonts w:ascii="Menlo" w:hAnsi="Menlo" w:cs="Menlo"/>
          <w:color w:val="D4D4D4"/>
          <w:sz w:val="18"/>
          <w:szCs w:val="18"/>
          <w:lang w:val="fr-GB"/>
        </w:rPr>
        <w:t>)</w:t>
      </w:r>
    </w:p>
    <w:p w14:paraId="0198CC4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5DE2A64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5B10BD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2C51B49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588BEE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TANH"</w:t>
      </w:r>
      <w:r w:rsidRPr="00E71B63">
        <w:rPr>
          <w:rFonts w:ascii="Menlo" w:hAnsi="Menlo" w:cs="Menlo"/>
          <w:color w:val="D4D4D4"/>
          <w:sz w:val="18"/>
          <w:szCs w:val="18"/>
          <w:lang w:val="fr-GB"/>
        </w:rPr>
        <w:t>)</w:t>
      </w:r>
    </w:p>
    <w:p w14:paraId="7A1035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5AD10A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20904A4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5A7D5B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633FC2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SOFTMAX"</w:t>
      </w:r>
      <w:r w:rsidRPr="00E71B63">
        <w:rPr>
          <w:rFonts w:ascii="Menlo" w:hAnsi="Menlo" w:cs="Menlo"/>
          <w:color w:val="D4D4D4"/>
          <w:sz w:val="18"/>
          <w:szCs w:val="18"/>
          <w:lang w:val="fr-GB"/>
        </w:rPr>
        <w:t>)</w:t>
      </w:r>
    </w:p>
    <w:p w14:paraId="635D565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0EC6DA5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7DB424E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02F8D38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ED8275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SIGMOID"</w:t>
      </w:r>
      <w:r w:rsidRPr="00E71B63">
        <w:rPr>
          <w:rFonts w:ascii="Menlo" w:hAnsi="Menlo" w:cs="Menlo"/>
          <w:color w:val="D4D4D4"/>
          <w:sz w:val="18"/>
          <w:szCs w:val="18"/>
          <w:lang w:val="fr-GB"/>
        </w:rPr>
        <w:t>)</w:t>
      </w:r>
    </w:p>
    <w:p w14:paraId="6569A55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20F8298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6B5E32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17B403C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001D3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runMLPonSegmentedGraphs</w:t>
      </w:r>
      <w:r w:rsidRPr="00E71B63">
        <w:rPr>
          <w:rFonts w:ascii="Menlo" w:hAnsi="Menlo" w:cs="Menlo"/>
          <w:color w:val="D4D4D4"/>
          <w:sz w:val="18"/>
          <w:szCs w:val="18"/>
          <w:lang w:val="fr-GB"/>
        </w:rPr>
        <w:t>():</w:t>
      </w:r>
    </w:p>
    <w:p w14:paraId="1114A5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ON SEGMENTED GRAPHS"""</w:t>
      </w:r>
    </w:p>
    <w:p w14:paraId="600E351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runProcessor3</w:t>
      </w:r>
      <w:r w:rsidRPr="00E71B63">
        <w:rPr>
          <w:rFonts w:ascii="Menlo" w:hAnsi="Menlo" w:cs="Menlo"/>
          <w:color w:val="D4D4D4"/>
          <w:sz w:val="18"/>
          <w:szCs w:val="18"/>
          <w:lang w:val="fr-GB"/>
        </w:rPr>
        <w:t>()</w:t>
      </w:r>
    </w:p>
    <w:p w14:paraId="1C1806C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0C9D6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len</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w:t>
      </w:r>
      <w:r w:rsidRPr="00E71B63">
        <w:rPr>
          <w:rFonts w:ascii="Menlo" w:hAnsi="Menlo" w:cs="Menlo"/>
          <w:color w:val="D4D4D4"/>
          <w:sz w:val="18"/>
          <w:szCs w:val="18"/>
          <w:lang w:val="fr-GB"/>
        </w:rPr>
        <w:t>]</w:t>
      </w:r>
    </w:p>
    <w:p w14:paraId="3A47A7A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10</w:t>
      </w:r>
    </w:p>
    <w:p w14:paraId="69F886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0.001</w:t>
      </w:r>
    </w:p>
    <w:p w14:paraId="7E531A6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mlp1</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5528917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mlp1</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060AC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7D55E9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mlp2</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7F9A0CA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mlp2</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3E39D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E2CCAD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mlp3</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776E1E2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mlp3</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68790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9C5A32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mlp4</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1E10B70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mlp4</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24A79AA"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7E2A145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THE MULTI-LAYER PERCEPTRON AND SEGMENTATION"</w:t>
      </w:r>
      <w:r w:rsidRPr="00E71B63">
        <w:rPr>
          <w:rFonts w:ascii="Menlo" w:hAnsi="Menlo" w:cs="Menlo"/>
          <w:color w:val="D4D4D4"/>
          <w:sz w:val="18"/>
          <w:szCs w:val="18"/>
          <w:lang w:val="fr-GB"/>
        </w:rPr>
        <w:t>)</w:t>
      </w:r>
    </w:p>
    <w:p w14:paraId="2F5C616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RELU"</w:t>
      </w:r>
      <w:r w:rsidRPr="00E71B63">
        <w:rPr>
          <w:rFonts w:ascii="Menlo" w:hAnsi="Menlo" w:cs="Menlo"/>
          <w:color w:val="D4D4D4"/>
          <w:sz w:val="18"/>
          <w:szCs w:val="18"/>
          <w:lang w:val="fr-GB"/>
        </w:rPr>
        <w:t>)</w:t>
      </w:r>
    </w:p>
    <w:p w14:paraId="06114B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607F498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0E35BE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3EE78B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3D089D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TANH"</w:t>
      </w:r>
      <w:r w:rsidRPr="00E71B63">
        <w:rPr>
          <w:rFonts w:ascii="Menlo" w:hAnsi="Menlo" w:cs="Menlo"/>
          <w:color w:val="D4D4D4"/>
          <w:sz w:val="18"/>
          <w:szCs w:val="18"/>
          <w:lang w:val="fr-GB"/>
        </w:rPr>
        <w:t>)</w:t>
      </w:r>
    </w:p>
    <w:p w14:paraId="0243C5D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7D094AF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688E476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3556A25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79E047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SOFTMAX"</w:t>
      </w:r>
      <w:r w:rsidRPr="00E71B63">
        <w:rPr>
          <w:rFonts w:ascii="Menlo" w:hAnsi="Menlo" w:cs="Menlo"/>
          <w:color w:val="D4D4D4"/>
          <w:sz w:val="18"/>
          <w:szCs w:val="18"/>
          <w:lang w:val="fr-GB"/>
        </w:rPr>
        <w:t>)</w:t>
      </w:r>
    </w:p>
    <w:p w14:paraId="641D6F6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5847315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3E3C7A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3128B4B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1A9C78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SIGMOID"</w:t>
      </w:r>
      <w:r w:rsidRPr="00E71B63">
        <w:rPr>
          <w:rFonts w:ascii="Menlo" w:hAnsi="Menlo" w:cs="Menlo"/>
          <w:color w:val="D4D4D4"/>
          <w:sz w:val="18"/>
          <w:szCs w:val="18"/>
          <w:lang w:val="fr-GB"/>
        </w:rPr>
        <w:t>)</w:t>
      </w:r>
    </w:p>
    <w:p w14:paraId="6958EB0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w:t>
      </w:r>
    </w:p>
    <w:p w14:paraId="133D229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2B65D9B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w:t>
      </w:r>
    </w:p>
    <w:p w14:paraId="7D5F3FC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A1E11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runDenseModelonPaddedGraphs</w:t>
      </w:r>
      <w:r w:rsidRPr="00E71B63">
        <w:rPr>
          <w:rFonts w:ascii="Menlo" w:hAnsi="Menlo" w:cs="Menlo"/>
          <w:color w:val="D4D4D4"/>
          <w:sz w:val="18"/>
          <w:szCs w:val="18"/>
          <w:lang w:val="fr-GB"/>
        </w:rPr>
        <w:t>():</w:t>
      </w:r>
    </w:p>
    <w:p w14:paraId="7E99F59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runProcessor1</w:t>
      </w:r>
      <w:r w:rsidRPr="00E71B63">
        <w:rPr>
          <w:rFonts w:ascii="Menlo" w:hAnsi="Menlo" w:cs="Menlo"/>
          <w:color w:val="D4D4D4"/>
          <w:sz w:val="18"/>
          <w:szCs w:val="18"/>
          <w:lang w:val="fr-GB"/>
        </w:rPr>
        <w:t>()</w:t>
      </w:r>
    </w:p>
    <w:p w14:paraId="736F7B7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6E08DB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PADDED MODEL AND SOFTMAX"</w:t>
      </w:r>
      <w:r w:rsidRPr="00E71B63">
        <w:rPr>
          <w:rFonts w:ascii="Menlo" w:hAnsi="Menlo" w:cs="Menlo"/>
          <w:color w:val="D4D4D4"/>
          <w:sz w:val="18"/>
          <w:szCs w:val="18"/>
          <w:lang w:val="fr-GB"/>
        </w:rPr>
        <w:t>)</w:t>
      </w:r>
    </w:p>
    <w:p w14:paraId="3FA9D80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"densePaddedSoftmax.hdf5"</w:t>
      </w:r>
      <w:r w:rsidRPr="00E71B63">
        <w:rPr>
          <w:rFonts w:ascii="Menlo" w:hAnsi="Menlo" w:cs="Menlo"/>
          <w:color w:val="D4D4D4"/>
          <w:sz w:val="18"/>
          <w:szCs w:val="18"/>
          <w:lang w:val="fr-GB"/>
        </w:rPr>
        <w:t>)</w:t>
      </w:r>
    </w:p>
    <w:p w14:paraId="71D1A5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PADDED MODEL AND RELU"</w:t>
      </w:r>
      <w:r w:rsidRPr="00E71B63">
        <w:rPr>
          <w:rFonts w:ascii="Menlo" w:hAnsi="Menlo" w:cs="Menlo"/>
          <w:color w:val="D4D4D4"/>
          <w:sz w:val="18"/>
          <w:szCs w:val="18"/>
          <w:lang w:val="fr-GB"/>
        </w:rPr>
        <w:t>)</w:t>
      </w:r>
    </w:p>
    <w:p w14:paraId="12C0CCC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"densePaddedRelu.hdf5"</w:t>
      </w:r>
      <w:r w:rsidRPr="00E71B63">
        <w:rPr>
          <w:rFonts w:ascii="Menlo" w:hAnsi="Menlo" w:cs="Menlo"/>
          <w:color w:val="D4D4D4"/>
          <w:sz w:val="18"/>
          <w:szCs w:val="18"/>
          <w:lang w:val="fr-GB"/>
        </w:rPr>
        <w:t>)</w:t>
      </w:r>
    </w:p>
    <w:p w14:paraId="097DB85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PADDED MODEL AND TANH"</w:t>
      </w:r>
      <w:r w:rsidRPr="00E71B63">
        <w:rPr>
          <w:rFonts w:ascii="Menlo" w:hAnsi="Menlo" w:cs="Menlo"/>
          <w:color w:val="D4D4D4"/>
          <w:sz w:val="18"/>
          <w:szCs w:val="18"/>
          <w:lang w:val="fr-GB"/>
        </w:rPr>
        <w:t>)</w:t>
      </w:r>
    </w:p>
    <w:p w14:paraId="3716336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"densePaddedTanh.hdf5"</w:t>
      </w:r>
      <w:r w:rsidRPr="00E71B63">
        <w:rPr>
          <w:rFonts w:ascii="Menlo" w:hAnsi="Menlo" w:cs="Menlo"/>
          <w:color w:val="D4D4D4"/>
          <w:sz w:val="18"/>
          <w:szCs w:val="18"/>
          <w:lang w:val="fr-GB"/>
        </w:rPr>
        <w:t>)</w:t>
      </w:r>
    </w:p>
    <w:p w14:paraId="69BEE70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PADDED MODEL AND SIGMOID"</w:t>
      </w:r>
      <w:r w:rsidRPr="00E71B63">
        <w:rPr>
          <w:rFonts w:ascii="Menlo" w:hAnsi="Menlo" w:cs="Menlo"/>
          <w:color w:val="D4D4D4"/>
          <w:sz w:val="18"/>
          <w:szCs w:val="18"/>
          <w:lang w:val="fr-GB"/>
        </w:rPr>
        <w:t>)</w:t>
      </w:r>
    </w:p>
    <w:p w14:paraId="5BB21E5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"densePaddedSigmoid.hdf5"</w:t>
      </w:r>
      <w:r w:rsidRPr="00E71B63">
        <w:rPr>
          <w:rFonts w:ascii="Menlo" w:hAnsi="Menlo" w:cs="Menlo"/>
          <w:color w:val="D4D4D4"/>
          <w:sz w:val="18"/>
          <w:szCs w:val="18"/>
          <w:lang w:val="fr-GB"/>
        </w:rPr>
        <w:t>)</w:t>
      </w:r>
    </w:p>
    <w:p w14:paraId="5B42897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2A01A8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runDenseModelonSegmentedGraphs</w:t>
      </w:r>
      <w:r w:rsidRPr="00E71B63">
        <w:rPr>
          <w:rFonts w:ascii="Menlo" w:hAnsi="Menlo" w:cs="Menlo"/>
          <w:color w:val="D4D4D4"/>
          <w:sz w:val="18"/>
          <w:szCs w:val="18"/>
          <w:lang w:val="fr-GB"/>
        </w:rPr>
        <w:t>():</w:t>
      </w:r>
    </w:p>
    <w:p w14:paraId="7326A2C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runProcessor3</w:t>
      </w:r>
      <w:r w:rsidRPr="00E71B63">
        <w:rPr>
          <w:rFonts w:ascii="Menlo" w:hAnsi="Menlo" w:cs="Menlo"/>
          <w:color w:val="D4D4D4"/>
          <w:sz w:val="18"/>
          <w:szCs w:val="18"/>
          <w:lang w:val="fr-GB"/>
        </w:rPr>
        <w:t>()</w:t>
      </w:r>
    </w:p>
    <w:p w14:paraId="2C3EAD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B992DC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SEGMENTED MODEL AND SOFTMAX"</w:t>
      </w:r>
      <w:r w:rsidRPr="00E71B63">
        <w:rPr>
          <w:rFonts w:ascii="Menlo" w:hAnsi="Menlo" w:cs="Menlo"/>
          <w:color w:val="D4D4D4"/>
          <w:sz w:val="18"/>
          <w:szCs w:val="18"/>
          <w:lang w:val="fr-GB"/>
        </w:rPr>
        <w:t>)</w:t>
      </w:r>
    </w:p>
    <w:p w14:paraId="3E7EB92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1E93246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SEGMENTED MODEL AND RELU"</w:t>
      </w:r>
      <w:r w:rsidRPr="00E71B63">
        <w:rPr>
          <w:rFonts w:ascii="Menlo" w:hAnsi="Menlo" w:cs="Menlo"/>
          <w:color w:val="D4D4D4"/>
          <w:sz w:val="18"/>
          <w:szCs w:val="18"/>
          <w:lang w:val="fr-GB"/>
        </w:rPr>
        <w:t>)</w:t>
      </w:r>
    </w:p>
    <w:p w14:paraId="0DE865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278D904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SEGMENTED MODEL AND TANH"</w:t>
      </w:r>
      <w:r w:rsidRPr="00E71B63">
        <w:rPr>
          <w:rFonts w:ascii="Menlo" w:hAnsi="Menlo" w:cs="Menlo"/>
          <w:color w:val="D4D4D4"/>
          <w:sz w:val="18"/>
          <w:szCs w:val="18"/>
          <w:lang w:val="fr-GB"/>
        </w:rPr>
        <w:t>)</w:t>
      </w:r>
    </w:p>
    <w:p w14:paraId="7CE5698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080F646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SEGMENTED MODEL AND SIGMOID"</w:t>
      </w:r>
      <w:r w:rsidRPr="00E71B63">
        <w:rPr>
          <w:rFonts w:ascii="Menlo" w:hAnsi="Menlo" w:cs="Menlo"/>
          <w:color w:val="D4D4D4"/>
          <w:sz w:val="18"/>
          <w:szCs w:val="18"/>
          <w:lang w:val="fr-GB"/>
        </w:rPr>
        <w:t>)</w:t>
      </w:r>
    </w:p>
    <w:p w14:paraId="518B61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"denseSegmented.hdf5"</w:t>
      </w:r>
      <w:r w:rsidRPr="00E71B63">
        <w:rPr>
          <w:rFonts w:ascii="Menlo" w:hAnsi="Menlo" w:cs="Menlo"/>
          <w:color w:val="D4D4D4"/>
          <w:sz w:val="18"/>
          <w:szCs w:val="18"/>
          <w:lang w:val="fr-GB"/>
        </w:rPr>
        <w:t>)</w:t>
      </w:r>
    </w:p>
    <w:p w14:paraId="6B2CA59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AD97EB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runGaussianNBConPaddedGraphs</w:t>
      </w:r>
      <w:r w:rsidRPr="00E71B63">
        <w:rPr>
          <w:rFonts w:ascii="Menlo" w:hAnsi="Menlo" w:cs="Menlo"/>
          <w:color w:val="D4D4D4"/>
          <w:sz w:val="18"/>
          <w:szCs w:val="18"/>
          <w:lang w:val="fr-GB"/>
        </w:rPr>
        <w:t>():</w:t>
      </w:r>
    </w:p>
    <w:p w14:paraId="74DF7C8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runProcessor2</w:t>
      </w:r>
      <w:r w:rsidRPr="00E71B63">
        <w:rPr>
          <w:rFonts w:ascii="Menlo" w:hAnsi="Menlo" w:cs="Menlo"/>
          <w:color w:val="D4D4D4"/>
          <w:sz w:val="18"/>
          <w:szCs w:val="18"/>
          <w:lang w:val="fr-GB"/>
        </w:rPr>
        <w:t>()</w:t>
      </w:r>
    </w:p>
    <w:p w14:paraId="3CBA75B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 xml:space="preserve"> = [], []</w:t>
      </w:r>
    </w:p>
    <w:p w14:paraId="5843637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p>
    <w:p w14:paraId="2C4BD8F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74CE9A6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w:t>
      </w:r>
    </w:p>
    <w:p w14:paraId="350616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45A443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p>
    <w:p w14:paraId="49C35CF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w:t>
      </w:r>
    </w:p>
    <w:p w14:paraId="66D1612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098888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5F801A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2664E67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NBClassifier</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p>
    <w:p w14:paraId="07EA724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"Gaussian NB CLassifier Accuracy:"</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w:t>
      </w:r>
      <w:r w:rsidRPr="00E71B63">
        <w:rPr>
          <w:rFonts w:ascii="Menlo" w:hAnsi="Menlo" w:cs="Menlo"/>
          <w:color w:val="DCDCAA"/>
          <w:sz w:val="18"/>
          <w:szCs w:val="18"/>
          <w:lang w:val="fr-GB"/>
        </w:rPr>
        <w:t>gaussianCrossValidation</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p>
    <w:p w14:paraId="482E916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D8C786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runGaussianNBConSegmentedGraphs</w:t>
      </w:r>
      <w:r w:rsidRPr="00E71B63">
        <w:rPr>
          <w:rFonts w:ascii="Menlo" w:hAnsi="Menlo" w:cs="Menlo"/>
          <w:color w:val="D4D4D4"/>
          <w:sz w:val="18"/>
          <w:szCs w:val="18"/>
          <w:lang w:val="fr-GB"/>
        </w:rPr>
        <w:t>():</w:t>
      </w:r>
    </w:p>
    <w:p w14:paraId="50F2ECE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runProcessor4</w:t>
      </w:r>
      <w:r w:rsidRPr="00E71B63">
        <w:rPr>
          <w:rFonts w:ascii="Menlo" w:hAnsi="Menlo" w:cs="Menlo"/>
          <w:color w:val="D4D4D4"/>
          <w:sz w:val="18"/>
          <w:szCs w:val="18"/>
          <w:lang w:val="fr-GB"/>
        </w:rPr>
        <w:t>()</w:t>
      </w:r>
    </w:p>
    <w:p w14:paraId="1277B86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 xml:space="preserve"> = [], []</w:t>
      </w:r>
    </w:p>
    <w:p w14:paraId="15E9463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p>
    <w:p w14:paraId="31388CA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6179554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w:t>
      </w:r>
    </w:p>
    <w:p w14:paraId="06C9B13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029FF0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p>
    <w:p w14:paraId="4CC747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w:t>
      </w:r>
    </w:p>
    <w:p w14:paraId="1411E4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0D6CEE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270A042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464F0CB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NBClassifier</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p>
    <w:p w14:paraId="61A77E3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"Gaussian NB CLassifier Accuracy:"</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w:t>
      </w:r>
      <w:r w:rsidRPr="00E71B63">
        <w:rPr>
          <w:rFonts w:ascii="Menlo" w:hAnsi="Menlo" w:cs="Menlo"/>
          <w:color w:val="DCDCAA"/>
          <w:sz w:val="18"/>
          <w:szCs w:val="18"/>
          <w:lang w:val="fr-GB"/>
        </w:rPr>
        <w:t>gaussianCrossValidation</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p>
    <w:p w14:paraId="71A173C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9E429F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runLSTMonPaddedGraphs</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212A758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LSTM ON PADDED GRAPHS"""</w:t>
      </w:r>
    </w:p>
    <w:p w14:paraId="74EC31A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runProcessor1</w:t>
      </w:r>
      <w:r w:rsidRPr="00E71B63">
        <w:rPr>
          <w:rFonts w:ascii="Menlo" w:hAnsi="Menlo" w:cs="Menlo"/>
          <w:color w:val="D4D4D4"/>
          <w:sz w:val="18"/>
          <w:szCs w:val="18"/>
          <w:lang w:val="fr-GB"/>
        </w:rPr>
        <w:t>()</w:t>
      </w:r>
    </w:p>
    <w:p w14:paraId="2439E3E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w:t>
      </w:r>
    </w:p>
    <w:p w14:paraId="5BE9081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graphLSTM</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"lstm"</w:t>
      </w:r>
    </w:p>
    <w:p w14:paraId="15E7EE7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lstmModel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9CDCFE"/>
          <w:sz w:val="18"/>
          <w:szCs w:val="18"/>
          <w:lang w:val="fr-GB"/>
        </w:rPr>
        <w:t>graphLSTM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7DB30C3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lstmModel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graphLSTM</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"graphLSTMPadded.hdf5"</w:t>
      </w:r>
      <w:r w:rsidRPr="00E71B63">
        <w:rPr>
          <w:rFonts w:ascii="Menlo" w:hAnsi="Menlo" w:cs="Menlo"/>
          <w:color w:val="D4D4D4"/>
          <w:sz w:val="18"/>
          <w:szCs w:val="18"/>
          <w:lang w:val="fr-GB"/>
        </w:rPr>
        <w:t>)</w:t>
      </w:r>
    </w:p>
    <w:p w14:paraId="58E959E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B2BA3F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runLSTMonSegmentedGraphs</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243D8CB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LSTM ON PADDED GRAPHS"""</w:t>
      </w:r>
    </w:p>
    <w:p w14:paraId="684C812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runProcessor3</w:t>
      </w:r>
      <w:r w:rsidRPr="00E71B63">
        <w:rPr>
          <w:rFonts w:ascii="Menlo" w:hAnsi="Menlo" w:cs="Menlo"/>
          <w:color w:val="D4D4D4"/>
          <w:sz w:val="18"/>
          <w:szCs w:val="18"/>
          <w:lang w:val="fr-GB"/>
        </w:rPr>
        <w:t>()</w:t>
      </w:r>
    </w:p>
    <w:p w14:paraId="5A0491B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w:t>
      </w:r>
    </w:p>
    <w:p w14:paraId="7C57B2D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graphLSTM</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"lstm"</w:t>
      </w:r>
    </w:p>
    <w:p w14:paraId="4B7497E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lstmModel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9CDCFE"/>
          <w:sz w:val="18"/>
          <w:szCs w:val="18"/>
          <w:lang w:val="fr-GB"/>
        </w:rPr>
        <w:t>graphLSTM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52F462F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lstmModel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graphLSTM</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"graphLSTMSegmented.hdf5"</w:t>
      </w:r>
      <w:r w:rsidRPr="00E71B63">
        <w:rPr>
          <w:rFonts w:ascii="Menlo" w:hAnsi="Menlo" w:cs="Menlo"/>
          <w:color w:val="D4D4D4"/>
          <w:sz w:val="18"/>
          <w:szCs w:val="18"/>
          <w:lang w:val="fr-GB"/>
        </w:rPr>
        <w:t>)</w:t>
      </w:r>
    </w:p>
    <w:p w14:paraId="048492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CEA199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runGRUonPaddedGraphs</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6BE4152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GRU ON PADDED GRAPHS"""</w:t>
      </w:r>
    </w:p>
    <w:p w14:paraId="280DA4C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runProcessor1</w:t>
      </w:r>
      <w:r w:rsidRPr="00E71B63">
        <w:rPr>
          <w:rFonts w:ascii="Menlo" w:hAnsi="Menlo" w:cs="Menlo"/>
          <w:color w:val="D4D4D4"/>
          <w:sz w:val="18"/>
          <w:szCs w:val="18"/>
          <w:lang w:val="fr-GB"/>
        </w:rPr>
        <w:t>()</w:t>
      </w:r>
    </w:p>
    <w:p w14:paraId="2E777E7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w:t>
      </w:r>
    </w:p>
    <w:p w14:paraId="393BBE6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"gru"</w:t>
      </w:r>
    </w:p>
    <w:p w14:paraId="4405269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gruModel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14A6B4F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gruModel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"graphGRUPadded.hdf5"</w:t>
      </w:r>
      <w:r w:rsidRPr="00E71B63">
        <w:rPr>
          <w:rFonts w:ascii="Menlo" w:hAnsi="Menlo" w:cs="Menlo"/>
          <w:color w:val="D4D4D4"/>
          <w:sz w:val="18"/>
          <w:szCs w:val="18"/>
          <w:lang w:val="fr-GB"/>
        </w:rPr>
        <w:t>)</w:t>
      </w:r>
    </w:p>
    <w:p w14:paraId="5A794B7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A50BEA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runGRUonSegmentedGraphs</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06AE6C1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GRU ON PADDED GRAPHS"""</w:t>
      </w:r>
    </w:p>
    <w:p w14:paraId="6C74EE4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runProcessor3</w:t>
      </w:r>
      <w:r w:rsidRPr="00E71B63">
        <w:rPr>
          <w:rFonts w:ascii="Menlo" w:hAnsi="Menlo" w:cs="Menlo"/>
          <w:color w:val="D4D4D4"/>
          <w:sz w:val="18"/>
          <w:szCs w:val="18"/>
          <w:lang w:val="fr-GB"/>
        </w:rPr>
        <w:t>()</w:t>
      </w:r>
    </w:p>
    <w:p w14:paraId="5CE6817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w:t>
      </w:r>
    </w:p>
    <w:p w14:paraId="1201CAB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"gru"</w:t>
      </w:r>
    </w:p>
    <w:p w14:paraId="69CA74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gruModel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16D49D9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gruModel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"graphGRUSegmented.hdf5"</w:t>
      </w:r>
      <w:r w:rsidRPr="00E71B63">
        <w:rPr>
          <w:rFonts w:ascii="Menlo" w:hAnsi="Menlo" w:cs="Menlo"/>
          <w:color w:val="D4D4D4"/>
          <w:sz w:val="18"/>
          <w:szCs w:val="18"/>
          <w:lang w:val="fr-GB"/>
        </w:rPr>
        <w:t>)</w:t>
      </w:r>
    </w:p>
    <w:p w14:paraId="75AEF17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37237D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runSRNNonPaddedGraphs</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5FD6578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GRU ON PADDED GRAPHS"""</w:t>
      </w:r>
    </w:p>
    <w:p w14:paraId="3CE8B70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runProcessor1</w:t>
      </w:r>
      <w:r w:rsidRPr="00E71B63">
        <w:rPr>
          <w:rFonts w:ascii="Menlo" w:hAnsi="Menlo" w:cs="Menlo"/>
          <w:color w:val="D4D4D4"/>
          <w:sz w:val="18"/>
          <w:szCs w:val="18"/>
          <w:lang w:val="fr-GB"/>
        </w:rPr>
        <w:t>()</w:t>
      </w:r>
    </w:p>
    <w:p w14:paraId="46C1567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w:t>
      </w:r>
    </w:p>
    <w:p w14:paraId="021FCA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srnn</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"rnn"</w:t>
      </w:r>
    </w:p>
    <w:p w14:paraId="18B8FE4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srnnModel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9CDCFE"/>
          <w:sz w:val="18"/>
          <w:szCs w:val="18"/>
          <w:lang w:val="fr-GB"/>
        </w:rPr>
        <w:t>srnn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0BFFC04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srnnModel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srnn</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"graphSRNNPadded.hdf5"</w:t>
      </w:r>
      <w:r w:rsidRPr="00E71B63">
        <w:rPr>
          <w:rFonts w:ascii="Menlo" w:hAnsi="Menlo" w:cs="Menlo"/>
          <w:color w:val="D4D4D4"/>
          <w:sz w:val="18"/>
          <w:szCs w:val="18"/>
          <w:lang w:val="fr-GB"/>
        </w:rPr>
        <w:t>)</w:t>
      </w:r>
    </w:p>
    <w:p w14:paraId="6D7FAC5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6039C4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runSRNNonSegmentedGraphs</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p>
    <w:p w14:paraId="638F812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GRU ON PADDED GRAPHS"""</w:t>
      </w:r>
    </w:p>
    <w:p w14:paraId="135A667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runProcessor3</w:t>
      </w:r>
      <w:r w:rsidRPr="00E71B63">
        <w:rPr>
          <w:rFonts w:ascii="Menlo" w:hAnsi="Menlo" w:cs="Menlo"/>
          <w:color w:val="D4D4D4"/>
          <w:sz w:val="18"/>
          <w:szCs w:val="18"/>
          <w:lang w:val="fr-GB"/>
        </w:rPr>
        <w:t>()</w:t>
      </w:r>
    </w:p>
    <w:p w14:paraId="0E19F75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w:t>
      </w:r>
    </w:p>
    <w:p w14:paraId="1533889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srnn</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"rnn"</w:t>
      </w:r>
    </w:p>
    <w:p w14:paraId="750C18F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srnnModel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9CDCFE"/>
          <w:sz w:val="18"/>
          <w:szCs w:val="18"/>
          <w:lang w:val="fr-GB"/>
        </w:rPr>
        <w:t>srnn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activationFunction</w:t>
      </w:r>
      <w:r w:rsidRPr="00E71B63">
        <w:rPr>
          <w:rFonts w:ascii="Menlo" w:hAnsi="Menlo" w:cs="Menlo"/>
          <w:color w:val="D4D4D4"/>
          <w:sz w:val="18"/>
          <w:szCs w:val="18"/>
          <w:lang w:val="fr-GB"/>
        </w:rPr>
        <w:t>)</w:t>
      </w:r>
    </w:p>
    <w:p w14:paraId="6C25BA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srnnModel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srnn</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"graphSRNNSegmented.hdf5"</w:t>
      </w:r>
      <w:r w:rsidRPr="00E71B63">
        <w:rPr>
          <w:rFonts w:ascii="Menlo" w:hAnsi="Menlo" w:cs="Menlo"/>
          <w:color w:val="D4D4D4"/>
          <w:sz w:val="18"/>
          <w:szCs w:val="18"/>
          <w:lang w:val="fr-GB"/>
        </w:rPr>
        <w:t>)</w:t>
      </w:r>
    </w:p>
    <w:p w14:paraId="7E786D9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D124BB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runSKLearnClassifiersOnPaddedGraphs</w:t>
      </w:r>
      <w:r w:rsidRPr="00E71B63">
        <w:rPr>
          <w:rFonts w:ascii="Menlo" w:hAnsi="Menlo" w:cs="Menlo"/>
          <w:color w:val="D4D4D4"/>
          <w:sz w:val="18"/>
          <w:szCs w:val="18"/>
          <w:lang w:val="fr-GB"/>
        </w:rPr>
        <w:t>():</w:t>
      </w:r>
    </w:p>
    <w:p w14:paraId="71EECAE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ON PADDED GRAPHS"""</w:t>
      </w:r>
    </w:p>
    <w:p w14:paraId="70EAAE4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runProcessor2</w:t>
      </w:r>
      <w:r w:rsidRPr="00E71B63">
        <w:rPr>
          <w:rFonts w:ascii="Menlo" w:hAnsi="Menlo" w:cs="Menlo"/>
          <w:color w:val="D4D4D4"/>
          <w:sz w:val="18"/>
          <w:szCs w:val="18"/>
          <w:lang w:val="fr-GB"/>
        </w:rPr>
        <w:t>()</w:t>
      </w:r>
    </w:p>
    <w:p w14:paraId="762D84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B36B78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sgdUSumPadAccuracy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D2CA0A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"SGD CLASSIFIER AND PADDED GRAPHS:"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sgdUSumPadAccuracy</w:t>
      </w:r>
      <w:r w:rsidRPr="00E71B63">
        <w:rPr>
          <w:rFonts w:ascii="Menlo" w:hAnsi="Menlo" w:cs="Menlo"/>
          <w:color w:val="D4D4D4"/>
          <w:sz w:val="18"/>
          <w:szCs w:val="18"/>
          <w:lang w:val="fr-GB"/>
        </w:rPr>
        <w:t>)</w:t>
      </w:r>
    </w:p>
    <w:p w14:paraId="041ACC0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31201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rfUSumPadAccuracy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34C9FD1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"RANDOM FOREST CLASSIFIER AND PADDED GRAPHS:"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rfUSumPadAccuracy</w:t>
      </w:r>
      <w:r w:rsidRPr="00E71B63">
        <w:rPr>
          <w:rFonts w:ascii="Menlo" w:hAnsi="Menlo" w:cs="Menlo"/>
          <w:color w:val="D4D4D4"/>
          <w:sz w:val="18"/>
          <w:szCs w:val="18"/>
          <w:lang w:val="fr-GB"/>
        </w:rPr>
        <w:t>)</w:t>
      </w:r>
    </w:p>
    <w:p w14:paraId="43FEFB5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7FD74A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svmUSumPadAccuracy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SVMClassify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171E7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"SVM CLASSIFIER AND PADDED GRAPHS:"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svmUSumPadAccuracy</w:t>
      </w:r>
      <w:r w:rsidRPr="00E71B63">
        <w:rPr>
          <w:rFonts w:ascii="Menlo" w:hAnsi="Menlo" w:cs="Menlo"/>
          <w:color w:val="D4D4D4"/>
          <w:sz w:val="18"/>
          <w:szCs w:val="18"/>
          <w:lang w:val="fr-GB"/>
        </w:rPr>
        <w:t>)</w:t>
      </w:r>
    </w:p>
    <w:p w14:paraId="49CC790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44C61A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runSKLearnClassifiersOnSegmentedGraphs</w:t>
      </w:r>
      <w:r w:rsidRPr="00E71B63">
        <w:rPr>
          <w:rFonts w:ascii="Menlo" w:hAnsi="Menlo" w:cs="Menlo"/>
          <w:color w:val="D4D4D4"/>
          <w:sz w:val="18"/>
          <w:szCs w:val="18"/>
          <w:lang w:val="fr-GB"/>
        </w:rPr>
        <w:t>():</w:t>
      </w:r>
    </w:p>
    <w:p w14:paraId="414B288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"""RUNNING ON SEGMENTED GRAPHS"""</w:t>
      </w:r>
    </w:p>
    <w:p w14:paraId="7B5E62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gdp</w:t>
      </w:r>
      <w:r w:rsidRPr="00E71B63">
        <w:rPr>
          <w:rFonts w:ascii="Menlo" w:hAnsi="Menlo" w:cs="Menlo"/>
          <w:color w:val="D4D4D4"/>
          <w:sz w:val="18"/>
          <w:szCs w:val="18"/>
          <w:lang w:val="fr-GB"/>
        </w:rPr>
        <w:t>.</w:t>
      </w:r>
      <w:r w:rsidRPr="00E71B63">
        <w:rPr>
          <w:rFonts w:ascii="Menlo" w:hAnsi="Menlo" w:cs="Menlo"/>
          <w:color w:val="DCDCAA"/>
          <w:sz w:val="18"/>
          <w:szCs w:val="18"/>
          <w:lang w:val="fr-GB"/>
        </w:rPr>
        <w:t>runProcessor4</w:t>
      </w:r>
      <w:r w:rsidRPr="00E71B63">
        <w:rPr>
          <w:rFonts w:ascii="Menlo" w:hAnsi="Menlo" w:cs="Menlo"/>
          <w:color w:val="D4D4D4"/>
          <w:sz w:val="18"/>
          <w:szCs w:val="18"/>
          <w:lang w:val="fr-GB"/>
        </w:rPr>
        <w:t>()</w:t>
      </w:r>
    </w:p>
    <w:p w14:paraId="6F047FD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AAA6CF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sgdUSumSegAccuracy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7225F2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"SGD CLASSIFIER AND SEGMENTED GRAPHS:"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sgdUSumSegAccuracy</w:t>
      </w:r>
      <w:r w:rsidRPr="00E71B63">
        <w:rPr>
          <w:rFonts w:ascii="Menlo" w:hAnsi="Menlo" w:cs="Menlo"/>
          <w:color w:val="D4D4D4"/>
          <w:sz w:val="18"/>
          <w:szCs w:val="18"/>
          <w:lang w:val="fr-GB"/>
        </w:rPr>
        <w:t>)</w:t>
      </w:r>
    </w:p>
    <w:p w14:paraId="1CA9097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BDD4A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rfUSumSegAccuracy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38152F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"RANDOM FOREST CLASSIFIER AND SEGMENTED GRAPHS:"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rfUSumSegAccuracy</w:t>
      </w:r>
      <w:r w:rsidRPr="00E71B63">
        <w:rPr>
          <w:rFonts w:ascii="Menlo" w:hAnsi="Menlo" w:cs="Menlo"/>
          <w:color w:val="D4D4D4"/>
          <w:sz w:val="18"/>
          <w:szCs w:val="18"/>
          <w:lang w:val="fr-GB"/>
        </w:rPr>
        <w:t>)</w:t>
      </w:r>
    </w:p>
    <w:p w14:paraId="6358CED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10399F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svmUSumSegAccuracy</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SVMClassify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235A73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"SVM CLASSIFIER AND SEGMENTED GRAPHS:"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svmUSumSegAccuracy</w:t>
      </w:r>
      <w:r w:rsidRPr="00E71B63">
        <w:rPr>
          <w:rFonts w:ascii="Menlo" w:hAnsi="Menlo" w:cs="Menlo"/>
          <w:color w:val="D4D4D4"/>
          <w:sz w:val="18"/>
          <w:szCs w:val="18"/>
          <w:lang w:val="fr-GB"/>
        </w:rPr>
        <w:t>)</w:t>
      </w:r>
    </w:p>
    <w:p w14:paraId="3F5CBB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399B03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runMLPonPaddedGraphs</w:t>
      </w:r>
      <w:r w:rsidRPr="00E71B63">
        <w:rPr>
          <w:rFonts w:ascii="Menlo" w:hAnsi="Menlo" w:cs="Menlo"/>
          <w:color w:val="D4D4D4"/>
          <w:sz w:val="18"/>
          <w:szCs w:val="18"/>
          <w:lang w:val="fr-GB"/>
        </w:rPr>
        <w:t xml:space="preserve">() </w:t>
      </w:r>
    </w:p>
    <w:p w14:paraId="1A0B422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runMLPonSegmentedGraphs</w:t>
      </w:r>
      <w:r w:rsidRPr="00E71B63">
        <w:rPr>
          <w:rFonts w:ascii="Menlo" w:hAnsi="Menlo" w:cs="Menlo"/>
          <w:color w:val="D4D4D4"/>
          <w:sz w:val="18"/>
          <w:szCs w:val="18"/>
          <w:lang w:val="fr-GB"/>
        </w:rPr>
        <w:t>()</w:t>
      </w:r>
    </w:p>
    <w:p w14:paraId="3CF5567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B01EE1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runDenseModelonPaddedGraphs</w:t>
      </w:r>
      <w:r w:rsidRPr="00E71B63">
        <w:rPr>
          <w:rFonts w:ascii="Menlo" w:hAnsi="Menlo" w:cs="Menlo"/>
          <w:color w:val="D4D4D4"/>
          <w:sz w:val="18"/>
          <w:szCs w:val="18"/>
          <w:lang w:val="fr-GB"/>
        </w:rPr>
        <w:t xml:space="preserve">() </w:t>
      </w:r>
    </w:p>
    <w:p w14:paraId="0417B5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runDenseModelonSegmentedGraphs</w:t>
      </w:r>
      <w:r w:rsidRPr="00E71B63">
        <w:rPr>
          <w:rFonts w:ascii="Menlo" w:hAnsi="Menlo" w:cs="Menlo"/>
          <w:color w:val="D4D4D4"/>
          <w:sz w:val="18"/>
          <w:szCs w:val="18"/>
          <w:lang w:val="fr-GB"/>
        </w:rPr>
        <w:t>()</w:t>
      </w:r>
    </w:p>
    <w:p w14:paraId="1C93601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CD9CA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runGaussianNBConPaddedGraphs</w:t>
      </w:r>
      <w:r w:rsidRPr="00E71B63">
        <w:rPr>
          <w:rFonts w:ascii="Menlo" w:hAnsi="Menlo" w:cs="Menlo"/>
          <w:color w:val="D4D4D4"/>
          <w:sz w:val="18"/>
          <w:szCs w:val="18"/>
          <w:lang w:val="fr-GB"/>
        </w:rPr>
        <w:t xml:space="preserve">()      </w:t>
      </w:r>
    </w:p>
    <w:p w14:paraId="2A4B33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lastRenderedPageBreak/>
        <w:t>runGaussianNBConSegmentedGraphs</w:t>
      </w:r>
      <w:r w:rsidRPr="00E71B63">
        <w:rPr>
          <w:rFonts w:ascii="Menlo" w:hAnsi="Menlo" w:cs="Menlo"/>
          <w:color w:val="D4D4D4"/>
          <w:sz w:val="18"/>
          <w:szCs w:val="18"/>
          <w:lang w:val="fr-GB"/>
        </w:rPr>
        <w:t xml:space="preserve">() </w:t>
      </w:r>
    </w:p>
    <w:p w14:paraId="220B44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53E816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p>
    <w:p w14:paraId="69F6848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p>
    <w:p w14:paraId="31485AB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3FCDB0A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p>
    <w:p w14:paraId="50FE755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CE79A4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p>
    <w:p w14:paraId="6C16D80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4369975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44E0FED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runLSTMonSegmentedGraphs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w:t>
      </w:r>
    </w:p>
    <w:p w14:paraId="069D44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A49F2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p>
    <w:p w14:paraId="61F6A6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4E6BFD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1FEC887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p>
    <w:p w14:paraId="503CD5D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8E455F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p>
    <w:p w14:paraId="7AC211A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p>
    <w:p w14:paraId="022B633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p>
    <w:p w14:paraId="55894C0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runGRUonSegmentedGraphs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p>
    <w:p w14:paraId="0F35B03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9B5DD0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p>
    <w:p w14:paraId="70ED7EC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62268B3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p>
    <w:p w14:paraId="7BB68F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runSRNNonPaddedGraphs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p>
    <w:p w14:paraId="259B8F3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BD102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p>
    <w:p w14:paraId="7C6433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2B206F1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p>
    <w:p w14:paraId="165177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runSRNNonSegmentedGraphs</w:t>
      </w:r>
      <w:r w:rsidRPr="00E71B63">
        <w:rPr>
          <w:rFonts w:ascii="Menlo" w:hAnsi="Menlo" w:cs="Menlo"/>
          <w:color w:val="D4D4D4"/>
          <w:sz w:val="18"/>
          <w:szCs w:val="18"/>
          <w:lang w:val="fr-GB"/>
        </w:rPr>
        <w:t>(</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p>
    <w:p w14:paraId="4E57D1A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A13990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runSKLearnClassifiersOnPaddedGraphs</w:t>
      </w:r>
      <w:r w:rsidRPr="00E71B63">
        <w:rPr>
          <w:rFonts w:ascii="Menlo" w:hAnsi="Menlo" w:cs="Menlo"/>
          <w:color w:val="D4D4D4"/>
          <w:sz w:val="18"/>
          <w:szCs w:val="18"/>
          <w:lang w:val="fr-GB"/>
        </w:rPr>
        <w:t xml:space="preserve">() </w:t>
      </w:r>
    </w:p>
    <w:p w14:paraId="7CE1E6A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runSKLearnClassifiersOnSegmentedGraphs</w:t>
      </w:r>
      <w:r w:rsidRPr="00E71B63">
        <w:rPr>
          <w:rFonts w:ascii="Menlo" w:hAnsi="Menlo" w:cs="Menlo"/>
          <w:color w:val="D4D4D4"/>
          <w:sz w:val="18"/>
          <w:szCs w:val="18"/>
          <w:lang w:val="fr-GB"/>
        </w:rPr>
        <w:t>()</w:t>
      </w:r>
    </w:p>
    <w:p w14:paraId="015A50FD" w14:textId="77777777" w:rsidR="00885D6C" w:rsidRPr="00E71B63" w:rsidRDefault="00885D6C" w:rsidP="00885D6C">
      <w:pPr>
        <w:rPr>
          <w:lang w:eastAsia="en-US"/>
        </w:rPr>
      </w:pPr>
    </w:p>
    <w:p w14:paraId="00E1B5EF" w14:textId="77777777" w:rsidR="00885D6C" w:rsidRDefault="00885D6C" w:rsidP="00885D6C">
      <w:pPr>
        <w:pStyle w:val="Titre3"/>
      </w:pPr>
      <w:r>
        <w:t>plotResults.py</w:t>
      </w:r>
    </w:p>
    <w:p w14:paraId="6E0D31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matplotlib</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mpl</w:t>
      </w:r>
    </w:p>
    <w:p w14:paraId="0B3FF9A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matplotlib</w:t>
      </w:r>
      <w:r w:rsidRPr="00E71B63">
        <w:rPr>
          <w:rFonts w:ascii="Menlo" w:hAnsi="Menlo" w:cs="Menlo"/>
          <w:color w:val="D4D4D4"/>
          <w:sz w:val="18"/>
          <w:szCs w:val="18"/>
          <w:lang w:val="fr-GB"/>
        </w:rPr>
        <w:t>.</w:t>
      </w:r>
      <w:r w:rsidRPr="00E71B63">
        <w:rPr>
          <w:rFonts w:ascii="Menlo" w:hAnsi="Menlo" w:cs="Menlo"/>
          <w:color w:val="4EC9B0"/>
          <w:sz w:val="18"/>
          <w:szCs w:val="18"/>
          <w:lang w:val="fr-GB"/>
        </w:rPr>
        <w:t>pyplot</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plt</w:t>
      </w:r>
    </w:p>
    <w:p w14:paraId="3058D2D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A9D0F7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mpl</w:t>
      </w:r>
      <w:r w:rsidRPr="00E71B63">
        <w:rPr>
          <w:rFonts w:ascii="Menlo" w:hAnsi="Menlo" w:cs="Menlo"/>
          <w:color w:val="D4D4D4"/>
          <w:sz w:val="18"/>
          <w:szCs w:val="18"/>
          <w:lang w:val="fr-GB"/>
        </w:rPr>
        <w:t>.</w:t>
      </w:r>
      <w:r w:rsidRPr="00E71B63">
        <w:rPr>
          <w:rFonts w:ascii="Menlo" w:hAnsi="Menlo" w:cs="Menlo"/>
          <w:color w:val="DCDCAA"/>
          <w:sz w:val="18"/>
          <w:szCs w:val="18"/>
          <w:lang w:val="fr-GB"/>
        </w:rPr>
        <w:t>use</w:t>
      </w:r>
      <w:r w:rsidRPr="00E71B63">
        <w:rPr>
          <w:rFonts w:ascii="Menlo" w:hAnsi="Menlo" w:cs="Menlo"/>
          <w:color w:val="D4D4D4"/>
          <w:sz w:val="18"/>
          <w:szCs w:val="18"/>
          <w:lang w:val="fr-GB"/>
        </w:rPr>
        <w:t>(</w:t>
      </w:r>
      <w:r w:rsidRPr="00E71B63">
        <w:rPr>
          <w:rFonts w:ascii="Menlo" w:hAnsi="Menlo" w:cs="Menlo"/>
          <w:color w:val="CE9178"/>
          <w:sz w:val="18"/>
          <w:szCs w:val="18"/>
          <w:lang w:val="fr-GB"/>
        </w:rPr>
        <w:t>"Qt5Agg"</w:t>
      </w:r>
      <w:r w:rsidRPr="00E71B63">
        <w:rPr>
          <w:rFonts w:ascii="Menlo" w:hAnsi="Menlo" w:cs="Menlo"/>
          <w:color w:val="D4D4D4"/>
          <w:sz w:val="18"/>
          <w:szCs w:val="18"/>
          <w:lang w:val="fr-GB"/>
        </w:rPr>
        <w:t>)</w:t>
      </w:r>
    </w:p>
    <w:p w14:paraId="566648A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CFD158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PLOT TEXT-BASED DEEP LEARNING MODEL ACCURACIES</w:t>
      </w:r>
    </w:p>
    <w:p w14:paraId="042F384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55.50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51.2</w:t>
      </w:r>
      <w:r w:rsidRPr="00E71B63">
        <w:rPr>
          <w:rFonts w:ascii="Menlo" w:hAnsi="Menlo" w:cs="Menlo"/>
          <w:color w:val="D4D4D4"/>
          <w:sz w:val="18"/>
          <w:szCs w:val="18"/>
          <w:lang w:val="fr-GB"/>
        </w:rPr>
        <w:t>]</w:t>
      </w:r>
    </w:p>
    <w:p w14:paraId="228FC98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58.2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48.01</w:t>
      </w:r>
      <w:r w:rsidRPr="00E71B63">
        <w:rPr>
          <w:rFonts w:ascii="Menlo" w:hAnsi="Menlo" w:cs="Menlo"/>
          <w:color w:val="D4D4D4"/>
          <w:sz w:val="18"/>
          <w:szCs w:val="18"/>
          <w:lang w:val="fr-GB"/>
        </w:rPr>
        <w:t>]</w:t>
      </w:r>
    </w:p>
    <w:p w14:paraId="0132F49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47.75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48.01</w:t>
      </w:r>
      <w:r w:rsidRPr="00E71B63">
        <w:rPr>
          <w:rFonts w:ascii="Menlo" w:hAnsi="Menlo" w:cs="Menlo"/>
          <w:color w:val="D4D4D4"/>
          <w:sz w:val="18"/>
          <w:szCs w:val="18"/>
          <w:lang w:val="fr-GB"/>
        </w:rPr>
        <w:t>]</w:t>
      </w:r>
    </w:p>
    <w:p w14:paraId="1ADD452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MLPwithSigmoid</w:t>
      </w:r>
      <w:r w:rsidRPr="00E71B63">
        <w:rPr>
          <w:rFonts w:ascii="Menlo" w:hAnsi="Menlo" w:cs="Menlo"/>
          <w:color w:val="D4D4D4"/>
          <w:sz w:val="18"/>
          <w:szCs w:val="18"/>
          <w:lang w:val="fr-GB"/>
        </w:rPr>
        <w:t xml:space="preserve"> = [  </w:t>
      </w:r>
      <w:r w:rsidRPr="00E71B63">
        <w:rPr>
          <w:rFonts w:ascii="Menlo" w:hAnsi="Menlo" w:cs="Menlo"/>
          <w:color w:val="B5CEA8"/>
          <w:sz w:val="18"/>
          <w:szCs w:val="18"/>
          <w:lang w:val="fr-GB"/>
        </w:rPr>
        <w:t>52.25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35B3BB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51.35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4B3753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52.25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248CA48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lastRenderedPageBreak/>
        <w:t>LSTMwithSoftMax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51.35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4291CA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LSTMwithSigmoid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53.15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6E03449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52.25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0E6AA24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50.45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2BE066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55.86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60.0</w:t>
      </w:r>
      <w:r w:rsidRPr="00E71B63">
        <w:rPr>
          <w:rFonts w:ascii="Menlo" w:hAnsi="Menlo" w:cs="Menlo"/>
          <w:color w:val="D4D4D4"/>
          <w:sz w:val="18"/>
          <w:szCs w:val="18"/>
          <w:lang w:val="fr-GB"/>
        </w:rPr>
        <w:t>]</w:t>
      </w:r>
    </w:p>
    <w:p w14:paraId="5AD3596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GRUwithSigmoid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52.25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791982F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50.45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62C2CAB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49.55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42.0</w:t>
      </w:r>
      <w:r w:rsidRPr="00E71B63">
        <w:rPr>
          <w:rFonts w:ascii="Menlo" w:hAnsi="Menlo" w:cs="Menlo"/>
          <w:color w:val="D4D4D4"/>
          <w:sz w:val="18"/>
          <w:szCs w:val="18"/>
          <w:lang w:val="fr-GB"/>
        </w:rPr>
        <w:t>]</w:t>
      </w:r>
    </w:p>
    <w:p w14:paraId="65E7F8A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46.85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50.0</w:t>
      </w:r>
      <w:r w:rsidRPr="00E71B63">
        <w:rPr>
          <w:rFonts w:ascii="Menlo" w:hAnsi="Menlo" w:cs="Menlo"/>
          <w:color w:val="D4D4D4"/>
          <w:sz w:val="18"/>
          <w:szCs w:val="18"/>
          <w:lang w:val="fr-GB"/>
        </w:rPr>
        <w:t>]</w:t>
      </w:r>
    </w:p>
    <w:p w14:paraId="0F3A98D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SRNNwithSigmoid</w:t>
      </w:r>
      <w:r w:rsidRPr="00E71B63">
        <w:rPr>
          <w:rFonts w:ascii="Menlo" w:hAnsi="Menlo" w:cs="Menlo"/>
          <w:color w:val="D4D4D4"/>
          <w:sz w:val="18"/>
          <w:szCs w:val="18"/>
          <w:lang w:val="fr-GB"/>
        </w:rPr>
        <w:t xml:space="preserve"> = [ </w:t>
      </w:r>
      <w:r w:rsidRPr="00E71B63">
        <w:rPr>
          <w:rFonts w:ascii="Menlo" w:hAnsi="Menlo" w:cs="Menlo"/>
          <w:color w:val="B5CEA8"/>
          <w:sz w:val="18"/>
          <w:szCs w:val="18"/>
          <w:lang w:val="fr-GB"/>
        </w:rPr>
        <w:t>52.25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5605AA0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82.88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68.0</w:t>
      </w:r>
      <w:r w:rsidRPr="00E71B63">
        <w:rPr>
          <w:rFonts w:ascii="Menlo" w:hAnsi="Menlo" w:cs="Menlo"/>
          <w:color w:val="D4D4D4"/>
          <w:sz w:val="18"/>
          <w:szCs w:val="18"/>
          <w:lang w:val="fr-GB"/>
        </w:rPr>
        <w:t>]</w:t>
      </w:r>
    </w:p>
    <w:p w14:paraId="32596E9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53.15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2BF3933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57.66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3A632CA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DensewithSigmoid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52.25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52.0</w:t>
      </w:r>
      <w:r w:rsidRPr="00E71B63">
        <w:rPr>
          <w:rFonts w:ascii="Menlo" w:hAnsi="Menlo" w:cs="Menlo"/>
          <w:color w:val="D4D4D4"/>
          <w:sz w:val="18"/>
          <w:szCs w:val="18"/>
          <w:lang w:val="fr-GB"/>
        </w:rPr>
        <w:t>]</w:t>
      </w:r>
    </w:p>
    <w:p w14:paraId="09B3BDD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F8667B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textBasedTrainingMean</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w:t>
      </w:r>
    </w:p>
    <w:p w14:paraId="7245174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textBasedValidationMean</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LSTMwithSigmoid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GRUwithSigmoid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SRNNwithSigmoid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DensewithReLu</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DensewithTanh</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DensewithSoftMax</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DensewithSigmoid</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p>
    <w:p w14:paraId="5F9A725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treeBasedTrainingMean</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textBasedTrainingMean</w:t>
      </w:r>
      <w:r w:rsidRPr="00E71B63">
        <w:rPr>
          <w:rFonts w:ascii="Menlo" w:hAnsi="Menlo" w:cs="Menlo"/>
          <w:color w:val="D4D4D4"/>
          <w:sz w:val="18"/>
          <w:szCs w:val="18"/>
          <w:lang w:val="fr-GB"/>
        </w:rPr>
        <w:t>/</w:t>
      </w:r>
      <w:r w:rsidRPr="00E71B63">
        <w:rPr>
          <w:rFonts w:ascii="Menlo" w:hAnsi="Menlo" w:cs="Menlo"/>
          <w:color w:val="B5CEA8"/>
          <w:sz w:val="18"/>
          <w:szCs w:val="18"/>
          <w:lang w:val="fr-GB"/>
        </w:rPr>
        <w:t>20.0</w:t>
      </w:r>
    </w:p>
    <w:p w14:paraId="4321E13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treeBasedValidationMean</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textBasedValidationMean</w:t>
      </w:r>
      <w:r w:rsidRPr="00E71B63">
        <w:rPr>
          <w:rFonts w:ascii="Menlo" w:hAnsi="Menlo" w:cs="Menlo"/>
          <w:color w:val="D4D4D4"/>
          <w:sz w:val="18"/>
          <w:szCs w:val="18"/>
          <w:lang w:val="fr-GB"/>
        </w:rPr>
        <w:t>/</w:t>
      </w:r>
      <w:r w:rsidRPr="00E71B63">
        <w:rPr>
          <w:rFonts w:ascii="Menlo" w:hAnsi="Menlo" w:cs="Menlo"/>
          <w:color w:val="B5CEA8"/>
          <w:sz w:val="18"/>
          <w:szCs w:val="18"/>
          <w:lang w:val="fr-GB"/>
        </w:rPr>
        <w:t>20.0</w:t>
      </w:r>
    </w:p>
    <w:p w14:paraId="05C9610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99D35C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"Avergae TA from Text-Based Deep Learning Models:"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treeBasedTrainingMean</w:t>
      </w:r>
      <w:r w:rsidRPr="00E71B63">
        <w:rPr>
          <w:rFonts w:ascii="Menlo" w:hAnsi="Menlo" w:cs="Menlo"/>
          <w:color w:val="D4D4D4"/>
          <w:sz w:val="18"/>
          <w:szCs w:val="18"/>
          <w:lang w:val="fr-GB"/>
        </w:rPr>
        <w:t>)</w:t>
      </w:r>
    </w:p>
    <w:p w14:paraId="3F249E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"Avergae VA from Text-Based Deep Learning Models:"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treeBasedValidationMean</w:t>
      </w:r>
      <w:r w:rsidRPr="00E71B63">
        <w:rPr>
          <w:rFonts w:ascii="Menlo" w:hAnsi="Menlo" w:cs="Menlo"/>
          <w:color w:val="D4D4D4"/>
          <w:sz w:val="18"/>
          <w:szCs w:val="18"/>
          <w:lang w:val="fr-GB"/>
        </w:rPr>
        <w:t>)</w:t>
      </w:r>
    </w:p>
    <w:p w14:paraId="7AE86A6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147C30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xAxisLabels</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"Training 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"Validation Accuracy"</w:t>
      </w:r>
      <w:r w:rsidRPr="00E71B63">
        <w:rPr>
          <w:rFonts w:ascii="Menlo" w:hAnsi="Menlo" w:cs="Menlo"/>
          <w:color w:val="D4D4D4"/>
          <w:sz w:val="18"/>
          <w:szCs w:val="18"/>
          <w:lang w:val="fr-GB"/>
        </w:rPr>
        <w:t>]</w:t>
      </w:r>
    </w:p>
    <w:p w14:paraId="7912691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25781D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fig</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plot</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subplots</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p>
    <w:p w14:paraId="021DA65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6844EF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5CD7673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4E9FFD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6AD4AFD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C6BAA7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976A6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67D72F3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453C31B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314D262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7BDA81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41E6793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41C4D40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3706C7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1A331EA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362B120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lastRenderedPageBreak/>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2D5E927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2024F05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4424F3A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58A504E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4DBA99B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0AA8D6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0A47585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E13DD3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w:t>
      </w:r>
      <w:r w:rsidRPr="00E71B63">
        <w:rPr>
          <w:rFonts w:ascii="Menlo" w:hAnsi="Menlo" w:cs="Menlo"/>
          <w:color w:val="D4D4D4"/>
          <w:sz w:val="18"/>
          <w:szCs w:val="18"/>
          <w:lang w:val="fr-GB"/>
        </w:rPr>
        <w:t>.</w:t>
      </w:r>
      <w:r w:rsidRPr="00E71B63">
        <w:rPr>
          <w:rFonts w:ascii="Menlo" w:hAnsi="Menlo" w:cs="Menlo"/>
          <w:color w:val="DCDCAA"/>
          <w:sz w:val="18"/>
          <w:szCs w:val="18"/>
          <w:lang w:val="fr-GB"/>
        </w:rPr>
        <w:t>legend</w:t>
      </w:r>
      <w:r w:rsidRPr="00E71B63">
        <w:rPr>
          <w:rFonts w:ascii="Menlo" w:hAnsi="Menlo" w:cs="Menlo"/>
          <w:color w:val="D4D4D4"/>
          <w:sz w:val="18"/>
          <w:szCs w:val="18"/>
          <w:lang w:val="fr-GB"/>
        </w:rPr>
        <w:t>(</w:t>
      </w:r>
      <w:r w:rsidRPr="00E71B63">
        <w:rPr>
          <w:rFonts w:ascii="Menlo" w:hAnsi="Menlo" w:cs="Menlo"/>
          <w:color w:val="9CDCFE"/>
          <w:sz w:val="18"/>
          <w:szCs w:val="18"/>
          <w:lang w:val="fr-GB"/>
        </w:rPr>
        <w:t>loc</w:t>
      </w:r>
      <w:r w:rsidRPr="00E71B63">
        <w:rPr>
          <w:rFonts w:ascii="Menlo" w:hAnsi="Menlo" w:cs="Menlo"/>
          <w:color w:val="D4D4D4"/>
          <w:sz w:val="18"/>
          <w:szCs w:val="18"/>
          <w:lang w:val="fr-GB"/>
        </w:rPr>
        <w:t>=</w:t>
      </w:r>
      <w:r w:rsidRPr="00E71B63">
        <w:rPr>
          <w:rFonts w:ascii="Menlo" w:hAnsi="Menlo" w:cs="Menlo"/>
          <w:color w:val="CE9178"/>
          <w:sz w:val="18"/>
          <w:szCs w:val="18"/>
          <w:lang w:val="fr-GB"/>
        </w:rPr>
        <w:t>"upper left"</w:t>
      </w:r>
      <w:r w:rsidRPr="00E71B63">
        <w:rPr>
          <w:rFonts w:ascii="Menlo" w:hAnsi="Menlo" w:cs="Menlo"/>
          <w:color w:val="D4D4D4"/>
          <w:sz w:val="18"/>
          <w:szCs w:val="18"/>
          <w:lang w:val="fr-GB"/>
        </w:rPr>
        <w:t>)</w:t>
      </w:r>
    </w:p>
    <w:p w14:paraId="0B1A4C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xTickValues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p>
    <w:p w14:paraId="0B048C7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title</w:t>
      </w:r>
      <w:r w:rsidRPr="00E71B63">
        <w:rPr>
          <w:rFonts w:ascii="Menlo" w:hAnsi="Menlo" w:cs="Menlo"/>
          <w:color w:val="D4D4D4"/>
          <w:sz w:val="18"/>
          <w:szCs w:val="18"/>
          <w:lang w:val="fr-GB"/>
        </w:rPr>
        <w:t>(</w:t>
      </w:r>
      <w:r w:rsidRPr="00E71B63">
        <w:rPr>
          <w:rFonts w:ascii="Menlo" w:hAnsi="Menlo" w:cs="Menlo"/>
          <w:color w:val="CE9178"/>
          <w:sz w:val="18"/>
          <w:szCs w:val="18"/>
          <w:lang w:val="fr-GB"/>
        </w:rPr>
        <w:t>"Text-Based Deep Learning Model Results"</w:t>
      </w:r>
      <w:r w:rsidRPr="00E71B63">
        <w:rPr>
          <w:rFonts w:ascii="Menlo" w:hAnsi="Menlo" w:cs="Menlo"/>
          <w:color w:val="D4D4D4"/>
          <w:sz w:val="18"/>
          <w:szCs w:val="18"/>
          <w:lang w:val="fr-GB"/>
        </w:rPr>
        <w:t>)</w:t>
      </w:r>
    </w:p>
    <w:p w14:paraId="488C74B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xlabel</w:t>
      </w:r>
      <w:r w:rsidRPr="00E71B63">
        <w:rPr>
          <w:rFonts w:ascii="Menlo" w:hAnsi="Menlo" w:cs="Menlo"/>
          <w:color w:val="D4D4D4"/>
          <w:sz w:val="18"/>
          <w:szCs w:val="18"/>
          <w:lang w:val="fr-GB"/>
        </w:rPr>
        <w:t>(</w:t>
      </w:r>
      <w:r w:rsidRPr="00E71B63">
        <w:rPr>
          <w:rFonts w:ascii="Menlo" w:hAnsi="Menlo" w:cs="Menlo"/>
          <w:color w:val="CE9178"/>
          <w:sz w:val="18"/>
          <w:szCs w:val="18"/>
          <w:lang w:val="fr-GB"/>
        </w:rPr>
        <w:t>'Accuracy Type'</w:t>
      </w:r>
      <w:r w:rsidRPr="00E71B63">
        <w:rPr>
          <w:rFonts w:ascii="Menlo" w:hAnsi="Menlo" w:cs="Menlo"/>
          <w:color w:val="D4D4D4"/>
          <w:sz w:val="18"/>
          <w:szCs w:val="18"/>
          <w:lang w:val="fr-GB"/>
        </w:rPr>
        <w:t>)</w:t>
      </w:r>
    </w:p>
    <w:p w14:paraId="4F6643A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ylabel</w:t>
      </w:r>
      <w:r w:rsidRPr="00E71B63">
        <w:rPr>
          <w:rFonts w:ascii="Menlo" w:hAnsi="Menlo" w:cs="Menlo"/>
          <w:color w:val="D4D4D4"/>
          <w:sz w:val="18"/>
          <w:szCs w:val="18"/>
          <w:lang w:val="fr-GB"/>
        </w:rPr>
        <w:t>(</w:t>
      </w:r>
      <w:r w:rsidRPr="00E71B63">
        <w:rPr>
          <w:rFonts w:ascii="Menlo" w:hAnsi="Menlo" w:cs="Menlo"/>
          <w:color w:val="CE9178"/>
          <w:sz w:val="18"/>
          <w:szCs w:val="18"/>
          <w:lang w:val="fr-GB"/>
        </w:rPr>
        <w:t>'Accuracy Score'</w:t>
      </w:r>
      <w:r w:rsidRPr="00E71B63">
        <w:rPr>
          <w:rFonts w:ascii="Menlo" w:hAnsi="Menlo" w:cs="Menlo"/>
          <w:color w:val="D4D4D4"/>
          <w:sz w:val="18"/>
          <w:szCs w:val="18"/>
          <w:lang w:val="fr-GB"/>
        </w:rPr>
        <w:t>)</w:t>
      </w:r>
    </w:p>
    <w:p w14:paraId="213E60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xticks</w:t>
      </w:r>
      <w:r w:rsidRPr="00E71B63">
        <w:rPr>
          <w:rFonts w:ascii="Menlo" w:hAnsi="Menlo" w:cs="Menlo"/>
          <w:color w:val="D4D4D4"/>
          <w:sz w:val="18"/>
          <w:szCs w:val="18"/>
          <w:lang w:val="fr-GB"/>
        </w:rPr>
        <w:t>(</w:t>
      </w:r>
      <w:r w:rsidRPr="00E71B63">
        <w:rPr>
          <w:rFonts w:ascii="Menlo" w:hAnsi="Menlo" w:cs="Menlo"/>
          <w:color w:val="9CDCFE"/>
          <w:sz w:val="18"/>
          <w:szCs w:val="18"/>
          <w:lang w:val="fr-GB"/>
        </w:rPr>
        <w:t>ticks</w:t>
      </w:r>
      <w:r w:rsidRPr="00E71B63">
        <w:rPr>
          <w:rFonts w:ascii="Menlo" w:hAnsi="Menlo" w:cs="Menlo"/>
          <w:color w:val="D4D4D4"/>
          <w:sz w:val="18"/>
          <w:szCs w:val="18"/>
          <w:lang w:val="fr-GB"/>
        </w:rPr>
        <w:t>=</w:t>
      </w:r>
      <w:r w:rsidRPr="00E71B63">
        <w:rPr>
          <w:rFonts w:ascii="Menlo" w:hAnsi="Menlo" w:cs="Menlo"/>
          <w:color w:val="9CDCFE"/>
          <w:sz w:val="18"/>
          <w:szCs w:val="18"/>
          <w:lang w:val="fr-GB"/>
        </w:rPr>
        <w:t>xTickValues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labels</w:t>
      </w:r>
      <w:r w:rsidRPr="00E71B63">
        <w:rPr>
          <w:rFonts w:ascii="Menlo" w:hAnsi="Menlo" w:cs="Menlo"/>
          <w:color w:val="D4D4D4"/>
          <w:sz w:val="18"/>
          <w:szCs w:val="18"/>
          <w:lang w:val="fr-GB"/>
        </w:rPr>
        <w:t>=</w:t>
      </w:r>
      <w:r w:rsidRPr="00E71B63">
        <w:rPr>
          <w:rFonts w:ascii="Menlo" w:hAnsi="Menlo" w:cs="Menlo"/>
          <w:color w:val="9CDCFE"/>
          <w:sz w:val="18"/>
          <w:szCs w:val="18"/>
          <w:lang w:val="fr-GB"/>
        </w:rPr>
        <w:t>xAxisLabels</w:t>
      </w:r>
      <w:r w:rsidRPr="00E71B63">
        <w:rPr>
          <w:rFonts w:ascii="Menlo" w:hAnsi="Menlo" w:cs="Menlo"/>
          <w:color w:val="D4D4D4"/>
          <w:sz w:val="18"/>
          <w:szCs w:val="18"/>
          <w:lang w:val="fr-GB"/>
        </w:rPr>
        <w:t>)</w:t>
      </w:r>
    </w:p>
    <w:p w14:paraId="70FD21A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show</w:t>
      </w:r>
      <w:r w:rsidRPr="00E71B63">
        <w:rPr>
          <w:rFonts w:ascii="Menlo" w:hAnsi="Menlo" w:cs="Menlo"/>
          <w:color w:val="D4D4D4"/>
          <w:sz w:val="18"/>
          <w:szCs w:val="18"/>
          <w:lang w:val="fr-GB"/>
        </w:rPr>
        <w:t>()</w:t>
      </w:r>
    </w:p>
    <w:p w14:paraId="3A01B693"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6EC5FF3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PLOT TREE-BASED DEEP LEARNING MODEL ACCURACIES USING UNHASHED NODES</w:t>
      </w:r>
    </w:p>
    <w:p w14:paraId="3CDDBF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fig2</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plot2</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subplots</w:t>
      </w:r>
      <w:r w:rsidRPr="00E71B63">
        <w:rPr>
          <w:rFonts w:ascii="Menlo" w:hAnsi="Menlo" w:cs="Menlo"/>
          <w:color w:val="D4D4D4"/>
          <w:sz w:val="18"/>
          <w:szCs w:val="18"/>
          <w:lang w:val="fr-GB"/>
        </w:rPr>
        <w:t>(</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p>
    <w:p w14:paraId="21FCBAB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793678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52.66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57.58</w:t>
      </w:r>
      <w:r w:rsidRPr="00E71B63">
        <w:rPr>
          <w:rFonts w:ascii="Menlo" w:hAnsi="Menlo" w:cs="Menlo"/>
          <w:color w:val="D4D4D4"/>
          <w:sz w:val="18"/>
          <w:szCs w:val="18"/>
          <w:lang w:val="fr-GB"/>
        </w:rPr>
        <w:t>]</w:t>
      </w:r>
    </w:p>
    <w:p w14:paraId="6CF876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49.30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48.48</w:t>
      </w:r>
      <w:r w:rsidRPr="00E71B63">
        <w:rPr>
          <w:rFonts w:ascii="Menlo" w:hAnsi="Menlo" w:cs="Menlo"/>
          <w:color w:val="D4D4D4"/>
          <w:sz w:val="18"/>
          <w:szCs w:val="18"/>
          <w:lang w:val="fr-GB"/>
        </w:rPr>
        <w:t>]</w:t>
      </w:r>
    </w:p>
    <w:p w14:paraId="12D769E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49.22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42.42</w:t>
      </w:r>
      <w:r w:rsidRPr="00E71B63">
        <w:rPr>
          <w:rFonts w:ascii="Menlo" w:hAnsi="Menlo" w:cs="Menlo"/>
          <w:color w:val="D4D4D4"/>
          <w:sz w:val="18"/>
          <w:szCs w:val="18"/>
          <w:lang w:val="fr-GB"/>
        </w:rPr>
        <w:t>]</w:t>
      </w:r>
    </w:p>
    <w:p w14:paraId="6D05E3F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MLPwithSigmoid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50.88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57.58</w:t>
      </w:r>
      <w:r w:rsidRPr="00E71B63">
        <w:rPr>
          <w:rFonts w:ascii="Menlo" w:hAnsi="Menlo" w:cs="Menlo"/>
          <w:color w:val="D4D4D4"/>
          <w:sz w:val="18"/>
          <w:szCs w:val="18"/>
          <w:lang w:val="fr-GB"/>
        </w:rPr>
        <w:t>]</w:t>
      </w:r>
    </w:p>
    <w:p w14:paraId="16080F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E36D4D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56.25</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75.76</w:t>
      </w:r>
      <w:r w:rsidRPr="00E71B63">
        <w:rPr>
          <w:rFonts w:ascii="Menlo" w:hAnsi="Menlo" w:cs="Menlo"/>
          <w:color w:val="D4D4D4"/>
          <w:sz w:val="18"/>
          <w:szCs w:val="18"/>
          <w:lang w:val="fr-GB"/>
        </w:rPr>
        <w:t>]</w:t>
      </w:r>
    </w:p>
    <w:p w14:paraId="288F475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60.94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70.00</w:t>
      </w:r>
      <w:r w:rsidRPr="00E71B63">
        <w:rPr>
          <w:rFonts w:ascii="Menlo" w:hAnsi="Menlo" w:cs="Menlo"/>
          <w:color w:val="D4D4D4"/>
          <w:sz w:val="18"/>
          <w:szCs w:val="18"/>
          <w:lang w:val="fr-GB"/>
        </w:rPr>
        <w:t>]</w:t>
      </w:r>
    </w:p>
    <w:p w14:paraId="1BB1BB2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72.66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63.64</w:t>
      </w:r>
      <w:r w:rsidRPr="00E71B63">
        <w:rPr>
          <w:rFonts w:ascii="Menlo" w:hAnsi="Menlo" w:cs="Menlo"/>
          <w:color w:val="D4D4D4"/>
          <w:sz w:val="18"/>
          <w:szCs w:val="18"/>
          <w:lang w:val="fr-GB"/>
        </w:rPr>
        <w:t>]</w:t>
      </w:r>
    </w:p>
    <w:p w14:paraId="0C650D5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LSTMwithSigmoid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77.34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70.00</w:t>
      </w:r>
      <w:r w:rsidRPr="00E71B63">
        <w:rPr>
          <w:rFonts w:ascii="Menlo" w:hAnsi="Menlo" w:cs="Menlo"/>
          <w:color w:val="D4D4D4"/>
          <w:sz w:val="18"/>
          <w:szCs w:val="18"/>
          <w:lang w:val="fr-GB"/>
        </w:rPr>
        <w:t>]</w:t>
      </w:r>
    </w:p>
    <w:p w14:paraId="1BBCFA4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BDB2AF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71.88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66.67</w:t>
      </w:r>
      <w:r w:rsidRPr="00E71B63">
        <w:rPr>
          <w:rFonts w:ascii="Menlo" w:hAnsi="Menlo" w:cs="Menlo"/>
          <w:color w:val="D4D4D4"/>
          <w:sz w:val="18"/>
          <w:szCs w:val="18"/>
          <w:lang w:val="fr-GB"/>
        </w:rPr>
        <w:t>]</w:t>
      </w:r>
    </w:p>
    <w:p w14:paraId="620B70F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53.12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51.52</w:t>
      </w:r>
      <w:r w:rsidRPr="00E71B63">
        <w:rPr>
          <w:rFonts w:ascii="Menlo" w:hAnsi="Menlo" w:cs="Menlo"/>
          <w:color w:val="D4D4D4"/>
          <w:sz w:val="18"/>
          <w:szCs w:val="18"/>
          <w:lang w:val="fr-GB"/>
        </w:rPr>
        <w:t>]</w:t>
      </w:r>
    </w:p>
    <w:p w14:paraId="6BFA630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74.22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60.61</w:t>
      </w:r>
      <w:r w:rsidRPr="00E71B63">
        <w:rPr>
          <w:rFonts w:ascii="Menlo" w:hAnsi="Menlo" w:cs="Menlo"/>
          <w:color w:val="D4D4D4"/>
          <w:sz w:val="18"/>
          <w:szCs w:val="18"/>
          <w:lang w:val="fr-GB"/>
        </w:rPr>
        <w:t>]</w:t>
      </w:r>
    </w:p>
    <w:p w14:paraId="7FB65B4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GRUwithSigmoid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76.56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75.76</w:t>
      </w:r>
      <w:r w:rsidRPr="00E71B63">
        <w:rPr>
          <w:rFonts w:ascii="Menlo" w:hAnsi="Menlo" w:cs="Menlo"/>
          <w:color w:val="D4D4D4"/>
          <w:sz w:val="18"/>
          <w:szCs w:val="18"/>
          <w:lang w:val="fr-GB"/>
        </w:rPr>
        <w:t>]</w:t>
      </w:r>
    </w:p>
    <w:p w14:paraId="11D7F11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448811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61.72</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48.48</w:t>
      </w:r>
      <w:r w:rsidRPr="00E71B63">
        <w:rPr>
          <w:rFonts w:ascii="Menlo" w:hAnsi="Menlo" w:cs="Menlo"/>
          <w:color w:val="D4D4D4"/>
          <w:sz w:val="18"/>
          <w:szCs w:val="18"/>
          <w:lang w:val="fr-GB"/>
        </w:rPr>
        <w:t>]</w:t>
      </w:r>
    </w:p>
    <w:p w14:paraId="0C8CBCE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71.09</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66.67</w:t>
      </w:r>
      <w:r w:rsidRPr="00E71B63">
        <w:rPr>
          <w:rFonts w:ascii="Menlo" w:hAnsi="Menlo" w:cs="Menlo"/>
          <w:color w:val="D4D4D4"/>
          <w:sz w:val="18"/>
          <w:szCs w:val="18"/>
          <w:lang w:val="fr-GB"/>
        </w:rPr>
        <w:t>]</w:t>
      </w:r>
    </w:p>
    <w:p w14:paraId="0E388FB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100.0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60.61</w:t>
      </w:r>
      <w:r w:rsidRPr="00E71B63">
        <w:rPr>
          <w:rFonts w:ascii="Menlo" w:hAnsi="Menlo" w:cs="Menlo"/>
          <w:color w:val="D4D4D4"/>
          <w:sz w:val="18"/>
          <w:szCs w:val="18"/>
          <w:lang w:val="fr-GB"/>
        </w:rPr>
        <w:t>]</w:t>
      </w:r>
    </w:p>
    <w:p w14:paraId="2AEE1B2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SRNNwithSigmoid</w:t>
      </w:r>
      <w:r w:rsidRPr="00E71B63">
        <w:rPr>
          <w:rFonts w:ascii="Menlo" w:hAnsi="Menlo" w:cs="Menlo"/>
          <w:color w:val="D4D4D4"/>
          <w:sz w:val="18"/>
          <w:szCs w:val="18"/>
          <w:lang w:val="fr-GB"/>
        </w:rPr>
        <w:t xml:space="preserve"> = [ </w:t>
      </w:r>
      <w:r w:rsidRPr="00E71B63">
        <w:rPr>
          <w:rFonts w:ascii="Menlo" w:hAnsi="Menlo" w:cs="Menlo"/>
          <w:color w:val="B5CEA8"/>
          <w:sz w:val="18"/>
          <w:szCs w:val="18"/>
          <w:lang w:val="fr-GB"/>
        </w:rPr>
        <w:t>100.0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70.0</w:t>
      </w:r>
      <w:r w:rsidRPr="00E71B63">
        <w:rPr>
          <w:rFonts w:ascii="Menlo" w:hAnsi="Menlo" w:cs="Menlo"/>
          <w:color w:val="D4D4D4"/>
          <w:sz w:val="18"/>
          <w:szCs w:val="18"/>
          <w:lang w:val="fr-GB"/>
        </w:rPr>
        <w:t>]</w:t>
      </w:r>
    </w:p>
    <w:p w14:paraId="0B93649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086665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DensewithReLu</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50.78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57.58</w:t>
      </w:r>
      <w:r w:rsidRPr="00E71B63">
        <w:rPr>
          <w:rFonts w:ascii="Menlo" w:hAnsi="Menlo" w:cs="Menlo"/>
          <w:color w:val="D4D4D4"/>
          <w:sz w:val="18"/>
          <w:szCs w:val="18"/>
          <w:lang w:val="fr-GB"/>
        </w:rPr>
        <w:t>]</w:t>
      </w:r>
    </w:p>
    <w:p w14:paraId="2F10287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DensewithTanh</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50.78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57.58</w:t>
      </w:r>
      <w:r w:rsidRPr="00E71B63">
        <w:rPr>
          <w:rFonts w:ascii="Menlo" w:hAnsi="Menlo" w:cs="Menlo"/>
          <w:color w:val="D4D4D4"/>
          <w:sz w:val="18"/>
          <w:szCs w:val="18"/>
          <w:lang w:val="fr-GB"/>
        </w:rPr>
        <w:t>]</w:t>
      </w:r>
    </w:p>
    <w:p w14:paraId="19EE0EF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DensewithSoftMax</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96.88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75.76</w:t>
      </w:r>
      <w:r w:rsidRPr="00E71B63">
        <w:rPr>
          <w:rFonts w:ascii="Menlo" w:hAnsi="Menlo" w:cs="Menlo"/>
          <w:color w:val="D4D4D4"/>
          <w:sz w:val="18"/>
          <w:szCs w:val="18"/>
          <w:lang w:val="fr-GB"/>
        </w:rPr>
        <w:t>]</w:t>
      </w:r>
    </w:p>
    <w:p w14:paraId="5CBFEA9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DensewithSigmoid</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97.66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57.58</w:t>
      </w:r>
      <w:r w:rsidRPr="00E71B63">
        <w:rPr>
          <w:rFonts w:ascii="Menlo" w:hAnsi="Menlo" w:cs="Menlo"/>
          <w:color w:val="D4D4D4"/>
          <w:sz w:val="18"/>
          <w:szCs w:val="18"/>
          <w:lang w:val="fr-GB"/>
        </w:rPr>
        <w:t>]</w:t>
      </w:r>
    </w:p>
    <w:p w14:paraId="4998C302"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047DF72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6F7E407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597C1E2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099C86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MLPwithSigmoid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"MLPwithSigmoid"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54D02F3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1B0202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lastRenderedPageBreak/>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6CCF5E5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6A62794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5ED3A4F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LSTMwithSigmoid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"LSTMwithSigmoid"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86D2B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0F2F1E9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1DB5911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598C4AC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GRUwithSigmoid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"GRUwithSigmoid"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61E17F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B8B920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346F56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2E57C72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SRNNwithSigmoid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"SRNNwithSigmoid"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880B1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C1570A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5D8EA4C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445473D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plot</w:t>
      </w:r>
      <w:r w:rsidRPr="00E71B63">
        <w:rPr>
          <w:rFonts w:ascii="Menlo" w:hAnsi="Menlo" w:cs="Menlo"/>
          <w:color w:val="D4D4D4"/>
          <w:sz w:val="18"/>
          <w:szCs w:val="18"/>
          <w:lang w:val="fr-GB"/>
        </w:rPr>
        <w:t>(</w:t>
      </w:r>
      <w:r w:rsidRPr="00E71B63">
        <w:rPr>
          <w:rFonts w:ascii="Menlo" w:hAnsi="Menlo" w:cs="Menlo"/>
          <w:color w:val="9CDCFE"/>
          <w:sz w:val="18"/>
          <w:szCs w:val="18"/>
          <w:lang w:val="fr-GB"/>
        </w:rPr>
        <w:t>DensewithSigmoid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r w:rsidRPr="00E71B63">
        <w:rPr>
          <w:rFonts w:ascii="Menlo" w:hAnsi="Menlo" w:cs="Menlo"/>
          <w:color w:val="CE9178"/>
          <w:sz w:val="18"/>
          <w:szCs w:val="18"/>
          <w:lang w:val="fr-GB"/>
        </w:rPr>
        <w:t>"DensewithSigmoid"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marker</w:t>
      </w:r>
      <w:r w:rsidRPr="00E71B63">
        <w:rPr>
          <w:rFonts w:ascii="Menlo" w:hAnsi="Menlo" w:cs="Menlo"/>
          <w:color w:val="D4D4D4"/>
          <w:sz w:val="18"/>
          <w:szCs w:val="18"/>
          <w:lang w:val="fr-GB"/>
        </w:rPr>
        <w:t>=</w:t>
      </w:r>
      <w:r w:rsidRPr="00E71B63">
        <w:rPr>
          <w:rFonts w:ascii="Menlo" w:hAnsi="Menlo" w:cs="Menlo"/>
          <w:color w:val="CE9178"/>
          <w:sz w:val="18"/>
          <w:szCs w:val="18"/>
          <w:lang w:val="fr-GB"/>
        </w:rPr>
        <w:t>"o"</w:t>
      </w:r>
      <w:r w:rsidRPr="00E71B63">
        <w:rPr>
          <w:rFonts w:ascii="Menlo" w:hAnsi="Menlo" w:cs="Menlo"/>
          <w:color w:val="D4D4D4"/>
          <w:sz w:val="18"/>
          <w:szCs w:val="18"/>
          <w:lang w:val="fr-GB"/>
        </w:rPr>
        <w:t>)</w:t>
      </w:r>
    </w:p>
    <w:p w14:paraId="76EC90C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plot2</w:t>
      </w:r>
      <w:r w:rsidRPr="00E71B63">
        <w:rPr>
          <w:rFonts w:ascii="Menlo" w:hAnsi="Menlo" w:cs="Menlo"/>
          <w:color w:val="D4D4D4"/>
          <w:sz w:val="18"/>
          <w:szCs w:val="18"/>
          <w:lang w:val="fr-GB"/>
        </w:rPr>
        <w:t>.</w:t>
      </w:r>
      <w:r w:rsidRPr="00E71B63">
        <w:rPr>
          <w:rFonts w:ascii="Menlo" w:hAnsi="Menlo" w:cs="Menlo"/>
          <w:color w:val="DCDCAA"/>
          <w:sz w:val="18"/>
          <w:szCs w:val="18"/>
          <w:lang w:val="fr-GB"/>
        </w:rPr>
        <w:t>legend</w:t>
      </w:r>
      <w:r w:rsidRPr="00E71B63">
        <w:rPr>
          <w:rFonts w:ascii="Menlo" w:hAnsi="Menlo" w:cs="Menlo"/>
          <w:color w:val="D4D4D4"/>
          <w:sz w:val="18"/>
          <w:szCs w:val="18"/>
          <w:lang w:val="fr-GB"/>
        </w:rPr>
        <w:t>(</w:t>
      </w:r>
      <w:r w:rsidRPr="00E71B63">
        <w:rPr>
          <w:rFonts w:ascii="Menlo" w:hAnsi="Menlo" w:cs="Menlo"/>
          <w:color w:val="9CDCFE"/>
          <w:sz w:val="18"/>
          <w:szCs w:val="18"/>
          <w:lang w:val="fr-GB"/>
        </w:rPr>
        <w:t>loc</w:t>
      </w:r>
      <w:r w:rsidRPr="00E71B63">
        <w:rPr>
          <w:rFonts w:ascii="Menlo" w:hAnsi="Menlo" w:cs="Menlo"/>
          <w:color w:val="D4D4D4"/>
          <w:sz w:val="18"/>
          <w:szCs w:val="18"/>
          <w:lang w:val="fr-GB"/>
        </w:rPr>
        <w:t>=</w:t>
      </w:r>
      <w:r w:rsidRPr="00E71B63">
        <w:rPr>
          <w:rFonts w:ascii="Menlo" w:hAnsi="Menlo" w:cs="Menlo"/>
          <w:color w:val="CE9178"/>
          <w:sz w:val="18"/>
          <w:szCs w:val="18"/>
          <w:lang w:val="fr-GB"/>
        </w:rPr>
        <w:t>"upper left"</w:t>
      </w:r>
      <w:r w:rsidRPr="00E71B63">
        <w:rPr>
          <w:rFonts w:ascii="Menlo" w:hAnsi="Menlo" w:cs="Menlo"/>
          <w:color w:val="D4D4D4"/>
          <w:sz w:val="18"/>
          <w:szCs w:val="18"/>
          <w:lang w:val="fr-GB"/>
        </w:rPr>
        <w:t>)</w:t>
      </w:r>
    </w:p>
    <w:p w14:paraId="6C7B6A2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xTickValues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w:t>
      </w:r>
      <w:r w:rsidRPr="00E71B63">
        <w:rPr>
          <w:rFonts w:ascii="Menlo" w:hAnsi="Menlo" w:cs="Menlo"/>
          <w:color w:val="D4D4D4"/>
          <w:sz w:val="18"/>
          <w:szCs w:val="18"/>
          <w:lang w:val="fr-GB"/>
        </w:rPr>
        <w:t>]</w:t>
      </w:r>
    </w:p>
    <w:p w14:paraId="55A3383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title</w:t>
      </w:r>
      <w:r w:rsidRPr="00E71B63">
        <w:rPr>
          <w:rFonts w:ascii="Menlo" w:hAnsi="Menlo" w:cs="Menlo"/>
          <w:color w:val="D4D4D4"/>
          <w:sz w:val="18"/>
          <w:szCs w:val="18"/>
          <w:lang w:val="fr-GB"/>
        </w:rPr>
        <w:t>(</w:t>
      </w:r>
      <w:r w:rsidRPr="00E71B63">
        <w:rPr>
          <w:rFonts w:ascii="Menlo" w:hAnsi="Menlo" w:cs="Menlo"/>
          <w:color w:val="CE9178"/>
          <w:sz w:val="18"/>
          <w:szCs w:val="18"/>
          <w:lang w:val="fr-GB"/>
        </w:rPr>
        <w:t>"Tree-Based Deep Learning Model with Segmentation Results"</w:t>
      </w:r>
      <w:r w:rsidRPr="00E71B63">
        <w:rPr>
          <w:rFonts w:ascii="Menlo" w:hAnsi="Menlo" w:cs="Menlo"/>
          <w:color w:val="D4D4D4"/>
          <w:sz w:val="18"/>
          <w:szCs w:val="18"/>
          <w:lang w:val="fr-GB"/>
        </w:rPr>
        <w:t>)</w:t>
      </w:r>
    </w:p>
    <w:p w14:paraId="71B1B50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xlabel</w:t>
      </w:r>
      <w:r w:rsidRPr="00E71B63">
        <w:rPr>
          <w:rFonts w:ascii="Menlo" w:hAnsi="Menlo" w:cs="Menlo"/>
          <w:color w:val="D4D4D4"/>
          <w:sz w:val="18"/>
          <w:szCs w:val="18"/>
          <w:lang w:val="fr-GB"/>
        </w:rPr>
        <w:t>(</w:t>
      </w:r>
      <w:r w:rsidRPr="00E71B63">
        <w:rPr>
          <w:rFonts w:ascii="Menlo" w:hAnsi="Menlo" w:cs="Menlo"/>
          <w:color w:val="CE9178"/>
          <w:sz w:val="18"/>
          <w:szCs w:val="18"/>
          <w:lang w:val="fr-GB"/>
        </w:rPr>
        <w:t>'Accuracy Type'</w:t>
      </w:r>
      <w:r w:rsidRPr="00E71B63">
        <w:rPr>
          <w:rFonts w:ascii="Menlo" w:hAnsi="Menlo" w:cs="Menlo"/>
          <w:color w:val="D4D4D4"/>
          <w:sz w:val="18"/>
          <w:szCs w:val="18"/>
          <w:lang w:val="fr-GB"/>
        </w:rPr>
        <w:t>)</w:t>
      </w:r>
    </w:p>
    <w:p w14:paraId="4979EBB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ylabel</w:t>
      </w:r>
      <w:r w:rsidRPr="00E71B63">
        <w:rPr>
          <w:rFonts w:ascii="Menlo" w:hAnsi="Menlo" w:cs="Menlo"/>
          <w:color w:val="D4D4D4"/>
          <w:sz w:val="18"/>
          <w:szCs w:val="18"/>
          <w:lang w:val="fr-GB"/>
        </w:rPr>
        <w:t>(</w:t>
      </w:r>
      <w:r w:rsidRPr="00E71B63">
        <w:rPr>
          <w:rFonts w:ascii="Menlo" w:hAnsi="Menlo" w:cs="Menlo"/>
          <w:color w:val="CE9178"/>
          <w:sz w:val="18"/>
          <w:szCs w:val="18"/>
          <w:lang w:val="fr-GB"/>
        </w:rPr>
        <w:t>'Accuracy Score'</w:t>
      </w:r>
      <w:r w:rsidRPr="00E71B63">
        <w:rPr>
          <w:rFonts w:ascii="Menlo" w:hAnsi="Menlo" w:cs="Menlo"/>
          <w:color w:val="D4D4D4"/>
          <w:sz w:val="18"/>
          <w:szCs w:val="18"/>
          <w:lang w:val="fr-GB"/>
        </w:rPr>
        <w:t>)</w:t>
      </w:r>
    </w:p>
    <w:p w14:paraId="6553906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xticks</w:t>
      </w:r>
      <w:r w:rsidRPr="00E71B63">
        <w:rPr>
          <w:rFonts w:ascii="Menlo" w:hAnsi="Menlo" w:cs="Menlo"/>
          <w:color w:val="D4D4D4"/>
          <w:sz w:val="18"/>
          <w:szCs w:val="18"/>
          <w:lang w:val="fr-GB"/>
        </w:rPr>
        <w:t>(</w:t>
      </w:r>
      <w:r w:rsidRPr="00E71B63">
        <w:rPr>
          <w:rFonts w:ascii="Menlo" w:hAnsi="Menlo" w:cs="Menlo"/>
          <w:color w:val="9CDCFE"/>
          <w:sz w:val="18"/>
          <w:szCs w:val="18"/>
          <w:lang w:val="fr-GB"/>
        </w:rPr>
        <w:t>ticks</w:t>
      </w:r>
      <w:r w:rsidRPr="00E71B63">
        <w:rPr>
          <w:rFonts w:ascii="Menlo" w:hAnsi="Menlo" w:cs="Menlo"/>
          <w:color w:val="D4D4D4"/>
          <w:sz w:val="18"/>
          <w:szCs w:val="18"/>
          <w:lang w:val="fr-GB"/>
        </w:rPr>
        <w:t>=</w:t>
      </w:r>
      <w:r w:rsidRPr="00E71B63">
        <w:rPr>
          <w:rFonts w:ascii="Menlo" w:hAnsi="Menlo" w:cs="Menlo"/>
          <w:color w:val="9CDCFE"/>
          <w:sz w:val="18"/>
          <w:szCs w:val="18"/>
          <w:lang w:val="fr-GB"/>
        </w:rPr>
        <w:t>xTickValues</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labels</w:t>
      </w:r>
      <w:r w:rsidRPr="00E71B63">
        <w:rPr>
          <w:rFonts w:ascii="Menlo" w:hAnsi="Menlo" w:cs="Menlo"/>
          <w:color w:val="D4D4D4"/>
          <w:sz w:val="18"/>
          <w:szCs w:val="18"/>
          <w:lang w:val="fr-GB"/>
        </w:rPr>
        <w:t>=</w:t>
      </w:r>
      <w:r w:rsidRPr="00E71B63">
        <w:rPr>
          <w:rFonts w:ascii="Menlo" w:hAnsi="Menlo" w:cs="Menlo"/>
          <w:color w:val="9CDCFE"/>
          <w:sz w:val="18"/>
          <w:szCs w:val="18"/>
          <w:lang w:val="fr-GB"/>
        </w:rPr>
        <w:t>xAxisLabels</w:t>
      </w:r>
      <w:r w:rsidRPr="00E71B63">
        <w:rPr>
          <w:rFonts w:ascii="Menlo" w:hAnsi="Menlo" w:cs="Menlo"/>
          <w:color w:val="D4D4D4"/>
          <w:sz w:val="18"/>
          <w:szCs w:val="18"/>
          <w:lang w:val="fr-GB"/>
        </w:rPr>
        <w:t>)</w:t>
      </w:r>
    </w:p>
    <w:p w14:paraId="51D6EA7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4EC9B0"/>
          <w:sz w:val="18"/>
          <w:szCs w:val="18"/>
          <w:lang w:val="fr-GB"/>
        </w:rPr>
        <w:t>plt</w:t>
      </w:r>
      <w:r w:rsidRPr="00E71B63">
        <w:rPr>
          <w:rFonts w:ascii="Menlo" w:hAnsi="Menlo" w:cs="Menlo"/>
          <w:color w:val="D4D4D4"/>
          <w:sz w:val="18"/>
          <w:szCs w:val="18"/>
          <w:lang w:val="fr-GB"/>
        </w:rPr>
        <w:t>.</w:t>
      </w:r>
      <w:r w:rsidRPr="00E71B63">
        <w:rPr>
          <w:rFonts w:ascii="Menlo" w:hAnsi="Menlo" w:cs="Menlo"/>
          <w:color w:val="DCDCAA"/>
          <w:sz w:val="18"/>
          <w:szCs w:val="18"/>
          <w:lang w:val="fr-GB"/>
        </w:rPr>
        <w:t>show</w:t>
      </w:r>
      <w:r w:rsidRPr="00E71B63">
        <w:rPr>
          <w:rFonts w:ascii="Menlo" w:hAnsi="Menlo" w:cs="Menlo"/>
          <w:color w:val="D4D4D4"/>
          <w:sz w:val="18"/>
          <w:szCs w:val="18"/>
          <w:lang w:val="fr-GB"/>
        </w:rPr>
        <w:t>()</w:t>
      </w:r>
    </w:p>
    <w:p w14:paraId="3CED185E"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6ECC98C6" w14:textId="77777777" w:rsidR="00885D6C" w:rsidRPr="00E71B63" w:rsidRDefault="00885D6C" w:rsidP="00885D6C">
      <w:pPr>
        <w:rPr>
          <w:lang w:eastAsia="en-US"/>
        </w:rPr>
      </w:pPr>
    </w:p>
    <w:p w14:paraId="3A0DE0D6" w14:textId="77777777" w:rsidR="00885D6C" w:rsidRDefault="00885D6C" w:rsidP="00885D6C">
      <w:pPr>
        <w:pStyle w:val="Titre3"/>
      </w:pPr>
      <w:r>
        <w:t>preliminaryTreeExperiments.py</w:t>
      </w:r>
    </w:p>
    <w:p w14:paraId="417743C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numpy</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p>
    <w:p w14:paraId="1770724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MLP</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MLP</w:t>
      </w:r>
    </w:p>
    <w:p w14:paraId="4FDBE13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RNN</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RNN</w:t>
      </w:r>
    </w:p>
    <w:p w14:paraId="415C886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NaiveBayes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NBClassifier</w:t>
      </w:r>
    </w:p>
    <w:p w14:paraId="15EA77F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DenseModel</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p>
    <w:p w14:paraId="5F092BA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SKLearnClassifiers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SVMClassify</w:t>
      </w:r>
    </w:p>
    <w:p w14:paraId="7DDD69B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ParsingAndEmbeddingLayers</w:t>
      </w:r>
      <w:r w:rsidRPr="00E71B63">
        <w:rPr>
          <w:rFonts w:ascii="Menlo" w:hAnsi="Menlo" w:cs="Menlo"/>
          <w:color w:val="D4D4D4"/>
          <w:sz w:val="18"/>
          <w:szCs w:val="18"/>
          <w:lang w:val="fr-GB"/>
        </w:rPr>
        <w:t>.</w:t>
      </w:r>
      <w:r w:rsidRPr="00E71B63">
        <w:rPr>
          <w:rFonts w:ascii="Menlo" w:hAnsi="Menlo" w:cs="Menlo"/>
          <w:color w:val="4EC9B0"/>
          <w:sz w:val="18"/>
          <w:szCs w:val="18"/>
          <w:lang w:val="fr-GB"/>
        </w:rPr>
        <w:t>Trees</w:t>
      </w:r>
      <w:r w:rsidRPr="00E71B63">
        <w:rPr>
          <w:rFonts w:ascii="Menlo" w:hAnsi="Menlo" w:cs="Menlo"/>
          <w:color w:val="D4D4D4"/>
          <w:sz w:val="18"/>
          <w:szCs w:val="18"/>
          <w:lang w:val="fr-GB"/>
        </w:rPr>
        <w:t>.</w:t>
      </w:r>
      <w:r w:rsidRPr="00E71B63">
        <w:rPr>
          <w:rFonts w:ascii="Menlo" w:hAnsi="Menlo" w:cs="Menlo"/>
          <w:color w:val="4EC9B0"/>
          <w:sz w:val="18"/>
          <w:szCs w:val="18"/>
          <w:lang w:val="fr-GB"/>
        </w:rPr>
        <w:t>TreeSegmentationLayer</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TreeSegmentationLayer</w:t>
      </w:r>
    </w:p>
    <w:p w14:paraId="322E1BA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ParsingAndEmbeddingLayers.Trees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TreeSegmentation</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seg</w:t>
      </w:r>
    </w:p>
    <w:p w14:paraId="2DE6AA29"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051AA2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hashed</w:t>
      </w:r>
      <w:r w:rsidRPr="00E71B63">
        <w:rPr>
          <w:rFonts w:ascii="Menlo" w:hAnsi="Menlo" w:cs="Menlo"/>
          <w:color w:val="D4D4D4"/>
          <w:sz w:val="18"/>
          <w:szCs w:val="18"/>
          <w:lang w:val="fr-GB"/>
        </w:rPr>
        <w:t xml:space="preserve"> = </w:t>
      </w:r>
      <w:r w:rsidRPr="00E71B63">
        <w:rPr>
          <w:rFonts w:ascii="Menlo" w:hAnsi="Menlo" w:cs="Menlo"/>
          <w:color w:val="569CD6"/>
          <w:sz w:val="18"/>
          <w:szCs w:val="18"/>
          <w:lang w:val="fr-GB"/>
        </w:rPr>
        <w:t>True</w:t>
      </w:r>
    </w:p>
    <w:p w14:paraId="69EB914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hashed = False</w:t>
      </w:r>
    </w:p>
    <w:p w14:paraId="0D3275E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seg</w:t>
      </w:r>
      <w:r w:rsidRPr="00E71B63">
        <w:rPr>
          <w:rFonts w:ascii="Menlo" w:hAnsi="Menlo" w:cs="Menlo"/>
          <w:color w:val="D4D4D4"/>
          <w:sz w:val="18"/>
          <w:szCs w:val="18"/>
          <w:lang w:val="fr-GB"/>
        </w:rPr>
        <w:t>.</w:t>
      </w:r>
      <w:r w:rsidRPr="00E71B63">
        <w:rPr>
          <w:rFonts w:ascii="Menlo" w:hAnsi="Menlo" w:cs="Menlo"/>
          <w:color w:val="DCDCAA"/>
          <w:sz w:val="18"/>
          <w:szCs w:val="18"/>
          <w:lang w:val="fr-GB"/>
        </w:rPr>
        <w:t>getUnsortedSegmentTrainData</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p>
    <w:p w14:paraId="63E17EC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x_test_usum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seg</w:t>
      </w:r>
      <w:r w:rsidRPr="00E71B63">
        <w:rPr>
          <w:rFonts w:ascii="Menlo" w:hAnsi="Menlo" w:cs="Menlo"/>
          <w:color w:val="D4D4D4"/>
          <w:sz w:val="18"/>
          <w:szCs w:val="18"/>
          <w:lang w:val="fr-GB"/>
        </w:rPr>
        <w:t>.</w:t>
      </w:r>
      <w:r w:rsidRPr="00E71B63">
        <w:rPr>
          <w:rFonts w:ascii="Menlo" w:hAnsi="Menlo" w:cs="Menlo"/>
          <w:color w:val="DCDCAA"/>
          <w:sz w:val="18"/>
          <w:szCs w:val="18"/>
          <w:lang w:val="fr-GB"/>
        </w:rPr>
        <w:t>getUnsortedSegmentTestData</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p>
    <w:p w14:paraId="5CC94EB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1DCB13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x_train_sum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seg</w:t>
      </w:r>
      <w:r w:rsidRPr="00E71B63">
        <w:rPr>
          <w:rFonts w:ascii="Menlo" w:hAnsi="Menlo" w:cs="Menlo"/>
          <w:color w:val="D4D4D4"/>
          <w:sz w:val="18"/>
          <w:szCs w:val="18"/>
          <w:lang w:val="fr-GB"/>
        </w:rPr>
        <w:t>.</w:t>
      </w:r>
      <w:r w:rsidRPr="00E71B63">
        <w:rPr>
          <w:rFonts w:ascii="Menlo" w:hAnsi="Menlo" w:cs="Menlo"/>
          <w:color w:val="DCDCAA"/>
          <w:sz w:val="18"/>
          <w:szCs w:val="18"/>
          <w:lang w:val="fr-GB"/>
        </w:rPr>
        <w:t>getSortedSegmentTrainData</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p>
    <w:p w14:paraId="7A869D4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lastRenderedPageBreak/>
        <w:t>x_test_sum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seg</w:t>
      </w:r>
      <w:r w:rsidRPr="00E71B63">
        <w:rPr>
          <w:rFonts w:ascii="Menlo" w:hAnsi="Menlo" w:cs="Menlo"/>
          <w:color w:val="D4D4D4"/>
          <w:sz w:val="18"/>
          <w:szCs w:val="18"/>
          <w:lang w:val="fr-GB"/>
        </w:rPr>
        <w:t>.</w:t>
      </w:r>
      <w:r w:rsidRPr="00E71B63">
        <w:rPr>
          <w:rFonts w:ascii="Menlo" w:hAnsi="Menlo" w:cs="Menlo"/>
          <w:color w:val="DCDCAA"/>
          <w:sz w:val="18"/>
          <w:szCs w:val="18"/>
          <w:lang w:val="fr-GB"/>
        </w:rPr>
        <w:t>getSortedSegmentTestData</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p>
    <w:p w14:paraId="194CD65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3C83CF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HASHED ="</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str</w:t>
      </w:r>
      <w:r w:rsidRPr="00E71B63">
        <w:rPr>
          <w:rFonts w:ascii="Menlo" w:hAnsi="Menlo" w:cs="Menlo"/>
          <w:color w:val="D4D4D4"/>
          <w:sz w:val="18"/>
          <w:szCs w:val="18"/>
          <w:lang w:val="fr-GB"/>
        </w:rPr>
        <w:t>(</w:t>
      </w:r>
      <w:r w:rsidRPr="00E71B63">
        <w:rPr>
          <w:rFonts w:ascii="Menlo" w:hAnsi="Menlo" w:cs="Menlo"/>
          <w:color w:val="9CDCFE"/>
          <w:sz w:val="18"/>
          <w:szCs w:val="18"/>
          <w:lang w:val="fr-GB"/>
        </w:rPr>
        <w:t>hashed</w:t>
      </w:r>
      <w:r w:rsidRPr="00E71B63">
        <w:rPr>
          <w:rFonts w:ascii="Menlo" w:hAnsi="Menlo" w:cs="Menlo"/>
          <w:color w:val="D4D4D4"/>
          <w:sz w:val="18"/>
          <w:szCs w:val="18"/>
          <w:lang w:val="fr-GB"/>
        </w:rPr>
        <w:t>).</w:t>
      </w:r>
      <w:r w:rsidRPr="00E71B63">
        <w:rPr>
          <w:rFonts w:ascii="Menlo" w:hAnsi="Menlo" w:cs="Menlo"/>
          <w:color w:val="DCDCAA"/>
          <w:sz w:val="18"/>
          <w:szCs w:val="18"/>
          <w:lang w:val="fr-GB"/>
        </w:rPr>
        <w:t>upper</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"DATA"</w:t>
      </w:r>
      <w:r w:rsidRPr="00E71B63">
        <w:rPr>
          <w:rFonts w:ascii="Menlo" w:hAnsi="Menlo" w:cs="Menlo"/>
          <w:color w:val="D4D4D4"/>
          <w:sz w:val="18"/>
          <w:szCs w:val="18"/>
          <w:lang w:val="fr-GB"/>
        </w:rPr>
        <w:t>)</w:t>
      </w:r>
    </w:p>
    <w:p w14:paraId="23D8D79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segmentCount</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40</w:t>
      </w:r>
    </w:p>
    <w:p w14:paraId="50D42E6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segmentationLayer</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TreeSegmentationLayer</w:t>
      </w:r>
      <w:r w:rsidRPr="00E71B63">
        <w:rPr>
          <w:rFonts w:ascii="Menlo" w:hAnsi="Menlo" w:cs="Menlo"/>
          <w:color w:val="D4D4D4"/>
          <w:sz w:val="18"/>
          <w:szCs w:val="18"/>
          <w:lang w:val="fr-GB"/>
        </w:rPr>
        <w:t>()</w:t>
      </w:r>
    </w:p>
    <w:p w14:paraId="7704D7C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segmentCount</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64</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w:t>
      </w:r>
      <w:r w:rsidRPr="00E71B63">
        <w:rPr>
          <w:rFonts w:ascii="Menlo" w:hAnsi="Menlo" w:cs="Menlo"/>
          <w:color w:val="D4D4D4"/>
          <w:sz w:val="18"/>
          <w:szCs w:val="18"/>
          <w:lang w:val="fr-GB"/>
        </w:rPr>
        <w:t>]</w:t>
      </w:r>
    </w:p>
    <w:p w14:paraId="0FD67CC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epochs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30</w:t>
      </w:r>
    </w:p>
    <w:p w14:paraId="327EB56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0.05</w:t>
      </w:r>
    </w:p>
    <w:p w14:paraId="42018CE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08750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RELU ACTIVATION</w:t>
      </w:r>
    </w:p>
    <w:p w14:paraId="721551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"RUNNING RNN MODELS USING UNSORTED SEGMENTATION AND HASHED NODES"</w:t>
      </w:r>
      <w:r w:rsidRPr="00E71B63">
        <w:rPr>
          <w:rFonts w:ascii="Menlo" w:hAnsi="Menlo" w:cs="Menlo"/>
          <w:color w:val="D4D4D4"/>
          <w:sz w:val="18"/>
          <w:szCs w:val="18"/>
          <w:lang w:val="fr-GB"/>
        </w:rPr>
        <w:t>)</w:t>
      </w:r>
    </w:p>
    <w:p w14:paraId="36E8DBA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SUM AND RELU"</w:t>
      </w:r>
      <w:r w:rsidRPr="00E71B63">
        <w:rPr>
          <w:rFonts w:ascii="Menlo" w:hAnsi="Menlo" w:cs="Menlo"/>
          <w:color w:val="D4D4D4"/>
          <w:sz w:val="18"/>
          <w:szCs w:val="18"/>
          <w:lang w:val="fr-GB"/>
        </w:rPr>
        <w:t>)</w:t>
      </w:r>
    </w:p>
    <w:p w14:paraId="1E3FC45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model1a</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0F5B8D8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650502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MEAN AND RELU"</w:t>
      </w:r>
      <w:r w:rsidRPr="00E71B63">
        <w:rPr>
          <w:rFonts w:ascii="Menlo" w:hAnsi="Menlo" w:cs="Menlo"/>
          <w:color w:val="D4D4D4"/>
          <w:sz w:val="18"/>
          <w:szCs w:val="18"/>
          <w:lang w:val="fr-GB"/>
        </w:rPr>
        <w:t>)</w:t>
      </w:r>
    </w:p>
    <w:p w14:paraId="12209EA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873FB8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MAX AND RELU"</w:t>
      </w:r>
      <w:r w:rsidRPr="00E71B63">
        <w:rPr>
          <w:rFonts w:ascii="Menlo" w:hAnsi="Menlo" w:cs="Menlo"/>
          <w:color w:val="D4D4D4"/>
          <w:sz w:val="18"/>
          <w:szCs w:val="18"/>
          <w:lang w:val="fr-GB"/>
        </w:rPr>
        <w:t>)</w:t>
      </w:r>
    </w:p>
    <w:p w14:paraId="6485827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0EA3AC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MIN AND RELU"</w:t>
      </w:r>
      <w:r w:rsidRPr="00E71B63">
        <w:rPr>
          <w:rFonts w:ascii="Menlo" w:hAnsi="Menlo" w:cs="Menlo"/>
          <w:color w:val="D4D4D4"/>
          <w:sz w:val="18"/>
          <w:szCs w:val="18"/>
          <w:lang w:val="fr-GB"/>
        </w:rPr>
        <w:t>)</w:t>
      </w:r>
    </w:p>
    <w:p w14:paraId="64DE160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36FFB85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PROD AND RELU"</w:t>
      </w:r>
      <w:r w:rsidRPr="00E71B63">
        <w:rPr>
          <w:rFonts w:ascii="Menlo" w:hAnsi="Menlo" w:cs="Menlo"/>
          <w:color w:val="D4D4D4"/>
          <w:sz w:val="18"/>
          <w:szCs w:val="18"/>
          <w:lang w:val="fr-GB"/>
        </w:rPr>
        <w:t>)</w:t>
      </w:r>
    </w:p>
    <w:p w14:paraId="0B4F215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5BE00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15170A4A"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2FF283B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TANH ACTIVATION</w:t>
      </w:r>
    </w:p>
    <w:p w14:paraId="05B4AEB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SUM AND TANH"</w:t>
      </w:r>
      <w:r w:rsidRPr="00E71B63">
        <w:rPr>
          <w:rFonts w:ascii="Menlo" w:hAnsi="Menlo" w:cs="Menlo"/>
          <w:color w:val="D4D4D4"/>
          <w:sz w:val="18"/>
          <w:szCs w:val="18"/>
          <w:lang w:val="fr-GB"/>
        </w:rPr>
        <w:t>)</w:t>
      </w:r>
    </w:p>
    <w:p w14:paraId="7FA09AF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model1b</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4F66F8A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3C5E44E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MEAN AND TANH"</w:t>
      </w:r>
      <w:r w:rsidRPr="00E71B63">
        <w:rPr>
          <w:rFonts w:ascii="Menlo" w:hAnsi="Menlo" w:cs="Menlo"/>
          <w:color w:val="D4D4D4"/>
          <w:sz w:val="18"/>
          <w:szCs w:val="18"/>
          <w:lang w:val="fr-GB"/>
        </w:rPr>
        <w:t>)</w:t>
      </w:r>
    </w:p>
    <w:p w14:paraId="078760F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FA08D6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MAX AND TANH"</w:t>
      </w:r>
      <w:r w:rsidRPr="00E71B63">
        <w:rPr>
          <w:rFonts w:ascii="Menlo" w:hAnsi="Menlo" w:cs="Menlo"/>
          <w:color w:val="D4D4D4"/>
          <w:sz w:val="18"/>
          <w:szCs w:val="18"/>
          <w:lang w:val="fr-GB"/>
        </w:rPr>
        <w:t>)</w:t>
      </w:r>
    </w:p>
    <w:p w14:paraId="7D5E34F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22229B3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MIN AND TANH"</w:t>
      </w:r>
      <w:r w:rsidRPr="00E71B63">
        <w:rPr>
          <w:rFonts w:ascii="Menlo" w:hAnsi="Menlo" w:cs="Menlo"/>
          <w:color w:val="D4D4D4"/>
          <w:sz w:val="18"/>
          <w:szCs w:val="18"/>
          <w:lang w:val="fr-GB"/>
        </w:rPr>
        <w:t>)</w:t>
      </w:r>
    </w:p>
    <w:p w14:paraId="24A9120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5246A5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PROD AND TANH"</w:t>
      </w:r>
      <w:r w:rsidRPr="00E71B63">
        <w:rPr>
          <w:rFonts w:ascii="Menlo" w:hAnsi="Menlo" w:cs="Menlo"/>
          <w:color w:val="D4D4D4"/>
          <w:sz w:val="18"/>
          <w:szCs w:val="18"/>
          <w:lang w:val="fr-GB"/>
        </w:rPr>
        <w:t>)</w:t>
      </w:r>
    </w:p>
    <w:p w14:paraId="6111158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773A82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5B076870"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463E835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LOGSIGMOID ACTIVATION</w:t>
      </w:r>
    </w:p>
    <w:p w14:paraId="674103E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SUM AND LOGSIGMOID"</w:t>
      </w:r>
      <w:r w:rsidRPr="00E71B63">
        <w:rPr>
          <w:rFonts w:ascii="Menlo" w:hAnsi="Menlo" w:cs="Menlo"/>
          <w:color w:val="D4D4D4"/>
          <w:sz w:val="18"/>
          <w:szCs w:val="18"/>
          <w:lang w:val="fr-GB"/>
        </w:rPr>
        <w:t>)</w:t>
      </w:r>
    </w:p>
    <w:p w14:paraId="443FC5A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model1c</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5D8F7B5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MEAN AND LOGSIGMOID"</w:t>
      </w:r>
      <w:r w:rsidRPr="00E71B63">
        <w:rPr>
          <w:rFonts w:ascii="Menlo" w:hAnsi="Menlo" w:cs="Menlo"/>
          <w:color w:val="D4D4D4"/>
          <w:sz w:val="18"/>
          <w:szCs w:val="18"/>
          <w:lang w:val="fr-GB"/>
        </w:rPr>
        <w:t>)</w:t>
      </w:r>
    </w:p>
    <w:p w14:paraId="647C0F0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65A3A0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MAX AND LOGSIGMOID"</w:t>
      </w:r>
      <w:r w:rsidRPr="00E71B63">
        <w:rPr>
          <w:rFonts w:ascii="Menlo" w:hAnsi="Menlo" w:cs="Menlo"/>
          <w:color w:val="D4D4D4"/>
          <w:sz w:val="18"/>
          <w:szCs w:val="18"/>
          <w:lang w:val="fr-GB"/>
        </w:rPr>
        <w:t>)</w:t>
      </w:r>
    </w:p>
    <w:p w14:paraId="4E70928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FB3290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MIN AND LOGSIGMOID"</w:t>
      </w:r>
      <w:r w:rsidRPr="00E71B63">
        <w:rPr>
          <w:rFonts w:ascii="Menlo" w:hAnsi="Menlo" w:cs="Menlo"/>
          <w:color w:val="D4D4D4"/>
          <w:sz w:val="18"/>
          <w:szCs w:val="18"/>
          <w:lang w:val="fr-GB"/>
        </w:rPr>
        <w:t>)</w:t>
      </w:r>
    </w:p>
    <w:p w14:paraId="2739CA6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F16E1F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PROD AND LOGSIGMOID"</w:t>
      </w:r>
      <w:r w:rsidRPr="00E71B63">
        <w:rPr>
          <w:rFonts w:ascii="Menlo" w:hAnsi="Menlo" w:cs="Menlo"/>
          <w:color w:val="D4D4D4"/>
          <w:sz w:val="18"/>
          <w:szCs w:val="18"/>
          <w:lang w:val="fr-GB"/>
        </w:rPr>
        <w:t>)</w:t>
      </w:r>
    </w:p>
    <w:p w14:paraId="5BE7363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lastRenderedPageBreak/>
        <w:t>model1c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018B1E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5E6CD7E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0A3D0F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SOFTMAX ACTIVATION</w:t>
      </w:r>
    </w:p>
    <w:p w14:paraId="7793C2C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SUM AND SOFTMAX"</w:t>
      </w:r>
      <w:r w:rsidRPr="00E71B63">
        <w:rPr>
          <w:rFonts w:ascii="Menlo" w:hAnsi="Menlo" w:cs="Menlo"/>
          <w:color w:val="D4D4D4"/>
          <w:sz w:val="18"/>
          <w:szCs w:val="18"/>
          <w:lang w:val="fr-GB"/>
        </w:rPr>
        <w:t>)</w:t>
      </w:r>
    </w:p>
    <w:p w14:paraId="7AA5527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model1d</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3358B1C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model1d</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CA8514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MEAN AND SOFTMAX"</w:t>
      </w:r>
      <w:r w:rsidRPr="00E71B63">
        <w:rPr>
          <w:rFonts w:ascii="Menlo" w:hAnsi="Menlo" w:cs="Menlo"/>
          <w:color w:val="D4D4D4"/>
          <w:sz w:val="18"/>
          <w:szCs w:val="18"/>
          <w:lang w:val="fr-GB"/>
        </w:rPr>
        <w:t>)</w:t>
      </w:r>
    </w:p>
    <w:p w14:paraId="104380B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model1d</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8ADB7A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MAX AND SOFTMAX"</w:t>
      </w:r>
      <w:r w:rsidRPr="00E71B63">
        <w:rPr>
          <w:rFonts w:ascii="Menlo" w:hAnsi="Menlo" w:cs="Menlo"/>
          <w:color w:val="D4D4D4"/>
          <w:sz w:val="18"/>
          <w:szCs w:val="18"/>
          <w:lang w:val="fr-GB"/>
        </w:rPr>
        <w:t>)</w:t>
      </w:r>
    </w:p>
    <w:p w14:paraId="0B6AA2D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model1d</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4F4BAB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MIN AND SOFTMAX"</w:t>
      </w:r>
      <w:r w:rsidRPr="00E71B63">
        <w:rPr>
          <w:rFonts w:ascii="Menlo" w:hAnsi="Menlo" w:cs="Menlo"/>
          <w:color w:val="D4D4D4"/>
          <w:sz w:val="18"/>
          <w:szCs w:val="18"/>
          <w:lang w:val="fr-GB"/>
        </w:rPr>
        <w:t>)</w:t>
      </w:r>
    </w:p>
    <w:p w14:paraId="0BAAC37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model1d</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3119515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"UNSORTED SEGMENT PROD AND SOFTMAX"</w:t>
      </w:r>
      <w:r w:rsidRPr="00E71B63">
        <w:rPr>
          <w:rFonts w:ascii="Menlo" w:hAnsi="Menlo" w:cs="Menlo"/>
          <w:color w:val="D4D4D4"/>
          <w:sz w:val="18"/>
          <w:szCs w:val="18"/>
          <w:lang w:val="fr-GB"/>
        </w:rPr>
        <w:t>)</w:t>
      </w:r>
    </w:p>
    <w:p w14:paraId="33518D4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model1d</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x_test_uprod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AA4E7F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03645B35"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br/>
      </w:r>
    </w:p>
    <w:p w14:paraId="3C0BBD9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"RUNNING RNN MODELS USING SORTED SEGMENTATION AND HASHED NODES"</w:t>
      </w:r>
      <w:r w:rsidRPr="00E71B63">
        <w:rPr>
          <w:rFonts w:ascii="Menlo" w:hAnsi="Menlo" w:cs="Menlo"/>
          <w:color w:val="D4D4D4"/>
          <w:sz w:val="18"/>
          <w:szCs w:val="18"/>
          <w:lang w:val="fr-GB"/>
        </w:rPr>
        <w:t>)</w:t>
      </w:r>
    </w:p>
    <w:p w14:paraId="29764D8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RELU ACTIVATION</w:t>
      </w:r>
    </w:p>
    <w:p w14:paraId="3A89534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SUM AND RELU"</w:t>
      </w:r>
      <w:r w:rsidRPr="00E71B63">
        <w:rPr>
          <w:rFonts w:ascii="Menlo" w:hAnsi="Menlo" w:cs="Menlo"/>
          <w:color w:val="D4D4D4"/>
          <w:sz w:val="18"/>
          <w:szCs w:val="18"/>
          <w:lang w:val="fr-GB"/>
        </w:rPr>
        <w:t>)</w:t>
      </w:r>
    </w:p>
    <w:p w14:paraId="414C310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model2a</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2301541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5032CC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MEAN AND RELU"</w:t>
      </w:r>
      <w:r w:rsidRPr="00E71B63">
        <w:rPr>
          <w:rFonts w:ascii="Menlo" w:hAnsi="Menlo" w:cs="Menlo"/>
          <w:color w:val="D4D4D4"/>
          <w:sz w:val="18"/>
          <w:szCs w:val="18"/>
          <w:lang w:val="fr-GB"/>
        </w:rPr>
        <w:t>)</w:t>
      </w:r>
    </w:p>
    <w:p w14:paraId="65D999E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7F1CA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MAX AND RELU"</w:t>
      </w:r>
      <w:r w:rsidRPr="00E71B63">
        <w:rPr>
          <w:rFonts w:ascii="Menlo" w:hAnsi="Menlo" w:cs="Menlo"/>
          <w:color w:val="D4D4D4"/>
          <w:sz w:val="18"/>
          <w:szCs w:val="18"/>
          <w:lang w:val="fr-GB"/>
        </w:rPr>
        <w:t>)</w:t>
      </w:r>
    </w:p>
    <w:p w14:paraId="41F6125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82A8DB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MIN AND RELU"</w:t>
      </w:r>
      <w:r w:rsidRPr="00E71B63">
        <w:rPr>
          <w:rFonts w:ascii="Menlo" w:hAnsi="Menlo" w:cs="Menlo"/>
          <w:color w:val="D4D4D4"/>
          <w:sz w:val="18"/>
          <w:szCs w:val="18"/>
          <w:lang w:val="fr-GB"/>
        </w:rPr>
        <w:t>)</w:t>
      </w:r>
    </w:p>
    <w:p w14:paraId="338C685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2C8BEC4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PROD AND RELU"</w:t>
      </w:r>
      <w:r w:rsidRPr="00E71B63">
        <w:rPr>
          <w:rFonts w:ascii="Menlo" w:hAnsi="Menlo" w:cs="Menlo"/>
          <w:color w:val="D4D4D4"/>
          <w:sz w:val="18"/>
          <w:szCs w:val="18"/>
          <w:lang w:val="fr-GB"/>
        </w:rPr>
        <w:t>)</w:t>
      </w:r>
    </w:p>
    <w:p w14:paraId="0EF3763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model2a</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2D0B1EC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1EA9A439"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6D0DDAF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TANH ACTIVATION</w:t>
      </w:r>
    </w:p>
    <w:p w14:paraId="479577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SUM AND TANH"</w:t>
      </w:r>
      <w:r w:rsidRPr="00E71B63">
        <w:rPr>
          <w:rFonts w:ascii="Menlo" w:hAnsi="Menlo" w:cs="Menlo"/>
          <w:color w:val="D4D4D4"/>
          <w:sz w:val="18"/>
          <w:szCs w:val="18"/>
          <w:lang w:val="fr-GB"/>
        </w:rPr>
        <w:t>)</w:t>
      </w:r>
    </w:p>
    <w:p w14:paraId="4C1AAC0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model2b</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3647961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356A82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MEAN AND TANH"</w:t>
      </w:r>
      <w:r w:rsidRPr="00E71B63">
        <w:rPr>
          <w:rFonts w:ascii="Menlo" w:hAnsi="Menlo" w:cs="Menlo"/>
          <w:color w:val="D4D4D4"/>
          <w:sz w:val="18"/>
          <w:szCs w:val="18"/>
          <w:lang w:val="fr-GB"/>
        </w:rPr>
        <w:t>)</w:t>
      </w:r>
    </w:p>
    <w:p w14:paraId="5E7CF2C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A7A684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MAX AND TANH"</w:t>
      </w:r>
      <w:r w:rsidRPr="00E71B63">
        <w:rPr>
          <w:rFonts w:ascii="Menlo" w:hAnsi="Menlo" w:cs="Menlo"/>
          <w:color w:val="D4D4D4"/>
          <w:sz w:val="18"/>
          <w:szCs w:val="18"/>
          <w:lang w:val="fr-GB"/>
        </w:rPr>
        <w:t>)</w:t>
      </w:r>
    </w:p>
    <w:p w14:paraId="44FF372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0DF462A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MIN AND TANH"</w:t>
      </w:r>
      <w:r w:rsidRPr="00E71B63">
        <w:rPr>
          <w:rFonts w:ascii="Menlo" w:hAnsi="Menlo" w:cs="Menlo"/>
          <w:color w:val="D4D4D4"/>
          <w:sz w:val="18"/>
          <w:szCs w:val="18"/>
          <w:lang w:val="fr-GB"/>
        </w:rPr>
        <w:t>)</w:t>
      </w:r>
    </w:p>
    <w:p w14:paraId="7378BDE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A1A846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PROD AND TANH"</w:t>
      </w:r>
      <w:r w:rsidRPr="00E71B63">
        <w:rPr>
          <w:rFonts w:ascii="Menlo" w:hAnsi="Menlo" w:cs="Menlo"/>
          <w:color w:val="D4D4D4"/>
          <w:sz w:val="18"/>
          <w:szCs w:val="18"/>
          <w:lang w:val="fr-GB"/>
        </w:rPr>
        <w:t>)</w:t>
      </w:r>
    </w:p>
    <w:p w14:paraId="665698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model2b</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231A81B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4AEF66D4"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5D48BD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LOGSIGMOID ACTIVATION</w:t>
      </w:r>
    </w:p>
    <w:p w14:paraId="4AAB81B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SUM AND LOGSIGMOID"</w:t>
      </w:r>
      <w:r w:rsidRPr="00E71B63">
        <w:rPr>
          <w:rFonts w:ascii="Menlo" w:hAnsi="Menlo" w:cs="Menlo"/>
          <w:color w:val="D4D4D4"/>
          <w:sz w:val="18"/>
          <w:szCs w:val="18"/>
          <w:lang w:val="fr-GB"/>
        </w:rPr>
        <w:t>)</w:t>
      </w:r>
    </w:p>
    <w:p w14:paraId="309D42E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lastRenderedPageBreak/>
        <w:t>model2c</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1C1C22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E555A9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MEAN AND LOGSIGMOID"</w:t>
      </w:r>
      <w:r w:rsidRPr="00E71B63">
        <w:rPr>
          <w:rFonts w:ascii="Menlo" w:hAnsi="Menlo" w:cs="Menlo"/>
          <w:color w:val="D4D4D4"/>
          <w:sz w:val="18"/>
          <w:szCs w:val="18"/>
          <w:lang w:val="fr-GB"/>
        </w:rPr>
        <w:t>)</w:t>
      </w:r>
    </w:p>
    <w:p w14:paraId="2B82666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49FFD0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MAX AND LOGSIGMOID"</w:t>
      </w:r>
      <w:r w:rsidRPr="00E71B63">
        <w:rPr>
          <w:rFonts w:ascii="Menlo" w:hAnsi="Menlo" w:cs="Menlo"/>
          <w:color w:val="D4D4D4"/>
          <w:sz w:val="18"/>
          <w:szCs w:val="18"/>
          <w:lang w:val="fr-GB"/>
        </w:rPr>
        <w:t>)</w:t>
      </w:r>
    </w:p>
    <w:p w14:paraId="48B9B2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704BFD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MIN AND LOGSIGMOID"</w:t>
      </w:r>
      <w:r w:rsidRPr="00E71B63">
        <w:rPr>
          <w:rFonts w:ascii="Menlo" w:hAnsi="Menlo" w:cs="Menlo"/>
          <w:color w:val="D4D4D4"/>
          <w:sz w:val="18"/>
          <w:szCs w:val="18"/>
          <w:lang w:val="fr-GB"/>
        </w:rPr>
        <w:t>)</w:t>
      </w:r>
    </w:p>
    <w:p w14:paraId="2C40806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18B05C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PROD AND LOGSIGMOID"</w:t>
      </w:r>
      <w:r w:rsidRPr="00E71B63">
        <w:rPr>
          <w:rFonts w:ascii="Menlo" w:hAnsi="Menlo" w:cs="Menlo"/>
          <w:color w:val="D4D4D4"/>
          <w:sz w:val="18"/>
          <w:szCs w:val="18"/>
          <w:lang w:val="fr-GB"/>
        </w:rPr>
        <w:t>)</w:t>
      </w:r>
    </w:p>
    <w:p w14:paraId="0D6A522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2DE835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6D61DDB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E83EDB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6A9955"/>
          <w:sz w:val="18"/>
          <w:szCs w:val="18"/>
          <w:lang w:val="fr-GB"/>
        </w:rPr>
        <w:t># USING SOFTMAX ACTIVATION</w:t>
      </w:r>
    </w:p>
    <w:p w14:paraId="0643EB9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SUM AND SOFTMAX"</w:t>
      </w:r>
      <w:r w:rsidRPr="00E71B63">
        <w:rPr>
          <w:rFonts w:ascii="Menlo" w:hAnsi="Menlo" w:cs="Menlo"/>
          <w:color w:val="D4D4D4"/>
          <w:sz w:val="18"/>
          <w:szCs w:val="18"/>
          <w:lang w:val="fr-GB"/>
        </w:rPr>
        <w:t>)</w:t>
      </w:r>
    </w:p>
    <w:p w14:paraId="76B1AC5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x_train_usum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192E419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x_test_sum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E96A3D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MEAN AND SOFTMAX"</w:t>
      </w:r>
      <w:r w:rsidRPr="00E71B63">
        <w:rPr>
          <w:rFonts w:ascii="Menlo" w:hAnsi="Menlo" w:cs="Menlo"/>
          <w:color w:val="D4D4D4"/>
          <w:sz w:val="18"/>
          <w:szCs w:val="18"/>
          <w:lang w:val="fr-GB"/>
        </w:rPr>
        <w:t>)</w:t>
      </w:r>
    </w:p>
    <w:p w14:paraId="1418E14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x_test_mean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98716A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MAX AND SOFTMAX"</w:t>
      </w:r>
      <w:r w:rsidRPr="00E71B63">
        <w:rPr>
          <w:rFonts w:ascii="Menlo" w:hAnsi="Menlo" w:cs="Menlo"/>
          <w:color w:val="D4D4D4"/>
          <w:sz w:val="18"/>
          <w:szCs w:val="18"/>
          <w:lang w:val="fr-GB"/>
        </w:rPr>
        <w:t>)</w:t>
      </w:r>
    </w:p>
    <w:p w14:paraId="6E7D689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C22A48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MIN AND SOFTMAX"</w:t>
      </w:r>
      <w:r w:rsidRPr="00E71B63">
        <w:rPr>
          <w:rFonts w:ascii="Menlo" w:hAnsi="Menlo" w:cs="Menlo"/>
          <w:color w:val="D4D4D4"/>
          <w:sz w:val="18"/>
          <w:szCs w:val="18"/>
          <w:lang w:val="fr-GB"/>
        </w:rPr>
        <w:t>)</w:t>
      </w:r>
    </w:p>
    <w:p w14:paraId="380F8F8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x_test_min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480169B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"SORTED SEGMENT PROD AND SOFTMAX"</w:t>
      </w:r>
      <w:r w:rsidRPr="00E71B63">
        <w:rPr>
          <w:rFonts w:ascii="Menlo" w:hAnsi="Menlo" w:cs="Menlo"/>
          <w:color w:val="D4D4D4"/>
          <w:sz w:val="18"/>
          <w:szCs w:val="18"/>
          <w:lang w:val="fr-GB"/>
        </w:rPr>
        <w:t>)</w:t>
      </w:r>
    </w:p>
    <w:p w14:paraId="79412BC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model2c</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x_test_prod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439682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p>
    <w:p w14:paraId="395C9720" w14:textId="77777777" w:rsidR="00885D6C" w:rsidRPr="00E71B63" w:rsidRDefault="00885D6C" w:rsidP="00885D6C">
      <w:pPr>
        <w:rPr>
          <w:lang w:eastAsia="en-US"/>
        </w:rPr>
      </w:pPr>
    </w:p>
    <w:p w14:paraId="301E7800" w14:textId="77777777" w:rsidR="00885D6C" w:rsidRDefault="00885D6C" w:rsidP="00885D6C">
      <w:pPr>
        <w:pStyle w:val="Titre3"/>
      </w:pPr>
      <w:r>
        <w:t>textExperiments.py</w:t>
      </w:r>
    </w:p>
    <w:p w14:paraId="1BEE558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numpy</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as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p>
    <w:p w14:paraId="215387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ParsingAndEmbeddingLayers</w:t>
      </w:r>
      <w:r w:rsidRPr="00E71B63">
        <w:rPr>
          <w:rFonts w:ascii="Menlo" w:hAnsi="Menlo" w:cs="Menlo"/>
          <w:color w:val="D4D4D4"/>
          <w:sz w:val="18"/>
          <w:szCs w:val="18"/>
          <w:lang w:val="fr-GB"/>
        </w:rPr>
        <w:t>.</w:t>
      </w:r>
      <w:r w:rsidRPr="00E71B63">
        <w:rPr>
          <w:rFonts w:ascii="Menlo" w:hAnsi="Menlo" w:cs="Menlo"/>
          <w:color w:val="4EC9B0"/>
          <w:sz w:val="18"/>
          <w:szCs w:val="18"/>
          <w:lang w:val="fr-GB"/>
        </w:rPr>
        <w:t>Text</w:t>
      </w:r>
      <w:r w:rsidRPr="00E71B63">
        <w:rPr>
          <w:rFonts w:ascii="Menlo" w:hAnsi="Menlo" w:cs="Menlo"/>
          <w:color w:val="D4D4D4"/>
          <w:sz w:val="18"/>
          <w:szCs w:val="18"/>
          <w:lang w:val="fr-GB"/>
        </w:rPr>
        <w:t>.</w:t>
      </w:r>
      <w:r w:rsidRPr="00E71B63">
        <w:rPr>
          <w:rFonts w:ascii="Menlo" w:hAnsi="Menlo" w:cs="Menlo"/>
          <w:color w:val="4EC9B0"/>
          <w:sz w:val="18"/>
          <w:szCs w:val="18"/>
          <w:lang w:val="fr-GB"/>
        </w:rPr>
        <w:t>TextParser</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TextParser</w:t>
      </w:r>
    </w:p>
    <w:p w14:paraId="1C884F0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MLP</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MLP</w:t>
      </w:r>
    </w:p>
    <w:p w14:paraId="344C002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RNN</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RNN</w:t>
      </w:r>
    </w:p>
    <w:p w14:paraId="62AEBEB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NaiveBayes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NBClassifier</w:t>
      </w:r>
    </w:p>
    <w:p w14:paraId="64D8726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DenseModel</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p>
    <w:p w14:paraId="5EAA1B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586C0"/>
          <w:sz w:val="18"/>
          <w:szCs w:val="18"/>
          <w:lang w:val="fr-GB"/>
        </w:rPr>
        <w:t>from</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Networks</w:t>
      </w:r>
      <w:r w:rsidRPr="00E71B63">
        <w:rPr>
          <w:rFonts w:ascii="Menlo" w:hAnsi="Menlo" w:cs="Menlo"/>
          <w:color w:val="D4D4D4"/>
          <w:sz w:val="18"/>
          <w:szCs w:val="18"/>
          <w:lang w:val="fr-GB"/>
        </w:rPr>
        <w:t>.</w:t>
      </w:r>
      <w:r w:rsidRPr="00E71B63">
        <w:rPr>
          <w:rFonts w:ascii="Menlo" w:hAnsi="Menlo" w:cs="Menlo"/>
          <w:color w:val="4EC9B0"/>
          <w:sz w:val="18"/>
          <w:szCs w:val="18"/>
          <w:lang w:val="fr-GB"/>
        </w:rPr>
        <w:t>SKLearnClassifiers</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import</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SVMClassify</w:t>
      </w:r>
    </w:p>
    <w:p w14:paraId="3EFB881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2A1750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tp</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TextParser</w:t>
      </w:r>
      <w:r w:rsidRPr="00E71B63">
        <w:rPr>
          <w:rFonts w:ascii="Menlo" w:hAnsi="Menlo" w:cs="Menlo"/>
          <w:color w:val="D4D4D4"/>
          <w:sz w:val="18"/>
          <w:szCs w:val="18"/>
          <w:lang w:val="fr-GB"/>
        </w:rPr>
        <w:t>()</w:t>
      </w:r>
    </w:p>
    <w:p w14:paraId="1714A6F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tp</w:t>
      </w:r>
      <w:r w:rsidRPr="00E71B63">
        <w:rPr>
          <w:rFonts w:ascii="Menlo" w:hAnsi="Menlo" w:cs="Menlo"/>
          <w:color w:val="D4D4D4"/>
          <w:sz w:val="18"/>
          <w:szCs w:val="18"/>
          <w:lang w:val="fr-GB"/>
        </w:rPr>
        <w:t>.</w:t>
      </w:r>
      <w:r w:rsidRPr="00E71B63">
        <w:rPr>
          <w:rFonts w:ascii="Menlo" w:hAnsi="Menlo" w:cs="Menlo"/>
          <w:color w:val="DCDCAA"/>
          <w:sz w:val="18"/>
          <w:szCs w:val="18"/>
          <w:lang w:val="fr-GB"/>
        </w:rPr>
        <w:t>getVectorizedTextData</w:t>
      </w:r>
      <w:r w:rsidRPr="00E71B63">
        <w:rPr>
          <w:rFonts w:ascii="Menlo" w:hAnsi="Menlo" w:cs="Menlo"/>
          <w:color w:val="D4D4D4"/>
          <w:sz w:val="18"/>
          <w:szCs w:val="18"/>
          <w:lang w:val="fr-GB"/>
        </w:rPr>
        <w:t>()</w:t>
      </w:r>
    </w:p>
    <w:p w14:paraId="0E55A4B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lstm</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"lstm"</w:t>
      </w:r>
    </w:p>
    <w:p w14:paraId="069C3A8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"gru"</w:t>
      </w:r>
    </w:p>
    <w:p w14:paraId="327D01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9CDCFE"/>
          <w:sz w:val="18"/>
          <w:szCs w:val="18"/>
          <w:lang w:val="fr-GB"/>
        </w:rPr>
        <w:t>simpleRNN</w:t>
      </w:r>
      <w:r w:rsidRPr="00E71B63">
        <w:rPr>
          <w:rFonts w:ascii="Menlo" w:hAnsi="Menlo" w:cs="Menlo"/>
          <w:color w:val="D4D4D4"/>
          <w:sz w:val="18"/>
          <w:szCs w:val="18"/>
          <w:lang w:val="fr-GB"/>
        </w:rPr>
        <w:t xml:space="preserve"> = </w:t>
      </w:r>
      <w:r w:rsidRPr="00E71B63">
        <w:rPr>
          <w:rFonts w:ascii="Menlo" w:hAnsi="Menlo" w:cs="Menlo"/>
          <w:color w:val="CE9178"/>
          <w:sz w:val="18"/>
          <w:szCs w:val="18"/>
          <w:lang w:val="fr-GB"/>
        </w:rPr>
        <w:t>"rnn"</w:t>
      </w:r>
    </w:p>
    <w:p w14:paraId="00A8387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08B4EB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runMLPModels</w:t>
      </w:r>
      <w:r w:rsidRPr="00E71B63">
        <w:rPr>
          <w:rFonts w:ascii="Menlo" w:hAnsi="Menlo" w:cs="Menlo"/>
          <w:color w:val="D4D4D4"/>
          <w:sz w:val="18"/>
          <w:szCs w:val="18"/>
          <w:lang w:val="fr-GB"/>
        </w:rPr>
        <w:t>():</w:t>
      </w:r>
    </w:p>
    <w:p w14:paraId="0B57139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2696DEF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Multilayer Perceptron Models on text</w:t>
      </w:r>
    </w:p>
    <w:p w14:paraId="04F3BD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15A6E06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 [</w:t>
      </w:r>
      <w:r w:rsidRPr="00E71B63">
        <w:rPr>
          <w:rFonts w:ascii="Menlo" w:hAnsi="Menlo" w:cs="Menlo"/>
          <w:color w:val="DCDCAA"/>
          <w:sz w:val="18"/>
          <w:szCs w:val="18"/>
          <w:lang w:val="fr-GB"/>
        </w:rPr>
        <w:t>len</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r w:rsidRPr="00E71B63">
        <w:rPr>
          <w:rFonts w:ascii="Menlo" w:hAnsi="Menlo" w:cs="Menlo"/>
          <w:color w:val="B5CEA8"/>
          <w:sz w:val="18"/>
          <w:szCs w:val="18"/>
          <w:lang w:val="fr-GB"/>
        </w:rPr>
        <w:t>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128</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w:t>
      </w:r>
      <w:r w:rsidRPr="00E71B63">
        <w:rPr>
          <w:rFonts w:ascii="Menlo" w:hAnsi="Menlo" w:cs="Menlo"/>
          <w:color w:val="D4D4D4"/>
          <w:sz w:val="18"/>
          <w:szCs w:val="18"/>
          <w:lang w:val="fr-GB"/>
        </w:rPr>
        <w:t>]</w:t>
      </w:r>
    </w:p>
    <w:p w14:paraId="3DFC824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10</w:t>
      </w:r>
    </w:p>
    <w:p w14:paraId="1B1DA42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 </w:t>
      </w:r>
      <w:r w:rsidRPr="00E71B63">
        <w:rPr>
          <w:rFonts w:ascii="Menlo" w:hAnsi="Menlo" w:cs="Menlo"/>
          <w:color w:val="B5CEA8"/>
          <w:sz w:val="18"/>
          <w:szCs w:val="18"/>
          <w:lang w:val="fr-GB"/>
        </w:rPr>
        <w:t>0.001</w:t>
      </w:r>
    </w:p>
    <w:p w14:paraId="5B2E0F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9CDCFE"/>
          <w:sz w:val="18"/>
          <w:szCs w:val="18"/>
          <w:lang w:val="fr-GB"/>
        </w:rPr>
        <w:t>mlp1</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110465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mlp1</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70A7683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155002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mlp2</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14F3EF2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mlp2</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D2A5ED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D8651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mlp3</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74E6EB2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mlp3</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9D8CD4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D48E66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mlp4</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MLP</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layers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epochs</w:t>
      </w:r>
      <w:r w:rsidRPr="00E71B63">
        <w:rPr>
          <w:rFonts w:ascii="Menlo" w:hAnsi="Menlo" w:cs="Menlo"/>
          <w:color w:val="D4D4D4"/>
          <w:sz w:val="18"/>
          <w:szCs w:val="18"/>
          <w:lang w:val="fr-GB"/>
        </w:rPr>
        <w:t>)</w:t>
      </w:r>
    </w:p>
    <w:p w14:paraId="20BBD8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mlp4</w:t>
      </w:r>
      <w:r w:rsidRPr="00E71B63">
        <w:rPr>
          <w:rFonts w:ascii="Menlo" w:hAnsi="Menlo" w:cs="Menlo"/>
          <w:color w:val="D4D4D4"/>
          <w:sz w:val="18"/>
          <w:szCs w:val="18"/>
          <w:lang w:val="fr-GB"/>
        </w:rPr>
        <w:t>.</w:t>
      </w:r>
      <w:r w:rsidRPr="00E71B63">
        <w:rPr>
          <w:rFonts w:ascii="Menlo" w:hAnsi="Menlo" w:cs="Menlo"/>
          <w:color w:val="DCDCAA"/>
          <w:sz w:val="18"/>
          <w:szCs w:val="18"/>
          <w:lang w:val="fr-GB"/>
        </w:rPr>
        <w:t>runFFModel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61746E5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AB9E55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THE MULTI-LAYER PERCEPTRON"</w:t>
      </w:r>
      <w:r w:rsidRPr="00E71B63">
        <w:rPr>
          <w:rFonts w:ascii="Menlo" w:hAnsi="Menlo" w:cs="Menlo"/>
          <w:color w:val="D4D4D4"/>
          <w:sz w:val="18"/>
          <w:szCs w:val="18"/>
          <w:lang w:val="fr-GB"/>
        </w:rPr>
        <w:t>)</w:t>
      </w:r>
    </w:p>
    <w:p w14:paraId="58A0C78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RELU"</w:t>
      </w:r>
      <w:r w:rsidRPr="00E71B63">
        <w:rPr>
          <w:rFonts w:ascii="Menlo" w:hAnsi="Menlo" w:cs="Menlo"/>
          <w:color w:val="D4D4D4"/>
          <w:sz w:val="18"/>
          <w:szCs w:val="18"/>
          <w:lang w:val="fr-GB"/>
        </w:rPr>
        <w:t>)</w:t>
      </w:r>
    </w:p>
    <w:p w14:paraId="2B13360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"Average 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training accuracy:"</w:t>
      </w:r>
      <w:r w:rsidRPr="00E71B63">
        <w:rPr>
          <w:rFonts w:ascii="Menlo" w:hAnsi="Menlo" w:cs="Menlo"/>
          <w:color w:val="D4D4D4"/>
          <w:sz w:val="18"/>
          <w:szCs w:val="18"/>
          <w:lang w:val="fr-GB"/>
        </w:rPr>
        <w:t xml:space="preserve">, </w:t>
      </w:r>
    </w:p>
    <w:p w14:paraId="1B0B5B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validation accuracy:"</w:t>
      </w:r>
      <w:r w:rsidRPr="00E71B63">
        <w:rPr>
          <w:rFonts w:ascii="Menlo" w:hAnsi="Menlo" w:cs="Menlo"/>
          <w:color w:val="D4D4D4"/>
          <w:sz w:val="18"/>
          <w:szCs w:val="18"/>
          <w:lang w:val="fr-GB"/>
        </w:rPr>
        <w:t xml:space="preserve">, </w:t>
      </w:r>
    </w:p>
    <w:p w14:paraId="1DB1767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metrics1</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 xml:space="preserve">) </w:t>
      </w:r>
    </w:p>
    <w:p w14:paraId="3C1989A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AC33C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TANH"</w:t>
      </w:r>
      <w:r w:rsidRPr="00E71B63">
        <w:rPr>
          <w:rFonts w:ascii="Menlo" w:hAnsi="Menlo" w:cs="Menlo"/>
          <w:color w:val="D4D4D4"/>
          <w:sz w:val="18"/>
          <w:szCs w:val="18"/>
          <w:lang w:val="fr-GB"/>
        </w:rPr>
        <w:t>)</w:t>
      </w:r>
    </w:p>
    <w:p w14:paraId="6F05988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"Average 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training accuracy:"</w:t>
      </w:r>
      <w:r w:rsidRPr="00E71B63">
        <w:rPr>
          <w:rFonts w:ascii="Menlo" w:hAnsi="Menlo" w:cs="Menlo"/>
          <w:color w:val="D4D4D4"/>
          <w:sz w:val="18"/>
          <w:szCs w:val="18"/>
          <w:lang w:val="fr-GB"/>
        </w:rPr>
        <w:t xml:space="preserve">, </w:t>
      </w:r>
    </w:p>
    <w:p w14:paraId="44B96EF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validation accuracy:"</w:t>
      </w:r>
      <w:r w:rsidRPr="00E71B63">
        <w:rPr>
          <w:rFonts w:ascii="Menlo" w:hAnsi="Menlo" w:cs="Menlo"/>
          <w:color w:val="D4D4D4"/>
          <w:sz w:val="18"/>
          <w:szCs w:val="18"/>
          <w:lang w:val="fr-GB"/>
        </w:rPr>
        <w:t xml:space="preserve">, </w:t>
      </w:r>
    </w:p>
    <w:p w14:paraId="18E3311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metrics2</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 xml:space="preserve">) </w:t>
      </w:r>
    </w:p>
    <w:p w14:paraId="5EDEB8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2151AC0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SOFTMAX"</w:t>
      </w:r>
      <w:r w:rsidRPr="00E71B63">
        <w:rPr>
          <w:rFonts w:ascii="Menlo" w:hAnsi="Menlo" w:cs="Menlo"/>
          <w:color w:val="D4D4D4"/>
          <w:sz w:val="18"/>
          <w:szCs w:val="18"/>
          <w:lang w:val="fr-GB"/>
        </w:rPr>
        <w:t>)</w:t>
      </w:r>
    </w:p>
    <w:p w14:paraId="55426A8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"Average 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training accuracy:"</w:t>
      </w:r>
      <w:r w:rsidRPr="00E71B63">
        <w:rPr>
          <w:rFonts w:ascii="Menlo" w:hAnsi="Menlo" w:cs="Menlo"/>
          <w:color w:val="D4D4D4"/>
          <w:sz w:val="18"/>
          <w:szCs w:val="18"/>
          <w:lang w:val="fr-GB"/>
        </w:rPr>
        <w:t xml:space="preserve">, </w:t>
      </w:r>
    </w:p>
    <w:p w14:paraId="6FFCB36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validation accuracy:"</w:t>
      </w:r>
      <w:r w:rsidRPr="00E71B63">
        <w:rPr>
          <w:rFonts w:ascii="Menlo" w:hAnsi="Menlo" w:cs="Menlo"/>
          <w:color w:val="D4D4D4"/>
          <w:sz w:val="18"/>
          <w:szCs w:val="18"/>
          <w:lang w:val="fr-GB"/>
        </w:rPr>
        <w:t xml:space="preserve">, </w:t>
      </w:r>
    </w:p>
    <w:p w14:paraId="4C7B366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metrics3</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 xml:space="preserve">) </w:t>
      </w:r>
    </w:p>
    <w:p w14:paraId="2DE3126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B46562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"USING SIGMOID"</w:t>
      </w:r>
      <w:r w:rsidRPr="00E71B63">
        <w:rPr>
          <w:rFonts w:ascii="Menlo" w:hAnsi="Menlo" w:cs="Menlo"/>
          <w:color w:val="D4D4D4"/>
          <w:sz w:val="18"/>
          <w:szCs w:val="18"/>
          <w:lang w:val="fr-GB"/>
        </w:rPr>
        <w:t>)</w:t>
      </w:r>
    </w:p>
    <w:p w14:paraId="54641AB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"Average loss:"</w:t>
      </w: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'trainingLoss'</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training accuracy:"</w:t>
      </w:r>
      <w:r w:rsidRPr="00E71B63">
        <w:rPr>
          <w:rFonts w:ascii="Menlo" w:hAnsi="Menlo" w:cs="Menlo"/>
          <w:color w:val="D4D4D4"/>
          <w:sz w:val="18"/>
          <w:szCs w:val="18"/>
          <w:lang w:val="fr-GB"/>
        </w:rPr>
        <w:t xml:space="preserve">, </w:t>
      </w:r>
    </w:p>
    <w:p w14:paraId="1F61C4C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'trainingAccuracy'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"Average validation accuracy:"</w:t>
      </w:r>
      <w:r w:rsidRPr="00E71B63">
        <w:rPr>
          <w:rFonts w:ascii="Menlo" w:hAnsi="Menlo" w:cs="Menlo"/>
          <w:color w:val="D4D4D4"/>
          <w:sz w:val="18"/>
          <w:szCs w:val="18"/>
          <w:lang w:val="fr-GB"/>
        </w:rPr>
        <w:t xml:space="preserve">, </w:t>
      </w:r>
    </w:p>
    <w:p w14:paraId="04C61DF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4EC9B0"/>
          <w:sz w:val="18"/>
          <w:szCs w:val="18"/>
          <w:lang w:val="fr-GB"/>
        </w:rPr>
        <w:t>np</w:t>
      </w:r>
      <w:r w:rsidRPr="00E71B63">
        <w:rPr>
          <w:rFonts w:ascii="Menlo" w:hAnsi="Menlo" w:cs="Menlo"/>
          <w:color w:val="D4D4D4"/>
          <w:sz w:val="18"/>
          <w:szCs w:val="18"/>
          <w:lang w:val="fr-GB"/>
        </w:rPr>
        <w:t>.</w:t>
      </w:r>
      <w:r w:rsidRPr="00E71B63">
        <w:rPr>
          <w:rFonts w:ascii="Menlo" w:hAnsi="Menlo" w:cs="Menlo"/>
          <w:color w:val="DCDCAA"/>
          <w:sz w:val="18"/>
          <w:szCs w:val="18"/>
          <w:lang w:val="fr-GB"/>
        </w:rPr>
        <w:t>average</w:t>
      </w:r>
      <w:r w:rsidRPr="00E71B63">
        <w:rPr>
          <w:rFonts w:ascii="Menlo" w:hAnsi="Menlo" w:cs="Menlo"/>
          <w:color w:val="D4D4D4"/>
          <w:sz w:val="18"/>
          <w:szCs w:val="18"/>
          <w:lang w:val="fr-GB"/>
        </w:rPr>
        <w:t>(</w:t>
      </w:r>
      <w:r w:rsidRPr="00E71B63">
        <w:rPr>
          <w:rFonts w:ascii="Menlo" w:hAnsi="Menlo" w:cs="Menlo"/>
          <w:color w:val="9CDCFE"/>
          <w:sz w:val="18"/>
          <w:szCs w:val="18"/>
          <w:lang w:val="fr-GB"/>
        </w:rPr>
        <w:t>metrics4</w:t>
      </w:r>
      <w:r w:rsidRPr="00E71B63">
        <w:rPr>
          <w:rFonts w:ascii="Menlo" w:hAnsi="Menlo" w:cs="Menlo"/>
          <w:color w:val="D4D4D4"/>
          <w:sz w:val="18"/>
          <w:szCs w:val="18"/>
          <w:lang w:val="fr-GB"/>
        </w:rPr>
        <w:t>[</w:t>
      </w:r>
      <w:r w:rsidRPr="00E71B63">
        <w:rPr>
          <w:rFonts w:ascii="Menlo" w:hAnsi="Menlo" w:cs="Menlo"/>
          <w:color w:val="CE9178"/>
          <w:sz w:val="18"/>
          <w:szCs w:val="18"/>
          <w:lang w:val="fr-GB"/>
        </w:rPr>
        <w:t>'validationAccuracy'</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r w:rsidRPr="00E71B63">
        <w:rPr>
          <w:rFonts w:ascii="Menlo" w:hAnsi="Menlo" w:cs="Menlo"/>
          <w:color w:val="D7BA7D"/>
          <w:sz w:val="18"/>
          <w:szCs w:val="18"/>
          <w:lang w:val="fr-GB"/>
        </w:rPr>
        <w:t>\n</w:t>
      </w:r>
      <w:r w:rsidRPr="00E71B63">
        <w:rPr>
          <w:rFonts w:ascii="Menlo" w:hAnsi="Menlo" w:cs="Menlo"/>
          <w:color w:val="CE9178"/>
          <w:sz w:val="18"/>
          <w:szCs w:val="18"/>
          <w:lang w:val="fr-GB"/>
        </w:rPr>
        <w:t>"</w:t>
      </w:r>
      <w:r w:rsidRPr="00E71B63">
        <w:rPr>
          <w:rFonts w:ascii="Menlo" w:hAnsi="Menlo" w:cs="Menlo"/>
          <w:color w:val="D4D4D4"/>
          <w:sz w:val="18"/>
          <w:szCs w:val="18"/>
          <w:lang w:val="fr-GB"/>
        </w:rPr>
        <w:t xml:space="preserve">) </w:t>
      </w:r>
    </w:p>
    <w:p w14:paraId="3F79791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227E6D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runReluRNNs</w:t>
      </w:r>
      <w:r w:rsidRPr="00E71B63">
        <w:rPr>
          <w:rFonts w:ascii="Menlo" w:hAnsi="Menlo" w:cs="Menlo"/>
          <w:color w:val="D4D4D4"/>
          <w:sz w:val="18"/>
          <w:szCs w:val="18"/>
          <w:lang w:val="fr-GB"/>
        </w:rPr>
        <w:t>():</w:t>
      </w:r>
    </w:p>
    <w:p w14:paraId="3FD06EE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3A3B336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RNN Models using ReLu Activation </w:t>
      </w:r>
    </w:p>
    <w:p w14:paraId="0C2F41E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0BFFBB5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reluModel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CE9178"/>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w:t>
      </w:r>
    </w:p>
    <w:p w14:paraId="6CC3E26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1D29BA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"LSTM WITH RELU"</w:t>
      </w:r>
      <w:r w:rsidRPr="00E71B63">
        <w:rPr>
          <w:rFonts w:ascii="Menlo" w:hAnsi="Menlo" w:cs="Menlo"/>
          <w:color w:val="D4D4D4"/>
          <w:sz w:val="18"/>
          <w:szCs w:val="18"/>
          <w:lang w:val="fr-GB"/>
        </w:rPr>
        <w:t>)</w:t>
      </w:r>
    </w:p>
    <w:p w14:paraId="77A9717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reluModel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3A73A7D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01FBD96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"GRU WITH RELU"</w:t>
      </w:r>
      <w:r w:rsidRPr="00E71B63">
        <w:rPr>
          <w:rFonts w:ascii="Menlo" w:hAnsi="Menlo" w:cs="Menlo"/>
          <w:color w:val="D4D4D4"/>
          <w:sz w:val="18"/>
          <w:szCs w:val="18"/>
          <w:lang w:val="fr-GB"/>
        </w:rPr>
        <w:t>)</w:t>
      </w:r>
    </w:p>
    <w:p w14:paraId="35CEF6A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reluModel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5FD9B9D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EBB550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"SRNN WITH RELU"</w:t>
      </w:r>
      <w:r w:rsidRPr="00E71B63">
        <w:rPr>
          <w:rFonts w:ascii="Menlo" w:hAnsi="Menlo" w:cs="Menlo"/>
          <w:color w:val="D4D4D4"/>
          <w:sz w:val="18"/>
          <w:szCs w:val="18"/>
          <w:lang w:val="fr-GB"/>
        </w:rPr>
        <w:t>)</w:t>
      </w:r>
    </w:p>
    <w:p w14:paraId="33B9EB4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reluModel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simpleRNN</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7E83AE5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CC3947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runSoftmaxRNNs</w:t>
      </w:r>
      <w:r w:rsidRPr="00E71B63">
        <w:rPr>
          <w:rFonts w:ascii="Menlo" w:hAnsi="Menlo" w:cs="Menlo"/>
          <w:color w:val="D4D4D4"/>
          <w:sz w:val="18"/>
          <w:szCs w:val="18"/>
          <w:lang w:val="fr-GB"/>
        </w:rPr>
        <w:t>():</w:t>
      </w:r>
    </w:p>
    <w:p w14:paraId="1622C1A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4E6B7D7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RNN Models using SoftMax Activation </w:t>
      </w:r>
    </w:p>
    <w:p w14:paraId="0CB8B2E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24B4AAC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softmaxModel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CE9178"/>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w:t>
      </w:r>
    </w:p>
    <w:p w14:paraId="420954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AFFD23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"LSTM WITH SOFTMAX"</w:t>
      </w:r>
      <w:r w:rsidRPr="00E71B63">
        <w:rPr>
          <w:rFonts w:ascii="Menlo" w:hAnsi="Menlo" w:cs="Menlo"/>
          <w:color w:val="D4D4D4"/>
          <w:sz w:val="18"/>
          <w:szCs w:val="18"/>
          <w:lang w:val="fr-GB"/>
        </w:rPr>
        <w:t>)</w:t>
      </w:r>
    </w:p>
    <w:p w14:paraId="4330774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softmaxModel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355BA20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764915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"GRY WITH SOFTMAX"</w:t>
      </w:r>
      <w:r w:rsidRPr="00E71B63">
        <w:rPr>
          <w:rFonts w:ascii="Menlo" w:hAnsi="Menlo" w:cs="Menlo"/>
          <w:color w:val="D4D4D4"/>
          <w:sz w:val="18"/>
          <w:szCs w:val="18"/>
          <w:lang w:val="fr-GB"/>
        </w:rPr>
        <w:t>)</w:t>
      </w:r>
    </w:p>
    <w:p w14:paraId="0829389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softmaxModel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306C94E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098530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"SRNN WITH SOFTMAX"</w:t>
      </w:r>
      <w:r w:rsidRPr="00E71B63">
        <w:rPr>
          <w:rFonts w:ascii="Menlo" w:hAnsi="Menlo" w:cs="Menlo"/>
          <w:color w:val="D4D4D4"/>
          <w:sz w:val="18"/>
          <w:szCs w:val="18"/>
          <w:lang w:val="fr-GB"/>
        </w:rPr>
        <w:t>)</w:t>
      </w:r>
    </w:p>
    <w:p w14:paraId="7EB624D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softmaxModel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simpleRNN</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2CAFF1C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4DBE0A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runTanhRNNs</w:t>
      </w:r>
      <w:r w:rsidRPr="00E71B63">
        <w:rPr>
          <w:rFonts w:ascii="Menlo" w:hAnsi="Menlo" w:cs="Menlo"/>
          <w:color w:val="D4D4D4"/>
          <w:sz w:val="18"/>
          <w:szCs w:val="18"/>
          <w:lang w:val="fr-GB"/>
        </w:rPr>
        <w:t>():</w:t>
      </w:r>
    </w:p>
    <w:p w14:paraId="3246FDD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6885663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RNN Models using Tanh Activation </w:t>
      </w:r>
    </w:p>
    <w:p w14:paraId="60B02E6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61F0924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tanhModel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CE9178"/>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w:t>
      </w:r>
    </w:p>
    <w:p w14:paraId="6529D4B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0D144A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"LSTM WITH TANH"</w:t>
      </w:r>
      <w:r w:rsidRPr="00E71B63">
        <w:rPr>
          <w:rFonts w:ascii="Menlo" w:hAnsi="Menlo" w:cs="Menlo"/>
          <w:color w:val="D4D4D4"/>
          <w:sz w:val="18"/>
          <w:szCs w:val="18"/>
          <w:lang w:val="fr-GB"/>
        </w:rPr>
        <w:t>)</w:t>
      </w:r>
    </w:p>
    <w:p w14:paraId="4744411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tanhModel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2081071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0F8BB2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"GRU WITH TANH"</w:t>
      </w:r>
      <w:r w:rsidRPr="00E71B63">
        <w:rPr>
          <w:rFonts w:ascii="Menlo" w:hAnsi="Menlo" w:cs="Menlo"/>
          <w:color w:val="D4D4D4"/>
          <w:sz w:val="18"/>
          <w:szCs w:val="18"/>
          <w:lang w:val="fr-GB"/>
        </w:rPr>
        <w:t>)</w:t>
      </w:r>
    </w:p>
    <w:p w14:paraId="3130351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tanhModel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217255A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A4BCEE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"SRNN WITH TANH"</w:t>
      </w:r>
      <w:r w:rsidRPr="00E71B63">
        <w:rPr>
          <w:rFonts w:ascii="Menlo" w:hAnsi="Menlo" w:cs="Menlo"/>
          <w:color w:val="D4D4D4"/>
          <w:sz w:val="18"/>
          <w:szCs w:val="18"/>
          <w:lang w:val="fr-GB"/>
        </w:rPr>
        <w:t>)</w:t>
      </w:r>
    </w:p>
    <w:p w14:paraId="094CCCA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tanhModel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simpleRNN</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62541BF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FC2229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runSigmoidRNNs</w:t>
      </w:r>
      <w:r w:rsidRPr="00E71B63">
        <w:rPr>
          <w:rFonts w:ascii="Menlo" w:hAnsi="Menlo" w:cs="Menlo"/>
          <w:color w:val="D4D4D4"/>
          <w:sz w:val="18"/>
          <w:szCs w:val="18"/>
          <w:lang w:val="fr-GB"/>
        </w:rPr>
        <w:t>():</w:t>
      </w:r>
    </w:p>
    <w:p w14:paraId="65B5830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7F704F4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RNN Models using Sigmoid Activation </w:t>
      </w:r>
    </w:p>
    <w:p w14:paraId="129F19D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7CADF62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sigmoidModel</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RNN</w:t>
      </w:r>
      <w:r w:rsidRPr="00E71B63">
        <w:rPr>
          <w:rFonts w:ascii="Menlo" w:hAnsi="Menlo" w:cs="Menlo"/>
          <w:color w:val="D4D4D4"/>
          <w:sz w:val="18"/>
          <w:szCs w:val="18"/>
          <w:lang w:val="fr-GB"/>
        </w:rPr>
        <w:t>(</w:t>
      </w:r>
      <w:r w:rsidRPr="00E71B63">
        <w:rPr>
          <w:rFonts w:ascii="Menlo" w:hAnsi="Menlo" w:cs="Menlo"/>
          <w:color w:val="CE9178"/>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w:t>
      </w:r>
    </w:p>
    <w:p w14:paraId="38C871A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CBE1FC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"LSTM WITH SIGMOID"</w:t>
      </w:r>
      <w:r w:rsidRPr="00E71B63">
        <w:rPr>
          <w:rFonts w:ascii="Menlo" w:hAnsi="Menlo" w:cs="Menlo"/>
          <w:color w:val="D4D4D4"/>
          <w:sz w:val="18"/>
          <w:szCs w:val="18"/>
          <w:lang w:val="fr-GB"/>
        </w:rPr>
        <w:t>)</w:t>
      </w:r>
    </w:p>
    <w:p w14:paraId="24D7553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sigmoidModel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lstm</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p>
    <w:p w14:paraId="73ECF31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6437EBC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"GRU WITH SIGMOID"</w:t>
      </w:r>
      <w:r w:rsidRPr="00E71B63">
        <w:rPr>
          <w:rFonts w:ascii="Menlo" w:hAnsi="Menlo" w:cs="Menlo"/>
          <w:color w:val="D4D4D4"/>
          <w:sz w:val="18"/>
          <w:szCs w:val="18"/>
          <w:lang w:val="fr-GB"/>
        </w:rPr>
        <w:t>)</w:t>
      </w:r>
    </w:p>
    <w:p w14:paraId="505D843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sigmoidModel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gru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2EA6180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4F4D3E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"SRNN WITH SIGMOID"</w:t>
      </w:r>
      <w:r w:rsidRPr="00E71B63">
        <w:rPr>
          <w:rFonts w:ascii="Menlo" w:hAnsi="Menlo" w:cs="Menlo"/>
          <w:color w:val="D4D4D4"/>
          <w:sz w:val="18"/>
          <w:szCs w:val="18"/>
          <w:lang w:val="fr-GB"/>
        </w:rPr>
        <w:t>)</w:t>
      </w:r>
    </w:p>
    <w:p w14:paraId="2F714A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sigmoidModel</w:t>
      </w:r>
      <w:r w:rsidRPr="00E71B63">
        <w:rPr>
          <w:rFonts w:ascii="Menlo" w:hAnsi="Menlo" w:cs="Menlo"/>
          <w:color w:val="D4D4D4"/>
          <w:sz w:val="18"/>
          <w:szCs w:val="18"/>
          <w:lang w:val="fr-GB"/>
        </w:rPr>
        <w:t>.</w:t>
      </w:r>
      <w:r w:rsidRPr="00E71B63">
        <w:rPr>
          <w:rFonts w:ascii="Menlo" w:hAnsi="Menlo" w:cs="Menlo"/>
          <w:color w:val="DCDCAA"/>
          <w:sz w:val="18"/>
          <w:szCs w:val="18"/>
          <w:lang w:val="fr-GB"/>
        </w:rPr>
        <w:t>runModel</w:t>
      </w:r>
      <w:r w:rsidRPr="00E71B63">
        <w:rPr>
          <w:rFonts w:ascii="Menlo" w:hAnsi="Menlo" w:cs="Menlo"/>
          <w:color w:val="D4D4D4"/>
          <w:sz w:val="18"/>
          <w:szCs w:val="18"/>
          <w:lang w:val="fr-GB"/>
        </w:rPr>
        <w:t>(</w:t>
      </w:r>
      <w:r w:rsidRPr="00E71B63">
        <w:rPr>
          <w:rFonts w:ascii="Menlo" w:hAnsi="Menlo" w:cs="Menlo"/>
          <w:color w:val="9CDCFE"/>
          <w:sz w:val="18"/>
          <w:szCs w:val="18"/>
          <w:lang w:val="fr-GB"/>
        </w:rPr>
        <w:t>simpleRNN</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256</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285497C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04E944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runDenseTextModels</w:t>
      </w:r>
      <w:r w:rsidRPr="00E71B63">
        <w:rPr>
          <w:rFonts w:ascii="Menlo" w:hAnsi="Menlo" w:cs="Menlo"/>
          <w:color w:val="D4D4D4"/>
          <w:sz w:val="18"/>
          <w:szCs w:val="18"/>
          <w:lang w:val="fr-GB"/>
        </w:rPr>
        <w:t>():</w:t>
      </w:r>
    </w:p>
    <w:p w14:paraId="719BB82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7DF528E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densely connected models with the four different activation functiond</w:t>
      </w:r>
    </w:p>
    <w:p w14:paraId="41300E1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6B99B4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WITH RELU"</w:t>
      </w:r>
      <w:r w:rsidRPr="00E71B63">
        <w:rPr>
          <w:rFonts w:ascii="Menlo" w:hAnsi="Menlo" w:cs="Menlo"/>
          <w:color w:val="D4D4D4"/>
          <w:sz w:val="18"/>
          <w:szCs w:val="18"/>
          <w:lang w:val="fr-GB"/>
        </w:rPr>
        <w:t>)</w:t>
      </w:r>
    </w:p>
    <w:p w14:paraId="02B2DB9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"relu"</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229E90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3807955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WITH  SOFTMAX"</w:t>
      </w:r>
      <w:r w:rsidRPr="00E71B63">
        <w:rPr>
          <w:rFonts w:ascii="Menlo" w:hAnsi="Menlo" w:cs="Menlo"/>
          <w:color w:val="D4D4D4"/>
          <w:sz w:val="18"/>
          <w:szCs w:val="18"/>
          <w:lang w:val="fr-GB"/>
        </w:rPr>
        <w:t xml:space="preserve">)    </w:t>
      </w:r>
    </w:p>
    <w:p w14:paraId="15F9EC3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"softmax"</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2FE72B1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526C943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WITH  TANH"</w:t>
      </w:r>
      <w:r w:rsidRPr="00E71B63">
        <w:rPr>
          <w:rFonts w:ascii="Menlo" w:hAnsi="Menlo" w:cs="Menlo"/>
          <w:color w:val="D4D4D4"/>
          <w:sz w:val="18"/>
          <w:szCs w:val="18"/>
          <w:lang w:val="fr-GB"/>
        </w:rPr>
        <w:t xml:space="preserve">)    </w:t>
      </w:r>
    </w:p>
    <w:p w14:paraId="2A7E64FC"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"tanh"</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4DF4E61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72B282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"DENSE WITH  SIGMOID"</w:t>
      </w:r>
      <w:r w:rsidRPr="00E71B63">
        <w:rPr>
          <w:rFonts w:ascii="Menlo" w:hAnsi="Menlo" w:cs="Menlo"/>
          <w:color w:val="D4D4D4"/>
          <w:sz w:val="18"/>
          <w:szCs w:val="18"/>
          <w:lang w:val="fr-GB"/>
        </w:rPr>
        <w:t xml:space="preserve">)    </w:t>
      </w:r>
    </w:p>
    <w:p w14:paraId="5DB0B51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runDenseModel</w:t>
      </w:r>
      <w:r w:rsidRPr="00E71B63">
        <w:rPr>
          <w:rFonts w:ascii="Menlo" w:hAnsi="Menlo" w:cs="Menlo"/>
          <w:color w:val="D4D4D4"/>
          <w:sz w:val="18"/>
          <w:szCs w:val="18"/>
          <w:lang w:val="fr-GB"/>
        </w:rPr>
        <w:t>(</w:t>
      </w:r>
      <w:r w:rsidRPr="00E71B63">
        <w:rPr>
          <w:rFonts w:ascii="Menlo" w:hAnsi="Menlo" w:cs="Menlo"/>
          <w:color w:val="9CDCFE"/>
          <w:sz w:val="18"/>
          <w:szCs w:val="18"/>
          <w:lang w:val="fr-GB"/>
        </w:rPr>
        <w:t>x_train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"sigmoid"</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20</w:t>
      </w:r>
      <w:r w:rsidRPr="00E71B63">
        <w:rPr>
          <w:rFonts w:ascii="Menlo" w:hAnsi="Menlo" w:cs="Menlo"/>
          <w:color w:val="D4D4D4"/>
          <w:sz w:val="18"/>
          <w:szCs w:val="18"/>
          <w:lang w:val="fr-GB"/>
        </w:rPr>
        <w:t xml:space="preserve">, </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5F20FBE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p>
    <w:p w14:paraId="0F6D2CC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runGaussianNBC</w:t>
      </w:r>
      <w:r w:rsidRPr="00E71B63">
        <w:rPr>
          <w:rFonts w:ascii="Menlo" w:hAnsi="Menlo" w:cs="Menlo"/>
          <w:color w:val="D4D4D4"/>
          <w:sz w:val="18"/>
          <w:szCs w:val="18"/>
          <w:lang w:val="fr-GB"/>
        </w:rPr>
        <w:t>():</w:t>
      </w:r>
    </w:p>
    <w:p w14:paraId="6A5CAAC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0010B39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Gaussian Naïve Bayes classifier on the text-based inputs</w:t>
      </w:r>
    </w:p>
    <w:p w14:paraId="1BC6882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2A6190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 convert the tensors to simple Python lists</w:t>
      </w:r>
    </w:p>
    <w:p w14:paraId="7BE66BD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 xml:space="preserve"> = [], []</w:t>
      </w:r>
    </w:p>
    <w:p w14:paraId="51C4EDF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p>
    <w:p w14:paraId="0AEA70D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.numpy()))</w:t>
      </w:r>
    </w:p>
    <w:p w14:paraId="5EF83DA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w:t>
      </w:r>
    </w:p>
    <w:p w14:paraId="7461FD1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.numpy()))</w:t>
      </w:r>
    </w:p>
    <w:p w14:paraId="6E36675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p>
    <w:p w14:paraId="382854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 convert the y tensors into simple Python lists</w:t>
      </w:r>
    </w:p>
    <w:p w14:paraId="7E2EF98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w:t>
      </w:r>
    </w:p>
    <w:p w14:paraId="6B28987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0F6D41E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r w:rsidRPr="00E71B63">
        <w:rPr>
          <w:rFonts w:ascii="Menlo" w:hAnsi="Menlo" w:cs="Menlo"/>
          <w:color w:val="DCDCAA"/>
          <w:sz w:val="18"/>
          <w:szCs w:val="18"/>
          <w:lang w:val="fr-GB"/>
        </w:rPr>
        <w:t>index</w:t>
      </w:r>
      <w:r w:rsidRPr="00E71B63">
        <w:rPr>
          <w:rFonts w:ascii="Menlo" w:hAnsi="Menlo" w:cs="Menlo"/>
          <w:color w:val="D4D4D4"/>
          <w:sz w:val="18"/>
          <w:szCs w:val="18"/>
          <w:lang w:val="fr-GB"/>
        </w:rPr>
        <w:t>(</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6D870C5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int</w:t>
      </w:r>
      <w:r w:rsidRPr="00E71B63">
        <w:rPr>
          <w:rFonts w:ascii="Menlo" w:hAnsi="Menlo" w:cs="Menlo"/>
          <w:color w:val="D4D4D4"/>
          <w:sz w:val="18"/>
          <w:szCs w:val="18"/>
          <w:lang w:val="fr-GB"/>
        </w:rPr>
        <w:t>(</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p>
    <w:p w14:paraId="70F07CD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54F2BA1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7EDA112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r w:rsidRPr="00E71B63">
        <w:rPr>
          <w:rFonts w:ascii="Menlo" w:hAnsi="Menlo" w:cs="Menlo"/>
          <w:color w:val="DCDCAA"/>
          <w:sz w:val="18"/>
          <w:szCs w:val="18"/>
          <w:lang w:val="fr-GB"/>
        </w:rPr>
        <w:t>index</w:t>
      </w:r>
      <w:r w:rsidRPr="00E71B63">
        <w:rPr>
          <w:rFonts w:ascii="Menlo" w:hAnsi="Menlo" w:cs="Menlo"/>
          <w:color w:val="D4D4D4"/>
          <w:sz w:val="18"/>
          <w:szCs w:val="18"/>
          <w:lang w:val="fr-GB"/>
        </w:rPr>
        <w:t>(</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0ED09DE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int</w:t>
      </w:r>
      <w:r w:rsidRPr="00E71B63">
        <w:rPr>
          <w:rFonts w:ascii="Menlo" w:hAnsi="Menlo" w:cs="Menlo"/>
          <w:color w:val="D4D4D4"/>
          <w:sz w:val="18"/>
          <w:szCs w:val="18"/>
          <w:lang w:val="fr-GB"/>
        </w:rPr>
        <w:t>(</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p>
    <w:p w14:paraId="744631E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43F66C3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 Run the classifier on the converted lists</w:t>
      </w:r>
    </w:p>
    <w:p w14:paraId="5FA1BA5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NBClassifier</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w:t>
      </w:r>
    </w:p>
    <w:p w14:paraId="5A7779D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"Gaussian NB Classifier Accuracy:"</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nbc</w:t>
      </w:r>
      <w:r w:rsidRPr="00E71B63">
        <w:rPr>
          <w:rFonts w:ascii="Menlo" w:hAnsi="Menlo" w:cs="Menlo"/>
          <w:color w:val="D4D4D4"/>
          <w:sz w:val="18"/>
          <w:szCs w:val="18"/>
          <w:lang w:val="fr-GB"/>
        </w:rPr>
        <w:t>.</w:t>
      </w:r>
      <w:r w:rsidRPr="00E71B63">
        <w:rPr>
          <w:rFonts w:ascii="Menlo" w:hAnsi="Menlo" w:cs="Menlo"/>
          <w:color w:val="DCDCAA"/>
          <w:sz w:val="18"/>
          <w:szCs w:val="18"/>
          <w:lang w:val="fr-GB"/>
        </w:rPr>
        <w:t>gaussianCrossValidation</w:t>
      </w:r>
      <w:r w:rsidRPr="00E71B63">
        <w:rPr>
          <w:rFonts w:ascii="Menlo" w:hAnsi="Menlo" w:cs="Menlo"/>
          <w:color w:val="D4D4D4"/>
          <w:sz w:val="18"/>
          <w:szCs w:val="18"/>
          <w:lang w:val="fr-GB"/>
        </w:rPr>
        <w:t>(</w:t>
      </w:r>
      <w:r w:rsidRPr="00E71B63">
        <w:rPr>
          <w:rFonts w:ascii="Menlo" w:hAnsi="Menlo" w:cs="Menlo"/>
          <w:color w:val="9CDCFE"/>
          <w:sz w:val="18"/>
          <w:szCs w:val="18"/>
          <w:lang w:val="fr-GB"/>
        </w:rPr>
        <w:t>x</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w:t>
      </w:r>
      <w:r w:rsidRPr="00E71B63">
        <w:rPr>
          <w:rFonts w:ascii="Menlo" w:hAnsi="Menlo" w:cs="Menlo"/>
          <w:color w:val="D4D4D4"/>
          <w:sz w:val="18"/>
          <w:szCs w:val="18"/>
          <w:lang w:val="fr-GB"/>
        </w:rPr>
        <w:t xml:space="preserve">)) </w:t>
      </w:r>
      <w:r w:rsidRPr="00E71B63">
        <w:rPr>
          <w:rFonts w:ascii="Menlo" w:hAnsi="Menlo" w:cs="Menlo"/>
          <w:color w:val="6A9955"/>
          <w:sz w:val="18"/>
          <w:szCs w:val="18"/>
          <w:lang w:val="fr-GB"/>
        </w:rPr>
        <w:t>#86.875</w:t>
      </w:r>
    </w:p>
    <w:p w14:paraId="348946A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11694F7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569CD6"/>
          <w:sz w:val="18"/>
          <w:szCs w:val="18"/>
          <w:lang w:val="fr-GB"/>
        </w:rPr>
        <w:t>def</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runSKLearnClassifiers</w:t>
      </w:r>
      <w:r w:rsidRPr="00E71B63">
        <w:rPr>
          <w:rFonts w:ascii="Menlo" w:hAnsi="Menlo" w:cs="Menlo"/>
          <w:color w:val="D4D4D4"/>
          <w:sz w:val="18"/>
          <w:szCs w:val="18"/>
          <w:lang w:val="fr-GB"/>
        </w:rPr>
        <w:t>():</w:t>
      </w:r>
    </w:p>
    <w:p w14:paraId="1019477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E9178"/>
          <w:sz w:val="18"/>
          <w:szCs w:val="18"/>
          <w:lang w:val="fr-GB"/>
        </w:rPr>
        <w:t>"""</w:t>
      </w:r>
    </w:p>
    <w:p w14:paraId="34D6860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Run the SGD, SVM and RF classifiers on the tex-based input</w:t>
      </w:r>
    </w:p>
    <w:p w14:paraId="24E09B6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CE9178"/>
          <w:sz w:val="18"/>
          <w:szCs w:val="18"/>
          <w:lang w:val="fr-GB"/>
        </w:rPr>
        <w:t xml:space="preserve">    """</w:t>
      </w:r>
    </w:p>
    <w:p w14:paraId="57B7791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 xml:space="preserve"> = [], [], [], []</w:t>
      </w:r>
    </w:p>
    <w:p w14:paraId="34AE498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x_train</w:t>
      </w:r>
      <w:r w:rsidRPr="00E71B63">
        <w:rPr>
          <w:rFonts w:ascii="Menlo" w:hAnsi="Menlo" w:cs="Menlo"/>
          <w:color w:val="D4D4D4"/>
          <w:sz w:val="18"/>
          <w:szCs w:val="18"/>
          <w:lang w:val="fr-GB"/>
        </w:rPr>
        <w:t>:</w:t>
      </w:r>
    </w:p>
    <w:p w14:paraId="1D48249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xTrain</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.numpy()))</w:t>
      </w:r>
    </w:p>
    <w:p w14:paraId="73AFF56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x_test</w:t>
      </w:r>
      <w:r w:rsidRPr="00E71B63">
        <w:rPr>
          <w:rFonts w:ascii="Menlo" w:hAnsi="Menlo" w:cs="Menlo"/>
          <w:color w:val="D4D4D4"/>
          <w:sz w:val="18"/>
          <w:szCs w:val="18"/>
          <w:lang w:val="fr-GB"/>
        </w:rPr>
        <w:t>:</w:t>
      </w:r>
    </w:p>
    <w:p w14:paraId="4065DCF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xTest</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.numpy()))</w:t>
      </w:r>
    </w:p>
    <w:p w14:paraId="1ED9B456"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p>
    <w:p w14:paraId="20E816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y_train</w:t>
      </w:r>
      <w:r w:rsidRPr="00E71B63">
        <w:rPr>
          <w:rFonts w:ascii="Menlo" w:hAnsi="Menlo" w:cs="Menlo"/>
          <w:color w:val="D4D4D4"/>
          <w:sz w:val="18"/>
          <w:szCs w:val="18"/>
          <w:lang w:val="fr-GB"/>
        </w:rPr>
        <w:t>:</w:t>
      </w:r>
    </w:p>
    <w:p w14:paraId="02A9270F"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2E4C0D3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r w:rsidRPr="00E71B63">
        <w:rPr>
          <w:rFonts w:ascii="Menlo" w:hAnsi="Menlo" w:cs="Menlo"/>
          <w:color w:val="DCDCAA"/>
          <w:sz w:val="18"/>
          <w:szCs w:val="18"/>
          <w:lang w:val="fr-GB"/>
        </w:rPr>
        <w:t>index</w:t>
      </w:r>
      <w:r w:rsidRPr="00E71B63">
        <w:rPr>
          <w:rFonts w:ascii="Menlo" w:hAnsi="Menlo" w:cs="Menlo"/>
          <w:color w:val="D4D4D4"/>
          <w:sz w:val="18"/>
          <w:szCs w:val="18"/>
          <w:lang w:val="fr-GB"/>
        </w:rPr>
        <w:t>(</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36A3DB9D"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int</w:t>
      </w:r>
      <w:r w:rsidRPr="00E71B63">
        <w:rPr>
          <w:rFonts w:ascii="Menlo" w:hAnsi="Menlo" w:cs="Menlo"/>
          <w:color w:val="D4D4D4"/>
          <w:sz w:val="18"/>
          <w:szCs w:val="18"/>
          <w:lang w:val="fr-GB"/>
        </w:rPr>
        <w:t>(</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p>
    <w:p w14:paraId="472CDE5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lastRenderedPageBreak/>
        <w:t xml:space="preserve">    </w:t>
      </w:r>
      <w:r w:rsidRPr="00E71B63">
        <w:rPr>
          <w:rFonts w:ascii="Menlo" w:hAnsi="Menlo" w:cs="Menlo"/>
          <w:color w:val="C586C0"/>
          <w:sz w:val="18"/>
          <w:szCs w:val="18"/>
          <w:lang w:val="fr-GB"/>
        </w:rPr>
        <w:t>for</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w:t>
      </w:r>
      <w:r w:rsidRPr="00E71B63">
        <w:rPr>
          <w:rFonts w:ascii="Menlo" w:hAnsi="Menlo" w:cs="Menlo"/>
          <w:color w:val="C586C0"/>
          <w:sz w:val="18"/>
          <w:szCs w:val="18"/>
          <w:lang w:val="fr-GB"/>
        </w:rPr>
        <w:t>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y_test</w:t>
      </w:r>
      <w:r w:rsidRPr="00E71B63">
        <w:rPr>
          <w:rFonts w:ascii="Menlo" w:hAnsi="Menlo" w:cs="Menlo"/>
          <w:color w:val="D4D4D4"/>
          <w:sz w:val="18"/>
          <w:szCs w:val="18"/>
          <w:lang w:val="fr-GB"/>
        </w:rPr>
        <w:t>:</w:t>
      </w:r>
    </w:p>
    <w:p w14:paraId="1F5A9450"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i</w:t>
      </w:r>
      <w:r w:rsidRPr="00E71B63">
        <w:rPr>
          <w:rFonts w:ascii="Menlo" w:hAnsi="Menlo" w:cs="Menlo"/>
          <w:color w:val="D4D4D4"/>
          <w:sz w:val="18"/>
          <w:szCs w:val="18"/>
          <w:lang w:val="fr-GB"/>
        </w:rPr>
        <w:t xml:space="preserve"> = </w:t>
      </w:r>
      <w:r w:rsidRPr="00E71B63">
        <w:rPr>
          <w:rFonts w:ascii="Menlo" w:hAnsi="Menlo" w:cs="Menlo"/>
          <w:color w:val="4EC9B0"/>
          <w:sz w:val="18"/>
          <w:szCs w:val="18"/>
          <w:lang w:val="fr-GB"/>
        </w:rPr>
        <w:t>list</w:t>
      </w:r>
      <w:r w:rsidRPr="00E71B63">
        <w:rPr>
          <w:rFonts w:ascii="Menlo" w:hAnsi="Menlo" w:cs="Menlo"/>
          <w:color w:val="D4D4D4"/>
          <w:sz w:val="18"/>
          <w:szCs w:val="18"/>
          <w:lang w:val="fr-GB"/>
        </w:rPr>
        <w:t>(</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p>
    <w:p w14:paraId="70F87955"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label</w:t>
      </w:r>
      <w:r w:rsidRPr="00E71B63">
        <w:rPr>
          <w:rFonts w:ascii="Menlo" w:hAnsi="Menlo" w:cs="Menlo"/>
          <w:color w:val="D4D4D4"/>
          <w:sz w:val="18"/>
          <w:szCs w:val="18"/>
          <w:lang w:val="fr-GB"/>
        </w:rPr>
        <w:t xml:space="preserve"> = </w:t>
      </w:r>
      <w:r w:rsidRPr="00E71B63">
        <w:rPr>
          <w:rFonts w:ascii="Menlo" w:hAnsi="Menlo" w:cs="Menlo"/>
          <w:color w:val="9CDCFE"/>
          <w:sz w:val="18"/>
          <w:szCs w:val="18"/>
          <w:lang w:val="fr-GB"/>
        </w:rPr>
        <w:t>i</w:t>
      </w:r>
      <w:r w:rsidRPr="00E71B63">
        <w:rPr>
          <w:rFonts w:ascii="Menlo" w:hAnsi="Menlo" w:cs="Menlo"/>
          <w:color w:val="D4D4D4"/>
          <w:sz w:val="18"/>
          <w:szCs w:val="18"/>
          <w:lang w:val="fr-GB"/>
        </w:rPr>
        <w:t>.</w:t>
      </w:r>
      <w:r w:rsidRPr="00E71B63">
        <w:rPr>
          <w:rFonts w:ascii="Menlo" w:hAnsi="Menlo" w:cs="Menlo"/>
          <w:color w:val="DCDCAA"/>
          <w:sz w:val="18"/>
          <w:szCs w:val="18"/>
          <w:lang w:val="fr-GB"/>
        </w:rPr>
        <w:t>index</w:t>
      </w:r>
      <w:r w:rsidRPr="00E71B63">
        <w:rPr>
          <w:rFonts w:ascii="Menlo" w:hAnsi="Menlo" w:cs="Menlo"/>
          <w:color w:val="D4D4D4"/>
          <w:sz w:val="18"/>
          <w:szCs w:val="18"/>
          <w:lang w:val="fr-GB"/>
        </w:rPr>
        <w:t>(</w:t>
      </w:r>
      <w:r w:rsidRPr="00E71B63">
        <w:rPr>
          <w:rFonts w:ascii="Menlo" w:hAnsi="Menlo" w:cs="Menlo"/>
          <w:color w:val="B5CEA8"/>
          <w:sz w:val="18"/>
          <w:szCs w:val="18"/>
          <w:lang w:val="fr-GB"/>
        </w:rPr>
        <w:t>1.0</w:t>
      </w:r>
      <w:r w:rsidRPr="00E71B63">
        <w:rPr>
          <w:rFonts w:ascii="Menlo" w:hAnsi="Menlo" w:cs="Menlo"/>
          <w:color w:val="D4D4D4"/>
          <w:sz w:val="18"/>
          <w:szCs w:val="18"/>
          <w:lang w:val="fr-GB"/>
        </w:rPr>
        <w:t>)</w:t>
      </w:r>
    </w:p>
    <w:p w14:paraId="07539B88"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w:t>
      </w:r>
      <w:r w:rsidRPr="00E71B63">
        <w:rPr>
          <w:rFonts w:ascii="Menlo" w:hAnsi="Menlo" w:cs="Menlo"/>
          <w:color w:val="DCDCAA"/>
          <w:sz w:val="18"/>
          <w:szCs w:val="18"/>
          <w:lang w:val="fr-GB"/>
        </w:rPr>
        <w:t>append</w:t>
      </w:r>
      <w:r w:rsidRPr="00E71B63">
        <w:rPr>
          <w:rFonts w:ascii="Menlo" w:hAnsi="Menlo" w:cs="Menlo"/>
          <w:color w:val="D4D4D4"/>
          <w:sz w:val="18"/>
          <w:szCs w:val="18"/>
          <w:lang w:val="fr-GB"/>
        </w:rPr>
        <w:t>(</w:t>
      </w:r>
      <w:r w:rsidRPr="00E71B63">
        <w:rPr>
          <w:rFonts w:ascii="Menlo" w:hAnsi="Menlo" w:cs="Menlo"/>
          <w:color w:val="4EC9B0"/>
          <w:sz w:val="18"/>
          <w:szCs w:val="18"/>
          <w:lang w:val="fr-GB"/>
        </w:rPr>
        <w:t>int</w:t>
      </w:r>
      <w:r w:rsidRPr="00E71B63">
        <w:rPr>
          <w:rFonts w:ascii="Menlo" w:hAnsi="Menlo" w:cs="Menlo"/>
          <w:color w:val="D4D4D4"/>
          <w:sz w:val="18"/>
          <w:szCs w:val="18"/>
          <w:lang w:val="fr-GB"/>
        </w:rPr>
        <w:t>(</w:t>
      </w:r>
      <w:r w:rsidRPr="00E71B63">
        <w:rPr>
          <w:rFonts w:ascii="Menlo" w:hAnsi="Menlo" w:cs="Menlo"/>
          <w:color w:val="9CDCFE"/>
          <w:sz w:val="18"/>
          <w:szCs w:val="18"/>
          <w:lang w:val="fr-GB"/>
        </w:rPr>
        <w:t>label</w:t>
      </w:r>
      <w:r w:rsidRPr="00E71B63">
        <w:rPr>
          <w:rFonts w:ascii="Menlo" w:hAnsi="Menlo" w:cs="Menlo"/>
          <w:color w:val="D4D4D4"/>
          <w:sz w:val="18"/>
          <w:szCs w:val="18"/>
          <w:lang w:val="fr-GB"/>
        </w:rPr>
        <w:t>))</w:t>
      </w:r>
    </w:p>
    <w:p w14:paraId="2D82686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p>
    <w:p w14:paraId="7EEB1F0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"SGD CLASSIFIER:"</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SGDClassify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w:t>
      </w:r>
    </w:p>
    <w:p w14:paraId="1D11A4C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"RF CLASSIFIER:"</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rfClassify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 xml:space="preserve">)) </w:t>
      </w:r>
    </w:p>
    <w:p w14:paraId="48EA8B41"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print</w:t>
      </w:r>
      <w:r w:rsidRPr="00E71B63">
        <w:rPr>
          <w:rFonts w:ascii="Menlo" w:hAnsi="Menlo" w:cs="Menlo"/>
          <w:color w:val="D4D4D4"/>
          <w:sz w:val="18"/>
          <w:szCs w:val="18"/>
          <w:lang w:val="fr-GB"/>
        </w:rPr>
        <w:t>(</w:t>
      </w:r>
      <w:r w:rsidRPr="00E71B63">
        <w:rPr>
          <w:rFonts w:ascii="Menlo" w:hAnsi="Menlo" w:cs="Menlo"/>
          <w:color w:val="CE9178"/>
          <w:sz w:val="18"/>
          <w:szCs w:val="18"/>
          <w:lang w:val="fr-GB"/>
        </w:rPr>
        <w:t>"SVM CLASSIFIER:"</w:t>
      </w:r>
      <w:r w:rsidRPr="00E71B63">
        <w:rPr>
          <w:rFonts w:ascii="Menlo" w:hAnsi="Menlo" w:cs="Menlo"/>
          <w:color w:val="D4D4D4"/>
          <w:sz w:val="18"/>
          <w:szCs w:val="18"/>
          <w:lang w:val="fr-GB"/>
        </w:rPr>
        <w:t xml:space="preserve">, </w:t>
      </w:r>
      <w:r w:rsidRPr="00E71B63">
        <w:rPr>
          <w:rFonts w:ascii="Menlo" w:hAnsi="Menlo" w:cs="Menlo"/>
          <w:color w:val="DCDCAA"/>
          <w:sz w:val="18"/>
          <w:szCs w:val="18"/>
          <w:lang w:val="fr-GB"/>
        </w:rPr>
        <w:t>SVMClassify</w:t>
      </w:r>
      <w:r w:rsidRPr="00E71B63">
        <w:rPr>
          <w:rFonts w:ascii="Menlo" w:hAnsi="Menlo" w:cs="Menlo"/>
          <w:color w:val="D4D4D4"/>
          <w:sz w:val="18"/>
          <w:szCs w:val="18"/>
          <w:lang w:val="fr-GB"/>
        </w:rPr>
        <w:t>(</w:t>
      </w:r>
      <w:r w:rsidRPr="00E71B63">
        <w:rPr>
          <w:rFonts w:ascii="Menlo" w:hAnsi="Menlo" w:cs="Menlo"/>
          <w:color w:val="9CDCFE"/>
          <w:sz w:val="18"/>
          <w:szCs w:val="18"/>
          <w:lang w:val="fr-GB"/>
        </w:rPr>
        <w:t>xTrain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yTrain</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xTest</w:t>
      </w:r>
      <w:r w:rsidRPr="00E71B63">
        <w:rPr>
          <w:rFonts w:ascii="Menlo" w:hAnsi="Menlo" w:cs="Menlo"/>
          <w:color w:val="D4D4D4"/>
          <w:sz w:val="18"/>
          <w:szCs w:val="18"/>
          <w:lang w:val="fr-GB"/>
        </w:rPr>
        <w:t xml:space="preserve">, </w:t>
      </w:r>
      <w:r w:rsidRPr="00E71B63">
        <w:rPr>
          <w:rFonts w:ascii="Menlo" w:hAnsi="Menlo" w:cs="Menlo"/>
          <w:color w:val="9CDCFE"/>
          <w:sz w:val="18"/>
          <w:szCs w:val="18"/>
          <w:lang w:val="fr-GB"/>
        </w:rPr>
        <w:t>yTest</w:t>
      </w:r>
      <w:r w:rsidRPr="00E71B63">
        <w:rPr>
          <w:rFonts w:ascii="Menlo" w:hAnsi="Menlo" w:cs="Menlo"/>
          <w:color w:val="D4D4D4"/>
          <w:sz w:val="18"/>
          <w:szCs w:val="18"/>
          <w:lang w:val="fr-GB"/>
        </w:rPr>
        <w:t xml:space="preserve">)) </w:t>
      </w:r>
    </w:p>
    <w:p w14:paraId="68ED2237"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6C467D82"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runMLPModels</w:t>
      </w:r>
      <w:r w:rsidRPr="00E71B63">
        <w:rPr>
          <w:rFonts w:ascii="Menlo" w:hAnsi="Menlo" w:cs="Menlo"/>
          <w:color w:val="D4D4D4"/>
          <w:sz w:val="18"/>
          <w:szCs w:val="18"/>
          <w:lang w:val="fr-GB"/>
        </w:rPr>
        <w:t>()</w:t>
      </w:r>
    </w:p>
    <w:p w14:paraId="6749C2C9"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runReluRNNs</w:t>
      </w:r>
      <w:r w:rsidRPr="00E71B63">
        <w:rPr>
          <w:rFonts w:ascii="Menlo" w:hAnsi="Menlo" w:cs="Menlo"/>
          <w:color w:val="D4D4D4"/>
          <w:sz w:val="18"/>
          <w:szCs w:val="18"/>
          <w:lang w:val="fr-GB"/>
        </w:rPr>
        <w:t>()</w:t>
      </w:r>
    </w:p>
    <w:p w14:paraId="13C27BDA"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runSoftmaxRNNs</w:t>
      </w:r>
      <w:r w:rsidRPr="00E71B63">
        <w:rPr>
          <w:rFonts w:ascii="Menlo" w:hAnsi="Menlo" w:cs="Menlo"/>
          <w:color w:val="D4D4D4"/>
          <w:sz w:val="18"/>
          <w:szCs w:val="18"/>
          <w:lang w:val="fr-GB"/>
        </w:rPr>
        <w:t>()</w:t>
      </w:r>
    </w:p>
    <w:p w14:paraId="27162414"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runTanhRNNs</w:t>
      </w:r>
      <w:r w:rsidRPr="00E71B63">
        <w:rPr>
          <w:rFonts w:ascii="Menlo" w:hAnsi="Menlo" w:cs="Menlo"/>
          <w:color w:val="D4D4D4"/>
          <w:sz w:val="18"/>
          <w:szCs w:val="18"/>
          <w:lang w:val="fr-GB"/>
        </w:rPr>
        <w:t>()</w:t>
      </w:r>
    </w:p>
    <w:p w14:paraId="1772CA7E"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runSigmoidRNNs</w:t>
      </w:r>
      <w:r w:rsidRPr="00E71B63">
        <w:rPr>
          <w:rFonts w:ascii="Menlo" w:hAnsi="Menlo" w:cs="Menlo"/>
          <w:color w:val="D4D4D4"/>
          <w:sz w:val="18"/>
          <w:szCs w:val="18"/>
          <w:lang w:val="fr-GB"/>
        </w:rPr>
        <w:t>()</w:t>
      </w:r>
    </w:p>
    <w:p w14:paraId="29CEF23B"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runDenseTextModels</w:t>
      </w:r>
      <w:r w:rsidRPr="00E71B63">
        <w:rPr>
          <w:rFonts w:ascii="Menlo" w:hAnsi="Menlo" w:cs="Menlo"/>
          <w:color w:val="D4D4D4"/>
          <w:sz w:val="18"/>
          <w:szCs w:val="18"/>
          <w:lang w:val="fr-GB"/>
        </w:rPr>
        <w:t>()</w:t>
      </w:r>
    </w:p>
    <w:p w14:paraId="032F8C97"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runGaussianNBC</w:t>
      </w:r>
      <w:r w:rsidRPr="00E71B63">
        <w:rPr>
          <w:rFonts w:ascii="Menlo" w:hAnsi="Menlo" w:cs="Menlo"/>
          <w:color w:val="D4D4D4"/>
          <w:sz w:val="18"/>
          <w:szCs w:val="18"/>
          <w:lang w:val="fr-GB"/>
        </w:rPr>
        <w:t>()</w:t>
      </w:r>
    </w:p>
    <w:p w14:paraId="52313773" w14:textId="77777777" w:rsidR="00885D6C" w:rsidRPr="00E71B63" w:rsidRDefault="00885D6C" w:rsidP="00885D6C">
      <w:pPr>
        <w:shd w:val="clear" w:color="auto" w:fill="1E1E1E"/>
        <w:spacing w:line="270" w:lineRule="atLeast"/>
        <w:jc w:val="left"/>
        <w:rPr>
          <w:rFonts w:ascii="Menlo" w:hAnsi="Menlo" w:cs="Menlo"/>
          <w:color w:val="D4D4D4"/>
          <w:sz w:val="18"/>
          <w:szCs w:val="18"/>
          <w:lang w:val="fr-GB"/>
        </w:rPr>
      </w:pPr>
      <w:r w:rsidRPr="00E71B63">
        <w:rPr>
          <w:rFonts w:ascii="Menlo" w:hAnsi="Menlo" w:cs="Menlo"/>
          <w:color w:val="DCDCAA"/>
          <w:sz w:val="18"/>
          <w:szCs w:val="18"/>
          <w:lang w:val="fr-GB"/>
        </w:rPr>
        <w:t>runSKLearnClassifiers</w:t>
      </w:r>
      <w:r w:rsidRPr="00E71B63">
        <w:rPr>
          <w:rFonts w:ascii="Menlo" w:hAnsi="Menlo" w:cs="Menlo"/>
          <w:color w:val="D4D4D4"/>
          <w:sz w:val="18"/>
          <w:szCs w:val="18"/>
          <w:lang w:val="fr-GB"/>
        </w:rPr>
        <w:t>()</w:t>
      </w:r>
    </w:p>
    <w:p w14:paraId="45291244" w14:textId="77777777" w:rsidR="00885D6C" w:rsidRPr="00E71B63" w:rsidRDefault="00885D6C" w:rsidP="00885D6C">
      <w:pPr>
        <w:shd w:val="clear" w:color="auto" w:fill="1E1E1E"/>
        <w:spacing w:after="240" w:line="270" w:lineRule="atLeast"/>
        <w:jc w:val="left"/>
        <w:rPr>
          <w:rFonts w:ascii="Menlo" w:hAnsi="Menlo" w:cs="Menlo"/>
          <w:color w:val="D4D4D4"/>
          <w:sz w:val="18"/>
          <w:szCs w:val="18"/>
          <w:lang w:val="fr-GB"/>
        </w:rPr>
      </w:pPr>
    </w:p>
    <w:p w14:paraId="53AEA33A" w14:textId="77777777" w:rsidR="00885D6C" w:rsidRPr="00E71B63" w:rsidRDefault="00885D6C" w:rsidP="00885D6C">
      <w:pPr>
        <w:rPr>
          <w:lang w:eastAsia="en-US"/>
        </w:rPr>
      </w:pPr>
    </w:p>
    <w:p w14:paraId="76D01032" w14:textId="0EAF60EF" w:rsidR="00E71B63" w:rsidRPr="00885D6C" w:rsidRDefault="00E71B63" w:rsidP="00885D6C">
      <w:pPr>
        <w:rPr>
          <w:lang w:val="fr-GB" w:eastAsia="en-US"/>
        </w:rPr>
      </w:pPr>
    </w:p>
    <w:sectPr w:rsidR="00E71B63" w:rsidRPr="00885D6C"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fikayo akeredolu" w:date="2022-07-21T19:37:00Z" w:initials="fa">
    <w:p w14:paraId="269AED85" w14:textId="77777777" w:rsidR="008A7245" w:rsidRDefault="008A7245" w:rsidP="00B76D98">
      <w:r>
        <w:rPr>
          <w:rStyle w:val="Marquedecommentaire"/>
        </w:rPr>
        <w:annotationRef/>
      </w:r>
      <w:r>
        <w:t>This is a very bulky sentence</w:t>
      </w:r>
    </w:p>
  </w:comment>
  <w:comment w:id="16" w:author="fikayo akeredolu" w:date="2022-07-21T19:38:00Z" w:initials="fa">
    <w:p w14:paraId="09AC9FDA" w14:textId="77777777" w:rsidR="008A7245" w:rsidRDefault="008A7245" w:rsidP="00B76D98">
      <w:r>
        <w:rPr>
          <w:rStyle w:val="Marquedecommentaire"/>
        </w:rPr>
        <w:annotationRef/>
      </w:r>
      <w:r>
        <w:t>The word project is used twice here</w:t>
      </w:r>
    </w:p>
  </w:comment>
  <w:comment w:id="15" w:author="fikayo akeredolu" w:date="2022-07-21T19:37:00Z" w:initials="fa">
    <w:p w14:paraId="27FDD53F" w14:textId="4B95EB72" w:rsidR="008A7245" w:rsidRDefault="008A7245" w:rsidP="00B76D98">
      <w:r>
        <w:rPr>
          <w:rStyle w:val="Marquedecommentaire"/>
        </w:rPr>
        <w:annotationRef/>
      </w:r>
      <w:r>
        <w:t>Another very bulky sentence</w:t>
      </w:r>
    </w:p>
  </w:comment>
  <w:comment w:id="86" w:author="fikayo akeredolu" w:date="2022-07-21T19:46:00Z" w:initials="fa">
    <w:p w14:paraId="5C37EAED" w14:textId="77777777" w:rsidR="002B2800" w:rsidRDefault="002B2800" w:rsidP="00B76D98">
      <w:r>
        <w:rPr>
          <w:rStyle w:val="Marquedecommentaire"/>
        </w:rPr>
        <w:annotationRef/>
      </w:r>
      <w:r>
        <w:t xml:space="preserve">This is a very long sentence </w:t>
      </w:r>
    </w:p>
  </w:comment>
  <w:comment w:id="89" w:author="fikayo akeredolu" w:date="2022-07-21T19:46:00Z" w:initials="fa">
    <w:p w14:paraId="6A8BA7EF" w14:textId="77777777" w:rsidR="002B2800" w:rsidRDefault="002B2800" w:rsidP="00B76D98">
      <w:r>
        <w:rPr>
          <w:rStyle w:val="Marquedecommentaire"/>
        </w:rPr>
        <w:annotationRef/>
      </w:r>
      <w:r>
        <w:t>BUSAYO HOW IS THIS A WHOLE SENTENCE</w:t>
      </w:r>
    </w:p>
  </w:comment>
  <w:comment w:id="169" w:author="fikayo akeredolu" w:date="2022-07-21T20:03:00Z" w:initials="fa">
    <w:p w14:paraId="75D2A7AB" w14:textId="77777777" w:rsidR="00914171" w:rsidRDefault="00914171" w:rsidP="00B76D98">
      <w:r>
        <w:rPr>
          <w:rStyle w:val="Marquedecommentaire"/>
        </w:rPr>
        <w:annotationRef/>
      </w:r>
      <w:r>
        <w:t>ANOTHER STRESSFUL SENTENCE</w:t>
      </w:r>
    </w:p>
  </w:comment>
  <w:comment w:id="210" w:author="fikayo akeredolu" w:date="2022-07-21T20:01:00Z" w:initials="fa">
    <w:p w14:paraId="72511420" w14:textId="77777777" w:rsidR="00BE175F" w:rsidRDefault="00BE175F" w:rsidP="00B76D98">
      <w:r>
        <w:rPr>
          <w:rStyle w:val="Marquedecommentaire"/>
        </w:rPr>
        <w:annotationRef/>
      </w:r>
      <w:r>
        <w:t>CONVOLUTED SENTENCE</w:t>
      </w:r>
    </w:p>
  </w:comment>
  <w:comment w:id="614" w:author="fikayo akeredolu" w:date="2022-07-21T21:27:00Z" w:initials="fa">
    <w:p w14:paraId="422DF4A4" w14:textId="77777777" w:rsidR="00245B5D" w:rsidRDefault="00245B5D" w:rsidP="00B76D98">
      <w:r>
        <w:rPr>
          <w:rStyle w:val="Marquedecommentaire"/>
        </w:rPr>
        <w:annotationRef/>
      </w:r>
      <w:r>
        <w:t>How can you write a sentence like this and then say your English is better than mine?</w:t>
      </w:r>
    </w:p>
  </w:comment>
  <w:comment w:id="655" w:author="fikayo akeredolu" w:date="2022-07-21T21:31:00Z" w:initials="fa">
    <w:p w14:paraId="780DB658" w14:textId="77777777" w:rsidR="00FC76D4" w:rsidRDefault="00FC76D4" w:rsidP="00B76D98">
      <w:r>
        <w:rPr>
          <w:rStyle w:val="Marquedecommentaire"/>
        </w:rPr>
        <w:annotationRef/>
      </w:r>
      <w:r>
        <w:t>Make this sentence much longer, I dont think It Is long enough</w:t>
      </w:r>
    </w:p>
  </w:comment>
  <w:comment w:id="1027" w:author="fikayo akeredolu" w:date="2022-07-21T21:52:00Z" w:initials="fa">
    <w:p w14:paraId="64C5FB5C" w14:textId="77777777" w:rsidR="00C43D92" w:rsidRDefault="001629A8" w:rsidP="00B76D98">
      <w:r>
        <w:rPr>
          <w:rStyle w:val="Marquedecommentaire"/>
        </w:rPr>
        <w:annotationRef/>
      </w:r>
      <w:r w:rsidR="00C43D92">
        <w:t>This is a wildly long sentence</w:t>
      </w:r>
    </w:p>
  </w:comment>
  <w:comment w:id="1033" w:author="fikayo akeredolu" w:date="2022-07-21T21:55:00Z" w:initials="fa">
    <w:p w14:paraId="652B2762" w14:textId="77777777" w:rsidR="00C43D92" w:rsidRDefault="00C43D92" w:rsidP="00B76D98">
      <w:r>
        <w:rPr>
          <w:rStyle w:val="Marquedecommentaire"/>
        </w:rPr>
        <w:annotationRef/>
      </w:r>
      <w:r>
        <w:t>Another long ass sentence</w:t>
      </w:r>
    </w:p>
  </w:comment>
  <w:comment w:id="1054" w:author="fikayo akeredolu" w:date="2022-07-21T19:53:00Z" w:initials="fa">
    <w:p w14:paraId="62998525" w14:textId="7CD6F20F" w:rsidR="00500265" w:rsidRDefault="00500265" w:rsidP="00B76D98">
      <w:r>
        <w:rPr>
          <w:rStyle w:val="Marquedecommentaire"/>
        </w:rPr>
        <w:annotationRef/>
      </w:r>
      <w:r>
        <w:t>If this sentence was any longer, it would be the size of mummy’s bag</w:t>
      </w:r>
    </w:p>
  </w:comment>
  <w:comment w:id="1058" w:author="fikayo akeredolu" w:date="2022-07-21T19:53:00Z" w:initials="fa">
    <w:p w14:paraId="511A71A1" w14:textId="45C8120F" w:rsidR="00500265" w:rsidRDefault="00500265" w:rsidP="00B76D98">
      <w:r>
        <w:rPr>
          <w:rStyle w:val="Marquedecommentaire"/>
        </w:rPr>
        <w:annotationRef/>
      </w:r>
      <w:r>
        <w:t xml:space="preserve">MAYBE REPHRASE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AED85" w15:done="0"/>
  <w15:commentEx w15:paraId="09AC9FDA" w15:done="0"/>
  <w15:commentEx w15:paraId="27FDD53F" w15:done="0"/>
  <w15:commentEx w15:paraId="5C37EAED" w15:done="0"/>
  <w15:commentEx w15:paraId="6A8BA7EF" w15:done="0"/>
  <w15:commentEx w15:paraId="75D2A7AB" w15:done="0"/>
  <w15:commentEx w15:paraId="72511420" w15:done="0"/>
  <w15:commentEx w15:paraId="422DF4A4" w15:done="0"/>
  <w15:commentEx w15:paraId="780DB658" w15:done="0"/>
  <w15:commentEx w15:paraId="64C5FB5C" w15:done="0"/>
  <w15:commentEx w15:paraId="652B2762" w15:done="0"/>
  <w15:commentEx w15:paraId="62998525" w15:done="0"/>
  <w15:commentEx w15:paraId="511A71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4296C" w16cex:dateUtc="2022-07-21T18:37:00Z"/>
  <w16cex:commentExtensible w16cex:durableId="268429B9" w16cex:dateUtc="2022-07-21T18:38:00Z"/>
  <w16cex:commentExtensible w16cex:durableId="26842992" w16cex:dateUtc="2022-07-21T18:37:00Z"/>
  <w16cex:commentExtensible w16cex:durableId="26842B87" w16cex:dateUtc="2022-07-21T18:46:00Z"/>
  <w16cex:commentExtensible w16cex:durableId="26842BB2" w16cex:dateUtc="2022-07-21T18:46:00Z"/>
  <w16cex:commentExtensible w16cex:durableId="26842F93" w16cex:dateUtc="2022-07-21T19:03:00Z"/>
  <w16cex:commentExtensible w16cex:durableId="26842F01" w16cex:dateUtc="2022-07-21T19:01:00Z"/>
  <w16cex:commentExtensible w16cex:durableId="2684435E" w16cex:dateUtc="2022-07-21T20:27:00Z"/>
  <w16cex:commentExtensible w16cex:durableId="26844427" w16cex:dateUtc="2022-07-21T20:31:00Z"/>
  <w16cex:commentExtensible w16cex:durableId="26844902" w16cex:dateUtc="2022-07-21T20:52:00Z"/>
  <w16cex:commentExtensible w16cex:durableId="268449CE" w16cex:dateUtc="2022-07-21T20:55:00Z"/>
  <w16cex:commentExtensible w16cex:durableId="26842D4C" w16cex:dateUtc="2022-07-21T18:53:00Z"/>
  <w16cex:commentExtensible w16cex:durableId="26842D29" w16cex:dateUtc="2022-07-21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AED85" w16cid:durableId="2684296C"/>
  <w16cid:commentId w16cid:paraId="09AC9FDA" w16cid:durableId="268429B9"/>
  <w16cid:commentId w16cid:paraId="27FDD53F" w16cid:durableId="26842992"/>
  <w16cid:commentId w16cid:paraId="5C37EAED" w16cid:durableId="26842B87"/>
  <w16cid:commentId w16cid:paraId="6A8BA7EF" w16cid:durableId="26842BB2"/>
  <w16cid:commentId w16cid:paraId="75D2A7AB" w16cid:durableId="26842F93"/>
  <w16cid:commentId w16cid:paraId="72511420" w16cid:durableId="26842F01"/>
  <w16cid:commentId w16cid:paraId="422DF4A4" w16cid:durableId="2684435E"/>
  <w16cid:commentId w16cid:paraId="780DB658" w16cid:durableId="26844427"/>
  <w16cid:commentId w16cid:paraId="64C5FB5C" w16cid:durableId="26844902"/>
  <w16cid:commentId w16cid:paraId="652B2762" w16cid:durableId="268449CE"/>
  <w16cid:commentId w16cid:paraId="62998525" w16cid:durableId="26842D4C"/>
  <w16cid:commentId w16cid:paraId="511A71A1" w16cid:durableId="26842D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0FED6" w14:textId="77777777" w:rsidR="008A023D" w:rsidRDefault="008A023D" w:rsidP="00B76D98">
      <w:r>
        <w:separator/>
      </w:r>
    </w:p>
    <w:p w14:paraId="20AD14F6" w14:textId="77777777" w:rsidR="008A023D" w:rsidRDefault="008A023D" w:rsidP="00B76D98"/>
    <w:p w14:paraId="2B09E434" w14:textId="77777777" w:rsidR="008A023D" w:rsidRDefault="008A023D" w:rsidP="00B76D98"/>
    <w:p w14:paraId="358479A1" w14:textId="77777777" w:rsidR="008A023D" w:rsidRDefault="008A023D" w:rsidP="00B76D98"/>
    <w:p w14:paraId="363AEE0E" w14:textId="77777777" w:rsidR="008A023D" w:rsidRDefault="008A023D" w:rsidP="00B76D98"/>
    <w:p w14:paraId="0DCB5D64" w14:textId="77777777" w:rsidR="008A023D" w:rsidRDefault="008A023D" w:rsidP="00B76D98"/>
    <w:p w14:paraId="4DCA71AF" w14:textId="77777777" w:rsidR="008A023D" w:rsidRDefault="008A023D" w:rsidP="00B76D98"/>
    <w:p w14:paraId="6A7834CB" w14:textId="77777777" w:rsidR="008A023D" w:rsidRDefault="008A023D" w:rsidP="00B76D98"/>
    <w:p w14:paraId="208E3101" w14:textId="77777777" w:rsidR="008A023D" w:rsidRDefault="008A023D" w:rsidP="00B76D98"/>
    <w:p w14:paraId="09FAC45D" w14:textId="77777777" w:rsidR="008A023D" w:rsidRDefault="008A023D" w:rsidP="00B76D98"/>
    <w:p w14:paraId="744BE4D2" w14:textId="77777777" w:rsidR="008A023D" w:rsidRDefault="008A023D" w:rsidP="00B76D98"/>
    <w:p w14:paraId="1E963F9B" w14:textId="77777777" w:rsidR="008A023D" w:rsidRDefault="008A023D" w:rsidP="00B76D98"/>
    <w:p w14:paraId="0512E5C5" w14:textId="77777777" w:rsidR="008A023D" w:rsidRDefault="008A023D" w:rsidP="00B76D98"/>
    <w:p w14:paraId="41055C7B" w14:textId="77777777" w:rsidR="008A023D" w:rsidRDefault="008A023D" w:rsidP="00B76D98"/>
    <w:p w14:paraId="05B9B114" w14:textId="77777777" w:rsidR="008A023D" w:rsidRDefault="008A023D" w:rsidP="00B76D98"/>
    <w:p w14:paraId="3FCB104D" w14:textId="77777777" w:rsidR="008A023D" w:rsidRDefault="008A023D" w:rsidP="00B76D98"/>
    <w:p w14:paraId="6C3D311D" w14:textId="77777777" w:rsidR="008A023D" w:rsidRDefault="008A023D" w:rsidP="00B76D98"/>
    <w:p w14:paraId="029208E5" w14:textId="77777777" w:rsidR="008A023D" w:rsidRDefault="008A023D" w:rsidP="00B76D98"/>
    <w:p w14:paraId="376BE746" w14:textId="77777777" w:rsidR="008A023D" w:rsidRDefault="008A023D" w:rsidP="00B76D98"/>
    <w:p w14:paraId="4194371B" w14:textId="77777777" w:rsidR="008A023D" w:rsidRDefault="008A023D" w:rsidP="00B76D98"/>
    <w:p w14:paraId="6E12ED02" w14:textId="77777777" w:rsidR="008A023D" w:rsidRDefault="008A023D" w:rsidP="00B76D98"/>
    <w:p w14:paraId="671B5CA3" w14:textId="77777777" w:rsidR="008A023D" w:rsidRDefault="008A023D" w:rsidP="00B76D98"/>
    <w:p w14:paraId="1FBDBD3F" w14:textId="77777777" w:rsidR="008A023D" w:rsidRDefault="008A023D" w:rsidP="00B76D98"/>
    <w:p w14:paraId="4D11E02B" w14:textId="77777777" w:rsidR="008A023D" w:rsidRDefault="008A023D" w:rsidP="00B76D98"/>
    <w:p w14:paraId="41D1B9FF" w14:textId="77777777" w:rsidR="008A023D" w:rsidRDefault="008A023D" w:rsidP="00B76D98"/>
    <w:p w14:paraId="25D94674" w14:textId="77777777" w:rsidR="008A023D" w:rsidRDefault="008A023D" w:rsidP="00B76D98"/>
    <w:p w14:paraId="1B708950" w14:textId="77777777" w:rsidR="008A023D" w:rsidRDefault="008A023D" w:rsidP="00B76D98"/>
    <w:p w14:paraId="47508C3E" w14:textId="77777777" w:rsidR="008A023D" w:rsidRDefault="008A023D" w:rsidP="00B76D98"/>
    <w:p w14:paraId="7820F99E" w14:textId="77777777" w:rsidR="008A023D" w:rsidRDefault="008A023D" w:rsidP="00B76D98"/>
  </w:endnote>
  <w:endnote w:type="continuationSeparator" w:id="0">
    <w:p w14:paraId="56A444BC" w14:textId="77777777" w:rsidR="008A023D" w:rsidRDefault="008A023D" w:rsidP="00B76D98">
      <w:r>
        <w:continuationSeparator/>
      </w:r>
    </w:p>
    <w:p w14:paraId="76EDB32A" w14:textId="77777777" w:rsidR="008A023D" w:rsidRDefault="008A023D" w:rsidP="00B76D98"/>
    <w:p w14:paraId="17FF4E6B" w14:textId="77777777" w:rsidR="008A023D" w:rsidRDefault="008A023D" w:rsidP="00B76D98"/>
    <w:p w14:paraId="38701199" w14:textId="77777777" w:rsidR="008A023D" w:rsidRDefault="008A023D" w:rsidP="00B76D98"/>
    <w:p w14:paraId="3E5FF34C" w14:textId="77777777" w:rsidR="008A023D" w:rsidRDefault="008A023D" w:rsidP="00B76D98"/>
    <w:p w14:paraId="020586DA" w14:textId="77777777" w:rsidR="008A023D" w:rsidRDefault="008A023D" w:rsidP="00B76D98"/>
    <w:p w14:paraId="2912FD50" w14:textId="77777777" w:rsidR="008A023D" w:rsidRDefault="008A023D" w:rsidP="00B76D98"/>
    <w:p w14:paraId="588CAEAB" w14:textId="77777777" w:rsidR="008A023D" w:rsidRDefault="008A023D" w:rsidP="00B76D98"/>
    <w:p w14:paraId="2815C757" w14:textId="77777777" w:rsidR="008A023D" w:rsidRDefault="008A023D" w:rsidP="00B76D98"/>
    <w:p w14:paraId="668D19B0" w14:textId="77777777" w:rsidR="008A023D" w:rsidRDefault="008A023D" w:rsidP="00B76D98"/>
    <w:p w14:paraId="4E1F60E9" w14:textId="77777777" w:rsidR="008A023D" w:rsidRDefault="008A023D" w:rsidP="00B76D98"/>
    <w:p w14:paraId="24D59AAC" w14:textId="77777777" w:rsidR="008A023D" w:rsidRDefault="008A023D" w:rsidP="00B76D98"/>
    <w:p w14:paraId="319B6BA9" w14:textId="77777777" w:rsidR="008A023D" w:rsidRDefault="008A023D" w:rsidP="00B76D98"/>
    <w:p w14:paraId="327E0E8F" w14:textId="77777777" w:rsidR="008A023D" w:rsidRDefault="008A023D" w:rsidP="00B76D98"/>
    <w:p w14:paraId="29014776" w14:textId="77777777" w:rsidR="008A023D" w:rsidRDefault="008A023D" w:rsidP="00B76D98"/>
    <w:p w14:paraId="311F4698" w14:textId="77777777" w:rsidR="008A023D" w:rsidRDefault="008A023D" w:rsidP="00B76D98"/>
    <w:p w14:paraId="17E40F0F" w14:textId="77777777" w:rsidR="008A023D" w:rsidRDefault="008A023D" w:rsidP="00B76D98"/>
    <w:p w14:paraId="23228420" w14:textId="77777777" w:rsidR="008A023D" w:rsidRDefault="008A023D" w:rsidP="00B76D98"/>
    <w:p w14:paraId="7E3372A6" w14:textId="77777777" w:rsidR="008A023D" w:rsidRDefault="008A023D" w:rsidP="00B76D98"/>
    <w:p w14:paraId="16C23EE5" w14:textId="77777777" w:rsidR="008A023D" w:rsidRDefault="008A023D" w:rsidP="00B76D98"/>
    <w:p w14:paraId="34F3A2F2" w14:textId="77777777" w:rsidR="008A023D" w:rsidRDefault="008A023D" w:rsidP="00B76D98"/>
    <w:p w14:paraId="01BEE9E5" w14:textId="77777777" w:rsidR="008A023D" w:rsidRDefault="008A023D" w:rsidP="00B76D98"/>
    <w:p w14:paraId="141FB0B7" w14:textId="77777777" w:rsidR="008A023D" w:rsidRDefault="008A023D" w:rsidP="00B76D98"/>
    <w:p w14:paraId="1ECB0AA4" w14:textId="77777777" w:rsidR="008A023D" w:rsidRDefault="008A023D" w:rsidP="00B76D98"/>
    <w:p w14:paraId="6E63FBDC" w14:textId="77777777" w:rsidR="008A023D" w:rsidRDefault="008A023D" w:rsidP="00B76D98"/>
    <w:p w14:paraId="0CC20F4D" w14:textId="77777777" w:rsidR="008A023D" w:rsidRDefault="008A023D" w:rsidP="00B76D98"/>
    <w:p w14:paraId="0BD1B180" w14:textId="77777777" w:rsidR="008A023D" w:rsidRDefault="008A023D" w:rsidP="00B76D98"/>
    <w:p w14:paraId="06933BA4" w14:textId="77777777" w:rsidR="008A023D" w:rsidRDefault="008A023D" w:rsidP="00B76D98"/>
    <w:p w14:paraId="5963C8A3" w14:textId="77777777" w:rsidR="008A023D" w:rsidRDefault="008A023D" w:rsidP="00B76D98"/>
    <w:p w14:paraId="6414E8AF" w14:textId="77777777" w:rsidR="008A023D" w:rsidRDefault="008A023D" w:rsidP="00B76D98"/>
    <w:p w14:paraId="112F68C1" w14:textId="77777777" w:rsidR="008A023D" w:rsidRDefault="008A023D" w:rsidP="00B76D98"/>
    <w:p w14:paraId="62D26C28" w14:textId="77777777" w:rsidR="008A023D" w:rsidRDefault="008A023D" w:rsidP="00B76D98"/>
    <w:p w14:paraId="3D8C35A4" w14:textId="77777777" w:rsidR="008A023D" w:rsidRDefault="008A023D" w:rsidP="00B76D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Franklin Gothic Medium Cond"/>
    <w:panose1 w:val="020B0604020202020204"/>
    <w:charset w:val="00"/>
    <w:family w:val="auto"/>
    <w:pitch w:val="variable"/>
    <w:sig w:usb0="00000003" w:usb1="00000000" w:usb2="00000000" w:usb3="00000000" w:csb0="00000001" w:csb1="00000000"/>
  </w:font>
  <w:font w:name="KingsBureauGrot FiveOne">
    <w:altName w:val="Andale Mono"/>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6620171"/>
      <w:docPartObj>
        <w:docPartGallery w:val="Page Numbers (Bottom of Page)"/>
        <w:docPartUnique/>
      </w:docPartObj>
    </w:sdtPr>
    <w:sdtContent>
      <w:p w14:paraId="4ACF876B" w14:textId="60596ECE" w:rsidR="0091232C" w:rsidRDefault="0091232C" w:rsidP="000C6501">
        <w:pPr>
          <w:pStyle w:val="Pieddepage"/>
          <w:framePr w:wrap="none" w:vAnchor="text" w:hAnchor="margin" w:xAlign="outside"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iv</w:t>
        </w:r>
        <w:r>
          <w:rPr>
            <w:rStyle w:val="Numrodepage"/>
          </w:rPr>
          <w:fldChar w:fldCharType="end"/>
        </w:r>
      </w:p>
    </w:sdtContent>
  </w:sdt>
  <w:p w14:paraId="1AE4F5C4" w14:textId="76C843E9" w:rsidR="0091232C" w:rsidRDefault="0091232C" w:rsidP="005D13E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D1" w14:textId="6322BF3F" w:rsidR="0091232C" w:rsidRDefault="0091232C" w:rsidP="008C764E">
    <w:pPr>
      <w:pStyle w:val="Pieddepage"/>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D2" w14:textId="0CEACFFF" w:rsidR="0091232C" w:rsidRDefault="0091232C"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DD58B" w14:textId="77777777" w:rsidR="008A023D" w:rsidRDefault="008A023D" w:rsidP="00B76D98">
      <w:r>
        <w:separator/>
      </w:r>
    </w:p>
    <w:p w14:paraId="6975F26A" w14:textId="77777777" w:rsidR="008A023D" w:rsidRDefault="008A023D" w:rsidP="00B76D98"/>
    <w:p w14:paraId="6CE1B0D6" w14:textId="77777777" w:rsidR="008A023D" w:rsidRDefault="008A023D" w:rsidP="00B76D98"/>
    <w:p w14:paraId="2949E3E6" w14:textId="77777777" w:rsidR="008A023D" w:rsidRDefault="008A023D" w:rsidP="00B76D98"/>
    <w:p w14:paraId="12B8C699" w14:textId="77777777" w:rsidR="008A023D" w:rsidRDefault="008A023D" w:rsidP="00B76D98"/>
    <w:p w14:paraId="55A79F77" w14:textId="77777777" w:rsidR="008A023D" w:rsidRDefault="008A023D" w:rsidP="00B76D98"/>
    <w:p w14:paraId="1A9D87CD" w14:textId="77777777" w:rsidR="008A023D" w:rsidRDefault="008A023D" w:rsidP="00B76D98"/>
    <w:p w14:paraId="286F88B5" w14:textId="77777777" w:rsidR="008A023D" w:rsidRDefault="008A023D" w:rsidP="00B76D98"/>
    <w:p w14:paraId="59DC5B4C" w14:textId="77777777" w:rsidR="008A023D" w:rsidRDefault="008A023D" w:rsidP="00B76D98"/>
    <w:p w14:paraId="75A760C0" w14:textId="77777777" w:rsidR="008A023D" w:rsidRDefault="008A023D" w:rsidP="00B76D98"/>
    <w:p w14:paraId="3137A667" w14:textId="77777777" w:rsidR="008A023D" w:rsidRDefault="008A023D" w:rsidP="00B76D98"/>
    <w:p w14:paraId="3EF7929D" w14:textId="77777777" w:rsidR="008A023D" w:rsidRDefault="008A023D" w:rsidP="00B76D98"/>
    <w:p w14:paraId="3AC058AB" w14:textId="77777777" w:rsidR="008A023D" w:rsidRDefault="008A023D" w:rsidP="00B76D98"/>
    <w:p w14:paraId="0016647A" w14:textId="77777777" w:rsidR="008A023D" w:rsidRDefault="008A023D" w:rsidP="00B76D98"/>
    <w:p w14:paraId="76195351" w14:textId="77777777" w:rsidR="008A023D" w:rsidRDefault="008A023D" w:rsidP="00B76D98"/>
    <w:p w14:paraId="449E30B4" w14:textId="77777777" w:rsidR="008A023D" w:rsidRDefault="008A023D" w:rsidP="00B76D98"/>
    <w:p w14:paraId="03BF4E9F" w14:textId="77777777" w:rsidR="008A023D" w:rsidRDefault="008A023D" w:rsidP="00B76D98"/>
    <w:p w14:paraId="5D37EC72" w14:textId="77777777" w:rsidR="008A023D" w:rsidRDefault="008A023D" w:rsidP="00B76D98"/>
    <w:p w14:paraId="4576C494" w14:textId="77777777" w:rsidR="008A023D" w:rsidRDefault="008A023D" w:rsidP="00B76D98"/>
    <w:p w14:paraId="78604292" w14:textId="77777777" w:rsidR="008A023D" w:rsidRDefault="008A023D" w:rsidP="00B76D98"/>
    <w:p w14:paraId="1FE6CEF5" w14:textId="77777777" w:rsidR="008A023D" w:rsidRDefault="008A023D" w:rsidP="00B76D98"/>
    <w:p w14:paraId="749E407A" w14:textId="77777777" w:rsidR="008A023D" w:rsidRDefault="008A023D" w:rsidP="00B76D98"/>
    <w:p w14:paraId="761C805A" w14:textId="77777777" w:rsidR="008A023D" w:rsidRDefault="008A023D" w:rsidP="00B76D98"/>
    <w:p w14:paraId="3E74FC99" w14:textId="77777777" w:rsidR="008A023D" w:rsidRDefault="008A023D" w:rsidP="00B76D98"/>
    <w:p w14:paraId="290B55D2" w14:textId="77777777" w:rsidR="008A023D" w:rsidRDefault="008A023D" w:rsidP="00B76D98"/>
    <w:p w14:paraId="32E823C5" w14:textId="77777777" w:rsidR="008A023D" w:rsidRDefault="008A023D" w:rsidP="00B76D98"/>
    <w:p w14:paraId="0EB1052D" w14:textId="77777777" w:rsidR="008A023D" w:rsidRDefault="008A023D" w:rsidP="00B76D98"/>
    <w:p w14:paraId="38204333" w14:textId="77777777" w:rsidR="008A023D" w:rsidRDefault="008A023D" w:rsidP="00B76D98"/>
    <w:p w14:paraId="48BEC9AD" w14:textId="77777777" w:rsidR="008A023D" w:rsidRDefault="008A023D" w:rsidP="00B76D98"/>
  </w:footnote>
  <w:footnote w:type="continuationSeparator" w:id="0">
    <w:p w14:paraId="2B69F2BD" w14:textId="77777777" w:rsidR="008A023D" w:rsidRDefault="008A023D" w:rsidP="00B76D98">
      <w:r>
        <w:continuationSeparator/>
      </w:r>
    </w:p>
    <w:p w14:paraId="1A91F6CF" w14:textId="77777777" w:rsidR="008A023D" w:rsidRDefault="008A023D" w:rsidP="00B76D98"/>
    <w:p w14:paraId="6CB614E0" w14:textId="77777777" w:rsidR="008A023D" w:rsidRDefault="008A023D" w:rsidP="00B76D98"/>
    <w:p w14:paraId="204BBFA0" w14:textId="77777777" w:rsidR="008A023D" w:rsidRDefault="008A023D" w:rsidP="00B76D98"/>
    <w:p w14:paraId="1503267C" w14:textId="77777777" w:rsidR="008A023D" w:rsidRDefault="008A023D" w:rsidP="00B76D98"/>
    <w:p w14:paraId="34E80FDB" w14:textId="77777777" w:rsidR="008A023D" w:rsidRDefault="008A023D" w:rsidP="00B76D98"/>
    <w:p w14:paraId="45B50FDD" w14:textId="77777777" w:rsidR="008A023D" w:rsidRDefault="008A023D" w:rsidP="00B76D98"/>
    <w:p w14:paraId="4E2E59D1" w14:textId="77777777" w:rsidR="008A023D" w:rsidRDefault="008A023D" w:rsidP="00B76D98"/>
    <w:p w14:paraId="63387A2B" w14:textId="77777777" w:rsidR="008A023D" w:rsidRDefault="008A023D" w:rsidP="00B76D98"/>
    <w:p w14:paraId="08B3BC42" w14:textId="77777777" w:rsidR="008A023D" w:rsidRDefault="008A023D" w:rsidP="00B76D98"/>
    <w:p w14:paraId="7249F462" w14:textId="77777777" w:rsidR="008A023D" w:rsidRDefault="008A023D" w:rsidP="00B76D98"/>
    <w:p w14:paraId="1A314D96" w14:textId="77777777" w:rsidR="008A023D" w:rsidRDefault="008A023D" w:rsidP="00B76D98"/>
    <w:p w14:paraId="707A423D" w14:textId="77777777" w:rsidR="008A023D" w:rsidRDefault="008A023D" w:rsidP="00B76D98"/>
    <w:p w14:paraId="1D4C1AB2" w14:textId="77777777" w:rsidR="008A023D" w:rsidRDefault="008A023D" w:rsidP="00B76D98"/>
    <w:p w14:paraId="0BA8CDF3" w14:textId="77777777" w:rsidR="008A023D" w:rsidRDefault="008A023D" w:rsidP="00B76D98"/>
    <w:p w14:paraId="65F187FD" w14:textId="77777777" w:rsidR="008A023D" w:rsidRDefault="008A023D" w:rsidP="00B76D98"/>
    <w:p w14:paraId="7DFAF542" w14:textId="77777777" w:rsidR="008A023D" w:rsidRDefault="008A023D" w:rsidP="00B76D98"/>
    <w:p w14:paraId="1F9FEAF3" w14:textId="77777777" w:rsidR="008A023D" w:rsidRDefault="008A023D" w:rsidP="00B76D98"/>
    <w:p w14:paraId="55053D6C" w14:textId="77777777" w:rsidR="008A023D" w:rsidRDefault="008A023D" w:rsidP="00B76D98"/>
    <w:p w14:paraId="45124D92" w14:textId="77777777" w:rsidR="008A023D" w:rsidRDefault="008A023D" w:rsidP="00B76D98"/>
    <w:p w14:paraId="6A36C51C" w14:textId="77777777" w:rsidR="008A023D" w:rsidRDefault="008A023D" w:rsidP="00B76D98"/>
    <w:p w14:paraId="5234B2AA" w14:textId="77777777" w:rsidR="008A023D" w:rsidRDefault="008A023D" w:rsidP="00B76D98"/>
    <w:p w14:paraId="4AB70863" w14:textId="77777777" w:rsidR="008A023D" w:rsidRDefault="008A023D" w:rsidP="00B76D98"/>
    <w:p w14:paraId="6AC995A1" w14:textId="77777777" w:rsidR="008A023D" w:rsidRDefault="008A023D" w:rsidP="00B76D98"/>
    <w:p w14:paraId="527E2F42" w14:textId="77777777" w:rsidR="008A023D" w:rsidRDefault="008A023D" w:rsidP="00B76D98"/>
    <w:p w14:paraId="4DE7D4DC" w14:textId="77777777" w:rsidR="008A023D" w:rsidRDefault="008A023D" w:rsidP="00B76D98"/>
    <w:p w14:paraId="51DDEC9D" w14:textId="77777777" w:rsidR="008A023D" w:rsidRDefault="008A023D" w:rsidP="00B76D98"/>
    <w:p w14:paraId="49CB2411" w14:textId="77777777" w:rsidR="008A023D" w:rsidRDefault="008A023D" w:rsidP="00B76D98"/>
    <w:p w14:paraId="113382A2" w14:textId="77777777" w:rsidR="008A023D" w:rsidRDefault="008A023D" w:rsidP="00B76D98"/>
  </w:footnote>
  <w:footnote w:type="continuationNotice" w:id="1">
    <w:p w14:paraId="7EF1DF70" w14:textId="77777777" w:rsidR="008A023D" w:rsidRPr="00523508" w:rsidRDefault="008A023D" w:rsidP="00523508">
      <w:pPr>
        <w:pStyle w:val="Pieddepage"/>
      </w:pPr>
    </w:p>
    <w:p w14:paraId="2015C500" w14:textId="77777777" w:rsidR="008A023D" w:rsidRDefault="008A023D" w:rsidP="00B76D98"/>
    <w:p w14:paraId="7E3355DB" w14:textId="77777777" w:rsidR="008A023D" w:rsidRDefault="008A023D" w:rsidP="00B76D98"/>
    <w:p w14:paraId="1271AFFE" w14:textId="77777777" w:rsidR="008A023D" w:rsidRDefault="008A023D" w:rsidP="00B76D98"/>
    <w:p w14:paraId="2E795973" w14:textId="77777777" w:rsidR="008A023D" w:rsidRDefault="008A023D" w:rsidP="00B76D98"/>
    <w:p w14:paraId="006950C5" w14:textId="77777777" w:rsidR="008A023D" w:rsidRDefault="008A023D" w:rsidP="00B76D98"/>
    <w:p w14:paraId="634C4DB0" w14:textId="77777777" w:rsidR="008A023D" w:rsidRDefault="008A023D" w:rsidP="00B76D98"/>
    <w:p w14:paraId="014D34A8" w14:textId="77777777" w:rsidR="008A023D" w:rsidRDefault="008A023D" w:rsidP="00B76D98"/>
    <w:p w14:paraId="09E9B91F" w14:textId="77777777" w:rsidR="008A023D" w:rsidRDefault="008A023D" w:rsidP="00B76D98"/>
    <w:p w14:paraId="666F948E" w14:textId="77777777" w:rsidR="008A023D" w:rsidRDefault="008A023D" w:rsidP="00B76D98"/>
    <w:p w14:paraId="61A2FD10" w14:textId="77777777" w:rsidR="008A023D" w:rsidRDefault="008A023D" w:rsidP="00B76D98"/>
    <w:p w14:paraId="44D33F81" w14:textId="77777777" w:rsidR="008A023D" w:rsidRDefault="008A023D" w:rsidP="00B76D98"/>
    <w:p w14:paraId="773818E4" w14:textId="77777777" w:rsidR="008A023D" w:rsidRDefault="008A023D" w:rsidP="00B76D98"/>
    <w:p w14:paraId="3E1FEBA6" w14:textId="77777777" w:rsidR="008A023D" w:rsidRDefault="008A023D" w:rsidP="00B76D98"/>
    <w:p w14:paraId="69A00CDA" w14:textId="77777777" w:rsidR="008A023D" w:rsidRDefault="008A023D" w:rsidP="00B76D98"/>
    <w:p w14:paraId="3C1A0753" w14:textId="77777777" w:rsidR="008A023D" w:rsidRDefault="008A023D" w:rsidP="00B76D98"/>
    <w:p w14:paraId="4D97C5DB" w14:textId="77777777" w:rsidR="008A023D" w:rsidRDefault="008A023D" w:rsidP="00B76D98"/>
    <w:p w14:paraId="528E4011" w14:textId="77777777" w:rsidR="008A023D" w:rsidRDefault="008A023D" w:rsidP="00B76D98"/>
    <w:p w14:paraId="363CC064" w14:textId="77777777" w:rsidR="008A023D" w:rsidRDefault="008A023D" w:rsidP="00B76D98"/>
    <w:p w14:paraId="53AD8B9A" w14:textId="77777777" w:rsidR="008A023D" w:rsidRDefault="008A023D" w:rsidP="00B76D98"/>
    <w:p w14:paraId="43D17387" w14:textId="77777777" w:rsidR="008A023D" w:rsidRDefault="008A023D" w:rsidP="00B76D98"/>
    <w:p w14:paraId="5549E10D" w14:textId="77777777" w:rsidR="008A023D" w:rsidRDefault="008A023D" w:rsidP="00B76D98"/>
    <w:p w14:paraId="0E4B95DA" w14:textId="77777777" w:rsidR="008A023D" w:rsidRDefault="008A023D" w:rsidP="00B76D98"/>
    <w:p w14:paraId="04C095C7" w14:textId="77777777" w:rsidR="008A023D" w:rsidRDefault="008A023D" w:rsidP="00B76D98"/>
    <w:p w14:paraId="6B3EB501" w14:textId="77777777" w:rsidR="008A023D" w:rsidRDefault="008A023D" w:rsidP="00B76D98"/>
    <w:p w14:paraId="5FB2CCAA" w14:textId="77777777" w:rsidR="008A023D" w:rsidRDefault="008A023D" w:rsidP="00B76D98"/>
    <w:p w14:paraId="696285C6" w14:textId="77777777" w:rsidR="008A023D" w:rsidRDefault="008A023D" w:rsidP="00B76D98"/>
    <w:p w14:paraId="03B2EBFA" w14:textId="77777777" w:rsidR="008A023D" w:rsidRDefault="008A023D" w:rsidP="00B76D98"/>
    <w:p w14:paraId="021390A5" w14:textId="77777777" w:rsidR="008A023D" w:rsidRDefault="008A023D" w:rsidP="00B76D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816A9" w14:textId="00B6FA1B" w:rsidR="00144819" w:rsidRDefault="00144819" w:rsidP="00144819">
    <w:pPr>
      <w:pStyle w:val="En-tte"/>
      <w:tabs>
        <w:tab w:val="left" w:pos="973"/>
      </w:tabs>
      <w:jc w:val="both"/>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1C9F9" w14:textId="4F28443E" w:rsidR="0091232C" w:rsidRDefault="0091232C" w:rsidP="0075689B">
    <w:pPr>
      <w:pStyle w:val="En-tte"/>
      <w:tabs>
        <w:tab w:val="left" w:pos="3970"/>
        <w:tab w:val="center" w:pos="4252"/>
      </w:tabs>
      <w:jc w:val="left"/>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CD" w14:textId="7D1CF8B8" w:rsidR="0091232C" w:rsidRDefault="0091232C" w:rsidP="000C6501">
    <w:pPr>
      <w:pStyle w:val="En-tte"/>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F5D0" w14:textId="0CCA7603" w:rsidR="0091232C" w:rsidRDefault="0091232C" w:rsidP="00365D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9.75pt;height:9.75pt" o:bullet="t">
        <v:imagedata r:id="rId1" o:title="logo-bullet"/>
      </v:shape>
    </w:pict>
  </w:numPicBullet>
  <w:abstractNum w:abstractNumId="0" w15:restartNumberingAfterBreak="0">
    <w:nsid w:val="05D316C9"/>
    <w:multiLevelType w:val="multilevel"/>
    <w:tmpl w:val="656AF9F2"/>
    <w:lvl w:ilvl="0">
      <w:start w:val="1"/>
      <w:numFmt w:val="decimal"/>
      <w:pStyle w:val="Titre1"/>
      <w:suff w:val="space"/>
      <w:lvlText w:val="%1"/>
      <w:lvlJc w:val="left"/>
      <w:pPr>
        <w:ind w:left="284" w:hanging="624"/>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rPr>
    </w:lvl>
    <w:lvl w:ilvl="5">
      <w:start w:val="1"/>
      <w:numFmt w:val="decimal"/>
      <w:pStyle w:val="Titre6"/>
      <w:suff w:val="space"/>
      <w:lvlText w:val="%1.%2.%3.%4.%5.%6"/>
      <w:lvlJc w:val="left"/>
      <w:pPr>
        <w:ind w:left="0" w:firstLine="0"/>
      </w:pPr>
      <w:rPr>
        <w:rFonts w:hint="default"/>
      </w:rPr>
    </w:lvl>
    <w:lvl w:ilvl="6">
      <w:start w:val="1"/>
      <w:numFmt w:val="decimal"/>
      <w:pStyle w:val="Titre7"/>
      <w:suff w:val="space"/>
      <w:lvlText w:val="%1.%2.%3.%4.%5.%6.%7"/>
      <w:lvlJc w:val="left"/>
      <w:pPr>
        <w:ind w:left="0" w:firstLine="0"/>
      </w:pPr>
      <w:rPr>
        <w:rFonts w:hint="default"/>
      </w:rPr>
    </w:lvl>
    <w:lvl w:ilvl="7">
      <w:start w:val="1"/>
      <w:numFmt w:val="decimal"/>
      <w:pStyle w:val="Titre8"/>
      <w:suff w:val="space"/>
      <w:lvlText w:val="%1.%2.%3.%4.%5.%6.%7.%8"/>
      <w:lvlJc w:val="left"/>
      <w:pPr>
        <w:ind w:left="0" w:firstLine="0"/>
      </w:pPr>
      <w:rPr>
        <w:rFonts w:hint="default"/>
      </w:rPr>
    </w:lvl>
    <w:lvl w:ilvl="8">
      <w:start w:val="1"/>
      <w:numFmt w:val="decimal"/>
      <w:pStyle w:val="Titre9"/>
      <w:suff w:val="space"/>
      <w:lvlText w:val="%1.%2.%3.%4.%5.%6.%7.%8.%9"/>
      <w:lvlJc w:val="left"/>
      <w:pPr>
        <w:ind w:left="0" w:firstLine="0"/>
      </w:pPr>
      <w:rPr>
        <w:rFonts w:hint="default"/>
      </w:rPr>
    </w:lvl>
  </w:abstractNum>
  <w:abstractNum w:abstractNumId="1" w15:restartNumberingAfterBreak="0">
    <w:nsid w:val="063F4F22"/>
    <w:multiLevelType w:val="hybridMultilevel"/>
    <w:tmpl w:val="105ACD08"/>
    <w:lvl w:ilvl="0" w:tplc="4B067988">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111762A6"/>
    <w:multiLevelType w:val="hybridMultilevel"/>
    <w:tmpl w:val="BA00151C"/>
    <w:lvl w:ilvl="0" w:tplc="85F6D0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3F7482"/>
    <w:multiLevelType w:val="hybridMultilevel"/>
    <w:tmpl w:val="BE542DCA"/>
    <w:lvl w:ilvl="0" w:tplc="4B06798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442653B"/>
    <w:multiLevelType w:val="hybridMultilevel"/>
    <w:tmpl w:val="08B8B5F6"/>
    <w:lvl w:ilvl="0" w:tplc="B9D22A6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9A1C55"/>
    <w:multiLevelType w:val="hybridMultilevel"/>
    <w:tmpl w:val="34ACF6DE"/>
    <w:lvl w:ilvl="0" w:tplc="0992687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0527EE"/>
    <w:multiLevelType w:val="hybridMultilevel"/>
    <w:tmpl w:val="1B2021C2"/>
    <w:lvl w:ilvl="0" w:tplc="9BACB9D8">
      <w:start w:val="1"/>
      <w:numFmt w:val="lowerRoman"/>
      <w:lvlText w:val="%1."/>
      <w:lvlJc w:val="left"/>
      <w:pPr>
        <w:ind w:left="1440" w:hanging="720"/>
      </w:pPr>
      <w:rPr>
        <w:rFonts w:hint="default"/>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3F704F6"/>
    <w:multiLevelType w:val="hybridMultilevel"/>
    <w:tmpl w:val="799E329C"/>
    <w:lvl w:ilvl="0" w:tplc="4B067988">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 w15:restartNumberingAfterBreak="0">
    <w:nsid w:val="249A690E"/>
    <w:multiLevelType w:val="hybridMultilevel"/>
    <w:tmpl w:val="1518B5A8"/>
    <w:lvl w:ilvl="0" w:tplc="5D4A45AA">
      <w:start w:val="1"/>
      <w:numFmt w:val="lowerRoman"/>
      <w:lvlText w:val="%1."/>
      <w:lvlJc w:val="left"/>
      <w:pPr>
        <w:ind w:left="720" w:hanging="720"/>
      </w:pPr>
      <w:rPr>
        <w:rFonts w:hint="default"/>
      </w:rPr>
    </w:lvl>
    <w:lvl w:ilvl="1" w:tplc="040C0019">
      <w:start w:val="1"/>
      <w:numFmt w:val="lowerLetter"/>
      <w:lvlText w:val="%2."/>
      <w:lvlJc w:val="left"/>
      <w:pPr>
        <w:ind w:left="1080" w:hanging="360"/>
      </w:pPr>
    </w:lvl>
    <w:lvl w:ilvl="2" w:tplc="81CA8B26">
      <w:start w:val="1"/>
      <w:numFmt w:val="decimal"/>
      <w:lvlText w:val="%3."/>
      <w:lvlJc w:val="right"/>
      <w:pPr>
        <w:ind w:left="1800" w:hanging="180"/>
      </w:pPr>
      <w:rPr>
        <w:rFonts w:ascii="Times New Roman" w:eastAsia="Times New Roman" w:hAnsi="Times New Roman" w:cs="Times New Roman"/>
      </w:rPr>
    </w:lvl>
    <w:lvl w:ilvl="3" w:tplc="040C0003">
      <w:start w:val="1"/>
      <w:numFmt w:val="bullet"/>
      <w:lvlText w:val="o"/>
      <w:lvlJc w:val="left"/>
      <w:pPr>
        <w:ind w:left="2520" w:hanging="360"/>
      </w:pPr>
      <w:rPr>
        <w:rFonts w:ascii="Courier New" w:hAnsi="Courier New" w:cs="Courier New" w:hint="default"/>
      </w:r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5B976C7"/>
    <w:multiLevelType w:val="hybridMultilevel"/>
    <w:tmpl w:val="F64ED9A4"/>
    <w:lvl w:ilvl="0" w:tplc="3B56CEE6">
      <w:start w:val="5"/>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D5E3339"/>
    <w:multiLevelType w:val="hybridMultilevel"/>
    <w:tmpl w:val="F30EE1DA"/>
    <w:lvl w:ilvl="0" w:tplc="520CEFB8">
      <w:start w:val="5"/>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35E125A7"/>
    <w:multiLevelType w:val="hybridMultilevel"/>
    <w:tmpl w:val="E00A689E"/>
    <w:lvl w:ilvl="0" w:tplc="8338985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A8C3FB1"/>
    <w:multiLevelType w:val="hybridMultilevel"/>
    <w:tmpl w:val="B0CE6A2E"/>
    <w:lvl w:ilvl="0" w:tplc="11CC19A8">
      <w:start w:val="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C2A0C"/>
    <w:multiLevelType w:val="hybridMultilevel"/>
    <w:tmpl w:val="6A62893C"/>
    <w:lvl w:ilvl="0" w:tplc="CCC2DB3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A574B1"/>
    <w:multiLevelType w:val="hybridMultilevel"/>
    <w:tmpl w:val="31E46D7A"/>
    <w:lvl w:ilvl="0" w:tplc="FCB8D1B8">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2B549FF"/>
    <w:multiLevelType w:val="hybridMultilevel"/>
    <w:tmpl w:val="34E6AF78"/>
    <w:lvl w:ilvl="0" w:tplc="782E1CDC">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33A4A498">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007B79"/>
    <w:multiLevelType w:val="hybridMultilevel"/>
    <w:tmpl w:val="CC3CB088"/>
    <w:lvl w:ilvl="0" w:tplc="FE42E43E">
      <w:start w:val="5"/>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D945F01"/>
    <w:multiLevelType w:val="hybridMultilevel"/>
    <w:tmpl w:val="D9AE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1" w15:restartNumberingAfterBreak="0">
    <w:nsid w:val="520A0B5A"/>
    <w:multiLevelType w:val="hybridMultilevel"/>
    <w:tmpl w:val="555E5A5E"/>
    <w:lvl w:ilvl="0" w:tplc="6B30AFFE">
      <w:start w:val="1"/>
      <w:numFmt w:val="none"/>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594A28C1"/>
    <w:multiLevelType w:val="hybridMultilevel"/>
    <w:tmpl w:val="027EE866"/>
    <w:lvl w:ilvl="0" w:tplc="2AD6B86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0B646C"/>
    <w:multiLevelType w:val="hybridMultilevel"/>
    <w:tmpl w:val="23C21CB0"/>
    <w:lvl w:ilvl="0" w:tplc="8660B4BC">
      <w:start w:val="5"/>
      <w:numFmt w:val="bullet"/>
      <w:lvlText w:val="-"/>
      <w:lvlJc w:val="left"/>
      <w:pPr>
        <w:ind w:left="1800" w:hanging="360"/>
      </w:pPr>
      <w:rPr>
        <w:rFonts w:ascii="Times New Roman" w:eastAsia="Times New Roman" w:hAnsi="Times New Roman" w:cs="Times New Roman"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6E6C73BA"/>
    <w:multiLevelType w:val="hybridMultilevel"/>
    <w:tmpl w:val="E7F65AAE"/>
    <w:lvl w:ilvl="0" w:tplc="E39EDD1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31B238D"/>
    <w:multiLevelType w:val="hybridMultilevel"/>
    <w:tmpl w:val="FFC600E8"/>
    <w:lvl w:ilvl="0" w:tplc="4B067988">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F41C6D"/>
    <w:multiLevelType w:val="hybridMultilevel"/>
    <w:tmpl w:val="5598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458241">
    <w:abstractNumId w:val="20"/>
  </w:num>
  <w:num w:numId="2" w16cid:durableId="1581792548">
    <w:abstractNumId w:val="27"/>
  </w:num>
  <w:num w:numId="3" w16cid:durableId="1831601371">
    <w:abstractNumId w:val="0"/>
  </w:num>
  <w:num w:numId="4" w16cid:durableId="2058894447">
    <w:abstractNumId w:val="23"/>
  </w:num>
  <w:num w:numId="5" w16cid:durableId="317730111">
    <w:abstractNumId w:val="13"/>
  </w:num>
  <w:num w:numId="6" w16cid:durableId="1288855534">
    <w:abstractNumId w:val="28"/>
  </w:num>
  <w:num w:numId="7" w16cid:durableId="1558739469">
    <w:abstractNumId w:val="19"/>
  </w:num>
  <w:num w:numId="8" w16cid:durableId="1171725312">
    <w:abstractNumId w:val="4"/>
  </w:num>
  <w:num w:numId="9" w16cid:durableId="154534262">
    <w:abstractNumId w:val="11"/>
  </w:num>
  <w:num w:numId="10" w16cid:durableId="1256325438">
    <w:abstractNumId w:val="2"/>
  </w:num>
  <w:num w:numId="11" w16cid:durableId="1002851572">
    <w:abstractNumId w:val="5"/>
  </w:num>
  <w:num w:numId="12" w16cid:durableId="1110469545">
    <w:abstractNumId w:val="17"/>
  </w:num>
  <w:num w:numId="13" w16cid:durableId="1330794341">
    <w:abstractNumId w:val="22"/>
  </w:num>
  <w:num w:numId="14" w16cid:durableId="335691971">
    <w:abstractNumId w:val="16"/>
  </w:num>
  <w:num w:numId="15" w16cid:durableId="972178182">
    <w:abstractNumId w:val="15"/>
  </w:num>
  <w:num w:numId="16" w16cid:durableId="937367262">
    <w:abstractNumId w:val="25"/>
  </w:num>
  <w:num w:numId="17" w16cid:durableId="427314466">
    <w:abstractNumId w:val="14"/>
  </w:num>
  <w:num w:numId="18" w16cid:durableId="192303613">
    <w:abstractNumId w:val="8"/>
  </w:num>
  <w:num w:numId="19" w16cid:durableId="1589460494">
    <w:abstractNumId w:val="6"/>
  </w:num>
  <w:num w:numId="20" w16cid:durableId="432093756">
    <w:abstractNumId w:val="24"/>
  </w:num>
  <w:num w:numId="21" w16cid:durableId="522285984">
    <w:abstractNumId w:val="18"/>
  </w:num>
  <w:num w:numId="22" w16cid:durableId="739139543">
    <w:abstractNumId w:val="12"/>
  </w:num>
  <w:num w:numId="23" w16cid:durableId="1340547121">
    <w:abstractNumId w:val="9"/>
  </w:num>
  <w:num w:numId="24" w16cid:durableId="154227307">
    <w:abstractNumId w:val="10"/>
  </w:num>
  <w:num w:numId="25" w16cid:durableId="668212477">
    <w:abstractNumId w:val="21"/>
  </w:num>
  <w:num w:numId="26" w16cid:durableId="2060082045">
    <w:abstractNumId w:val="1"/>
  </w:num>
  <w:num w:numId="27" w16cid:durableId="102965245">
    <w:abstractNumId w:val="26"/>
  </w:num>
  <w:num w:numId="28" w16cid:durableId="912004661">
    <w:abstractNumId w:val="7"/>
  </w:num>
  <w:num w:numId="29" w16cid:durableId="1574853988">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kayo akeredolu">
    <w15:presenceInfo w15:providerId="Windows Live" w15:userId="0a4176d8e4faba87"/>
  </w15:person>
  <w15:person w15:author="Olubusayo Akeredolu">
    <w15:presenceInfo w15:providerId="AD" w15:userId="S::k20107125@kcl.ac.uk::0115e98c-c908-4541-b53c-e6684bfc47a6"/>
  </w15:person>
  <w15:person w15:author="Olubusayo Akeredolu [2]">
    <w15:presenceInfo w15:providerId="AD" w15:userId="S::k20107125@kcl.ac.uk::0115e98c-c908-4541-b53c-e6684bfc47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NotTrackMoves/>
  <w:documentProtection w:formatting="1" w:enforcement="0"/>
  <w:defaultTabStop w:val="720"/>
  <w:hyphenationZone w:val="425"/>
  <w:defaultTableStyle w:val="Grilledutableau"/>
  <w:noPunctuationKerning/>
  <w:characterSpacingControl w:val="doNotCompress"/>
  <w:hdrShapeDefaults>
    <o:shapedefaults v:ext="edit" spidmax="2050"/>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158B"/>
    <w:rsid w:val="000017B1"/>
    <w:rsid w:val="00001E81"/>
    <w:rsid w:val="000026CD"/>
    <w:rsid w:val="000039F2"/>
    <w:rsid w:val="00003B55"/>
    <w:rsid w:val="00004412"/>
    <w:rsid w:val="00004C07"/>
    <w:rsid w:val="000050E7"/>
    <w:rsid w:val="000052EE"/>
    <w:rsid w:val="00006C4C"/>
    <w:rsid w:val="00010036"/>
    <w:rsid w:val="0001113D"/>
    <w:rsid w:val="00013F1D"/>
    <w:rsid w:val="000149DC"/>
    <w:rsid w:val="000159AB"/>
    <w:rsid w:val="00016CDD"/>
    <w:rsid w:val="00016FE2"/>
    <w:rsid w:val="00017924"/>
    <w:rsid w:val="00020AD4"/>
    <w:rsid w:val="00020E90"/>
    <w:rsid w:val="00020EB3"/>
    <w:rsid w:val="00025002"/>
    <w:rsid w:val="00025BA1"/>
    <w:rsid w:val="00025FEE"/>
    <w:rsid w:val="00027CBB"/>
    <w:rsid w:val="000301A3"/>
    <w:rsid w:val="000320F6"/>
    <w:rsid w:val="0003243B"/>
    <w:rsid w:val="0003349A"/>
    <w:rsid w:val="0003639C"/>
    <w:rsid w:val="00036B02"/>
    <w:rsid w:val="000375B6"/>
    <w:rsid w:val="00037DE9"/>
    <w:rsid w:val="000412FB"/>
    <w:rsid w:val="00043E8D"/>
    <w:rsid w:val="0004451A"/>
    <w:rsid w:val="0004682F"/>
    <w:rsid w:val="00051327"/>
    <w:rsid w:val="0005252B"/>
    <w:rsid w:val="00052E22"/>
    <w:rsid w:val="000537EA"/>
    <w:rsid w:val="00054837"/>
    <w:rsid w:val="000550C4"/>
    <w:rsid w:val="000551F6"/>
    <w:rsid w:val="00055AE2"/>
    <w:rsid w:val="00055CAF"/>
    <w:rsid w:val="00056418"/>
    <w:rsid w:val="00056DA5"/>
    <w:rsid w:val="00056FD3"/>
    <w:rsid w:val="00057CC5"/>
    <w:rsid w:val="000604F5"/>
    <w:rsid w:val="00060BB0"/>
    <w:rsid w:val="00060F5F"/>
    <w:rsid w:val="00061C19"/>
    <w:rsid w:val="0006493D"/>
    <w:rsid w:val="00064C80"/>
    <w:rsid w:val="0006528B"/>
    <w:rsid w:val="00065902"/>
    <w:rsid w:val="00065AD6"/>
    <w:rsid w:val="000660A4"/>
    <w:rsid w:val="00070634"/>
    <w:rsid w:val="00070AFC"/>
    <w:rsid w:val="00071216"/>
    <w:rsid w:val="00073196"/>
    <w:rsid w:val="000741DF"/>
    <w:rsid w:val="00074AF0"/>
    <w:rsid w:val="00075393"/>
    <w:rsid w:val="000774F7"/>
    <w:rsid w:val="00080266"/>
    <w:rsid w:val="0008087D"/>
    <w:rsid w:val="000819EA"/>
    <w:rsid w:val="00081B79"/>
    <w:rsid w:val="00082765"/>
    <w:rsid w:val="00082ED5"/>
    <w:rsid w:val="00082F2E"/>
    <w:rsid w:val="0008360D"/>
    <w:rsid w:val="000837B1"/>
    <w:rsid w:val="00083BAB"/>
    <w:rsid w:val="00084632"/>
    <w:rsid w:val="00084A6F"/>
    <w:rsid w:val="00085272"/>
    <w:rsid w:val="00085D0E"/>
    <w:rsid w:val="000876D0"/>
    <w:rsid w:val="0008779C"/>
    <w:rsid w:val="00087867"/>
    <w:rsid w:val="000908DD"/>
    <w:rsid w:val="00091B27"/>
    <w:rsid w:val="000923FA"/>
    <w:rsid w:val="00093011"/>
    <w:rsid w:val="00094191"/>
    <w:rsid w:val="00094C3B"/>
    <w:rsid w:val="00095218"/>
    <w:rsid w:val="00095401"/>
    <w:rsid w:val="0009744D"/>
    <w:rsid w:val="000A0CE8"/>
    <w:rsid w:val="000A13CF"/>
    <w:rsid w:val="000A14B1"/>
    <w:rsid w:val="000A1CE7"/>
    <w:rsid w:val="000A27D4"/>
    <w:rsid w:val="000A2826"/>
    <w:rsid w:val="000A3A10"/>
    <w:rsid w:val="000A5BA6"/>
    <w:rsid w:val="000A67D7"/>
    <w:rsid w:val="000A6B29"/>
    <w:rsid w:val="000A742D"/>
    <w:rsid w:val="000A78FD"/>
    <w:rsid w:val="000A7B17"/>
    <w:rsid w:val="000B050E"/>
    <w:rsid w:val="000B0615"/>
    <w:rsid w:val="000B18DC"/>
    <w:rsid w:val="000B1D99"/>
    <w:rsid w:val="000B2C7F"/>
    <w:rsid w:val="000B4483"/>
    <w:rsid w:val="000B4E2F"/>
    <w:rsid w:val="000B50DF"/>
    <w:rsid w:val="000B6055"/>
    <w:rsid w:val="000B7589"/>
    <w:rsid w:val="000B7ED8"/>
    <w:rsid w:val="000C1203"/>
    <w:rsid w:val="000C1C0C"/>
    <w:rsid w:val="000C2C00"/>
    <w:rsid w:val="000C3436"/>
    <w:rsid w:val="000C3DAD"/>
    <w:rsid w:val="000C451E"/>
    <w:rsid w:val="000C54F0"/>
    <w:rsid w:val="000C5553"/>
    <w:rsid w:val="000C6501"/>
    <w:rsid w:val="000C6B6F"/>
    <w:rsid w:val="000C7006"/>
    <w:rsid w:val="000C7CBE"/>
    <w:rsid w:val="000D0520"/>
    <w:rsid w:val="000D2513"/>
    <w:rsid w:val="000D32C7"/>
    <w:rsid w:val="000D3735"/>
    <w:rsid w:val="000D3D5F"/>
    <w:rsid w:val="000D4BDD"/>
    <w:rsid w:val="000D4FCB"/>
    <w:rsid w:val="000E017C"/>
    <w:rsid w:val="000E05D0"/>
    <w:rsid w:val="000E11B0"/>
    <w:rsid w:val="000E23EB"/>
    <w:rsid w:val="000E290D"/>
    <w:rsid w:val="000E2D6E"/>
    <w:rsid w:val="000E5297"/>
    <w:rsid w:val="000E58B5"/>
    <w:rsid w:val="000E5F3B"/>
    <w:rsid w:val="000E5FB1"/>
    <w:rsid w:val="000E607F"/>
    <w:rsid w:val="000F0389"/>
    <w:rsid w:val="000F084F"/>
    <w:rsid w:val="000F1037"/>
    <w:rsid w:val="000F1781"/>
    <w:rsid w:val="000F17AA"/>
    <w:rsid w:val="000F250F"/>
    <w:rsid w:val="000F3379"/>
    <w:rsid w:val="000F343B"/>
    <w:rsid w:val="000F3789"/>
    <w:rsid w:val="000F488D"/>
    <w:rsid w:val="000F605E"/>
    <w:rsid w:val="000F6190"/>
    <w:rsid w:val="000F65CB"/>
    <w:rsid w:val="000F6F31"/>
    <w:rsid w:val="000F7B41"/>
    <w:rsid w:val="001006A5"/>
    <w:rsid w:val="00101562"/>
    <w:rsid w:val="001019AA"/>
    <w:rsid w:val="00101C9B"/>
    <w:rsid w:val="00101ED9"/>
    <w:rsid w:val="00102820"/>
    <w:rsid w:val="00103122"/>
    <w:rsid w:val="00105331"/>
    <w:rsid w:val="001060C5"/>
    <w:rsid w:val="00106198"/>
    <w:rsid w:val="00106E34"/>
    <w:rsid w:val="00110825"/>
    <w:rsid w:val="00110B40"/>
    <w:rsid w:val="00111A62"/>
    <w:rsid w:val="00112104"/>
    <w:rsid w:val="0011324C"/>
    <w:rsid w:val="0011430C"/>
    <w:rsid w:val="00114583"/>
    <w:rsid w:val="00114EBF"/>
    <w:rsid w:val="00116226"/>
    <w:rsid w:val="001200C4"/>
    <w:rsid w:val="00121A7E"/>
    <w:rsid w:val="001245B7"/>
    <w:rsid w:val="00125A5B"/>
    <w:rsid w:val="00126105"/>
    <w:rsid w:val="001263D3"/>
    <w:rsid w:val="0012745A"/>
    <w:rsid w:val="001274DF"/>
    <w:rsid w:val="00127DA5"/>
    <w:rsid w:val="0013199F"/>
    <w:rsid w:val="0013454B"/>
    <w:rsid w:val="00136389"/>
    <w:rsid w:val="00137DC8"/>
    <w:rsid w:val="0014090E"/>
    <w:rsid w:val="00140A81"/>
    <w:rsid w:val="00140DC5"/>
    <w:rsid w:val="001443AB"/>
    <w:rsid w:val="00144819"/>
    <w:rsid w:val="00144AEA"/>
    <w:rsid w:val="00144E75"/>
    <w:rsid w:val="00145854"/>
    <w:rsid w:val="00146DBB"/>
    <w:rsid w:val="001500B7"/>
    <w:rsid w:val="00150F9B"/>
    <w:rsid w:val="001518FA"/>
    <w:rsid w:val="00153A6F"/>
    <w:rsid w:val="00154D9E"/>
    <w:rsid w:val="001550FC"/>
    <w:rsid w:val="0015735F"/>
    <w:rsid w:val="00157EFC"/>
    <w:rsid w:val="001608EA"/>
    <w:rsid w:val="00160986"/>
    <w:rsid w:val="00160D32"/>
    <w:rsid w:val="001615F5"/>
    <w:rsid w:val="00161AEF"/>
    <w:rsid w:val="001629A8"/>
    <w:rsid w:val="001645B6"/>
    <w:rsid w:val="001651B0"/>
    <w:rsid w:val="00165370"/>
    <w:rsid w:val="001656F4"/>
    <w:rsid w:val="001660F3"/>
    <w:rsid w:val="00166802"/>
    <w:rsid w:val="00166EF0"/>
    <w:rsid w:val="0017058F"/>
    <w:rsid w:val="001708A4"/>
    <w:rsid w:val="00170A49"/>
    <w:rsid w:val="00173F22"/>
    <w:rsid w:val="00175912"/>
    <w:rsid w:val="001761D7"/>
    <w:rsid w:val="00176D8A"/>
    <w:rsid w:val="00177283"/>
    <w:rsid w:val="00177832"/>
    <w:rsid w:val="00177940"/>
    <w:rsid w:val="001803E1"/>
    <w:rsid w:val="0018051A"/>
    <w:rsid w:val="00182E3F"/>
    <w:rsid w:val="00184023"/>
    <w:rsid w:val="00185A3D"/>
    <w:rsid w:val="00185F7B"/>
    <w:rsid w:val="00186835"/>
    <w:rsid w:val="00187EBB"/>
    <w:rsid w:val="00187EF4"/>
    <w:rsid w:val="0019056A"/>
    <w:rsid w:val="00191C93"/>
    <w:rsid w:val="00191D86"/>
    <w:rsid w:val="0019268E"/>
    <w:rsid w:val="00192EAD"/>
    <w:rsid w:val="0019314A"/>
    <w:rsid w:val="00193BDB"/>
    <w:rsid w:val="0019419F"/>
    <w:rsid w:val="0019487D"/>
    <w:rsid w:val="0019516E"/>
    <w:rsid w:val="0019524D"/>
    <w:rsid w:val="00196C10"/>
    <w:rsid w:val="00197152"/>
    <w:rsid w:val="0019732F"/>
    <w:rsid w:val="00197D9B"/>
    <w:rsid w:val="001A1962"/>
    <w:rsid w:val="001A284A"/>
    <w:rsid w:val="001A549C"/>
    <w:rsid w:val="001A59B4"/>
    <w:rsid w:val="001A5CDE"/>
    <w:rsid w:val="001A61FE"/>
    <w:rsid w:val="001A6C06"/>
    <w:rsid w:val="001B25FB"/>
    <w:rsid w:val="001B293C"/>
    <w:rsid w:val="001B2EA5"/>
    <w:rsid w:val="001B4872"/>
    <w:rsid w:val="001B54D1"/>
    <w:rsid w:val="001B5ED9"/>
    <w:rsid w:val="001B6E73"/>
    <w:rsid w:val="001B75E0"/>
    <w:rsid w:val="001C06A4"/>
    <w:rsid w:val="001C177C"/>
    <w:rsid w:val="001C1EEB"/>
    <w:rsid w:val="001C3104"/>
    <w:rsid w:val="001C39B6"/>
    <w:rsid w:val="001C535E"/>
    <w:rsid w:val="001C65DC"/>
    <w:rsid w:val="001C6F76"/>
    <w:rsid w:val="001D0D9B"/>
    <w:rsid w:val="001D3190"/>
    <w:rsid w:val="001D5B1B"/>
    <w:rsid w:val="001D6B0E"/>
    <w:rsid w:val="001D6B7B"/>
    <w:rsid w:val="001D736E"/>
    <w:rsid w:val="001D76EC"/>
    <w:rsid w:val="001E0025"/>
    <w:rsid w:val="001E1059"/>
    <w:rsid w:val="001E1FA7"/>
    <w:rsid w:val="001E5E2A"/>
    <w:rsid w:val="001E6B9F"/>
    <w:rsid w:val="001E6EC6"/>
    <w:rsid w:val="001E7853"/>
    <w:rsid w:val="001F15A5"/>
    <w:rsid w:val="001F1A74"/>
    <w:rsid w:val="001F1A82"/>
    <w:rsid w:val="001F2868"/>
    <w:rsid w:val="001F303C"/>
    <w:rsid w:val="001F3DED"/>
    <w:rsid w:val="001F3E38"/>
    <w:rsid w:val="001F4F4D"/>
    <w:rsid w:val="001F55C0"/>
    <w:rsid w:val="001F6231"/>
    <w:rsid w:val="001F688D"/>
    <w:rsid w:val="001F69DE"/>
    <w:rsid w:val="001F6D88"/>
    <w:rsid w:val="001F704D"/>
    <w:rsid w:val="001F72DA"/>
    <w:rsid w:val="001F7881"/>
    <w:rsid w:val="00200539"/>
    <w:rsid w:val="00200D4E"/>
    <w:rsid w:val="00201B72"/>
    <w:rsid w:val="00201D90"/>
    <w:rsid w:val="0020264C"/>
    <w:rsid w:val="00203A86"/>
    <w:rsid w:val="002053F1"/>
    <w:rsid w:val="00205EC5"/>
    <w:rsid w:val="00206040"/>
    <w:rsid w:val="00206B92"/>
    <w:rsid w:val="002070E5"/>
    <w:rsid w:val="002077CB"/>
    <w:rsid w:val="002078D2"/>
    <w:rsid w:val="0021080B"/>
    <w:rsid w:val="00210901"/>
    <w:rsid w:val="002121DE"/>
    <w:rsid w:val="00213188"/>
    <w:rsid w:val="0021444B"/>
    <w:rsid w:val="002150FC"/>
    <w:rsid w:val="00216DC1"/>
    <w:rsid w:val="00217BED"/>
    <w:rsid w:val="00220EE2"/>
    <w:rsid w:val="00221C4D"/>
    <w:rsid w:val="0022210B"/>
    <w:rsid w:val="00223478"/>
    <w:rsid w:val="0022378B"/>
    <w:rsid w:val="00227D1E"/>
    <w:rsid w:val="00230E38"/>
    <w:rsid w:val="00231E77"/>
    <w:rsid w:val="0023261C"/>
    <w:rsid w:val="00232947"/>
    <w:rsid w:val="00233CD3"/>
    <w:rsid w:val="00233DC1"/>
    <w:rsid w:val="0023404E"/>
    <w:rsid w:val="00235671"/>
    <w:rsid w:val="00236BF0"/>
    <w:rsid w:val="002400FA"/>
    <w:rsid w:val="00240C4E"/>
    <w:rsid w:val="00240F2B"/>
    <w:rsid w:val="00242463"/>
    <w:rsid w:val="00243D7A"/>
    <w:rsid w:val="00244015"/>
    <w:rsid w:val="002455F6"/>
    <w:rsid w:val="002458B1"/>
    <w:rsid w:val="00245B5D"/>
    <w:rsid w:val="00246931"/>
    <w:rsid w:val="00247CDC"/>
    <w:rsid w:val="00250989"/>
    <w:rsid w:val="00251725"/>
    <w:rsid w:val="00251DD2"/>
    <w:rsid w:val="0025221B"/>
    <w:rsid w:val="00252378"/>
    <w:rsid w:val="00252603"/>
    <w:rsid w:val="002534D2"/>
    <w:rsid w:val="00253D80"/>
    <w:rsid w:val="00253FA2"/>
    <w:rsid w:val="00255B67"/>
    <w:rsid w:val="00255DB9"/>
    <w:rsid w:val="002561A0"/>
    <w:rsid w:val="002572CD"/>
    <w:rsid w:val="00260397"/>
    <w:rsid w:val="00260FE6"/>
    <w:rsid w:val="0026218C"/>
    <w:rsid w:val="00262400"/>
    <w:rsid w:val="00263390"/>
    <w:rsid w:val="0026383A"/>
    <w:rsid w:val="00263BA3"/>
    <w:rsid w:val="00263E4A"/>
    <w:rsid w:val="00264521"/>
    <w:rsid w:val="00264F46"/>
    <w:rsid w:val="002653C7"/>
    <w:rsid w:val="00265BA4"/>
    <w:rsid w:val="002712D1"/>
    <w:rsid w:val="0027166D"/>
    <w:rsid w:val="00272685"/>
    <w:rsid w:val="00272AFB"/>
    <w:rsid w:val="00272E63"/>
    <w:rsid w:val="00273423"/>
    <w:rsid w:val="00273A39"/>
    <w:rsid w:val="00274E08"/>
    <w:rsid w:val="002765D5"/>
    <w:rsid w:val="0027719E"/>
    <w:rsid w:val="00277728"/>
    <w:rsid w:val="00277A04"/>
    <w:rsid w:val="00280510"/>
    <w:rsid w:val="002829F5"/>
    <w:rsid w:val="00282D7C"/>
    <w:rsid w:val="00283262"/>
    <w:rsid w:val="002836C4"/>
    <w:rsid w:val="002837BE"/>
    <w:rsid w:val="00286376"/>
    <w:rsid w:val="0029218B"/>
    <w:rsid w:val="002928F5"/>
    <w:rsid w:val="00292F93"/>
    <w:rsid w:val="0029377F"/>
    <w:rsid w:val="00294498"/>
    <w:rsid w:val="00296764"/>
    <w:rsid w:val="00296C6E"/>
    <w:rsid w:val="00296E04"/>
    <w:rsid w:val="00297DCC"/>
    <w:rsid w:val="002A00A3"/>
    <w:rsid w:val="002A0254"/>
    <w:rsid w:val="002A09D1"/>
    <w:rsid w:val="002A0E0D"/>
    <w:rsid w:val="002A11CB"/>
    <w:rsid w:val="002A1854"/>
    <w:rsid w:val="002A23E0"/>
    <w:rsid w:val="002A299A"/>
    <w:rsid w:val="002A3A09"/>
    <w:rsid w:val="002A409D"/>
    <w:rsid w:val="002A419A"/>
    <w:rsid w:val="002A49ED"/>
    <w:rsid w:val="002A4F7F"/>
    <w:rsid w:val="002A5FB1"/>
    <w:rsid w:val="002A6AF8"/>
    <w:rsid w:val="002A7849"/>
    <w:rsid w:val="002B0E8A"/>
    <w:rsid w:val="002B0F2F"/>
    <w:rsid w:val="002B2633"/>
    <w:rsid w:val="002B2800"/>
    <w:rsid w:val="002B30DE"/>
    <w:rsid w:val="002B4D6B"/>
    <w:rsid w:val="002B5A59"/>
    <w:rsid w:val="002B7893"/>
    <w:rsid w:val="002C0651"/>
    <w:rsid w:val="002C103A"/>
    <w:rsid w:val="002C12B2"/>
    <w:rsid w:val="002C1D39"/>
    <w:rsid w:val="002C2774"/>
    <w:rsid w:val="002C2D79"/>
    <w:rsid w:val="002C2E07"/>
    <w:rsid w:val="002C43DF"/>
    <w:rsid w:val="002C5037"/>
    <w:rsid w:val="002D1534"/>
    <w:rsid w:val="002D1C26"/>
    <w:rsid w:val="002D2557"/>
    <w:rsid w:val="002D2647"/>
    <w:rsid w:val="002D2E01"/>
    <w:rsid w:val="002D387E"/>
    <w:rsid w:val="002D3CDF"/>
    <w:rsid w:val="002D4E02"/>
    <w:rsid w:val="002D5AAD"/>
    <w:rsid w:val="002D69F1"/>
    <w:rsid w:val="002D6FBD"/>
    <w:rsid w:val="002D795F"/>
    <w:rsid w:val="002D7DD1"/>
    <w:rsid w:val="002E16DB"/>
    <w:rsid w:val="002E18D7"/>
    <w:rsid w:val="002E2BBF"/>
    <w:rsid w:val="002E3831"/>
    <w:rsid w:val="002E4285"/>
    <w:rsid w:val="002E43B0"/>
    <w:rsid w:val="002E5033"/>
    <w:rsid w:val="002E53AF"/>
    <w:rsid w:val="002E634F"/>
    <w:rsid w:val="002E7592"/>
    <w:rsid w:val="002F11A2"/>
    <w:rsid w:val="002F22C6"/>
    <w:rsid w:val="002F4955"/>
    <w:rsid w:val="002F51CA"/>
    <w:rsid w:val="002F5663"/>
    <w:rsid w:val="002F5D6B"/>
    <w:rsid w:val="002F69E1"/>
    <w:rsid w:val="002F6ED5"/>
    <w:rsid w:val="0030085A"/>
    <w:rsid w:val="003010C1"/>
    <w:rsid w:val="003010D5"/>
    <w:rsid w:val="0030124F"/>
    <w:rsid w:val="003014EC"/>
    <w:rsid w:val="00301584"/>
    <w:rsid w:val="003019B7"/>
    <w:rsid w:val="00301A21"/>
    <w:rsid w:val="00302B97"/>
    <w:rsid w:val="00302DC9"/>
    <w:rsid w:val="003037EB"/>
    <w:rsid w:val="00305C3A"/>
    <w:rsid w:val="00305CEE"/>
    <w:rsid w:val="00306B3A"/>
    <w:rsid w:val="00307222"/>
    <w:rsid w:val="00310EF7"/>
    <w:rsid w:val="0031351B"/>
    <w:rsid w:val="0031520C"/>
    <w:rsid w:val="0031649B"/>
    <w:rsid w:val="00316639"/>
    <w:rsid w:val="003171E5"/>
    <w:rsid w:val="00317569"/>
    <w:rsid w:val="003227E2"/>
    <w:rsid w:val="0032369C"/>
    <w:rsid w:val="00323DC6"/>
    <w:rsid w:val="0032417E"/>
    <w:rsid w:val="003241F4"/>
    <w:rsid w:val="003247D2"/>
    <w:rsid w:val="00324F9B"/>
    <w:rsid w:val="0032555C"/>
    <w:rsid w:val="00326002"/>
    <w:rsid w:val="00326A9B"/>
    <w:rsid w:val="00326C2E"/>
    <w:rsid w:val="00327035"/>
    <w:rsid w:val="00330C6B"/>
    <w:rsid w:val="003313D7"/>
    <w:rsid w:val="00333142"/>
    <w:rsid w:val="00333B50"/>
    <w:rsid w:val="00334328"/>
    <w:rsid w:val="003348B2"/>
    <w:rsid w:val="0033495B"/>
    <w:rsid w:val="00334AB5"/>
    <w:rsid w:val="00335CFE"/>
    <w:rsid w:val="00336294"/>
    <w:rsid w:val="003364AC"/>
    <w:rsid w:val="00337CA5"/>
    <w:rsid w:val="0034027E"/>
    <w:rsid w:val="00341401"/>
    <w:rsid w:val="003414FE"/>
    <w:rsid w:val="003417DB"/>
    <w:rsid w:val="00341C43"/>
    <w:rsid w:val="00341D5A"/>
    <w:rsid w:val="003431BB"/>
    <w:rsid w:val="00344358"/>
    <w:rsid w:val="00344EFB"/>
    <w:rsid w:val="00346C7F"/>
    <w:rsid w:val="003471DF"/>
    <w:rsid w:val="0035090D"/>
    <w:rsid w:val="00352246"/>
    <w:rsid w:val="0035270D"/>
    <w:rsid w:val="0035382D"/>
    <w:rsid w:val="00355557"/>
    <w:rsid w:val="00356EA2"/>
    <w:rsid w:val="00356EDD"/>
    <w:rsid w:val="003616FE"/>
    <w:rsid w:val="00362183"/>
    <w:rsid w:val="00362B00"/>
    <w:rsid w:val="00362FB7"/>
    <w:rsid w:val="003639E2"/>
    <w:rsid w:val="003649AB"/>
    <w:rsid w:val="00365480"/>
    <w:rsid w:val="00365854"/>
    <w:rsid w:val="00365D7E"/>
    <w:rsid w:val="00366B6B"/>
    <w:rsid w:val="00366C47"/>
    <w:rsid w:val="00367B30"/>
    <w:rsid w:val="00367E93"/>
    <w:rsid w:val="003702B5"/>
    <w:rsid w:val="003707C4"/>
    <w:rsid w:val="00370A9A"/>
    <w:rsid w:val="00370B5B"/>
    <w:rsid w:val="003714EA"/>
    <w:rsid w:val="0037239D"/>
    <w:rsid w:val="003745BE"/>
    <w:rsid w:val="00374D75"/>
    <w:rsid w:val="00374F67"/>
    <w:rsid w:val="00375F61"/>
    <w:rsid w:val="003766AF"/>
    <w:rsid w:val="00381645"/>
    <w:rsid w:val="00383BD6"/>
    <w:rsid w:val="0038405B"/>
    <w:rsid w:val="0038407D"/>
    <w:rsid w:val="003853B0"/>
    <w:rsid w:val="003853F2"/>
    <w:rsid w:val="003861A2"/>
    <w:rsid w:val="00387193"/>
    <w:rsid w:val="00387538"/>
    <w:rsid w:val="00387A18"/>
    <w:rsid w:val="00390CC5"/>
    <w:rsid w:val="00391515"/>
    <w:rsid w:val="00391967"/>
    <w:rsid w:val="00391A05"/>
    <w:rsid w:val="003923A6"/>
    <w:rsid w:val="0039275C"/>
    <w:rsid w:val="003929A9"/>
    <w:rsid w:val="003934A5"/>
    <w:rsid w:val="003935E3"/>
    <w:rsid w:val="0039393F"/>
    <w:rsid w:val="003947FE"/>
    <w:rsid w:val="00396131"/>
    <w:rsid w:val="003978CC"/>
    <w:rsid w:val="003A031D"/>
    <w:rsid w:val="003A0F97"/>
    <w:rsid w:val="003A1C33"/>
    <w:rsid w:val="003A1D9E"/>
    <w:rsid w:val="003A234E"/>
    <w:rsid w:val="003A32D9"/>
    <w:rsid w:val="003A38AE"/>
    <w:rsid w:val="003A397E"/>
    <w:rsid w:val="003A3FFD"/>
    <w:rsid w:val="003A4745"/>
    <w:rsid w:val="003A5083"/>
    <w:rsid w:val="003A52E7"/>
    <w:rsid w:val="003A53C9"/>
    <w:rsid w:val="003A5B95"/>
    <w:rsid w:val="003A6D1C"/>
    <w:rsid w:val="003A6DB3"/>
    <w:rsid w:val="003B0C59"/>
    <w:rsid w:val="003B2097"/>
    <w:rsid w:val="003B2903"/>
    <w:rsid w:val="003B2A33"/>
    <w:rsid w:val="003B2B0F"/>
    <w:rsid w:val="003B36CE"/>
    <w:rsid w:val="003B410B"/>
    <w:rsid w:val="003B4B12"/>
    <w:rsid w:val="003B5BC5"/>
    <w:rsid w:val="003B6446"/>
    <w:rsid w:val="003B76DB"/>
    <w:rsid w:val="003B7D97"/>
    <w:rsid w:val="003C1DBB"/>
    <w:rsid w:val="003C2E71"/>
    <w:rsid w:val="003C3442"/>
    <w:rsid w:val="003C49ED"/>
    <w:rsid w:val="003C547C"/>
    <w:rsid w:val="003C55C4"/>
    <w:rsid w:val="003C66E8"/>
    <w:rsid w:val="003D1011"/>
    <w:rsid w:val="003D3C22"/>
    <w:rsid w:val="003D4A13"/>
    <w:rsid w:val="003D4A49"/>
    <w:rsid w:val="003E0BD0"/>
    <w:rsid w:val="003E188E"/>
    <w:rsid w:val="003E22B0"/>
    <w:rsid w:val="003E231C"/>
    <w:rsid w:val="003E267E"/>
    <w:rsid w:val="003E4437"/>
    <w:rsid w:val="003E48EF"/>
    <w:rsid w:val="003E5601"/>
    <w:rsid w:val="003E7020"/>
    <w:rsid w:val="003F0B04"/>
    <w:rsid w:val="003F1ED7"/>
    <w:rsid w:val="003F2CB2"/>
    <w:rsid w:val="003F4048"/>
    <w:rsid w:val="003F4C23"/>
    <w:rsid w:val="003F546B"/>
    <w:rsid w:val="003F5D4F"/>
    <w:rsid w:val="003F5E14"/>
    <w:rsid w:val="003F6CB0"/>
    <w:rsid w:val="003F6E0C"/>
    <w:rsid w:val="003F6E18"/>
    <w:rsid w:val="003F7D17"/>
    <w:rsid w:val="00401915"/>
    <w:rsid w:val="00401A6D"/>
    <w:rsid w:val="0040216E"/>
    <w:rsid w:val="00404B86"/>
    <w:rsid w:val="00406972"/>
    <w:rsid w:val="004079F8"/>
    <w:rsid w:val="00410AFC"/>
    <w:rsid w:val="00411418"/>
    <w:rsid w:val="00411747"/>
    <w:rsid w:val="00411B9E"/>
    <w:rsid w:val="00412797"/>
    <w:rsid w:val="00413020"/>
    <w:rsid w:val="00413921"/>
    <w:rsid w:val="00413F81"/>
    <w:rsid w:val="00414157"/>
    <w:rsid w:val="00414E3F"/>
    <w:rsid w:val="0041541B"/>
    <w:rsid w:val="00415754"/>
    <w:rsid w:val="004173CF"/>
    <w:rsid w:val="00417884"/>
    <w:rsid w:val="00417AF5"/>
    <w:rsid w:val="00420E2E"/>
    <w:rsid w:val="00422673"/>
    <w:rsid w:val="004237A7"/>
    <w:rsid w:val="004238F7"/>
    <w:rsid w:val="00423AED"/>
    <w:rsid w:val="00424B17"/>
    <w:rsid w:val="00425B2F"/>
    <w:rsid w:val="00427BAD"/>
    <w:rsid w:val="00430871"/>
    <w:rsid w:val="0043176F"/>
    <w:rsid w:val="00431E1D"/>
    <w:rsid w:val="004328E8"/>
    <w:rsid w:val="00432D18"/>
    <w:rsid w:val="0043349A"/>
    <w:rsid w:val="00433B02"/>
    <w:rsid w:val="00433E24"/>
    <w:rsid w:val="00434E40"/>
    <w:rsid w:val="00435DDA"/>
    <w:rsid w:val="00437580"/>
    <w:rsid w:val="00440A97"/>
    <w:rsid w:val="00441FAB"/>
    <w:rsid w:val="00441FDC"/>
    <w:rsid w:val="00442838"/>
    <w:rsid w:val="00442F00"/>
    <w:rsid w:val="004438FE"/>
    <w:rsid w:val="00443E6F"/>
    <w:rsid w:val="0044403F"/>
    <w:rsid w:val="00444FA6"/>
    <w:rsid w:val="0044514D"/>
    <w:rsid w:val="00445933"/>
    <w:rsid w:val="00446265"/>
    <w:rsid w:val="0045131A"/>
    <w:rsid w:val="0045284F"/>
    <w:rsid w:val="00453826"/>
    <w:rsid w:val="00453B4E"/>
    <w:rsid w:val="00453C50"/>
    <w:rsid w:val="00453F83"/>
    <w:rsid w:val="00454395"/>
    <w:rsid w:val="00454C54"/>
    <w:rsid w:val="004558B0"/>
    <w:rsid w:val="00455C84"/>
    <w:rsid w:val="004615F6"/>
    <w:rsid w:val="004623AA"/>
    <w:rsid w:val="00462DFC"/>
    <w:rsid w:val="00462F05"/>
    <w:rsid w:val="00463211"/>
    <w:rsid w:val="0046334D"/>
    <w:rsid w:val="004635F0"/>
    <w:rsid w:val="00463B8B"/>
    <w:rsid w:val="00463D26"/>
    <w:rsid w:val="00465056"/>
    <w:rsid w:val="00465273"/>
    <w:rsid w:val="004654F8"/>
    <w:rsid w:val="00465A37"/>
    <w:rsid w:val="00465E90"/>
    <w:rsid w:val="00466E77"/>
    <w:rsid w:val="00470CCA"/>
    <w:rsid w:val="00470DFE"/>
    <w:rsid w:val="004712FB"/>
    <w:rsid w:val="00471E73"/>
    <w:rsid w:val="00472265"/>
    <w:rsid w:val="00473B0F"/>
    <w:rsid w:val="0047485A"/>
    <w:rsid w:val="00474C21"/>
    <w:rsid w:val="00475573"/>
    <w:rsid w:val="00475BB2"/>
    <w:rsid w:val="004763DC"/>
    <w:rsid w:val="004779E2"/>
    <w:rsid w:val="0048022E"/>
    <w:rsid w:val="00480AD9"/>
    <w:rsid w:val="00481799"/>
    <w:rsid w:val="00481E89"/>
    <w:rsid w:val="004822AA"/>
    <w:rsid w:val="004823DE"/>
    <w:rsid w:val="0048421A"/>
    <w:rsid w:val="00484A1F"/>
    <w:rsid w:val="00485115"/>
    <w:rsid w:val="0048671D"/>
    <w:rsid w:val="004871F7"/>
    <w:rsid w:val="004873AD"/>
    <w:rsid w:val="00487ECB"/>
    <w:rsid w:val="00487F72"/>
    <w:rsid w:val="004913BB"/>
    <w:rsid w:val="00493314"/>
    <w:rsid w:val="004937B2"/>
    <w:rsid w:val="00494F5E"/>
    <w:rsid w:val="004950AF"/>
    <w:rsid w:val="0049537E"/>
    <w:rsid w:val="004956E7"/>
    <w:rsid w:val="004976B1"/>
    <w:rsid w:val="00497976"/>
    <w:rsid w:val="00497A14"/>
    <w:rsid w:val="00497DE9"/>
    <w:rsid w:val="004A00B6"/>
    <w:rsid w:val="004A010D"/>
    <w:rsid w:val="004A0F81"/>
    <w:rsid w:val="004A1C15"/>
    <w:rsid w:val="004A22BD"/>
    <w:rsid w:val="004A23A8"/>
    <w:rsid w:val="004A34F4"/>
    <w:rsid w:val="004A66FA"/>
    <w:rsid w:val="004A726A"/>
    <w:rsid w:val="004A7B8D"/>
    <w:rsid w:val="004B11CD"/>
    <w:rsid w:val="004B2946"/>
    <w:rsid w:val="004B3A4C"/>
    <w:rsid w:val="004B5D88"/>
    <w:rsid w:val="004C1E56"/>
    <w:rsid w:val="004C22F7"/>
    <w:rsid w:val="004C2601"/>
    <w:rsid w:val="004C2F1E"/>
    <w:rsid w:val="004C3A58"/>
    <w:rsid w:val="004C3A93"/>
    <w:rsid w:val="004C3F85"/>
    <w:rsid w:val="004C4614"/>
    <w:rsid w:val="004C4B3F"/>
    <w:rsid w:val="004C56C7"/>
    <w:rsid w:val="004C605D"/>
    <w:rsid w:val="004C720F"/>
    <w:rsid w:val="004C7466"/>
    <w:rsid w:val="004C7607"/>
    <w:rsid w:val="004C7DC8"/>
    <w:rsid w:val="004D03FD"/>
    <w:rsid w:val="004D0447"/>
    <w:rsid w:val="004D09B2"/>
    <w:rsid w:val="004D2A20"/>
    <w:rsid w:val="004D2F9C"/>
    <w:rsid w:val="004D2FD7"/>
    <w:rsid w:val="004D37E6"/>
    <w:rsid w:val="004D3CA1"/>
    <w:rsid w:val="004D4063"/>
    <w:rsid w:val="004D431B"/>
    <w:rsid w:val="004D432C"/>
    <w:rsid w:val="004D4D0B"/>
    <w:rsid w:val="004D53CE"/>
    <w:rsid w:val="004D6267"/>
    <w:rsid w:val="004D7544"/>
    <w:rsid w:val="004D78FA"/>
    <w:rsid w:val="004E0B3E"/>
    <w:rsid w:val="004E0F27"/>
    <w:rsid w:val="004E122A"/>
    <w:rsid w:val="004E1D71"/>
    <w:rsid w:val="004E2405"/>
    <w:rsid w:val="004E2468"/>
    <w:rsid w:val="004E24D4"/>
    <w:rsid w:val="004E2BB2"/>
    <w:rsid w:val="004E7C0B"/>
    <w:rsid w:val="004F0238"/>
    <w:rsid w:val="004F02F9"/>
    <w:rsid w:val="004F039E"/>
    <w:rsid w:val="004F2917"/>
    <w:rsid w:val="004F3AE0"/>
    <w:rsid w:val="004F43FD"/>
    <w:rsid w:val="004F4D44"/>
    <w:rsid w:val="004F5BD6"/>
    <w:rsid w:val="004F5C61"/>
    <w:rsid w:val="004F6025"/>
    <w:rsid w:val="004F6DE3"/>
    <w:rsid w:val="004F734A"/>
    <w:rsid w:val="004F73CA"/>
    <w:rsid w:val="00500265"/>
    <w:rsid w:val="00500697"/>
    <w:rsid w:val="00500758"/>
    <w:rsid w:val="00502AB1"/>
    <w:rsid w:val="00502B87"/>
    <w:rsid w:val="00502EB4"/>
    <w:rsid w:val="005031F7"/>
    <w:rsid w:val="0050399C"/>
    <w:rsid w:val="00505393"/>
    <w:rsid w:val="005056D6"/>
    <w:rsid w:val="00505E9A"/>
    <w:rsid w:val="0050609A"/>
    <w:rsid w:val="0050619B"/>
    <w:rsid w:val="0050662B"/>
    <w:rsid w:val="00507A45"/>
    <w:rsid w:val="00511823"/>
    <w:rsid w:val="00513499"/>
    <w:rsid w:val="00515024"/>
    <w:rsid w:val="00517BB7"/>
    <w:rsid w:val="00517D61"/>
    <w:rsid w:val="00520053"/>
    <w:rsid w:val="005203BC"/>
    <w:rsid w:val="00520D42"/>
    <w:rsid w:val="0052149C"/>
    <w:rsid w:val="005220AC"/>
    <w:rsid w:val="00522E11"/>
    <w:rsid w:val="00523282"/>
    <w:rsid w:val="00523508"/>
    <w:rsid w:val="00525A7E"/>
    <w:rsid w:val="00525D75"/>
    <w:rsid w:val="00526B19"/>
    <w:rsid w:val="00530013"/>
    <w:rsid w:val="00530132"/>
    <w:rsid w:val="005301C0"/>
    <w:rsid w:val="00530ED4"/>
    <w:rsid w:val="00531B08"/>
    <w:rsid w:val="00533F70"/>
    <w:rsid w:val="005353C1"/>
    <w:rsid w:val="005361BF"/>
    <w:rsid w:val="00536289"/>
    <w:rsid w:val="00537B51"/>
    <w:rsid w:val="00540379"/>
    <w:rsid w:val="005409DA"/>
    <w:rsid w:val="00540E3B"/>
    <w:rsid w:val="00541EC2"/>
    <w:rsid w:val="00541F04"/>
    <w:rsid w:val="005441E0"/>
    <w:rsid w:val="00544208"/>
    <w:rsid w:val="00544887"/>
    <w:rsid w:val="00545481"/>
    <w:rsid w:val="00546883"/>
    <w:rsid w:val="00547C55"/>
    <w:rsid w:val="00547EB9"/>
    <w:rsid w:val="00550589"/>
    <w:rsid w:val="0055067C"/>
    <w:rsid w:val="0055084C"/>
    <w:rsid w:val="00551097"/>
    <w:rsid w:val="00551402"/>
    <w:rsid w:val="00551FE4"/>
    <w:rsid w:val="0055351D"/>
    <w:rsid w:val="005539CA"/>
    <w:rsid w:val="00554120"/>
    <w:rsid w:val="0055693D"/>
    <w:rsid w:val="0055735C"/>
    <w:rsid w:val="00560C19"/>
    <w:rsid w:val="00561177"/>
    <w:rsid w:val="00561B93"/>
    <w:rsid w:val="00562D77"/>
    <w:rsid w:val="00564465"/>
    <w:rsid w:val="00564BB1"/>
    <w:rsid w:val="00565169"/>
    <w:rsid w:val="005654E7"/>
    <w:rsid w:val="00565A49"/>
    <w:rsid w:val="00565D39"/>
    <w:rsid w:val="00565E5F"/>
    <w:rsid w:val="00565F18"/>
    <w:rsid w:val="005661C5"/>
    <w:rsid w:val="005664B7"/>
    <w:rsid w:val="00566654"/>
    <w:rsid w:val="00567DA3"/>
    <w:rsid w:val="00567E8F"/>
    <w:rsid w:val="00570A51"/>
    <w:rsid w:val="00570EDD"/>
    <w:rsid w:val="005711EB"/>
    <w:rsid w:val="00571F3D"/>
    <w:rsid w:val="0057509A"/>
    <w:rsid w:val="00575122"/>
    <w:rsid w:val="005752D1"/>
    <w:rsid w:val="00575606"/>
    <w:rsid w:val="005767CD"/>
    <w:rsid w:val="005769C6"/>
    <w:rsid w:val="005772B0"/>
    <w:rsid w:val="00577ED0"/>
    <w:rsid w:val="0058067E"/>
    <w:rsid w:val="00580DD4"/>
    <w:rsid w:val="00581595"/>
    <w:rsid w:val="00581936"/>
    <w:rsid w:val="0058250B"/>
    <w:rsid w:val="0058280B"/>
    <w:rsid w:val="00585A95"/>
    <w:rsid w:val="00585D82"/>
    <w:rsid w:val="00586258"/>
    <w:rsid w:val="00587E3E"/>
    <w:rsid w:val="0059010E"/>
    <w:rsid w:val="00590E29"/>
    <w:rsid w:val="005911D5"/>
    <w:rsid w:val="0059146A"/>
    <w:rsid w:val="005928C7"/>
    <w:rsid w:val="00592934"/>
    <w:rsid w:val="005939F2"/>
    <w:rsid w:val="00593B6F"/>
    <w:rsid w:val="00594877"/>
    <w:rsid w:val="00596C39"/>
    <w:rsid w:val="00597E5D"/>
    <w:rsid w:val="005A2330"/>
    <w:rsid w:val="005A24F6"/>
    <w:rsid w:val="005A29F4"/>
    <w:rsid w:val="005A30BC"/>
    <w:rsid w:val="005A5A0D"/>
    <w:rsid w:val="005A61AF"/>
    <w:rsid w:val="005A71F1"/>
    <w:rsid w:val="005B1D9B"/>
    <w:rsid w:val="005B1DC6"/>
    <w:rsid w:val="005B1E5C"/>
    <w:rsid w:val="005B43CE"/>
    <w:rsid w:val="005B4D87"/>
    <w:rsid w:val="005B5492"/>
    <w:rsid w:val="005B678F"/>
    <w:rsid w:val="005C029A"/>
    <w:rsid w:val="005C0584"/>
    <w:rsid w:val="005C2C1F"/>
    <w:rsid w:val="005C46A3"/>
    <w:rsid w:val="005C4AC1"/>
    <w:rsid w:val="005C4B1C"/>
    <w:rsid w:val="005C548D"/>
    <w:rsid w:val="005C5951"/>
    <w:rsid w:val="005C5D92"/>
    <w:rsid w:val="005C612C"/>
    <w:rsid w:val="005C63C5"/>
    <w:rsid w:val="005C688A"/>
    <w:rsid w:val="005C77DA"/>
    <w:rsid w:val="005D13E8"/>
    <w:rsid w:val="005D1AFF"/>
    <w:rsid w:val="005D2707"/>
    <w:rsid w:val="005D6C8A"/>
    <w:rsid w:val="005D7608"/>
    <w:rsid w:val="005D7B79"/>
    <w:rsid w:val="005D7C2F"/>
    <w:rsid w:val="005E180F"/>
    <w:rsid w:val="005E1A60"/>
    <w:rsid w:val="005E2161"/>
    <w:rsid w:val="005E2442"/>
    <w:rsid w:val="005E309D"/>
    <w:rsid w:val="005E3A70"/>
    <w:rsid w:val="005E62AF"/>
    <w:rsid w:val="005E7E2E"/>
    <w:rsid w:val="005F05B3"/>
    <w:rsid w:val="005F135C"/>
    <w:rsid w:val="005F1962"/>
    <w:rsid w:val="005F1A09"/>
    <w:rsid w:val="005F1B83"/>
    <w:rsid w:val="005F2302"/>
    <w:rsid w:val="005F3333"/>
    <w:rsid w:val="005F38C8"/>
    <w:rsid w:val="005F51C0"/>
    <w:rsid w:val="005F5798"/>
    <w:rsid w:val="005F6301"/>
    <w:rsid w:val="005F7302"/>
    <w:rsid w:val="005F76C8"/>
    <w:rsid w:val="006004C2"/>
    <w:rsid w:val="0060061F"/>
    <w:rsid w:val="00600E29"/>
    <w:rsid w:val="0060144D"/>
    <w:rsid w:val="006014A3"/>
    <w:rsid w:val="00602550"/>
    <w:rsid w:val="00604524"/>
    <w:rsid w:val="00605359"/>
    <w:rsid w:val="006055D0"/>
    <w:rsid w:val="00605C59"/>
    <w:rsid w:val="006073DB"/>
    <w:rsid w:val="006109B3"/>
    <w:rsid w:val="0061155B"/>
    <w:rsid w:val="00612B51"/>
    <w:rsid w:val="006131B6"/>
    <w:rsid w:val="006140A9"/>
    <w:rsid w:val="006157DB"/>
    <w:rsid w:val="00617698"/>
    <w:rsid w:val="00620EEE"/>
    <w:rsid w:val="00621557"/>
    <w:rsid w:val="00622FE6"/>
    <w:rsid w:val="00623350"/>
    <w:rsid w:val="00623B11"/>
    <w:rsid w:val="006274A1"/>
    <w:rsid w:val="006276C5"/>
    <w:rsid w:val="006278D4"/>
    <w:rsid w:val="00631961"/>
    <w:rsid w:val="0063200B"/>
    <w:rsid w:val="00634E0B"/>
    <w:rsid w:val="0063507E"/>
    <w:rsid w:val="0063570A"/>
    <w:rsid w:val="00636843"/>
    <w:rsid w:val="00637C5A"/>
    <w:rsid w:val="00637DB8"/>
    <w:rsid w:val="006400AF"/>
    <w:rsid w:val="0064053B"/>
    <w:rsid w:val="006406A8"/>
    <w:rsid w:val="00640FBB"/>
    <w:rsid w:val="00641F9F"/>
    <w:rsid w:val="006425BF"/>
    <w:rsid w:val="006426E0"/>
    <w:rsid w:val="0064436F"/>
    <w:rsid w:val="00644D2E"/>
    <w:rsid w:val="00645D2C"/>
    <w:rsid w:val="00647535"/>
    <w:rsid w:val="00647F02"/>
    <w:rsid w:val="0065092F"/>
    <w:rsid w:val="00650AB0"/>
    <w:rsid w:val="00653825"/>
    <w:rsid w:val="00654D41"/>
    <w:rsid w:val="0065669E"/>
    <w:rsid w:val="00656846"/>
    <w:rsid w:val="00657BF1"/>
    <w:rsid w:val="00657E31"/>
    <w:rsid w:val="00660741"/>
    <w:rsid w:val="00662382"/>
    <w:rsid w:val="00663591"/>
    <w:rsid w:val="006636FA"/>
    <w:rsid w:val="00664918"/>
    <w:rsid w:val="00666892"/>
    <w:rsid w:val="00666A2A"/>
    <w:rsid w:val="00666A32"/>
    <w:rsid w:val="00666E1D"/>
    <w:rsid w:val="00667329"/>
    <w:rsid w:val="00670ADD"/>
    <w:rsid w:val="00670AFC"/>
    <w:rsid w:val="00671187"/>
    <w:rsid w:val="0067210D"/>
    <w:rsid w:val="00674ACA"/>
    <w:rsid w:val="00675A7C"/>
    <w:rsid w:val="006763A8"/>
    <w:rsid w:val="006767ED"/>
    <w:rsid w:val="006769F2"/>
    <w:rsid w:val="00676BA3"/>
    <w:rsid w:val="00677128"/>
    <w:rsid w:val="00677BC2"/>
    <w:rsid w:val="00680CEC"/>
    <w:rsid w:val="006811BB"/>
    <w:rsid w:val="00682E10"/>
    <w:rsid w:val="006840BA"/>
    <w:rsid w:val="00684446"/>
    <w:rsid w:val="00684BFB"/>
    <w:rsid w:val="00684D2F"/>
    <w:rsid w:val="006857DF"/>
    <w:rsid w:val="00685940"/>
    <w:rsid w:val="00685A5F"/>
    <w:rsid w:val="006865A2"/>
    <w:rsid w:val="00687279"/>
    <w:rsid w:val="00690EB5"/>
    <w:rsid w:val="00690FFB"/>
    <w:rsid w:val="006916D3"/>
    <w:rsid w:val="00692732"/>
    <w:rsid w:val="006933E6"/>
    <w:rsid w:val="0069479E"/>
    <w:rsid w:val="0069566C"/>
    <w:rsid w:val="0069629E"/>
    <w:rsid w:val="006968F3"/>
    <w:rsid w:val="006972FA"/>
    <w:rsid w:val="006A07AB"/>
    <w:rsid w:val="006A1623"/>
    <w:rsid w:val="006A2A99"/>
    <w:rsid w:val="006A32AC"/>
    <w:rsid w:val="006A4273"/>
    <w:rsid w:val="006A6448"/>
    <w:rsid w:val="006B06A9"/>
    <w:rsid w:val="006B205A"/>
    <w:rsid w:val="006B2AEB"/>
    <w:rsid w:val="006B3034"/>
    <w:rsid w:val="006B36A9"/>
    <w:rsid w:val="006B3734"/>
    <w:rsid w:val="006B6096"/>
    <w:rsid w:val="006B6B3A"/>
    <w:rsid w:val="006B77CD"/>
    <w:rsid w:val="006B7A46"/>
    <w:rsid w:val="006C215A"/>
    <w:rsid w:val="006C26A4"/>
    <w:rsid w:val="006C28D2"/>
    <w:rsid w:val="006C354C"/>
    <w:rsid w:val="006C42D1"/>
    <w:rsid w:val="006C4A28"/>
    <w:rsid w:val="006C5145"/>
    <w:rsid w:val="006C60BC"/>
    <w:rsid w:val="006C6381"/>
    <w:rsid w:val="006C65EA"/>
    <w:rsid w:val="006C6712"/>
    <w:rsid w:val="006C6F34"/>
    <w:rsid w:val="006C71FA"/>
    <w:rsid w:val="006C76B3"/>
    <w:rsid w:val="006C7714"/>
    <w:rsid w:val="006C798C"/>
    <w:rsid w:val="006C7F57"/>
    <w:rsid w:val="006D0463"/>
    <w:rsid w:val="006D0DF2"/>
    <w:rsid w:val="006D1344"/>
    <w:rsid w:val="006D1699"/>
    <w:rsid w:val="006D187B"/>
    <w:rsid w:val="006D1F2F"/>
    <w:rsid w:val="006D4D23"/>
    <w:rsid w:val="006D545D"/>
    <w:rsid w:val="006D54FB"/>
    <w:rsid w:val="006D6F85"/>
    <w:rsid w:val="006D7E75"/>
    <w:rsid w:val="006E2432"/>
    <w:rsid w:val="006E2D90"/>
    <w:rsid w:val="006E2E24"/>
    <w:rsid w:val="006E2E44"/>
    <w:rsid w:val="006E31D8"/>
    <w:rsid w:val="006E500B"/>
    <w:rsid w:val="006E61BF"/>
    <w:rsid w:val="006F01F3"/>
    <w:rsid w:val="006F04D1"/>
    <w:rsid w:val="006F1A6F"/>
    <w:rsid w:val="006F1B48"/>
    <w:rsid w:val="006F2BD8"/>
    <w:rsid w:val="006F2C4F"/>
    <w:rsid w:val="006F323B"/>
    <w:rsid w:val="006F5389"/>
    <w:rsid w:val="006F60EF"/>
    <w:rsid w:val="0070031A"/>
    <w:rsid w:val="00700910"/>
    <w:rsid w:val="007009D8"/>
    <w:rsid w:val="007010E7"/>
    <w:rsid w:val="00701B0B"/>
    <w:rsid w:val="00701D00"/>
    <w:rsid w:val="00701D13"/>
    <w:rsid w:val="0070333D"/>
    <w:rsid w:val="00704E03"/>
    <w:rsid w:val="007065C8"/>
    <w:rsid w:val="00706E00"/>
    <w:rsid w:val="00710756"/>
    <w:rsid w:val="007107A5"/>
    <w:rsid w:val="00710F69"/>
    <w:rsid w:val="007116AD"/>
    <w:rsid w:val="00713346"/>
    <w:rsid w:val="00714EF5"/>
    <w:rsid w:val="00715595"/>
    <w:rsid w:val="0071690C"/>
    <w:rsid w:val="00716DF9"/>
    <w:rsid w:val="0071757F"/>
    <w:rsid w:val="00717BD2"/>
    <w:rsid w:val="007243FB"/>
    <w:rsid w:val="0072520D"/>
    <w:rsid w:val="0072607F"/>
    <w:rsid w:val="00726695"/>
    <w:rsid w:val="00727590"/>
    <w:rsid w:val="00727986"/>
    <w:rsid w:val="00727E06"/>
    <w:rsid w:val="007350D7"/>
    <w:rsid w:val="007353F0"/>
    <w:rsid w:val="007365E6"/>
    <w:rsid w:val="0073697A"/>
    <w:rsid w:val="00736CB4"/>
    <w:rsid w:val="007371F2"/>
    <w:rsid w:val="00737922"/>
    <w:rsid w:val="00740098"/>
    <w:rsid w:val="0074162E"/>
    <w:rsid w:val="00743520"/>
    <w:rsid w:val="007446AF"/>
    <w:rsid w:val="00744A8A"/>
    <w:rsid w:val="00744DC5"/>
    <w:rsid w:val="007450C1"/>
    <w:rsid w:val="0074580D"/>
    <w:rsid w:val="007459F0"/>
    <w:rsid w:val="007469AD"/>
    <w:rsid w:val="0074704F"/>
    <w:rsid w:val="0074737D"/>
    <w:rsid w:val="007500D1"/>
    <w:rsid w:val="00750957"/>
    <w:rsid w:val="007509F2"/>
    <w:rsid w:val="00751234"/>
    <w:rsid w:val="0075172D"/>
    <w:rsid w:val="007522E0"/>
    <w:rsid w:val="007548C1"/>
    <w:rsid w:val="00754C1C"/>
    <w:rsid w:val="007551E7"/>
    <w:rsid w:val="00756318"/>
    <w:rsid w:val="0075689B"/>
    <w:rsid w:val="00756D5B"/>
    <w:rsid w:val="007572F9"/>
    <w:rsid w:val="00757724"/>
    <w:rsid w:val="007600D7"/>
    <w:rsid w:val="007603FD"/>
    <w:rsid w:val="00760671"/>
    <w:rsid w:val="00761EF9"/>
    <w:rsid w:val="00762024"/>
    <w:rsid w:val="007622DC"/>
    <w:rsid w:val="00764573"/>
    <w:rsid w:val="00764A57"/>
    <w:rsid w:val="007652A3"/>
    <w:rsid w:val="007663E9"/>
    <w:rsid w:val="00766E3A"/>
    <w:rsid w:val="00767B0D"/>
    <w:rsid w:val="007700E7"/>
    <w:rsid w:val="00770329"/>
    <w:rsid w:val="00770481"/>
    <w:rsid w:val="007704AD"/>
    <w:rsid w:val="007714E2"/>
    <w:rsid w:val="007724B2"/>
    <w:rsid w:val="0077479F"/>
    <w:rsid w:val="00775C49"/>
    <w:rsid w:val="00781772"/>
    <w:rsid w:val="00781BAE"/>
    <w:rsid w:val="00782772"/>
    <w:rsid w:val="0078363E"/>
    <w:rsid w:val="00783F9B"/>
    <w:rsid w:val="00784AD5"/>
    <w:rsid w:val="00785403"/>
    <w:rsid w:val="00785FE4"/>
    <w:rsid w:val="007864AE"/>
    <w:rsid w:val="00790480"/>
    <w:rsid w:val="00790A11"/>
    <w:rsid w:val="00791085"/>
    <w:rsid w:val="00792933"/>
    <w:rsid w:val="007937B5"/>
    <w:rsid w:val="00793E43"/>
    <w:rsid w:val="007951BB"/>
    <w:rsid w:val="00795B49"/>
    <w:rsid w:val="0079609F"/>
    <w:rsid w:val="007973E6"/>
    <w:rsid w:val="007A0C22"/>
    <w:rsid w:val="007A153F"/>
    <w:rsid w:val="007A1589"/>
    <w:rsid w:val="007A2D2C"/>
    <w:rsid w:val="007A3CDB"/>
    <w:rsid w:val="007A475E"/>
    <w:rsid w:val="007A485D"/>
    <w:rsid w:val="007A5953"/>
    <w:rsid w:val="007A644A"/>
    <w:rsid w:val="007A6A31"/>
    <w:rsid w:val="007A6D0A"/>
    <w:rsid w:val="007A6E4A"/>
    <w:rsid w:val="007A6F37"/>
    <w:rsid w:val="007A71DC"/>
    <w:rsid w:val="007A74F5"/>
    <w:rsid w:val="007A7712"/>
    <w:rsid w:val="007A7DA3"/>
    <w:rsid w:val="007A7F31"/>
    <w:rsid w:val="007B19EC"/>
    <w:rsid w:val="007B1DEA"/>
    <w:rsid w:val="007B56F4"/>
    <w:rsid w:val="007B5C2C"/>
    <w:rsid w:val="007B5CB9"/>
    <w:rsid w:val="007B6081"/>
    <w:rsid w:val="007B6281"/>
    <w:rsid w:val="007B65BB"/>
    <w:rsid w:val="007C0812"/>
    <w:rsid w:val="007C0AC6"/>
    <w:rsid w:val="007C1916"/>
    <w:rsid w:val="007C207A"/>
    <w:rsid w:val="007C264D"/>
    <w:rsid w:val="007C3BDC"/>
    <w:rsid w:val="007C458D"/>
    <w:rsid w:val="007C5CEE"/>
    <w:rsid w:val="007C5FA9"/>
    <w:rsid w:val="007C60F6"/>
    <w:rsid w:val="007C6694"/>
    <w:rsid w:val="007C7824"/>
    <w:rsid w:val="007D0486"/>
    <w:rsid w:val="007D0E23"/>
    <w:rsid w:val="007D2009"/>
    <w:rsid w:val="007D345D"/>
    <w:rsid w:val="007D396E"/>
    <w:rsid w:val="007D489C"/>
    <w:rsid w:val="007D48E6"/>
    <w:rsid w:val="007D5DD2"/>
    <w:rsid w:val="007D6550"/>
    <w:rsid w:val="007D6CDE"/>
    <w:rsid w:val="007D71F6"/>
    <w:rsid w:val="007E045C"/>
    <w:rsid w:val="007E0FFC"/>
    <w:rsid w:val="007E1A81"/>
    <w:rsid w:val="007E2E09"/>
    <w:rsid w:val="007E375F"/>
    <w:rsid w:val="007E4AAE"/>
    <w:rsid w:val="007E5824"/>
    <w:rsid w:val="007E7174"/>
    <w:rsid w:val="007E720F"/>
    <w:rsid w:val="007F157C"/>
    <w:rsid w:val="007F2110"/>
    <w:rsid w:val="007F2730"/>
    <w:rsid w:val="007F33FE"/>
    <w:rsid w:val="007F364A"/>
    <w:rsid w:val="007F4CDE"/>
    <w:rsid w:val="007F79A2"/>
    <w:rsid w:val="007F7E8A"/>
    <w:rsid w:val="008008DF"/>
    <w:rsid w:val="00800C19"/>
    <w:rsid w:val="008016D3"/>
    <w:rsid w:val="00802B2B"/>
    <w:rsid w:val="00802F54"/>
    <w:rsid w:val="00803553"/>
    <w:rsid w:val="00804D07"/>
    <w:rsid w:val="00805077"/>
    <w:rsid w:val="00805364"/>
    <w:rsid w:val="00805E2B"/>
    <w:rsid w:val="0080629E"/>
    <w:rsid w:val="00810CCA"/>
    <w:rsid w:val="008114C2"/>
    <w:rsid w:val="008122F8"/>
    <w:rsid w:val="00812BA6"/>
    <w:rsid w:val="008136F1"/>
    <w:rsid w:val="00813CBF"/>
    <w:rsid w:val="00815744"/>
    <w:rsid w:val="00816E2B"/>
    <w:rsid w:val="008170A8"/>
    <w:rsid w:val="008176DF"/>
    <w:rsid w:val="0082020A"/>
    <w:rsid w:val="00821844"/>
    <w:rsid w:val="008229BA"/>
    <w:rsid w:val="008266A8"/>
    <w:rsid w:val="008276F5"/>
    <w:rsid w:val="0083074E"/>
    <w:rsid w:val="0083102A"/>
    <w:rsid w:val="00832916"/>
    <w:rsid w:val="00833916"/>
    <w:rsid w:val="00833DFB"/>
    <w:rsid w:val="008344EE"/>
    <w:rsid w:val="008354AD"/>
    <w:rsid w:val="00835638"/>
    <w:rsid w:val="00835D38"/>
    <w:rsid w:val="00836002"/>
    <w:rsid w:val="00836675"/>
    <w:rsid w:val="008373C1"/>
    <w:rsid w:val="00837620"/>
    <w:rsid w:val="008376E1"/>
    <w:rsid w:val="008379D0"/>
    <w:rsid w:val="00837A98"/>
    <w:rsid w:val="008407B3"/>
    <w:rsid w:val="008410AF"/>
    <w:rsid w:val="00841317"/>
    <w:rsid w:val="0084164B"/>
    <w:rsid w:val="00842C20"/>
    <w:rsid w:val="0084325B"/>
    <w:rsid w:val="00845DDD"/>
    <w:rsid w:val="00846C86"/>
    <w:rsid w:val="008470C0"/>
    <w:rsid w:val="0084765B"/>
    <w:rsid w:val="00850594"/>
    <w:rsid w:val="00852DB3"/>
    <w:rsid w:val="0085338B"/>
    <w:rsid w:val="00855891"/>
    <w:rsid w:val="00857069"/>
    <w:rsid w:val="00857E22"/>
    <w:rsid w:val="00860DAB"/>
    <w:rsid w:val="00861A2E"/>
    <w:rsid w:val="00863069"/>
    <w:rsid w:val="00863E74"/>
    <w:rsid w:val="00864A1A"/>
    <w:rsid w:val="00864D0F"/>
    <w:rsid w:val="00864D31"/>
    <w:rsid w:val="00864EE4"/>
    <w:rsid w:val="00866828"/>
    <w:rsid w:val="008669B1"/>
    <w:rsid w:val="00866D6C"/>
    <w:rsid w:val="008670EC"/>
    <w:rsid w:val="00867808"/>
    <w:rsid w:val="00870E8D"/>
    <w:rsid w:val="00871D38"/>
    <w:rsid w:val="00872561"/>
    <w:rsid w:val="00873CF5"/>
    <w:rsid w:val="00873D9C"/>
    <w:rsid w:val="008745F3"/>
    <w:rsid w:val="00874A9C"/>
    <w:rsid w:val="00874EA3"/>
    <w:rsid w:val="00875AEA"/>
    <w:rsid w:val="0087607A"/>
    <w:rsid w:val="0087620B"/>
    <w:rsid w:val="00876E48"/>
    <w:rsid w:val="008771CB"/>
    <w:rsid w:val="00877A21"/>
    <w:rsid w:val="0088045D"/>
    <w:rsid w:val="008818D1"/>
    <w:rsid w:val="008829D1"/>
    <w:rsid w:val="00884F1E"/>
    <w:rsid w:val="00885D6C"/>
    <w:rsid w:val="00890A47"/>
    <w:rsid w:val="0089181C"/>
    <w:rsid w:val="00892555"/>
    <w:rsid w:val="0089330E"/>
    <w:rsid w:val="00894AD9"/>
    <w:rsid w:val="00895193"/>
    <w:rsid w:val="00895BCF"/>
    <w:rsid w:val="00895D81"/>
    <w:rsid w:val="0089674A"/>
    <w:rsid w:val="008A0044"/>
    <w:rsid w:val="008A023D"/>
    <w:rsid w:val="008A0B13"/>
    <w:rsid w:val="008A1592"/>
    <w:rsid w:val="008A1AF8"/>
    <w:rsid w:val="008A205D"/>
    <w:rsid w:val="008A2137"/>
    <w:rsid w:val="008A2336"/>
    <w:rsid w:val="008A2A4E"/>
    <w:rsid w:val="008A309E"/>
    <w:rsid w:val="008A3BF7"/>
    <w:rsid w:val="008A420A"/>
    <w:rsid w:val="008A4DA7"/>
    <w:rsid w:val="008A580F"/>
    <w:rsid w:val="008A5F2D"/>
    <w:rsid w:val="008A6D1D"/>
    <w:rsid w:val="008A7245"/>
    <w:rsid w:val="008A76FA"/>
    <w:rsid w:val="008B1881"/>
    <w:rsid w:val="008B1D28"/>
    <w:rsid w:val="008B3589"/>
    <w:rsid w:val="008B42FC"/>
    <w:rsid w:val="008B55F7"/>
    <w:rsid w:val="008B68AA"/>
    <w:rsid w:val="008B6DC0"/>
    <w:rsid w:val="008C01FF"/>
    <w:rsid w:val="008C1825"/>
    <w:rsid w:val="008C1A96"/>
    <w:rsid w:val="008C1DC6"/>
    <w:rsid w:val="008C3283"/>
    <w:rsid w:val="008C387B"/>
    <w:rsid w:val="008C397C"/>
    <w:rsid w:val="008C4B64"/>
    <w:rsid w:val="008C619E"/>
    <w:rsid w:val="008C6981"/>
    <w:rsid w:val="008C764E"/>
    <w:rsid w:val="008D12AC"/>
    <w:rsid w:val="008D139E"/>
    <w:rsid w:val="008D1B82"/>
    <w:rsid w:val="008D1EE6"/>
    <w:rsid w:val="008D22DC"/>
    <w:rsid w:val="008D2552"/>
    <w:rsid w:val="008D2D98"/>
    <w:rsid w:val="008D3E18"/>
    <w:rsid w:val="008D68FC"/>
    <w:rsid w:val="008D7514"/>
    <w:rsid w:val="008D7D57"/>
    <w:rsid w:val="008D7F4B"/>
    <w:rsid w:val="008E14A5"/>
    <w:rsid w:val="008E23FA"/>
    <w:rsid w:val="008E5826"/>
    <w:rsid w:val="008E6D11"/>
    <w:rsid w:val="008E7521"/>
    <w:rsid w:val="008E7BD3"/>
    <w:rsid w:val="008E7F5F"/>
    <w:rsid w:val="008F0AAD"/>
    <w:rsid w:val="008F0E49"/>
    <w:rsid w:val="008F12CF"/>
    <w:rsid w:val="008F1AB2"/>
    <w:rsid w:val="008F3C6A"/>
    <w:rsid w:val="008F3FF5"/>
    <w:rsid w:val="008F4834"/>
    <w:rsid w:val="008F616A"/>
    <w:rsid w:val="008F6A7F"/>
    <w:rsid w:val="008F7340"/>
    <w:rsid w:val="008F78FC"/>
    <w:rsid w:val="008F7CCB"/>
    <w:rsid w:val="0090102F"/>
    <w:rsid w:val="009011B5"/>
    <w:rsid w:val="009013F3"/>
    <w:rsid w:val="00901BEB"/>
    <w:rsid w:val="009020E6"/>
    <w:rsid w:val="009027F2"/>
    <w:rsid w:val="009030B6"/>
    <w:rsid w:val="00903137"/>
    <w:rsid w:val="00903CD0"/>
    <w:rsid w:val="009052D5"/>
    <w:rsid w:val="00905377"/>
    <w:rsid w:val="00905E7B"/>
    <w:rsid w:val="00907979"/>
    <w:rsid w:val="0091105D"/>
    <w:rsid w:val="009117F0"/>
    <w:rsid w:val="0091232C"/>
    <w:rsid w:val="00912E1B"/>
    <w:rsid w:val="00913D5E"/>
    <w:rsid w:val="00914171"/>
    <w:rsid w:val="0091461E"/>
    <w:rsid w:val="0091596F"/>
    <w:rsid w:val="00915D12"/>
    <w:rsid w:val="00916662"/>
    <w:rsid w:val="00921C7F"/>
    <w:rsid w:val="00924226"/>
    <w:rsid w:val="0092524E"/>
    <w:rsid w:val="00925C66"/>
    <w:rsid w:val="00925EF9"/>
    <w:rsid w:val="00926046"/>
    <w:rsid w:val="009271E6"/>
    <w:rsid w:val="00927B94"/>
    <w:rsid w:val="0093049E"/>
    <w:rsid w:val="00930961"/>
    <w:rsid w:val="00930F9F"/>
    <w:rsid w:val="009318F7"/>
    <w:rsid w:val="00931DC6"/>
    <w:rsid w:val="00932857"/>
    <w:rsid w:val="00932A19"/>
    <w:rsid w:val="00932F6E"/>
    <w:rsid w:val="00934BEB"/>
    <w:rsid w:val="0093595B"/>
    <w:rsid w:val="00935D86"/>
    <w:rsid w:val="00937327"/>
    <w:rsid w:val="00937458"/>
    <w:rsid w:val="00937B16"/>
    <w:rsid w:val="00937D4D"/>
    <w:rsid w:val="00940462"/>
    <w:rsid w:val="00940BA6"/>
    <w:rsid w:val="009414AA"/>
    <w:rsid w:val="009444CA"/>
    <w:rsid w:val="0094552C"/>
    <w:rsid w:val="00945858"/>
    <w:rsid w:val="00946025"/>
    <w:rsid w:val="009465BB"/>
    <w:rsid w:val="00946ECD"/>
    <w:rsid w:val="00947DBB"/>
    <w:rsid w:val="00950710"/>
    <w:rsid w:val="009524FD"/>
    <w:rsid w:val="00952B18"/>
    <w:rsid w:val="009539EE"/>
    <w:rsid w:val="00953D44"/>
    <w:rsid w:val="00954676"/>
    <w:rsid w:val="00954B08"/>
    <w:rsid w:val="0095654B"/>
    <w:rsid w:val="009566B3"/>
    <w:rsid w:val="0095697D"/>
    <w:rsid w:val="00957353"/>
    <w:rsid w:val="00957E6F"/>
    <w:rsid w:val="00957F4D"/>
    <w:rsid w:val="00961ADE"/>
    <w:rsid w:val="0096313F"/>
    <w:rsid w:val="0096412A"/>
    <w:rsid w:val="00965C3D"/>
    <w:rsid w:val="009666A7"/>
    <w:rsid w:val="00967CB3"/>
    <w:rsid w:val="00970049"/>
    <w:rsid w:val="00970F64"/>
    <w:rsid w:val="00971293"/>
    <w:rsid w:val="009718C8"/>
    <w:rsid w:val="00972318"/>
    <w:rsid w:val="009726AC"/>
    <w:rsid w:val="009730DE"/>
    <w:rsid w:val="0097371B"/>
    <w:rsid w:val="00974296"/>
    <w:rsid w:val="0097497E"/>
    <w:rsid w:val="00974D76"/>
    <w:rsid w:val="00974D80"/>
    <w:rsid w:val="009763A4"/>
    <w:rsid w:val="009771B2"/>
    <w:rsid w:val="009773B8"/>
    <w:rsid w:val="0098017C"/>
    <w:rsid w:val="009802EF"/>
    <w:rsid w:val="00981107"/>
    <w:rsid w:val="00982118"/>
    <w:rsid w:val="00983CBD"/>
    <w:rsid w:val="00987D1A"/>
    <w:rsid w:val="00987E14"/>
    <w:rsid w:val="00987E1E"/>
    <w:rsid w:val="009906CF"/>
    <w:rsid w:val="009908CB"/>
    <w:rsid w:val="00991502"/>
    <w:rsid w:val="00992FFA"/>
    <w:rsid w:val="00993C8F"/>
    <w:rsid w:val="0099511E"/>
    <w:rsid w:val="00995BFD"/>
    <w:rsid w:val="0099694D"/>
    <w:rsid w:val="009971A7"/>
    <w:rsid w:val="00997543"/>
    <w:rsid w:val="00997BDA"/>
    <w:rsid w:val="00997C92"/>
    <w:rsid w:val="009A0A88"/>
    <w:rsid w:val="009A0C82"/>
    <w:rsid w:val="009A1D4E"/>
    <w:rsid w:val="009A3C08"/>
    <w:rsid w:val="009A4097"/>
    <w:rsid w:val="009A44AF"/>
    <w:rsid w:val="009A7189"/>
    <w:rsid w:val="009B0000"/>
    <w:rsid w:val="009B0282"/>
    <w:rsid w:val="009B1088"/>
    <w:rsid w:val="009B2333"/>
    <w:rsid w:val="009B242B"/>
    <w:rsid w:val="009B2FD1"/>
    <w:rsid w:val="009B45DC"/>
    <w:rsid w:val="009B5EDB"/>
    <w:rsid w:val="009B66E3"/>
    <w:rsid w:val="009B6790"/>
    <w:rsid w:val="009B7472"/>
    <w:rsid w:val="009B77D0"/>
    <w:rsid w:val="009C086D"/>
    <w:rsid w:val="009C0FE3"/>
    <w:rsid w:val="009C1C21"/>
    <w:rsid w:val="009C1CF8"/>
    <w:rsid w:val="009C2735"/>
    <w:rsid w:val="009C3444"/>
    <w:rsid w:val="009C496F"/>
    <w:rsid w:val="009C4FE5"/>
    <w:rsid w:val="009C52B0"/>
    <w:rsid w:val="009C5544"/>
    <w:rsid w:val="009C6074"/>
    <w:rsid w:val="009C6B7C"/>
    <w:rsid w:val="009C6D61"/>
    <w:rsid w:val="009C7CBB"/>
    <w:rsid w:val="009D157B"/>
    <w:rsid w:val="009D197D"/>
    <w:rsid w:val="009D277B"/>
    <w:rsid w:val="009D4B16"/>
    <w:rsid w:val="009D554A"/>
    <w:rsid w:val="009D70EC"/>
    <w:rsid w:val="009D736B"/>
    <w:rsid w:val="009D7AB9"/>
    <w:rsid w:val="009E03C0"/>
    <w:rsid w:val="009E112C"/>
    <w:rsid w:val="009E2E16"/>
    <w:rsid w:val="009E2F9F"/>
    <w:rsid w:val="009E3B2E"/>
    <w:rsid w:val="009E4A64"/>
    <w:rsid w:val="009E59FD"/>
    <w:rsid w:val="009E5AAE"/>
    <w:rsid w:val="009E7789"/>
    <w:rsid w:val="009E7B54"/>
    <w:rsid w:val="009F0119"/>
    <w:rsid w:val="009F0599"/>
    <w:rsid w:val="009F0E82"/>
    <w:rsid w:val="009F15A2"/>
    <w:rsid w:val="009F69CF"/>
    <w:rsid w:val="009F780F"/>
    <w:rsid w:val="009F7F66"/>
    <w:rsid w:val="00A0133E"/>
    <w:rsid w:val="00A023D4"/>
    <w:rsid w:val="00A02879"/>
    <w:rsid w:val="00A03213"/>
    <w:rsid w:val="00A05486"/>
    <w:rsid w:val="00A061BB"/>
    <w:rsid w:val="00A07BD5"/>
    <w:rsid w:val="00A07F3A"/>
    <w:rsid w:val="00A10FA2"/>
    <w:rsid w:val="00A13E2E"/>
    <w:rsid w:val="00A141EC"/>
    <w:rsid w:val="00A14928"/>
    <w:rsid w:val="00A156E2"/>
    <w:rsid w:val="00A1577A"/>
    <w:rsid w:val="00A16651"/>
    <w:rsid w:val="00A16A65"/>
    <w:rsid w:val="00A16C55"/>
    <w:rsid w:val="00A173C7"/>
    <w:rsid w:val="00A20651"/>
    <w:rsid w:val="00A2095E"/>
    <w:rsid w:val="00A24A39"/>
    <w:rsid w:val="00A24E38"/>
    <w:rsid w:val="00A262DD"/>
    <w:rsid w:val="00A266A3"/>
    <w:rsid w:val="00A27985"/>
    <w:rsid w:val="00A27E3B"/>
    <w:rsid w:val="00A27F05"/>
    <w:rsid w:val="00A30E4B"/>
    <w:rsid w:val="00A32CD8"/>
    <w:rsid w:val="00A341A2"/>
    <w:rsid w:val="00A34EEB"/>
    <w:rsid w:val="00A358CF"/>
    <w:rsid w:val="00A35CFA"/>
    <w:rsid w:val="00A363B3"/>
    <w:rsid w:val="00A37387"/>
    <w:rsid w:val="00A37C34"/>
    <w:rsid w:val="00A40A0E"/>
    <w:rsid w:val="00A41BCE"/>
    <w:rsid w:val="00A423B0"/>
    <w:rsid w:val="00A43B7C"/>
    <w:rsid w:val="00A44B39"/>
    <w:rsid w:val="00A44E13"/>
    <w:rsid w:val="00A47868"/>
    <w:rsid w:val="00A50D58"/>
    <w:rsid w:val="00A515FA"/>
    <w:rsid w:val="00A53301"/>
    <w:rsid w:val="00A56D4E"/>
    <w:rsid w:val="00A577E7"/>
    <w:rsid w:val="00A60C04"/>
    <w:rsid w:val="00A64108"/>
    <w:rsid w:val="00A64854"/>
    <w:rsid w:val="00A64A73"/>
    <w:rsid w:val="00A64DFD"/>
    <w:rsid w:val="00A65674"/>
    <w:rsid w:val="00A66536"/>
    <w:rsid w:val="00A66F37"/>
    <w:rsid w:val="00A67DC4"/>
    <w:rsid w:val="00A73449"/>
    <w:rsid w:val="00A73A67"/>
    <w:rsid w:val="00A74B17"/>
    <w:rsid w:val="00A75C32"/>
    <w:rsid w:val="00A76C36"/>
    <w:rsid w:val="00A77083"/>
    <w:rsid w:val="00A77183"/>
    <w:rsid w:val="00A7724F"/>
    <w:rsid w:val="00A77A78"/>
    <w:rsid w:val="00A80268"/>
    <w:rsid w:val="00A82138"/>
    <w:rsid w:val="00A821B3"/>
    <w:rsid w:val="00A82C12"/>
    <w:rsid w:val="00A82EDF"/>
    <w:rsid w:val="00A8326F"/>
    <w:rsid w:val="00A83928"/>
    <w:rsid w:val="00A85280"/>
    <w:rsid w:val="00A859AF"/>
    <w:rsid w:val="00A86210"/>
    <w:rsid w:val="00A86C04"/>
    <w:rsid w:val="00A879E6"/>
    <w:rsid w:val="00A87D33"/>
    <w:rsid w:val="00A91A77"/>
    <w:rsid w:val="00A91E76"/>
    <w:rsid w:val="00A927E4"/>
    <w:rsid w:val="00A92A98"/>
    <w:rsid w:val="00A932C1"/>
    <w:rsid w:val="00A93FA1"/>
    <w:rsid w:val="00A94EFD"/>
    <w:rsid w:val="00A95AAA"/>
    <w:rsid w:val="00A95ECB"/>
    <w:rsid w:val="00A96473"/>
    <w:rsid w:val="00A96743"/>
    <w:rsid w:val="00A96CC2"/>
    <w:rsid w:val="00AA01C3"/>
    <w:rsid w:val="00AA0E6D"/>
    <w:rsid w:val="00AA292C"/>
    <w:rsid w:val="00AA2B8C"/>
    <w:rsid w:val="00AA3505"/>
    <w:rsid w:val="00AA3BBA"/>
    <w:rsid w:val="00AA4337"/>
    <w:rsid w:val="00AA5219"/>
    <w:rsid w:val="00AA54E2"/>
    <w:rsid w:val="00AA7265"/>
    <w:rsid w:val="00AA7671"/>
    <w:rsid w:val="00AB03E8"/>
    <w:rsid w:val="00AB0D11"/>
    <w:rsid w:val="00AB1A8B"/>
    <w:rsid w:val="00AB2470"/>
    <w:rsid w:val="00AB24AD"/>
    <w:rsid w:val="00AB496D"/>
    <w:rsid w:val="00AB5968"/>
    <w:rsid w:val="00AB59FA"/>
    <w:rsid w:val="00AB62D9"/>
    <w:rsid w:val="00AB7E2B"/>
    <w:rsid w:val="00AB7F0B"/>
    <w:rsid w:val="00AC07A2"/>
    <w:rsid w:val="00AC0895"/>
    <w:rsid w:val="00AC0E63"/>
    <w:rsid w:val="00AC0FD2"/>
    <w:rsid w:val="00AC258B"/>
    <w:rsid w:val="00AC2ED7"/>
    <w:rsid w:val="00AC4501"/>
    <w:rsid w:val="00AC4502"/>
    <w:rsid w:val="00AC5816"/>
    <w:rsid w:val="00AC5E68"/>
    <w:rsid w:val="00AC5FB7"/>
    <w:rsid w:val="00AC6F7F"/>
    <w:rsid w:val="00AD0F34"/>
    <w:rsid w:val="00AD152B"/>
    <w:rsid w:val="00AD3625"/>
    <w:rsid w:val="00AD4189"/>
    <w:rsid w:val="00AD5128"/>
    <w:rsid w:val="00AD571F"/>
    <w:rsid w:val="00AD657A"/>
    <w:rsid w:val="00AD664E"/>
    <w:rsid w:val="00AD7614"/>
    <w:rsid w:val="00AE0595"/>
    <w:rsid w:val="00AE073E"/>
    <w:rsid w:val="00AE4330"/>
    <w:rsid w:val="00AE4ABE"/>
    <w:rsid w:val="00AE5188"/>
    <w:rsid w:val="00AE5BA3"/>
    <w:rsid w:val="00AE7AD6"/>
    <w:rsid w:val="00AE7E04"/>
    <w:rsid w:val="00AF10F5"/>
    <w:rsid w:val="00AF1852"/>
    <w:rsid w:val="00AF1B89"/>
    <w:rsid w:val="00AF1C25"/>
    <w:rsid w:val="00AF2E01"/>
    <w:rsid w:val="00AF5091"/>
    <w:rsid w:val="00AF52BB"/>
    <w:rsid w:val="00AF5844"/>
    <w:rsid w:val="00AF6589"/>
    <w:rsid w:val="00AF6D82"/>
    <w:rsid w:val="00AF6E26"/>
    <w:rsid w:val="00AF6F78"/>
    <w:rsid w:val="00AF73CC"/>
    <w:rsid w:val="00AF76F2"/>
    <w:rsid w:val="00B01FBB"/>
    <w:rsid w:val="00B02B2C"/>
    <w:rsid w:val="00B031DD"/>
    <w:rsid w:val="00B0372A"/>
    <w:rsid w:val="00B052DF"/>
    <w:rsid w:val="00B053E4"/>
    <w:rsid w:val="00B05862"/>
    <w:rsid w:val="00B063BD"/>
    <w:rsid w:val="00B07145"/>
    <w:rsid w:val="00B11219"/>
    <w:rsid w:val="00B125D7"/>
    <w:rsid w:val="00B12BAE"/>
    <w:rsid w:val="00B13123"/>
    <w:rsid w:val="00B132EB"/>
    <w:rsid w:val="00B13CB1"/>
    <w:rsid w:val="00B14800"/>
    <w:rsid w:val="00B14AC6"/>
    <w:rsid w:val="00B213E6"/>
    <w:rsid w:val="00B218D6"/>
    <w:rsid w:val="00B21B97"/>
    <w:rsid w:val="00B23080"/>
    <w:rsid w:val="00B2362B"/>
    <w:rsid w:val="00B23C43"/>
    <w:rsid w:val="00B24CEB"/>
    <w:rsid w:val="00B25A50"/>
    <w:rsid w:val="00B25BA0"/>
    <w:rsid w:val="00B26021"/>
    <w:rsid w:val="00B26E9C"/>
    <w:rsid w:val="00B26FDB"/>
    <w:rsid w:val="00B27138"/>
    <w:rsid w:val="00B27D8D"/>
    <w:rsid w:val="00B31E38"/>
    <w:rsid w:val="00B33CED"/>
    <w:rsid w:val="00B3464F"/>
    <w:rsid w:val="00B34688"/>
    <w:rsid w:val="00B35123"/>
    <w:rsid w:val="00B35419"/>
    <w:rsid w:val="00B3542A"/>
    <w:rsid w:val="00B35CC6"/>
    <w:rsid w:val="00B369C6"/>
    <w:rsid w:val="00B36DE1"/>
    <w:rsid w:val="00B37091"/>
    <w:rsid w:val="00B37C06"/>
    <w:rsid w:val="00B400E1"/>
    <w:rsid w:val="00B40185"/>
    <w:rsid w:val="00B401BF"/>
    <w:rsid w:val="00B40525"/>
    <w:rsid w:val="00B41AD7"/>
    <w:rsid w:val="00B41FEA"/>
    <w:rsid w:val="00B420B0"/>
    <w:rsid w:val="00B42C83"/>
    <w:rsid w:val="00B42E78"/>
    <w:rsid w:val="00B42ECC"/>
    <w:rsid w:val="00B42F1D"/>
    <w:rsid w:val="00B446D5"/>
    <w:rsid w:val="00B4508A"/>
    <w:rsid w:val="00B45A07"/>
    <w:rsid w:val="00B45D19"/>
    <w:rsid w:val="00B4620D"/>
    <w:rsid w:val="00B47496"/>
    <w:rsid w:val="00B474F3"/>
    <w:rsid w:val="00B475E5"/>
    <w:rsid w:val="00B47938"/>
    <w:rsid w:val="00B5005A"/>
    <w:rsid w:val="00B51DA9"/>
    <w:rsid w:val="00B52038"/>
    <w:rsid w:val="00B5234C"/>
    <w:rsid w:val="00B530FB"/>
    <w:rsid w:val="00B53CB5"/>
    <w:rsid w:val="00B5568D"/>
    <w:rsid w:val="00B5760A"/>
    <w:rsid w:val="00B605FD"/>
    <w:rsid w:val="00B60967"/>
    <w:rsid w:val="00B611CE"/>
    <w:rsid w:val="00B61BDA"/>
    <w:rsid w:val="00B657E1"/>
    <w:rsid w:val="00B65BAA"/>
    <w:rsid w:val="00B65D4B"/>
    <w:rsid w:val="00B661E6"/>
    <w:rsid w:val="00B66363"/>
    <w:rsid w:val="00B66D57"/>
    <w:rsid w:val="00B70809"/>
    <w:rsid w:val="00B72B02"/>
    <w:rsid w:val="00B72D66"/>
    <w:rsid w:val="00B73863"/>
    <w:rsid w:val="00B76C1C"/>
    <w:rsid w:val="00B76D98"/>
    <w:rsid w:val="00B77886"/>
    <w:rsid w:val="00B77B46"/>
    <w:rsid w:val="00B816D0"/>
    <w:rsid w:val="00B82297"/>
    <w:rsid w:val="00B828D1"/>
    <w:rsid w:val="00B83AFB"/>
    <w:rsid w:val="00B8500C"/>
    <w:rsid w:val="00B85BF7"/>
    <w:rsid w:val="00B86446"/>
    <w:rsid w:val="00B87151"/>
    <w:rsid w:val="00B87AE0"/>
    <w:rsid w:val="00B87B04"/>
    <w:rsid w:val="00B90E79"/>
    <w:rsid w:val="00B91311"/>
    <w:rsid w:val="00B9166D"/>
    <w:rsid w:val="00B9179A"/>
    <w:rsid w:val="00B9189D"/>
    <w:rsid w:val="00B91CFE"/>
    <w:rsid w:val="00B91D25"/>
    <w:rsid w:val="00B93552"/>
    <w:rsid w:val="00B93DB4"/>
    <w:rsid w:val="00B95F28"/>
    <w:rsid w:val="00B96C35"/>
    <w:rsid w:val="00B9776A"/>
    <w:rsid w:val="00B97F37"/>
    <w:rsid w:val="00BA1541"/>
    <w:rsid w:val="00BA25BD"/>
    <w:rsid w:val="00BA29C8"/>
    <w:rsid w:val="00BA2ECD"/>
    <w:rsid w:val="00BA437E"/>
    <w:rsid w:val="00BA48EB"/>
    <w:rsid w:val="00BA58F0"/>
    <w:rsid w:val="00BA75AD"/>
    <w:rsid w:val="00BA79FF"/>
    <w:rsid w:val="00BA7BC2"/>
    <w:rsid w:val="00BB0287"/>
    <w:rsid w:val="00BB07FE"/>
    <w:rsid w:val="00BB0965"/>
    <w:rsid w:val="00BB0A17"/>
    <w:rsid w:val="00BB0F53"/>
    <w:rsid w:val="00BB265D"/>
    <w:rsid w:val="00BB2A17"/>
    <w:rsid w:val="00BB32A2"/>
    <w:rsid w:val="00BB5584"/>
    <w:rsid w:val="00BB5DE7"/>
    <w:rsid w:val="00BB6846"/>
    <w:rsid w:val="00BB6BBD"/>
    <w:rsid w:val="00BB6D23"/>
    <w:rsid w:val="00BB7B0A"/>
    <w:rsid w:val="00BC14A8"/>
    <w:rsid w:val="00BC2591"/>
    <w:rsid w:val="00BC2B6F"/>
    <w:rsid w:val="00BC2BFE"/>
    <w:rsid w:val="00BC4137"/>
    <w:rsid w:val="00BC4EC9"/>
    <w:rsid w:val="00BC5AE7"/>
    <w:rsid w:val="00BC5B89"/>
    <w:rsid w:val="00BC6104"/>
    <w:rsid w:val="00BC6326"/>
    <w:rsid w:val="00BC6B2F"/>
    <w:rsid w:val="00BC7688"/>
    <w:rsid w:val="00BC7BDE"/>
    <w:rsid w:val="00BD03EE"/>
    <w:rsid w:val="00BD14B0"/>
    <w:rsid w:val="00BD235D"/>
    <w:rsid w:val="00BD2832"/>
    <w:rsid w:val="00BD46F4"/>
    <w:rsid w:val="00BD485A"/>
    <w:rsid w:val="00BD490B"/>
    <w:rsid w:val="00BD4E50"/>
    <w:rsid w:val="00BD5DEA"/>
    <w:rsid w:val="00BD6B39"/>
    <w:rsid w:val="00BD7BAE"/>
    <w:rsid w:val="00BE05E1"/>
    <w:rsid w:val="00BE175F"/>
    <w:rsid w:val="00BE19EF"/>
    <w:rsid w:val="00BE1E93"/>
    <w:rsid w:val="00BE364A"/>
    <w:rsid w:val="00BE3939"/>
    <w:rsid w:val="00BE4300"/>
    <w:rsid w:val="00BE46BF"/>
    <w:rsid w:val="00BE4D69"/>
    <w:rsid w:val="00BE4FDB"/>
    <w:rsid w:val="00BE71C4"/>
    <w:rsid w:val="00BE7C2D"/>
    <w:rsid w:val="00BF038A"/>
    <w:rsid w:val="00BF109C"/>
    <w:rsid w:val="00BF279D"/>
    <w:rsid w:val="00BF46FF"/>
    <w:rsid w:val="00BF4FF9"/>
    <w:rsid w:val="00BF50B9"/>
    <w:rsid w:val="00BF5748"/>
    <w:rsid w:val="00BF5C64"/>
    <w:rsid w:val="00BF613B"/>
    <w:rsid w:val="00BF6E4B"/>
    <w:rsid w:val="00BF6EFF"/>
    <w:rsid w:val="00BF7717"/>
    <w:rsid w:val="00BF7812"/>
    <w:rsid w:val="00C01680"/>
    <w:rsid w:val="00C01B95"/>
    <w:rsid w:val="00C01E43"/>
    <w:rsid w:val="00C02010"/>
    <w:rsid w:val="00C031E7"/>
    <w:rsid w:val="00C049C3"/>
    <w:rsid w:val="00C04EAC"/>
    <w:rsid w:val="00C055AB"/>
    <w:rsid w:val="00C05954"/>
    <w:rsid w:val="00C05E2E"/>
    <w:rsid w:val="00C060D4"/>
    <w:rsid w:val="00C0691B"/>
    <w:rsid w:val="00C06AF7"/>
    <w:rsid w:val="00C06ECF"/>
    <w:rsid w:val="00C100DB"/>
    <w:rsid w:val="00C10112"/>
    <w:rsid w:val="00C1090D"/>
    <w:rsid w:val="00C12039"/>
    <w:rsid w:val="00C126B0"/>
    <w:rsid w:val="00C127F2"/>
    <w:rsid w:val="00C12BCC"/>
    <w:rsid w:val="00C136B9"/>
    <w:rsid w:val="00C13A50"/>
    <w:rsid w:val="00C140B9"/>
    <w:rsid w:val="00C15A1D"/>
    <w:rsid w:val="00C20139"/>
    <w:rsid w:val="00C21A71"/>
    <w:rsid w:val="00C21FC2"/>
    <w:rsid w:val="00C242E4"/>
    <w:rsid w:val="00C24838"/>
    <w:rsid w:val="00C24B4A"/>
    <w:rsid w:val="00C26033"/>
    <w:rsid w:val="00C2637E"/>
    <w:rsid w:val="00C265A2"/>
    <w:rsid w:val="00C27095"/>
    <w:rsid w:val="00C2714B"/>
    <w:rsid w:val="00C278CA"/>
    <w:rsid w:val="00C30369"/>
    <w:rsid w:val="00C30DB2"/>
    <w:rsid w:val="00C321CF"/>
    <w:rsid w:val="00C3372D"/>
    <w:rsid w:val="00C33B3D"/>
    <w:rsid w:val="00C34D8E"/>
    <w:rsid w:val="00C353AC"/>
    <w:rsid w:val="00C3550D"/>
    <w:rsid w:val="00C370EF"/>
    <w:rsid w:val="00C37C3F"/>
    <w:rsid w:val="00C402A2"/>
    <w:rsid w:val="00C40792"/>
    <w:rsid w:val="00C41EDA"/>
    <w:rsid w:val="00C42B1E"/>
    <w:rsid w:val="00C42C17"/>
    <w:rsid w:val="00C42ECC"/>
    <w:rsid w:val="00C43D92"/>
    <w:rsid w:val="00C44BF5"/>
    <w:rsid w:val="00C45B4C"/>
    <w:rsid w:val="00C462AB"/>
    <w:rsid w:val="00C46942"/>
    <w:rsid w:val="00C50276"/>
    <w:rsid w:val="00C51276"/>
    <w:rsid w:val="00C5139A"/>
    <w:rsid w:val="00C52115"/>
    <w:rsid w:val="00C52940"/>
    <w:rsid w:val="00C530D5"/>
    <w:rsid w:val="00C53D1E"/>
    <w:rsid w:val="00C542AD"/>
    <w:rsid w:val="00C54343"/>
    <w:rsid w:val="00C5492B"/>
    <w:rsid w:val="00C5650D"/>
    <w:rsid w:val="00C56B0E"/>
    <w:rsid w:val="00C61E2D"/>
    <w:rsid w:val="00C64CA2"/>
    <w:rsid w:val="00C6524C"/>
    <w:rsid w:val="00C657F9"/>
    <w:rsid w:val="00C6733F"/>
    <w:rsid w:val="00C67675"/>
    <w:rsid w:val="00C677A5"/>
    <w:rsid w:val="00C67884"/>
    <w:rsid w:val="00C715A2"/>
    <w:rsid w:val="00C7203E"/>
    <w:rsid w:val="00C72134"/>
    <w:rsid w:val="00C73B8B"/>
    <w:rsid w:val="00C75E1C"/>
    <w:rsid w:val="00C76A67"/>
    <w:rsid w:val="00C776BC"/>
    <w:rsid w:val="00C77F13"/>
    <w:rsid w:val="00C807E3"/>
    <w:rsid w:val="00C8102D"/>
    <w:rsid w:val="00C82C0C"/>
    <w:rsid w:val="00C83DC8"/>
    <w:rsid w:val="00C844A9"/>
    <w:rsid w:val="00C85B0F"/>
    <w:rsid w:val="00C878E6"/>
    <w:rsid w:val="00C90E74"/>
    <w:rsid w:val="00C92C13"/>
    <w:rsid w:val="00C93388"/>
    <w:rsid w:val="00C947A9"/>
    <w:rsid w:val="00C950AC"/>
    <w:rsid w:val="00C95531"/>
    <w:rsid w:val="00C97724"/>
    <w:rsid w:val="00CA020C"/>
    <w:rsid w:val="00CA0660"/>
    <w:rsid w:val="00CA0772"/>
    <w:rsid w:val="00CA0EE6"/>
    <w:rsid w:val="00CA1677"/>
    <w:rsid w:val="00CA2819"/>
    <w:rsid w:val="00CA2D1E"/>
    <w:rsid w:val="00CA3CC6"/>
    <w:rsid w:val="00CA41B6"/>
    <w:rsid w:val="00CA5A94"/>
    <w:rsid w:val="00CA65CB"/>
    <w:rsid w:val="00CA6668"/>
    <w:rsid w:val="00CA687F"/>
    <w:rsid w:val="00CA6FC1"/>
    <w:rsid w:val="00CB0204"/>
    <w:rsid w:val="00CB0AFD"/>
    <w:rsid w:val="00CB1DD5"/>
    <w:rsid w:val="00CB22A5"/>
    <w:rsid w:val="00CB3522"/>
    <w:rsid w:val="00CB4A4C"/>
    <w:rsid w:val="00CB4B62"/>
    <w:rsid w:val="00CB5360"/>
    <w:rsid w:val="00CB6062"/>
    <w:rsid w:val="00CB653D"/>
    <w:rsid w:val="00CB69CE"/>
    <w:rsid w:val="00CB6B3E"/>
    <w:rsid w:val="00CB6DDA"/>
    <w:rsid w:val="00CB7A01"/>
    <w:rsid w:val="00CC0069"/>
    <w:rsid w:val="00CC1629"/>
    <w:rsid w:val="00CC1DAE"/>
    <w:rsid w:val="00CC280C"/>
    <w:rsid w:val="00CC2E2E"/>
    <w:rsid w:val="00CC310E"/>
    <w:rsid w:val="00CC3A8F"/>
    <w:rsid w:val="00CC40F6"/>
    <w:rsid w:val="00CC53F6"/>
    <w:rsid w:val="00CC5425"/>
    <w:rsid w:val="00CC5789"/>
    <w:rsid w:val="00CC6DAE"/>
    <w:rsid w:val="00CC78E1"/>
    <w:rsid w:val="00CD1DAE"/>
    <w:rsid w:val="00CD1FE7"/>
    <w:rsid w:val="00CD3AF4"/>
    <w:rsid w:val="00CD43A6"/>
    <w:rsid w:val="00CD4B86"/>
    <w:rsid w:val="00CD4F69"/>
    <w:rsid w:val="00CD6F17"/>
    <w:rsid w:val="00CD795B"/>
    <w:rsid w:val="00CE0069"/>
    <w:rsid w:val="00CE0916"/>
    <w:rsid w:val="00CE16FC"/>
    <w:rsid w:val="00CE2AB2"/>
    <w:rsid w:val="00CE3BB4"/>
    <w:rsid w:val="00CE4D7F"/>
    <w:rsid w:val="00CE751E"/>
    <w:rsid w:val="00CE7653"/>
    <w:rsid w:val="00CE7FCC"/>
    <w:rsid w:val="00CF0FE3"/>
    <w:rsid w:val="00CF19C5"/>
    <w:rsid w:val="00CF2751"/>
    <w:rsid w:val="00CF3212"/>
    <w:rsid w:val="00CF3458"/>
    <w:rsid w:val="00CF4C6B"/>
    <w:rsid w:val="00CF5805"/>
    <w:rsid w:val="00CF5B95"/>
    <w:rsid w:val="00CF68B1"/>
    <w:rsid w:val="00CF6C6F"/>
    <w:rsid w:val="00CF6FE2"/>
    <w:rsid w:val="00CF7618"/>
    <w:rsid w:val="00CF777E"/>
    <w:rsid w:val="00D041B8"/>
    <w:rsid w:val="00D04D0D"/>
    <w:rsid w:val="00D059EF"/>
    <w:rsid w:val="00D06278"/>
    <w:rsid w:val="00D065DE"/>
    <w:rsid w:val="00D066A6"/>
    <w:rsid w:val="00D067E0"/>
    <w:rsid w:val="00D12365"/>
    <w:rsid w:val="00D13129"/>
    <w:rsid w:val="00D13805"/>
    <w:rsid w:val="00D15B82"/>
    <w:rsid w:val="00D15F30"/>
    <w:rsid w:val="00D16623"/>
    <w:rsid w:val="00D16F5E"/>
    <w:rsid w:val="00D17449"/>
    <w:rsid w:val="00D21228"/>
    <w:rsid w:val="00D26CFB"/>
    <w:rsid w:val="00D30D41"/>
    <w:rsid w:val="00D30DF9"/>
    <w:rsid w:val="00D31610"/>
    <w:rsid w:val="00D3172B"/>
    <w:rsid w:val="00D319CE"/>
    <w:rsid w:val="00D33652"/>
    <w:rsid w:val="00D33CF2"/>
    <w:rsid w:val="00D34A95"/>
    <w:rsid w:val="00D35E93"/>
    <w:rsid w:val="00D40250"/>
    <w:rsid w:val="00D40359"/>
    <w:rsid w:val="00D40F89"/>
    <w:rsid w:val="00D42592"/>
    <w:rsid w:val="00D42D4E"/>
    <w:rsid w:val="00D4311C"/>
    <w:rsid w:val="00D437AD"/>
    <w:rsid w:val="00D444C0"/>
    <w:rsid w:val="00D444E0"/>
    <w:rsid w:val="00D44564"/>
    <w:rsid w:val="00D45B02"/>
    <w:rsid w:val="00D45B2F"/>
    <w:rsid w:val="00D46961"/>
    <w:rsid w:val="00D47A96"/>
    <w:rsid w:val="00D5308D"/>
    <w:rsid w:val="00D53324"/>
    <w:rsid w:val="00D536E5"/>
    <w:rsid w:val="00D53BDC"/>
    <w:rsid w:val="00D54038"/>
    <w:rsid w:val="00D54F53"/>
    <w:rsid w:val="00D555E0"/>
    <w:rsid w:val="00D55FEF"/>
    <w:rsid w:val="00D570A8"/>
    <w:rsid w:val="00D605A0"/>
    <w:rsid w:val="00D614FA"/>
    <w:rsid w:val="00D61B5B"/>
    <w:rsid w:val="00D62A4A"/>
    <w:rsid w:val="00D638C4"/>
    <w:rsid w:val="00D652A9"/>
    <w:rsid w:val="00D65F69"/>
    <w:rsid w:val="00D66A43"/>
    <w:rsid w:val="00D66D78"/>
    <w:rsid w:val="00D670A0"/>
    <w:rsid w:val="00D67926"/>
    <w:rsid w:val="00D67BC5"/>
    <w:rsid w:val="00D70EDF"/>
    <w:rsid w:val="00D71585"/>
    <w:rsid w:val="00D719DA"/>
    <w:rsid w:val="00D720B9"/>
    <w:rsid w:val="00D72F69"/>
    <w:rsid w:val="00D7370F"/>
    <w:rsid w:val="00D739F6"/>
    <w:rsid w:val="00D73B6D"/>
    <w:rsid w:val="00D73F0A"/>
    <w:rsid w:val="00D759BE"/>
    <w:rsid w:val="00D75B24"/>
    <w:rsid w:val="00D76CE5"/>
    <w:rsid w:val="00D77DC3"/>
    <w:rsid w:val="00D80A2E"/>
    <w:rsid w:val="00D826F4"/>
    <w:rsid w:val="00D8447A"/>
    <w:rsid w:val="00D847F4"/>
    <w:rsid w:val="00D84893"/>
    <w:rsid w:val="00D84F40"/>
    <w:rsid w:val="00D854E5"/>
    <w:rsid w:val="00D86341"/>
    <w:rsid w:val="00D86F33"/>
    <w:rsid w:val="00D86FD8"/>
    <w:rsid w:val="00D90226"/>
    <w:rsid w:val="00D915C1"/>
    <w:rsid w:val="00D9310B"/>
    <w:rsid w:val="00D9450C"/>
    <w:rsid w:val="00D94D87"/>
    <w:rsid w:val="00D97111"/>
    <w:rsid w:val="00DA0AA1"/>
    <w:rsid w:val="00DA0DAD"/>
    <w:rsid w:val="00DA15BD"/>
    <w:rsid w:val="00DA234F"/>
    <w:rsid w:val="00DA2C76"/>
    <w:rsid w:val="00DA4E06"/>
    <w:rsid w:val="00DA60A6"/>
    <w:rsid w:val="00DA6555"/>
    <w:rsid w:val="00DA6C5F"/>
    <w:rsid w:val="00DA76C2"/>
    <w:rsid w:val="00DB0355"/>
    <w:rsid w:val="00DB0EB9"/>
    <w:rsid w:val="00DB1C48"/>
    <w:rsid w:val="00DB2FA5"/>
    <w:rsid w:val="00DB4549"/>
    <w:rsid w:val="00DB6971"/>
    <w:rsid w:val="00DB6CA5"/>
    <w:rsid w:val="00DB6EAC"/>
    <w:rsid w:val="00DB726B"/>
    <w:rsid w:val="00DC025D"/>
    <w:rsid w:val="00DC0A46"/>
    <w:rsid w:val="00DC1BC6"/>
    <w:rsid w:val="00DC1F04"/>
    <w:rsid w:val="00DC2A0D"/>
    <w:rsid w:val="00DC6698"/>
    <w:rsid w:val="00DC6A6B"/>
    <w:rsid w:val="00DC7A98"/>
    <w:rsid w:val="00DD00EA"/>
    <w:rsid w:val="00DD0911"/>
    <w:rsid w:val="00DD12E0"/>
    <w:rsid w:val="00DD29BC"/>
    <w:rsid w:val="00DD2C5F"/>
    <w:rsid w:val="00DD2CB6"/>
    <w:rsid w:val="00DD351E"/>
    <w:rsid w:val="00DD46B1"/>
    <w:rsid w:val="00DD4983"/>
    <w:rsid w:val="00DD5D9E"/>
    <w:rsid w:val="00DD6027"/>
    <w:rsid w:val="00DD7A94"/>
    <w:rsid w:val="00DE09B4"/>
    <w:rsid w:val="00DE0B5A"/>
    <w:rsid w:val="00DE1173"/>
    <w:rsid w:val="00DE1CC8"/>
    <w:rsid w:val="00DE31E8"/>
    <w:rsid w:val="00DE3702"/>
    <w:rsid w:val="00DE49F3"/>
    <w:rsid w:val="00DE4AED"/>
    <w:rsid w:val="00DE5451"/>
    <w:rsid w:val="00DE5872"/>
    <w:rsid w:val="00DE6C4F"/>
    <w:rsid w:val="00DE7120"/>
    <w:rsid w:val="00DE77B0"/>
    <w:rsid w:val="00DE7B3D"/>
    <w:rsid w:val="00DF000B"/>
    <w:rsid w:val="00DF09BD"/>
    <w:rsid w:val="00DF117E"/>
    <w:rsid w:val="00DF1987"/>
    <w:rsid w:val="00DF65F3"/>
    <w:rsid w:val="00DF6EE9"/>
    <w:rsid w:val="00DF7BC1"/>
    <w:rsid w:val="00E0002B"/>
    <w:rsid w:val="00E012E7"/>
    <w:rsid w:val="00E02F0A"/>
    <w:rsid w:val="00E03835"/>
    <w:rsid w:val="00E03924"/>
    <w:rsid w:val="00E03E32"/>
    <w:rsid w:val="00E04756"/>
    <w:rsid w:val="00E050C0"/>
    <w:rsid w:val="00E062F9"/>
    <w:rsid w:val="00E10247"/>
    <w:rsid w:val="00E11396"/>
    <w:rsid w:val="00E1210C"/>
    <w:rsid w:val="00E122E0"/>
    <w:rsid w:val="00E12BEF"/>
    <w:rsid w:val="00E12F66"/>
    <w:rsid w:val="00E1390B"/>
    <w:rsid w:val="00E14106"/>
    <w:rsid w:val="00E144A6"/>
    <w:rsid w:val="00E1486C"/>
    <w:rsid w:val="00E14B7E"/>
    <w:rsid w:val="00E159EE"/>
    <w:rsid w:val="00E15E25"/>
    <w:rsid w:val="00E17C5D"/>
    <w:rsid w:val="00E17E20"/>
    <w:rsid w:val="00E209BB"/>
    <w:rsid w:val="00E23089"/>
    <w:rsid w:val="00E23860"/>
    <w:rsid w:val="00E26160"/>
    <w:rsid w:val="00E26B2C"/>
    <w:rsid w:val="00E26B9C"/>
    <w:rsid w:val="00E2702F"/>
    <w:rsid w:val="00E275C7"/>
    <w:rsid w:val="00E30E36"/>
    <w:rsid w:val="00E31670"/>
    <w:rsid w:val="00E31C27"/>
    <w:rsid w:val="00E3254D"/>
    <w:rsid w:val="00E32C00"/>
    <w:rsid w:val="00E334F3"/>
    <w:rsid w:val="00E341D3"/>
    <w:rsid w:val="00E34580"/>
    <w:rsid w:val="00E348A1"/>
    <w:rsid w:val="00E36665"/>
    <w:rsid w:val="00E36F22"/>
    <w:rsid w:val="00E40B29"/>
    <w:rsid w:val="00E41C20"/>
    <w:rsid w:val="00E42C7D"/>
    <w:rsid w:val="00E43BEF"/>
    <w:rsid w:val="00E444CC"/>
    <w:rsid w:val="00E446B5"/>
    <w:rsid w:val="00E4769F"/>
    <w:rsid w:val="00E47AAC"/>
    <w:rsid w:val="00E503DB"/>
    <w:rsid w:val="00E50562"/>
    <w:rsid w:val="00E50E34"/>
    <w:rsid w:val="00E5180A"/>
    <w:rsid w:val="00E52681"/>
    <w:rsid w:val="00E530CD"/>
    <w:rsid w:val="00E543BC"/>
    <w:rsid w:val="00E5446D"/>
    <w:rsid w:val="00E54979"/>
    <w:rsid w:val="00E54F72"/>
    <w:rsid w:val="00E54F96"/>
    <w:rsid w:val="00E55B99"/>
    <w:rsid w:val="00E55F9D"/>
    <w:rsid w:val="00E56500"/>
    <w:rsid w:val="00E5687F"/>
    <w:rsid w:val="00E63422"/>
    <w:rsid w:val="00E646B3"/>
    <w:rsid w:val="00E655F1"/>
    <w:rsid w:val="00E6577E"/>
    <w:rsid w:val="00E65D7F"/>
    <w:rsid w:val="00E6681A"/>
    <w:rsid w:val="00E700C6"/>
    <w:rsid w:val="00E71879"/>
    <w:rsid w:val="00E719FA"/>
    <w:rsid w:val="00E71B63"/>
    <w:rsid w:val="00E722AE"/>
    <w:rsid w:val="00E731E8"/>
    <w:rsid w:val="00E73382"/>
    <w:rsid w:val="00E73B3F"/>
    <w:rsid w:val="00E74656"/>
    <w:rsid w:val="00E74922"/>
    <w:rsid w:val="00E74E99"/>
    <w:rsid w:val="00E75071"/>
    <w:rsid w:val="00E754E1"/>
    <w:rsid w:val="00E75D52"/>
    <w:rsid w:val="00E7693C"/>
    <w:rsid w:val="00E77E6A"/>
    <w:rsid w:val="00E800B1"/>
    <w:rsid w:val="00E8054A"/>
    <w:rsid w:val="00E80CEA"/>
    <w:rsid w:val="00E80E38"/>
    <w:rsid w:val="00E80EE8"/>
    <w:rsid w:val="00E81E34"/>
    <w:rsid w:val="00E81F74"/>
    <w:rsid w:val="00E82FFC"/>
    <w:rsid w:val="00E8357B"/>
    <w:rsid w:val="00E844FD"/>
    <w:rsid w:val="00E84F88"/>
    <w:rsid w:val="00E91422"/>
    <w:rsid w:val="00E91F11"/>
    <w:rsid w:val="00E9331B"/>
    <w:rsid w:val="00E933D6"/>
    <w:rsid w:val="00E940E7"/>
    <w:rsid w:val="00E94936"/>
    <w:rsid w:val="00E95A07"/>
    <w:rsid w:val="00E97CE7"/>
    <w:rsid w:val="00E97F2E"/>
    <w:rsid w:val="00EA15A3"/>
    <w:rsid w:val="00EA1B4C"/>
    <w:rsid w:val="00EA1E60"/>
    <w:rsid w:val="00EA25E5"/>
    <w:rsid w:val="00EA38F0"/>
    <w:rsid w:val="00EA5B98"/>
    <w:rsid w:val="00EA5CEF"/>
    <w:rsid w:val="00EB0067"/>
    <w:rsid w:val="00EB02CC"/>
    <w:rsid w:val="00EB07EC"/>
    <w:rsid w:val="00EB20D1"/>
    <w:rsid w:val="00EB21FA"/>
    <w:rsid w:val="00EB28F7"/>
    <w:rsid w:val="00EB5F1E"/>
    <w:rsid w:val="00EB619D"/>
    <w:rsid w:val="00EB6897"/>
    <w:rsid w:val="00EB73BB"/>
    <w:rsid w:val="00EB7778"/>
    <w:rsid w:val="00EC00F2"/>
    <w:rsid w:val="00EC0699"/>
    <w:rsid w:val="00EC087F"/>
    <w:rsid w:val="00EC1132"/>
    <w:rsid w:val="00EC24C8"/>
    <w:rsid w:val="00EC488D"/>
    <w:rsid w:val="00EC4F0B"/>
    <w:rsid w:val="00EC60F8"/>
    <w:rsid w:val="00EC6162"/>
    <w:rsid w:val="00EC660A"/>
    <w:rsid w:val="00EC6DFA"/>
    <w:rsid w:val="00EC7C7B"/>
    <w:rsid w:val="00ED072D"/>
    <w:rsid w:val="00ED17ED"/>
    <w:rsid w:val="00ED6C30"/>
    <w:rsid w:val="00EE10AE"/>
    <w:rsid w:val="00EE1E38"/>
    <w:rsid w:val="00EE1E95"/>
    <w:rsid w:val="00EE2103"/>
    <w:rsid w:val="00EE234A"/>
    <w:rsid w:val="00EE3DA2"/>
    <w:rsid w:val="00EE41F9"/>
    <w:rsid w:val="00EE4791"/>
    <w:rsid w:val="00EE6453"/>
    <w:rsid w:val="00EE6504"/>
    <w:rsid w:val="00EE6763"/>
    <w:rsid w:val="00EE69EB"/>
    <w:rsid w:val="00EE7025"/>
    <w:rsid w:val="00EE76B0"/>
    <w:rsid w:val="00EE7BAF"/>
    <w:rsid w:val="00EF082C"/>
    <w:rsid w:val="00EF1A61"/>
    <w:rsid w:val="00EF4BF9"/>
    <w:rsid w:val="00EF57F5"/>
    <w:rsid w:val="00EF5B29"/>
    <w:rsid w:val="00EF7C2B"/>
    <w:rsid w:val="00F033EC"/>
    <w:rsid w:val="00F0394D"/>
    <w:rsid w:val="00F04050"/>
    <w:rsid w:val="00F04325"/>
    <w:rsid w:val="00F0507A"/>
    <w:rsid w:val="00F078B3"/>
    <w:rsid w:val="00F07927"/>
    <w:rsid w:val="00F1085C"/>
    <w:rsid w:val="00F1154C"/>
    <w:rsid w:val="00F1192D"/>
    <w:rsid w:val="00F12C2A"/>
    <w:rsid w:val="00F13A08"/>
    <w:rsid w:val="00F1449F"/>
    <w:rsid w:val="00F1459B"/>
    <w:rsid w:val="00F14AFC"/>
    <w:rsid w:val="00F21B40"/>
    <w:rsid w:val="00F226C5"/>
    <w:rsid w:val="00F229C7"/>
    <w:rsid w:val="00F23910"/>
    <w:rsid w:val="00F311A0"/>
    <w:rsid w:val="00F33DE8"/>
    <w:rsid w:val="00F341F2"/>
    <w:rsid w:val="00F35314"/>
    <w:rsid w:val="00F353DC"/>
    <w:rsid w:val="00F3641D"/>
    <w:rsid w:val="00F364C4"/>
    <w:rsid w:val="00F36D06"/>
    <w:rsid w:val="00F377F3"/>
    <w:rsid w:val="00F4128F"/>
    <w:rsid w:val="00F412DF"/>
    <w:rsid w:val="00F41CEB"/>
    <w:rsid w:val="00F42478"/>
    <w:rsid w:val="00F4348F"/>
    <w:rsid w:val="00F447A6"/>
    <w:rsid w:val="00F46893"/>
    <w:rsid w:val="00F47E60"/>
    <w:rsid w:val="00F5091F"/>
    <w:rsid w:val="00F53985"/>
    <w:rsid w:val="00F54A54"/>
    <w:rsid w:val="00F55342"/>
    <w:rsid w:val="00F55DBD"/>
    <w:rsid w:val="00F55DCA"/>
    <w:rsid w:val="00F56C0C"/>
    <w:rsid w:val="00F56CE1"/>
    <w:rsid w:val="00F570AC"/>
    <w:rsid w:val="00F570C1"/>
    <w:rsid w:val="00F57212"/>
    <w:rsid w:val="00F57636"/>
    <w:rsid w:val="00F6186C"/>
    <w:rsid w:val="00F61C0A"/>
    <w:rsid w:val="00F627AE"/>
    <w:rsid w:val="00F631B7"/>
    <w:rsid w:val="00F63251"/>
    <w:rsid w:val="00F64A73"/>
    <w:rsid w:val="00F64E54"/>
    <w:rsid w:val="00F65B2B"/>
    <w:rsid w:val="00F65D5E"/>
    <w:rsid w:val="00F66147"/>
    <w:rsid w:val="00F66896"/>
    <w:rsid w:val="00F66ADD"/>
    <w:rsid w:val="00F67766"/>
    <w:rsid w:val="00F67A71"/>
    <w:rsid w:val="00F701BB"/>
    <w:rsid w:val="00F706AE"/>
    <w:rsid w:val="00F71C1F"/>
    <w:rsid w:val="00F732EB"/>
    <w:rsid w:val="00F737F8"/>
    <w:rsid w:val="00F751E0"/>
    <w:rsid w:val="00F767BD"/>
    <w:rsid w:val="00F77AB6"/>
    <w:rsid w:val="00F8093F"/>
    <w:rsid w:val="00F80A13"/>
    <w:rsid w:val="00F8103D"/>
    <w:rsid w:val="00F811C4"/>
    <w:rsid w:val="00F816B3"/>
    <w:rsid w:val="00F83BE8"/>
    <w:rsid w:val="00F862CF"/>
    <w:rsid w:val="00F863C4"/>
    <w:rsid w:val="00F8783F"/>
    <w:rsid w:val="00F878B3"/>
    <w:rsid w:val="00F919B3"/>
    <w:rsid w:val="00F91EE5"/>
    <w:rsid w:val="00F9560F"/>
    <w:rsid w:val="00FA3226"/>
    <w:rsid w:val="00FA3F3B"/>
    <w:rsid w:val="00FA442A"/>
    <w:rsid w:val="00FA5CE0"/>
    <w:rsid w:val="00FA5D56"/>
    <w:rsid w:val="00FA65B0"/>
    <w:rsid w:val="00FA6C4A"/>
    <w:rsid w:val="00FA6EBD"/>
    <w:rsid w:val="00FA7D69"/>
    <w:rsid w:val="00FB0D31"/>
    <w:rsid w:val="00FB203C"/>
    <w:rsid w:val="00FB2582"/>
    <w:rsid w:val="00FB25B4"/>
    <w:rsid w:val="00FB2F4F"/>
    <w:rsid w:val="00FB3201"/>
    <w:rsid w:val="00FB3590"/>
    <w:rsid w:val="00FB3912"/>
    <w:rsid w:val="00FB5369"/>
    <w:rsid w:val="00FB61A8"/>
    <w:rsid w:val="00FB6D79"/>
    <w:rsid w:val="00FB7521"/>
    <w:rsid w:val="00FC080C"/>
    <w:rsid w:val="00FC214B"/>
    <w:rsid w:val="00FC23C6"/>
    <w:rsid w:val="00FC3265"/>
    <w:rsid w:val="00FC32EE"/>
    <w:rsid w:val="00FC353B"/>
    <w:rsid w:val="00FC41EF"/>
    <w:rsid w:val="00FC467D"/>
    <w:rsid w:val="00FC4DC8"/>
    <w:rsid w:val="00FC5037"/>
    <w:rsid w:val="00FC59DF"/>
    <w:rsid w:val="00FC6413"/>
    <w:rsid w:val="00FC65E2"/>
    <w:rsid w:val="00FC72EF"/>
    <w:rsid w:val="00FC76D4"/>
    <w:rsid w:val="00FC7AEF"/>
    <w:rsid w:val="00FC7B4F"/>
    <w:rsid w:val="00FD004F"/>
    <w:rsid w:val="00FD15D0"/>
    <w:rsid w:val="00FD1C87"/>
    <w:rsid w:val="00FD2263"/>
    <w:rsid w:val="00FD2915"/>
    <w:rsid w:val="00FD2F93"/>
    <w:rsid w:val="00FD3220"/>
    <w:rsid w:val="00FD3900"/>
    <w:rsid w:val="00FD4ACD"/>
    <w:rsid w:val="00FD5A6C"/>
    <w:rsid w:val="00FD609A"/>
    <w:rsid w:val="00FD6ABE"/>
    <w:rsid w:val="00FD6EF5"/>
    <w:rsid w:val="00FD73D6"/>
    <w:rsid w:val="00FD76F1"/>
    <w:rsid w:val="00FE12F0"/>
    <w:rsid w:val="00FE1DD7"/>
    <w:rsid w:val="00FE25CE"/>
    <w:rsid w:val="00FE2B5C"/>
    <w:rsid w:val="00FE3C56"/>
    <w:rsid w:val="00FE5258"/>
    <w:rsid w:val="00FE5AFD"/>
    <w:rsid w:val="00FE79BE"/>
    <w:rsid w:val="00FF285C"/>
    <w:rsid w:val="00FF3020"/>
    <w:rsid w:val="00FF4033"/>
    <w:rsid w:val="00FF5DCA"/>
    <w:rsid w:val="00FF6849"/>
    <w:rsid w:val="00FF7AF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76D98"/>
    <w:pPr>
      <w:jc w:val="both"/>
      <w:pPrChange w:id="0" w:author="fikayo akeredolu" w:date="2022-07-30T16:55:00Z">
        <w:pPr>
          <w:jc w:val="both"/>
        </w:pPr>
      </w:pPrChange>
    </w:pPr>
    <w:rPr>
      <w:rFonts w:eastAsia="Times New Roman"/>
      <w:sz w:val="24"/>
      <w:szCs w:val="24"/>
      <w:lang w:eastAsia="fr-FR"/>
      <w:rPrChange w:id="0" w:author="fikayo akeredolu" w:date="2022-07-30T16:55:00Z">
        <w:rPr>
          <w:sz w:val="24"/>
          <w:szCs w:val="24"/>
          <w:lang w:val="en-GB" w:eastAsia="fr-FR" w:bidi="ar-SA"/>
        </w:rPr>
      </w:rPrChange>
    </w:rPr>
  </w:style>
  <w:style w:type="paragraph" w:styleId="Titre1">
    <w:name w:val="heading 1"/>
    <w:next w:val="Normal"/>
    <w:link w:val="Titre1Car"/>
    <w:autoRedefine/>
    <w:qFormat/>
    <w:rsid w:val="0084164B"/>
    <w:pPr>
      <w:keepNext/>
      <w:pageBreakBefore/>
      <w:numPr>
        <w:numId w:val="3"/>
      </w:numPr>
      <w:spacing w:before="3000" w:after="1200"/>
      <w:jc w:val="both"/>
      <w:outlineLvl w:val="0"/>
    </w:pPr>
    <w:rPr>
      <w:rFonts w:eastAsia="Times New Roman" w:cs="Arial"/>
      <w:bCs/>
      <w:smallCaps/>
      <w:kern w:val="32"/>
      <w:sz w:val="72"/>
      <w:szCs w:val="32"/>
    </w:rPr>
  </w:style>
  <w:style w:type="paragraph" w:styleId="Titre2">
    <w:name w:val="heading 2"/>
    <w:basedOn w:val="Titre1"/>
    <w:next w:val="Normal"/>
    <w:link w:val="Titre2Car"/>
    <w:autoRedefine/>
    <w:qFormat/>
    <w:rsid w:val="0084164B"/>
    <w:pPr>
      <w:pageBreakBefore w:val="0"/>
      <w:numPr>
        <w:ilvl w:val="1"/>
      </w:numPr>
      <w:spacing w:before="360" w:after="120"/>
      <w:outlineLvl w:val="1"/>
      <w:pPrChange w:id="1" w:author="fikayo akeredolu" w:date="2022-07-30T16:54:00Z">
        <w:pPr>
          <w:keepNext/>
          <w:numPr>
            <w:ilvl w:val="1"/>
            <w:numId w:val="3"/>
          </w:numPr>
          <w:spacing w:before="360" w:after="120"/>
          <w:outlineLvl w:val="1"/>
        </w:pPr>
      </w:pPrChange>
    </w:pPr>
    <w:rPr>
      <w:bCs w:val="0"/>
      <w:iCs/>
      <w:smallCaps w:val="0"/>
      <w:sz w:val="32"/>
      <w:szCs w:val="28"/>
      <w:rPrChange w:id="1" w:author="fikayo akeredolu" w:date="2022-07-30T16:54:00Z">
        <w:rPr>
          <w:rFonts w:cs="Arial"/>
          <w:iCs/>
          <w:kern w:val="32"/>
          <w:sz w:val="32"/>
          <w:szCs w:val="28"/>
          <w:lang w:val="en-GB" w:eastAsia="en-GB" w:bidi="ar-SA"/>
        </w:rPr>
      </w:rPrChange>
    </w:rPr>
  </w:style>
  <w:style w:type="paragraph" w:styleId="Titre3">
    <w:name w:val="heading 3"/>
    <w:basedOn w:val="Titre2"/>
    <w:next w:val="Normal"/>
    <w:link w:val="Titre3Car"/>
    <w:autoRedefine/>
    <w:qFormat/>
    <w:rsid w:val="000C6501"/>
    <w:pPr>
      <w:numPr>
        <w:ilvl w:val="2"/>
      </w:numPr>
      <w:spacing w:line="480" w:lineRule="auto"/>
      <w:outlineLvl w:val="2"/>
    </w:pPr>
    <w:rPr>
      <w:rFonts w:cs="Courier New"/>
      <w:sz w:val="28"/>
      <w:szCs w:val="20"/>
      <w:lang w:eastAsia="en-US"/>
    </w:rPr>
  </w:style>
  <w:style w:type="paragraph" w:styleId="Titre4">
    <w:name w:val="heading 4"/>
    <w:basedOn w:val="Titre3"/>
    <w:next w:val="Normal"/>
    <w:link w:val="Titre4Car"/>
    <w:qFormat/>
    <w:rsid w:val="008D3E18"/>
    <w:pPr>
      <w:numPr>
        <w:ilvl w:val="3"/>
      </w:numPr>
      <w:spacing w:before="240"/>
      <w:outlineLvl w:val="3"/>
    </w:pPr>
    <w:rPr>
      <w:bCs/>
      <w:sz w:val="24"/>
      <w:szCs w:val="28"/>
    </w:rPr>
  </w:style>
  <w:style w:type="paragraph" w:styleId="Titre5">
    <w:name w:val="heading 5"/>
    <w:basedOn w:val="Titre4"/>
    <w:next w:val="Normal"/>
    <w:link w:val="Titre5Car"/>
    <w:qFormat/>
    <w:rsid w:val="009A0C82"/>
    <w:pPr>
      <w:numPr>
        <w:ilvl w:val="4"/>
      </w:numPr>
      <w:spacing w:after="60"/>
      <w:outlineLvl w:val="4"/>
    </w:pPr>
    <w:rPr>
      <w:bCs w:val="0"/>
      <w:i/>
      <w:iCs w:val="0"/>
      <w:szCs w:val="26"/>
    </w:rPr>
  </w:style>
  <w:style w:type="paragraph" w:styleId="Titre6">
    <w:name w:val="heading 6"/>
    <w:basedOn w:val="Titre5"/>
    <w:next w:val="Normal"/>
    <w:link w:val="Titre6Car"/>
    <w:qFormat/>
    <w:rsid w:val="004913BB"/>
    <w:pPr>
      <w:numPr>
        <w:ilvl w:val="5"/>
      </w:numPr>
      <w:outlineLvl w:val="5"/>
    </w:pPr>
    <w:rPr>
      <w:bCs/>
      <w:szCs w:val="22"/>
    </w:rPr>
  </w:style>
  <w:style w:type="paragraph" w:styleId="Titre7">
    <w:name w:val="heading 7"/>
    <w:basedOn w:val="Normal"/>
    <w:next w:val="Normal"/>
    <w:link w:val="Titre7Car"/>
    <w:semiHidden/>
    <w:unhideWhenUsed/>
    <w:qFormat/>
    <w:rsid w:val="00877A2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rsid w:val="00877A2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En-ttedetabledesmatires">
    <w:name w:val="TOC Heading"/>
    <w:basedOn w:val="Titre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En-tte">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Explorateurdedocuments">
    <w:name w:val="Document Map"/>
    <w:basedOn w:val="Normal"/>
    <w:semiHidden/>
    <w:rsid w:val="005441E0"/>
    <w:pPr>
      <w:shd w:val="clear" w:color="auto" w:fill="000080"/>
    </w:pPr>
    <w:rPr>
      <w:rFonts w:ascii="Tahoma" w:hAnsi="Tahoma" w:cs="Tahoma"/>
      <w:sz w:val="20"/>
      <w:szCs w:val="20"/>
    </w:rPr>
  </w:style>
  <w:style w:type="paragraph" w:styleId="TM1">
    <w:name w:val="toc 1"/>
    <w:basedOn w:val="Normal"/>
    <w:next w:val="Normal"/>
    <w:autoRedefine/>
    <w:uiPriority w:val="39"/>
    <w:rsid w:val="00410AFC"/>
    <w:pPr>
      <w:spacing w:before="120" w:after="120"/>
      <w:jc w:val="left"/>
    </w:pPr>
    <w:rPr>
      <w:rFonts w:asciiTheme="minorHAnsi" w:hAnsiTheme="minorHAnsi"/>
      <w:b/>
      <w:bCs/>
      <w:caps/>
      <w:sz w:val="20"/>
      <w:szCs w:val="20"/>
    </w:rPr>
  </w:style>
  <w:style w:type="paragraph" w:styleId="TM2">
    <w:name w:val="toc 2"/>
    <w:basedOn w:val="Normal"/>
    <w:next w:val="Normal"/>
    <w:autoRedefine/>
    <w:uiPriority w:val="39"/>
    <w:rsid w:val="00410AFC"/>
    <w:pPr>
      <w:ind w:left="240"/>
      <w:jc w:val="left"/>
    </w:pPr>
    <w:rPr>
      <w:rFonts w:asciiTheme="minorHAnsi" w:hAnsiTheme="minorHAnsi"/>
      <w:smallCaps/>
      <w:sz w:val="20"/>
      <w:szCs w:val="20"/>
    </w:rPr>
  </w:style>
  <w:style w:type="paragraph" w:styleId="TM3">
    <w:name w:val="toc 3"/>
    <w:basedOn w:val="Normal"/>
    <w:next w:val="Normal"/>
    <w:autoRedefine/>
    <w:uiPriority w:val="39"/>
    <w:rsid w:val="00410AFC"/>
    <w:pPr>
      <w:ind w:left="480"/>
      <w:jc w:val="left"/>
    </w:pPr>
    <w:rPr>
      <w:rFonts w:asciiTheme="minorHAnsi" w:hAnsiTheme="minorHAnsi"/>
      <w:i/>
      <w:iCs/>
      <w:sz w:val="20"/>
      <w:szCs w:val="20"/>
    </w:rPr>
  </w:style>
  <w:style w:type="paragraph" w:styleId="TM4">
    <w:name w:val="toc 4"/>
    <w:basedOn w:val="Normal"/>
    <w:next w:val="Normal"/>
    <w:autoRedefine/>
    <w:uiPriority w:val="39"/>
    <w:rsid w:val="00C140B9"/>
    <w:pPr>
      <w:ind w:left="720"/>
      <w:jc w:val="left"/>
    </w:pPr>
    <w:rPr>
      <w:rFonts w:asciiTheme="minorHAnsi" w:hAnsiTheme="minorHAnsi"/>
      <w:sz w:val="18"/>
      <w:szCs w:val="18"/>
    </w:rPr>
  </w:style>
  <w:style w:type="paragraph" w:styleId="TM5">
    <w:name w:val="toc 5"/>
    <w:basedOn w:val="Normal"/>
    <w:next w:val="Normal"/>
    <w:autoRedefine/>
    <w:uiPriority w:val="39"/>
    <w:rsid w:val="00C140B9"/>
    <w:pPr>
      <w:ind w:left="960"/>
      <w:jc w:val="left"/>
    </w:pPr>
    <w:rPr>
      <w:rFonts w:asciiTheme="minorHAnsi" w:hAnsiTheme="minorHAnsi"/>
      <w:sz w:val="18"/>
      <w:szCs w:val="18"/>
    </w:rPr>
  </w:style>
  <w:style w:type="paragraph" w:styleId="TM6">
    <w:name w:val="toc 6"/>
    <w:basedOn w:val="Normal"/>
    <w:next w:val="Normal"/>
    <w:autoRedefine/>
    <w:semiHidden/>
    <w:rsid w:val="00C140B9"/>
    <w:pPr>
      <w:ind w:left="1200"/>
      <w:jc w:val="left"/>
    </w:pPr>
    <w:rPr>
      <w:rFonts w:asciiTheme="minorHAnsi" w:hAnsiTheme="minorHAnsi"/>
      <w:sz w:val="18"/>
      <w:szCs w:val="18"/>
    </w:rPr>
  </w:style>
  <w:style w:type="paragraph" w:styleId="TM7">
    <w:name w:val="toc 7"/>
    <w:basedOn w:val="Normal"/>
    <w:next w:val="Normal"/>
    <w:autoRedefine/>
    <w:semiHidden/>
    <w:rsid w:val="00C140B9"/>
    <w:pPr>
      <w:ind w:left="1440"/>
      <w:jc w:val="left"/>
    </w:pPr>
    <w:rPr>
      <w:rFonts w:asciiTheme="minorHAnsi" w:hAnsiTheme="minorHAnsi"/>
      <w:sz w:val="18"/>
      <w:szCs w:val="18"/>
    </w:rPr>
  </w:style>
  <w:style w:type="paragraph" w:styleId="TM8">
    <w:name w:val="toc 8"/>
    <w:basedOn w:val="Normal"/>
    <w:next w:val="Normal"/>
    <w:autoRedefine/>
    <w:semiHidden/>
    <w:rsid w:val="00C140B9"/>
    <w:pPr>
      <w:ind w:left="1680"/>
      <w:jc w:val="left"/>
    </w:pPr>
    <w:rPr>
      <w:rFonts w:asciiTheme="minorHAnsi" w:hAnsiTheme="minorHAnsi"/>
      <w:sz w:val="18"/>
      <w:szCs w:val="18"/>
    </w:rPr>
  </w:style>
  <w:style w:type="paragraph" w:styleId="TM9">
    <w:name w:val="toc 9"/>
    <w:basedOn w:val="Normal"/>
    <w:next w:val="Normal"/>
    <w:autoRedefine/>
    <w:semiHidden/>
    <w:rsid w:val="00C140B9"/>
    <w:pPr>
      <w:ind w:left="1920"/>
      <w:jc w:val="left"/>
    </w:pPr>
    <w:rPr>
      <w:rFonts w:asciiTheme="minorHAnsi" w:hAnsiTheme="minorHAnsi"/>
      <w:sz w:val="18"/>
      <w:szCs w:val="18"/>
    </w:rPr>
  </w:style>
  <w:style w:type="character" w:styleId="Lienhypertexte">
    <w:name w:val="Hyperlink"/>
    <w:uiPriority w:val="99"/>
    <w:rsid w:val="00C140B9"/>
    <w:rPr>
      <w:color w:val="0000FF"/>
      <w:u w:val="single"/>
    </w:rPr>
  </w:style>
  <w:style w:type="paragraph" w:styleId="Pieddepage">
    <w:name w:val="footer"/>
    <w:aliases w:val="Footer Left"/>
    <w:link w:val="PieddepageCar"/>
    <w:rsid w:val="00365D7E"/>
    <w:pPr>
      <w:tabs>
        <w:tab w:val="center" w:pos="4153"/>
        <w:tab w:val="right" w:pos="8306"/>
      </w:tabs>
      <w:spacing w:before="240"/>
    </w:pPr>
    <w:rPr>
      <w:rFonts w:eastAsia="Times New Roman"/>
      <w:szCs w:val="24"/>
    </w:rPr>
  </w:style>
  <w:style w:type="character" w:styleId="Numrodepage">
    <w:name w:val="page number"/>
    <w:basedOn w:val="Policepardfaut"/>
    <w:rsid w:val="00DA6555"/>
  </w:style>
  <w:style w:type="paragraph" w:customStyle="1" w:styleId="TitleCentre">
    <w:name w:val="TitleCentre"/>
    <w:basedOn w:val="En-tte"/>
    <w:autoRedefine/>
    <w:rsid w:val="007522E0"/>
    <w:pPr>
      <w:spacing w:before="240"/>
    </w:pPr>
    <w:rPr>
      <w:sz w:val="32"/>
      <w:szCs w:val="32"/>
    </w:rPr>
  </w:style>
  <w:style w:type="table" w:styleId="Grilledutableau">
    <w:name w:val="Table Grid"/>
    <w:basedOn w:val="Tableau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Textedebulles">
    <w:name w:val="Balloon Text"/>
    <w:basedOn w:val="Normal"/>
    <w:link w:val="TextedebullesCar"/>
    <w:rsid w:val="004E0B3E"/>
    <w:rPr>
      <w:rFonts w:ascii="Tahoma" w:hAnsi="Tahoma" w:cs="Tahoma"/>
      <w:sz w:val="16"/>
      <w:szCs w:val="16"/>
    </w:rPr>
  </w:style>
  <w:style w:type="character" w:customStyle="1" w:styleId="TextedebullesCar">
    <w:name w:val="Texte de bulles Car"/>
    <w:basedOn w:val="Policepardfaut"/>
    <w:link w:val="Textedebulles"/>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Titre2"/>
    <w:next w:val="Normal"/>
    <w:autoRedefine/>
    <w:qFormat/>
    <w:rsid w:val="000C1C0C"/>
    <w:pPr>
      <w:numPr>
        <w:ilvl w:val="0"/>
        <w:numId w:val="0"/>
      </w:numPr>
    </w:pPr>
    <w:rPr>
      <w:lang w:eastAsia="en-US"/>
    </w:rPr>
  </w:style>
  <w:style w:type="character" w:customStyle="1" w:styleId="Titre4Car">
    <w:name w:val="Titre 4 Car"/>
    <w:link w:val="Titre4"/>
    <w:rsid w:val="008D3E18"/>
    <w:rPr>
      <w:rFonts w:eastAsia="Times New Roman" w:cs="Courier New"/>
      <w:bCs/>
      <w:iCs/>
      <w:kern w:val="32"/>
      <w:sz w:val="24"/>
      <w:szCs w:val="28"/>
      <w:lang w:eastAsia="en-US"/>
    </w:rPr>
  </w:style>
  <w:style w:type="character" w:customStyle="1" w:styleId="Titre2Car">
    <w:name w:val="Titre 2 Car"/>
    <w:link w:val="Titre2"/>
    <w:rsid w:val="0084164B"/>
    <w:rPr>
      <w:rFonts w:eastAsia="Times New Roman" w:cs="Arial"/>
      <w:iCs/>
      <w:kern w:val="32"/>
      <w:sz w:val="32"/>
      <w:szCs w:val="28"/>
    </w:rPr>
  </w:style>
  <w:style w:type="character" w:customStyle="1" w:styleId="Titre3Car">
    <w:name w:val="Titre 3 Car"/>
    <w:link w:val="Titre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Textedelespacerserv">
    <w:name w:val="Placeholder Text"/>
    <w:basedOn w:val="Policepardfau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desillustration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Citation">
    <w:name w:val="Quote"/>
    <w:basedOn w:val="Normal"/>
    <w:next w:val="Normal"/>
    <w:link w:val="CitationCar"/>
    <w:uiPriority w:val="29"/>
    <w:qFormat/>
    <w:rsid w:val="005B43CE"/>
    <w:pPr>
      <w:ind w:left="567" w:right="567"/>
    </w:pPr>
    <w:rPr>
      <w:i/>
      <w:iCs/>
      <w:color w:val="000000"/>
    </w:rPr>
  </w:style>
  <w:style w:type="character" w:customStyle="1" w:styleId="CitationCar">
    <w:name w:val="Citation Car"/>
    <w:link w:val="Citation"/>
    <w:uiPriority w:val="29"/>
    <w:rsid w:val="005B43CE"/>
    <w:rPr>
      <w:rFonts w:ascii="Cambria" w:eastAsia="Times New Roman" w:hAnsi="Cambria"/>
      <w:i/>
      <w:iCs/>
      <w:color w:val="000000"/>
      <w:sz w:val="22"/>
      <w:szCs w:val="24"/>
    </w:rPr>
  </w:style>
  <w:style w:type="paragraph" w:styleId="Liste">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Titre5Car">
    <w:name w:val="Titre 5 Car"/>
    <w:link w:val="Titre5"/>
    <w:rsid w:val="009A0C82"/>
    <w:rPr>
      <w:rFonts w:eastAsia="Times New Roman" w:cs="Courier New"/>
      <w:i/>
      <w:kern w:val="32"/>
      <w:sz w:val="24"/>
      <w:szCs w:val="26"/>
      <w:lang w:eastAsia="en-US"/>
    </w:rPr>
  </w:style>
  <w:style w:type="character" w:customStyle="1" w:styleId="Titre6Car">
    <w:name w:val="Titre 6 Car"/>
    <w:link w:val="Titre6"/>
    <w:rsid w:val="004913BB"/>
    <w:rPr>
      <w:rFonts w:eastAsia="Times New Roman" w:cs="Courier New"/>
      <w:bCs/>
      <w:i/>
      <w:kern w:val="32"/>
      <w:sz w:val="24"/>
      <w:szCs w:val="22"/>
      <w:lang w:eastAsia="en-US"/>
    </w:rPr>
  </w:style>
  <w:style w:type="paragraph" w:customStyle="1" w:styleId="ContentsTable">
    <w:name w:val="ContentsTable"/>
    <w:basedOn w:val="TM1"/>
    <w:autoRedefine/>
    <w:rsid w:val="00877A21"/>
    <w:pPr>
      <w:tabs>
        <w:tab w:val="right" w:leader="dot" w:pos="8296"/>
      </w:tabs>
    </w:pPr>
    <w:rPr>
      <w:noProof/>
    </w:rPr>
  </w:style>
  <w:style w:type="paragraph" w:styleId="Liste2">
    <w:name w:val="List 2"/>
    <w:basedOn w:val="Normal"/>
    <w:rsid w:val="0040216E"/>
    <w:pPr>
      <w:ind w:left="566" w:hanging="283"/>
      <w:contextualSpacing/>
    </w:pPr>
  </w:style>
  <w:style w:type="paragraph" w:styleId="Liste3">
    <w:name w:val="List 3"/>
    <w:basedOn w:val="Normal"/>
    <w:rsid w:val="0040216E"/>
    <w:pPr>
      <w:ind w:left="849" w:hanging="283"/>
      <w:contextualSpacing/>
    </w:pPr>
  </w:style>
  <w:style w:type="paragraph" w:styleId="Liste4">
    <w:name w:val="List 4"/>
    <w:basedOn w:val="Normal"/>
    <w:rsid w:val="0040216E"/>
    <w:pPr>
      <w:ind w:left="1132" w:hanging="283"/>
      <w:contextualSpacing/>
    </w:pPr>
  </w:style>
  <w:style w:type="paragraph" w:styleId="Liste5">
    <w:name w:val="List 5"/>
    <w:basedOn w:val="Normal"/>
    <w:rsid w:val="0040216E"/>
    <w:pPr>
      <w:ind w:left="1415" w:hanging="283"/>
      <w:contextualSpacing/>
    </w:pPr>
  </w:style>
  <w:style w:type="paragraph" w:customStyle="1" w:styleId="Centred">
    <w:name w:val="Centred"/>
    <w:basedOn w:val="Pieddepage"/>
    <w:autoRedefine/>
    <w:qFormat/>
    <w:rsid w:val="00262400"/>
    <w:pPr>
      <w:jc w:val="center"/>
    </w:pPr>
  </w:style>
  <w:style w:type="paragraph" w:styleId="Paragraphedeliste">
    <w:name w:val="List Paragraph"/>
    <w:basedOn w:val="Normal"/>
    <w:uiPriority w:val="34"/>
    <w:qFormat/>
    <w:rsid w:val="00C42B1E"/>
    <w:pPr>
      <w:ind w:left="720"/>
      <w:contextualSpacing/>
    </w:pPr>
  </w:style>
  <w:style w:type="paragraph" w:styleId="Titre">
    <w:name w:val="Title"/>
    <w:aliases w:val="Thesis Title"/>
    <w:basedOn w:val="Normal"/>
    <w:next w:val="Normal"/>
    <w:link w:val="TitreCar"/>
    <w:qFormat/>
    <w:rsid w:val="00A423B0"/>
    <w:pPr>
      <w:spacing w:after="300"/>
      <w:contextualSpacing/>
    </w:pPr>
    <w:rPr>
      <w:rFonts w:eastAsiaTheme="majorEastAsia" w:cstheme="majorBidi"/>
      <w:i/>
      <w:smallCaps/>
      <w:spacing w:val="5"/>
      <w:kern w:val="28"/>
      <w:sz w:val="52"/>
      <w:szCs w:val="52"/>
    </w:rPr>
  </w:style>
  <w:style w:type="character" w:customStyle="1" w:styleId="TitreCar">
    <w:name w:val="Titre Car"/>
    <w:aliases w:val="Thesis Title Car"/>
    <w:basedOn w:val="Policepardfaut"/>
    <w:link w:val="Titr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Sansinterligne">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Policepardfaut"/>
    <w:link w:val="CoverPageDetails"/>
    <w:rsid w:val="00E062F9"/>
    <w:rPr>
      <w:rFonts w:ascii="Cambria" w:eastAsia="Times New Roman" w:hAnsi="Cambria"/>
      <w:b/>
      <w:sz w:val="22"/>
      <w:szCs w:val="24"/>
    </w:rPr>
  </w:style>
  <w:style w:type="character" w:customStyle="1" w:styleId="Titre7Car">
    <w:name w:val="Titre 7 Car"/>
    <w:basedOn w:val="Policepardfaut"/>
    <w:link w:val="Titre7"/>
    <w:semiHidden/>
    <w:rsid w:val="00877A21"/>
    <w:rPr>
      <w:rFonts w:asciiTheme="majorHAnsi" w:eastAsiaTheme="majorEastAsia" w:hAnsiTheme="majorHAnsi" w:cstheme="majorBidi"/>
      <w:bCs/>
      <w:i/>
      <w:iCs/>
      <w:color w:val="404040" w:themeColor="text1" w:themeTint="BF"/>
      <w:sz w:val="24"/>
      <w:szCs w:val="24"/>
      <w:lang w:eastAsia="zh-TW"/>
    </w:rPr>
  </w:style>
  <w:style w:type="character" w:customStyle="1" w:styleId="Titre8Car">
    <w:name w:val="Titre 8 Car"/>
    <w:basedOn w:val="Policepardfaut"/>
    <w:link w:val="Titre8"/>
    <w:semiHidden/>
    <w:rsid w:val="00877A21"/>
    <w:rPr>
      <w:rFonts w:asciiTheme="majorHAnsi" w:eastAsiaTheme="majorEastAsia" w:hAnsiTheme="majorHAnsi" w:cstheme="majorBidi"/>
      <w:bCs/>
      <w:color w:val="404040" w:themeColor="text1" w:themeTint="BF"/>
      <w:lang w:eastAsia="zh-TW"/>
    </w:rPr>
  </w:style>
  <w:style w:type="character" w:customStyle="1" w:styleId="Titre9Car">
    <w:name w:val="Titre 9 Car"/>
    <w:basedOn w:val="Policepardfaut"/>
    <w:link w:val="Titre9"/>
    <w:semiHidden/>
    <w:rsid w:val="00877A21"/>
    <w:rPr>
      <w:rFonts w:asciiTheme="majorHAnsi" w:eastAsiaTheme="majorEastAsia" w:hAnsiTheme="majorHAnsi" w:cstheme="majorBidi"/>
      <w:bCs/>
      <w:i/>
      <w:iCs/>
      <w:color w:val="404040" w:themeColor="text1" w:themeTint="BF"/>
      <w:lang w:eastAsia="zh-TW"/>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Titre1Car">
    <w:name w:val="Titre 1 Car"/>
    <w:basedOn w:val="Policepardfaut"/>
    <w:link w:val="Titre1"/>
    <w:rsid w:val="0084164B"/>
    <w:rPr>
      <w:rFonts w:eastAsia="Times New Roman" w:cs="Arial"/>
      <w:bCs/>
      <w:smallCaps/>
      <w:kern w:val="32"/>
      <w:sz w:val="72"/>
      <w:szCs w:val="32"/>
    </w:rPr>
  </w:style>
  <w:style w:type="character" w:customStyle="1" w:styleId="Heading1-NoNumberChar">
    <w:name w:val="Heading 1 - No Number Char"/>
    <w:basedOn w:val="Titre1C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Pieddepage"/>
    <w:link w:val="Footer-RightChar"/>
    <w:autoRedefine/>
    <w:rsid w:val="008C764E"/>
    <w:pPr>
      <w:tabs>
        <w:tab w:val="clear" w:pos="4153"/>
        <w:tab w:val="clear" w:pos="8306"/>
        <w:tab w:val="left" w:pos="142"/>
        <w:tab w:val="center" w:pos="4253"/>
      </w:tabs>
      <w:jc w:val="right"/>
    </w:pPr>
  </w:style>
  <w:style w:type="character" w:customStyle="1" w:styleId="PieddepageCar">
    <w:name w:val="Pied de page Car"/>
    <w:aliases w:val="Footer Left Car"/>
    <w:basedOn w:val="Policepardfaut"/>
    <w:link w:val="Pieddepage"/>
    <w:rsid w:val="00365D7E"/>
    <w:rPr>
      <w:rFonts w:eastAsia="Times New Roman"/>
      <w:szCs w:val="24"/>
    </w:rPr>
  </w:style>
  <w:style w:type="character" w:customStyle="1" w:styleId="Footer-RightChar">
    <w:name w:val="Footer - Right Char"/>
    <w:basedOn w:val="PieddepageCar"/>
    <w:link w:val="Footer-Right"/>
    <w:rsid w:val="008C764E"/>
    <w:rPr>
      <w:rFonts w:ascii="Cambria" w:eastAsia="Times New Roman" w:hAnsi="Cambria"/>
      <w:sz w:val="22"/>
      <w:szCs w:val="24"/>
    </w:rPr>
  </w:style>
  <w:style w:type="paragraph" w:styleId="Lgende">
    <w:name w:val="caption"/>
    <w:basedOn w:val="Normal"/>
    <w:next w:val="Normal"/>
    <w:unhideWhenUsed/>
    <w:qFormat/>
    <w:rsid w:val="002F4955"/>
    <w:pPr>
      <w:spacing w:after="200"/>
    </w:pPr>
    <w:rPr>
      <w:b/>
      <w:bCs/>
      <w:szCs w:val="18"/>
    </w:rPr>
  </w:style>
  <w:style w:type="paragraph" w:customStyle="1" w:styleId="Dedication">
    <w:name w:val="Dedication"/>
    <w:basedOn w:val="Citation"/>
    <w:link w:val="DedicationChar"/>
    <w:autoRedefine/>
    <w:qFormat/>
    <w:rsid w:val="0087620B"/>
    <w:pPr>
      <w:ind w:left="0" w:right="0"/>
    </w:pPr>
  </w:style>
  <w:style w:type="character" w:customStyle="1" w:styleId="DedicationChar">
    <w:name w:val="Dedication Char"/>
    <w:basedOn w:val="CitationCar"/>
    <w:link w:val="Dedication"/>
    <w:rsid w:val="0087620B"/>
    <w:rPr>
      <w:rFonts w:ascii="Cambria" w:eastAsia="Times New Roman" w:hAnsi="Cambria"/>
      <w:i/>
      <w:iCs/>
      <w:color w:val="000000"/>
      <w:sz w:val="22"/>
      <w:szCs w:val="24"/>
    </w:rPr>
  </w:style>
  <w:style w:type="paragraph" w:styleId="Notedebasdepage">
    <w:name w:val="footnote text"/>
    <w:basedOn w:val="Normal"/>
    <w:link w:val="NotedebasdepageCar"/>
    <w:rsid w:val="00523508"/>
    <w:rPr>
      <w:sz w:val="20"/>
      <w:szCs w:val="20"/>
    </w:rPr>
  </w:style>
  <w:style w:type="character" w:customStyle="1" w:styleId="NotedebasdepageCar">
    <w:name w:val="Note de bas de page Car"/>
    <w:basedOn w:val="Policepardfaut"/>
    <w:link w:val="Notedebasdepage"/>
    <w:rsid w:val="00523508"/>
    <w:rPr>
      <w:rFonts w:eastAsia="Times New Roman"/>
    </w:rPr>
  </w:style>
  <w:style w:type="character" w:styleId="Appelnotedebasdep">
    <w:name w:val="footnote reference"/>
    <w:basedOn w:val="Policepardfau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Notedefin">
    <w:name w:val="endnote text"/>
    <w:basedOn w:val="Normal"/>
    <w:link w:val="NotedefinCar"/>
    <w:rsid w:val="00AB59FA"/>
    <w:rPr>
      <w:sz w:val="20"/>
      <w:szCs w:val="20"/>
    </w:rPr>
  </w:style>
  <w:style w:type="character" w:customStyle="1" w:styleId="NotedefinCar">
    <w:name w:val="Note de fin Car"/>
    <w:basedOn w:val="Policepardfaut"/>
    <w:link w:val="Notedefin"/>
    <w:rsid w:val="00AB59FA"/>
    <w:rPr>
      <w:rFonts w:ascii="Cambria" w:eastAsia="Times New Roman" w:hAnsi="Cambria"/>
    </w:rPr>
  </w:style>
  <w:style w:type="character" w:styleId="Appeldenotedefin">
    <w:name w:val="endnote reference"/>
    <w:basedOn w:val="Policepardfau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PrformatHTML">
    <w:name w:val="HTML Preformatted"/>
    <w:basedOn w:val="Normal"/>
    <w:link w:val="PrformatHTMLCar"/>
    <w:uiPriority w:val="99"/>
    <w:semiHidden/>
    <w:unhideWhenUsed/>
    <w:rsid w:val="00FF6849"/>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FF6849"/>
    <w:rPr>
      <w:rFonts w:ascii="Courier New" w:eastAsia="Times New Roman" w:hAnsi="Courier New" w:cs="Courier New"/>
      <w:lang w:eastAsia="zh-TW"/>
    </w:rPr>
  </w:style>
  <w:style w:type="paragraph" w:customStyle="1" w:styleId="Style2">
    <w:name w:val="Style2"/>
    <w:basedOn w:val="Paragraphedeliste"/>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style>
  <w:style w:type="paragraph" w:styleId="Corpsdetexte">
    <w:name w:val="Body Text"/>
    <w:basedOn w:val="Normal"/>
    <w:link w:val="CorpsdetexteCar"/>
    <w:autoRedefine/>
    <w:rsid w:val="00565F18"/>
    <w:pPr>
      <w:spacing w:after="120" w:line="260" w:lineRule="atLeast"/>
    </w:pPr>
    <w:rPr>
      <w:rFonts w:ascii="Georgia" w:hAnsi="Georgia"/>
      <w:bCs/>
      <w:sz w:val="20"/>
      <w:szCs w:val="22"/>
      <w:lang w:eastAsia="en-GB"/>
    </w:rPr>
  </w:style>
  <w:style w:type="character" w:customStyle="1" w:styleId="CorpsdetexteCar">
    <w:name w:val="Corps de texte Car"/>
    <w:basedOn w:val="Policepardfaut"/>
    <w:link w:val="Corpsdetexte"/>
    <w:rsid w:val="00565F18"/>
    <w:rPr>
      <w:rFonts w:ascii="Georgia" w:eastAsia="Times New Roman" w:hAnsi="Georgia"/>
      <w:szCs w:val="22"/>
    </w:rPr>
  </w:style>
  <w:style w:type="character" w:styleId="Mentionnonrsolue">
    <w:name w:val="Unresolved Mention"/>
    <w:basedOn w:val="Policepardfaut"/>
    <w:uiPriority w:val="99"/>
    <w:semiHidden/>
    <w:unhideWhenUsed/>
    <w:rsid w:val="004D6267"/>
    <w:rPr>
      <w:color w:val="605E5C"/>
      <w:shd w:val="clear" w:color="auto" w:fill="E1DFDD"/>
    </w:rPr>
  </w:style>
  <w:style w:type="character" w:customStyle="1" w:styleId="apple-converted-space">
    <w:name w:val="apple-converted-space"/>
    <w:basedOn w:val="Policepardfaut"/>
    <w:rsid w:val="00B42C83"/>
  </w:style>
  <w:style w:type="paragraph" w:styleId="Rvision">
    <w:name w:val="Revision"/>
    <w:hidden/>
    <w:uiPriority w:val="99"/>
    <w:semiHidden/>
    <w:rsid w:val="008A7245"/>
    <w:rPr>
      <w:rFonts w:eastAsia="Times New Roman"/>
      <w:sz w:val="24"/>
      <w:szCs w:val="24"/>
      <w:lang w:eastAsia="fr-FR"/>
    </w:rPr>
  </w:style>
  <w:style w:type="character" w:styleId="Marquedecommentaire">
    <w:name w:val="annotation reference"/>
    <w:basedOn w:val="Policepardfaut"/>
    <w:semiHidden/>
    <w:unhideWhenUsed/>
    <w:rsid w:val="008A7245"/>
    <w:rPr>
      <w:sz w:val="16"/>
      <w:szCs w:val="16"/>
    </w:rPr>
  </w:style>
  <w:style w:type="paragraph" w:styleId="Commentaire">
    <w:name w:val="annotation text"/>
    <w:basedOn w:val="Normal"/>
    <w:link w:val="CommentaireCar"/>
    <w:semiHidden/>
    <w:unhideWhenUsed/>
    <w:rsid w:val="008A7245"/>
    <w:rPr>
      <w:sz w:val="20"/>
      <w:szCs w:val="20"/>
    </w:rPr>
  </w:style>
  <w:style w:type="character" w:customStyle="1" w:styleId="CommentaireCar">
    <w:name w:val="Commentaire Car"/>
    <w:basedOn w:val="Policepardfaut"/>
    <w:link w:val="Commentaire"/>
    <w:semiHidden/>
    <w:rsid w:val="008A7245"/>
    <w:rPr>
      <w:rFonts w:eastAsia="Times New Roman"/>
      <w:lang w:eastAsia="fr-FR"/>
    </w:rPr>
  </w:style>
  <w:style w:type="paragraph" w:styleId="Objetducommentaire">
    <w:name w:val="annotation subject"/>
    <w:basedOn w:val="Commentaire"/>
    <w:next w:val="Commentaire"/>
    <w:link w:val="ObjetducommentaireCar"/>
    <w:semiHidden/>
    <w:unhideWhenUsed/>
    <w:rsid w:val="008A7245"/>
    <w:rPr>
      <w:b/>
      <w:bCs/>
    </w:rPr>
  </w:style>
  <w:style w:type="character" w:customStyle="1" w:styleId="ObjetducommentaireCar">
    <w:name w:val="Objet du commentaire Car"/>
    <w:basedOn w:val="CommentaireCar"/>
    <w:link w:val="Objetducommentaire"/>
    <w:semiHidden/>
    <w:rsid w:val="008A7245"/>
    <w:rPr>
      <w:rFonts w:eastAsia="Times New Roman"/>
      <w:b/>
      <w:bCs/>
      <w:lang w:eastAsia="fr-FR"/>
    </w:rPr>
  </w:style>
  <w:style w:type="paragraph" w:customStyle="1" w:styleId="msonormal0">
    <w:name w:val="msonormal"/>
    <w:basedOn w:val="Normal"/>
    <w:rsid w:val="00927B94"/>
    <w:pPr>
      <w:spacing w:before="100" w:beforeAutospacing="1" w:after="100" w:afterAutospacing="1"/>
      <w:jc w:val="left"/>
    </w:pPr>
    <w:rPr>
      <w:lang w:val="fr-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327">
      <w:bodyDiv w:val="1"/>
      <w:marLeft w:val="0"/>
      <w:marRight w:val="0"/>
      <w:marTop w:val="0"/>
      <w:marBottom w:val="0"/>
      <w:divBdr>
        <w:top w:val="none" w:sz="0" w:space="0" w:color="auto"/>
        <w:left w:val="none" w:sz="0" w:space="0" w:color="auto"/>
        <w:bottom w:val="none" w:sz="0" w:space="0" w:color="auto"/>
        <w:right w:val="none" w:sz="0" w:space="0" w:color="auto"/>
      </w:divBdr>
    </w:div>
    <w:div w:id="91751598">
      <w:bodyDiv w:val="1"/>
      <w:marLeft w:val="0"/>
      <w:marRight w:val="0"/>
      <w:marTop w:val="0"/>
      <w:marBottom w:val="0"/>
      <w:divBdr>
        <w:top w:val="none" w:sz="0" w:space="0" w:color="auto"/>
        <w:left w:val="none" w:sz="0" w:space="0" w:color="auto"/>
        <w:bottom w:val="none" w:sz="0" w:space="0" w:color="auto"/>
        <w:right w:val="none" w:sz="0" w:space="0" w:color="auto"/>
      </w:divBdr>
    </w:div>
    <w:div w:id="115107503">
      <w:bodyDiv w:val="1"/>
      <w:marLeft w:val="0"/>
      <w:marRight w:val="0"/>
      <w:marTop w:val="0"/>
      <w:marBottom w:val="0"/>
      <w:divBdr>
        <w:top w:val="none" w:sz="0" w:space="0" w:color="auto"/>
        <w:left w:val="none" w:sz="0" w:space="0" w:color="auto"/>
        <w:bottom w:val="none" w:sz="0" w:space="0" w:color="auto"/>
        <w:right w:val="none" w:sz="0" w:space="0" w:color="auto"/>
      </w:divBdr>
      <w:divsChild>
        <w:div w:id="2111923687">
          <w:marLeft w:val="0"/>
          <w:marRight w:val="0"/>
          <w:marTop w:val="0"/>
          <w:marBottom w:val="0"/>
          <w:divBdr>
            <w:top w:val="none" w:sz="0" w:space="0" w:color="auto"/>
            <w:left w:val="none" w:sz="0" w:space="0" w:color="auto"/>
            <w:bottom w:val="none" w:sz="0" w:space="0" w:color="auto"/>
            <w:right w:val="none" w:sz="0" w:space="0" w:color="auto"/>
          </w:divBdr>
          <w:divsChild>
            <w:div w:id="607396789">
              <w:marLeft w:val="0"/>
              <w:marRight w:val="0"/>
              <w:marTop w:val="0"/>
              <w:marBottom w:val="0"/>
              <w:divBdr>
                <w:top w:val="none" w:sz="0" w:space="0" w:color="auto"/>
                <w:left w:val="none" w:sz="0" w:space="0" w:color="auto"/>
                <w:bottom w:val="none" w:sz="0" w:space="0" w:color="auto"/>
                <w:right w:val="none" w:sz="0" w:space="0" w:color="auto"/>
              </w:divBdr>
            </w:div>
            <w:div w:id="1938562517">
              <w:marLeft w:val="0"/>
              <w:marRight w:val="0"/>
              <w:marTop w:val="0"/>
              <w:marBottom w:val="0"/>
              <w:divBdr>
                <w:top w:val="none" w:sz="0" w:space="0" w:color="auto"/>
                <w:left w:val="none" w:sz="0" w:space="0" w:color="auto"/>
                <w:bottom w:val="none" w:sz="0" w:space="0" w:color="auto"/>
                <w:right w:val="none" w:sz="0" w:space="0" w:color="auto"/>
              </w:divBdr>
            </w:div>
            <w:div w:id="273679893">
              <w:marLeft w:val="0"/>
              <w:marRight w:val="0"/>
              <w:marTop w:val="0"/>
              <w:marBottom w:val="0"/>
              <w:divBdr>
                <w:top w:val="none" w:sz="0" w:space="0" w:color="auto"/>
                <w:left w:val="none" w:sz="0" w:space="0" w:color="auto"/>
                <w:bottom w:val="none" w:sz="0" w:space="0" w:color="auto"/>
                <w:right w:val="none" w:sz="0" w:space="0" w:color="auto"/>
              </w:divBdr>
            </w:div>
            <w:div w:id="1817989288">
              <w:marLeft w:val="0"/>
              <w:marRight w:val="0"/>
              <w:marTop w:val="0"/>
              <w:marBottom w:val="0"/>
              <w:divBdr>
                <w:top w:val="none" w:sz="0" w:space="0" w:color="auto"/>
                <w:left w:val="none" w:sz="0" w:space="0" w:color="auto"/>
                <w:bottom w:val="none" w:sz="0" w:space="0" w:color="auto"/>
                <w:right w:val="none" w:sz="0" w:space="0" w:color="auto"/>
              </w:divBdr>
            </w:div>
            <w:div w:id="1597593927">
              <w:marLeft w:val="0"/>
              <w:marRight w:val="0"/>
              <w:marTop w:val="0"/>
              <w:marBottom w:val="0"/>
              <w:divBdr>
                <w:top w:val="none" w:sz="0" w:space="0" w:color="auto"/>
                <w:left w:val="none" w:sz="0" w:space="0" w:color="auto"/>
                <w:bottom w:val="none" w:sz="0" w:space="0" w:color="auto"/>
                <w:right w:val="none" w:sz="0" w:space="0" w:color="auto"/>
              </w:divBdr>
            </w:div>
            <w:div w:id="532696715">
              <w:marLeft w:val="0"/>
              <w:marRight w:val="0"/>
              <w:marTop w:val="0"/>
              <w:marBottom w:val="0"/>
              <w:divBdr>
                <w:top w:val="none" w:sz="0" w:space="0" w:color="auto"/>
                <w:left w:val="none" w:sz="0" w:space="0" w:color="auto"/>
                <w:bottom w:val="none" w:sz="0" w:space="0" w:color="auto"/>
                <w:right w:val="none" w:sz="0" w:space="0" w:color="auto"/>
              </w:divBdr>
            </w:div>
            <w:div w:id="1556815114">
              <w:marLeft w:val="0"/>
              <w:marRight w:val="0"/>
              <w:marTop w:val="0"/>
              <w:marBottom w:val="0"/>
              <w:divBdr>
                <w:top w:val="none" w:sz="0" w:space="0" w:color="auto"/>
                <w:left w:val="none" w:sz="0" w:space="0" w:color="auto"/>
                <w:bottom w:val="none" w:sz="0" w:space="0" w:color="auto"/>
                <w:right w:val="none" w:sz="0" w:space="0" w:color="auto"/>
              </w:divBdr>
            </w:div>
            <w:div w:id="479083153">
              <w:marLeft w:val="0"/>
              <w:marRight w:val="0"/>
              <w:marTop w:val="0"/>
              <w:marBottom w:val="0"/>
              <w:divBdr>
                <w:top w:val="none" w:sz="0" w:space="0" w:color="auto"/>
                <w:left w:val="none" w:sz="0" w:space="0" w:color="auto"/>
                <w:bottom w:val="none" w:sz="0" w:space="0" w:color="auto"/>
                <w:right w:val="none" w:sz="0" w:space="0" w:color="auto"/>
              </w:divBdr>
            </w:div>
            <w:div w:id="1629433073">
              <w:marLeft w:val="0"/>
              <w:marRight w:val="0"/>
              <w:marTop w:val="0"/>
              <w:marBottom w:val="0"/>
              <w:divBdr>
                <w:top w:val="none" w:sz="0" w:space="0" w:color="auto"/>
                <w:left w:val="none" w:sz="0" w:space="0" w:color="auto"/>
                <w:bottom w:val="none" w:sz="0" w:space="0" w:color="auto"/>
                <w:right w:val="none" w:sz="0" w:space="0" w:color="auto"/>
              </w:divBdr>
            </w:div>
            <w:div w:id="964892240">
              <w:marLeft w:val="0"/>
              <w:marRight w:val="0"/>
              <w:marTop w:val="0"/>
              <w:marBottom w:val="0"/>
              <w:divBdr>
                <w:top w:val="none" w:sz="0" w:space="0" w:color="auto"/>
                <w:left w:val="none" w:sz="0" w:space="0" w:color="auto"/>
                <w:bottom w:val="none" w:sz="0" w:space="0" w:color="auto"/>
                <w:right w:val="none" w:sz="0" w:space="0" w:color="auto"/>
              </w:divBdr>
            </w:div>
            <w:div w:id="459038199">
              <w:marLeft w:val="0"/>
              <w:marRight w:val="0"/>
              <w:marTop w:val="0"/>
              <w:marBottom w:val="0"/>
              <w:divBdr>
                <w:top w:val="none" w:sz="0" w:space="0" w:color="auto"/>
                <w:left w:val="none" w:sz="0" w:space="0" w:color="auto"/>
                <w:bottom w:val="none" w:sz="0" w:space="0" w:color="auto"/>
                <w:right w:val="none" w:sz="0" w:space="0" w:color="auto"/>
              </w:divBdr>
            </w:div>
            <w:div w:id="1863007158">
              <w:marLeft w:val="0"/>
              <w:marRight w:val="0"/>
              <w:marTop w:val="0"/>
              <w:marBottom w:val="0"/>
              <w:divBdr>
                <w:top w:val="none" w:sz="0" w:space="0" w:color="auto"/>
                <w:left w:val="none" w:sz="0" w:space="0" w:color="auto"/>
                <w:bottom w:val="none" w:sz="0" w:space="0" w:color="auto"/>
                <w:right w:val="none" w:sz="0" w:space="0" w:color="auto"/>
              </w:divBdr>
            </w:div>
            <w:div w:id="1636520186">
              <w:marLeft w:val="0"/>
              <w:marRight w:val="0"/>
              <w:marTop w:val="0"/>
              <w:marBottom w:val="0"/>
              <w:divBdr>
                <w:top w:val="none" w:sz="0" w:space="0" w:color="auto"/>
                <w:left w:val="none" w:sz="0" w:space="0" w:color="auto"/>
                <w:bottom w:val="none" w:sz="0" w:space="0" w:color="auto"/>
                <w:right w:val="none" w:sz="0" w:space="0" w:color="auto"/>
              </w:divBdr>
            </w:div>
            <w:div w:id="405230392">
              <w:marLeft w:val="0"/>
              <w:marRight w:val="0"/>
              <w:marTop w:val="0"/>
              <w:marBottom w:val="0"/>
              <w:divBdr>
                <w:top w:val="none" w:sz="0" w:space="0" w:color="auto"/>
                <w:left w:val="none" w:sz="0" w:space="0" w:color="auto"/>
                <w:bottom w:val="none" w:sz="0" w:space="0" w:color="auto"/>
                <w:right w:val="none" w:sz="0" w:space="0" w:color="auto"/>
              </w:divBdr>
            </w:div>
            <w:div w:id="540870749">
              <w:marLeft w:val="0"/>
              <w:marRight w:val="0"/>
              <w:marTop w:val="0"/>
              <w:marBottom w:val="0"/>
              <w:divBdr>
                <w:top w:val="none" w:sz="0" w:space="0" w:color="auto"/>
                <w:left w:val="none" w:sz="0" w:space="0" w:color="auto"/>
                <w:bottom w:val="none" w:sz="0" w:space="0" w:color="auto"/>
                <w:right w:val="none" w:sz="0" w:space="0" w:color="auto"/>
              </w:divBdr>
            </w:div>
            <w:div w:id="1559782745">
              <w:marLeft w:val="0"/>
              <w:marRight w:val="0"/>
              <w:marTop w:val="0"/>
              <w:marBottom w:val="0"/>
              <w:divBdr>
                <w:top w:val="none" w:sz="0" w:space="0" w:color="auto"/>
                <w:left w:val="none" w:sz="0" w:space="0" w:color="auto"/>
                <w:bottom w:val="none" w:sz="0" w:space="0" w:color="auto"/>
                <w:right w:val="none" w:sz="0" w:space="0" w:color="auto"/>
              </w:divBdr>
            </w:div>
            <w:div w:id="986056344">
              <w:marLeft w:val="0"/>
              <w:marRight w:val="0"/>
              <w:marTop w:val="0"/>
              <w:marBottom w:val="0"/>
              <w:divBdr>
                <w:top w:val="none" w:sz="0" w:space="0" w:color="auto"/>
                <w:left w:val="none" w:sz="0" w:space="0" w:color="auto"/>
                <w:bottom w:val="none" w:sz="0" w:space="0" w:color="auto"/>
                <w:right w:val="none" w:sz="0" w:space="0" w:color="auto"/>
              </w:divBdr>
            </w:div>
            <w:div w:id="2063794215">
              <w:marLeft w:val="0"/>
              <w:marRight w:val="0"/>
              <w:marTop w:val="0"/>
              <w:marBottom w:val="0"/>
              <w:divBdr>
                <w:top w:val="none" w:sz="0" w:space="0" w:color="auto"/>
                <w:left w:val="none" w:sz="0" w:space="0" w:color="auto"/>
                <w:bottom w:val="none" w:sz="0" w:space="0" w:color="auto"/>
                <w:right w:val="none" w:sz="0" w:space="0" w:color="auto"/>
              </w:divBdr>
            </w:div>
            <w:div w:id="1427532373">
              <w:marLeft w:val="0"/>
              <w:marRight w:val="0"/>
              <w:marTop w:val="0"/>
              <w:marBottom w:val="0"/>
              <w:divBdr>
                <w:top w:val="none" w:sz="0" w:space="0" w:color="auto"/>
                <w:left w:val="none" w:sz="0" w:space="0" w:color="auto"/>
                <w:bottom w:val="none" w:sz="0" w:space="0" w:color="auto"/>
                <w:right w:val="none" w:sz="0" w:space="0" w:color="auto"/>
              </w:divBdr>
            </w:div>
            <w:div w:id="1443110885">
              <w:marLeft w:val="0"/>
              <w:marRight w:val="0"/>
              <w:marTop w:val="0"/>
              <w:marBottom w:val="0"/>
              <w:divBdr>
                <w:top w:val="none" w:sz="0" w:space="0" w:color="auto"/>
                <w:left w:val="none" w:sz="0" w:space="0" w:color="auto"/>
                <w:bottom w:val="none" w:sz="0" w:space="0" w:color="auto"/>
                <w:right w:val="none" w:sz="0" w:space="0" w:color="auto"/>
              </w:divBdr>
            </w:div>
            <w:div w:id="321546139">
              <w:marLeft w:val="0"/>
              <w:marRight w:val="0"/>
              <w:marTop w:val="0"/>
              <w:marBottom w:val="0"/>
              <w:divBdr>
                <w:top w:val="none" w:sz="0" w:space="0" w:color="auto"/>
                <w:left w:val="none" w:sz="0" w:space="0" w:color="auto"/>
                <w:bottom w:val="none" w:sz="0" w:space="0" w:color="auto"/>
                <w:right w:val="none" w:sz="0" w:space="0" w:color="auto"/>
              </w:divBdr>
            </w:div>
            <w:div w:id="1005132927">
              <w:marLeft w:val="0"/>
              <w:marRight w:val="0"/>
              <w:marTop w:val="0"/>
              <w:marBottom w:val="0"/>
              <w:divBdr>
                <w:top w:val="none" w:sz="0" w:space="0" w:color="auto"/>
                <w:left w:val="none" w:sz="0" w:space="0" w:color="auto"/>
                <w:bottom w:val="none" w:sz="0" w:space="0" w:color="auto"/>
                <w:right w:val="none" w:sz="0" w:space="0" w:color="auto"/>
              </w:divBdr>
            </w:div>
            <w:div w:id="994452225">
              <w:marLeft w:val="0"/>
              <w:marRight w:val="0"/>
              <w:marTop w:val="0"/>
              <w:marBottom w:val="0"/>
              <w:divBdr>
                <w:top w:val="none" w:sz="0" w:space="0" w:color="auto"/>
                <w:left w:val="none" w:sz="0" w:space="0" w:color="auto"/>
                <w:bottom w:val="none" w:sz="0" w:space="0" w:color="auto"/>
                <w:right w:val="none" w:sz="0" w:space="0" w:color="auto"/>
              </w:divBdr>
            </w:div>
            <w:div w:id="2019307854">
              <w:marLeft w:val="0"/>
              <w:marRight w:val="0"/>
              <w:marTop w:val="0"/>
              <w:marBottom w:val="0"/>
              <w:divBdr>
                <w:top w:val="none" w:sz="0" w:space="0" w:color="auto"/>
                <w:left w:val="none" w:sz="0" w:space="0" w:color="auto"/>
                <w:bottom w:val="none" w:sz="0" w:space="0" w:color="auto"/>
                <w:right w:val="none" w:sz="0" w:space="0" w:color="auto"/>
              </w:divBdr>
            </w:div>
            <w:div w:id="183792707">
              <w:marLeft w:val="0"/>
              <w:marRight w:val="0"/>
              <w:marTop w:val="0"/>
              <w:marBottom w:val="0"/>
              <w:divBdr>
                <w:top w:val="none" w:sz="0" w:space="0" w:color="auto"/>
                <w:left w:val="none" w:sz="0" w:space="0" w:color="auto"/>
                <w:bottom w:val="none" w:sz="0" w:space="0" w:color="auto"/>
                <w:right w:val="none" w:sz="0" w:space="0" w:color="auto"/>
              </w:divBdr>
            </w:div>
            <w:div w:id="1601595992">
              <w:marLeft w:val="0"/>
              <w:marRight w:val="0"/>
              <w:marTop w:val="0"/>
              <w:marBottom w:val="0"/>
              <w:divBdr>
                <w:top w:val="none" w:sz="0" w:space="0" w:color="auto"/>
                <w:left w:val="none" w:sz="0" w:space="0" w:color="auto"/>
                <w:bottom w:val="none" w:sz="0" w:space="0" w:color="auto"/>
                <w:right w:val="none" w:sz="0" w:space="0" w:color="auto"/>
              </w:divBdr>
            </w:div>
            <w:div w:id="1398816261">
              <w:marLeft w:val="0"/>
              <w:marRight w:val="0"/>
              <w:marTop w:val="0"/>
              <w:marBottom w:val="0"/>
              <w:divBdr>
                <w:top w:val="none" w:sz="0" w:space="0" w:color="auto"/>
                <w:left w:val="none" w:sz="0" w:space="0" w:color="auto"/>
                <w:bottom w:val="none" w:sz="0" w:space="0" w:color="auto"/>
                <w:right w:val="none" w:sz="0" w:space="0" w:color="auto"/>
              </w:divBdr>
            </w:div>
            <w:div w:id="1730959597">
              <w:marLeft w:val="0"/>
              <w:marRight w:val="0"/>
              <w:marTop w:val="0"/>
              <w:marBottom w:val="0"/>
              <w:divBdr>
                <w:top w:val="none" w:sz="0" w:space="0" w:color="auto"/>
                <w:left w:val="none" w:sz="0" w:space="0" w:color="auto"/>
                <w:bottom w:val="none" w:sz="0" w:space="0" w:color="auto"/>
                <w:right w:val="none" w:sz="0" w:space="0" w:color="auto"/>
              </w:divBdr>
            </w:div>
            <w:div w:id="280187670">
              <w:marLeft w:val="0"/>
              <w:marRight w:val="0"/>
              <w:marTop w:val="0"/>
              <w:marBottom w:val="0"/>
              <w:divBdr>
                <w:top w:val="none" w:sz="0" w:space="0" w:color="auto"/>
                <w:left w:val="none" w:sz="0" w:space="0" w:color="auto"/>
                <w:bottom w:val="none" w:sz="0" w:space="0" w:color="auto"/>
                <w:right w:val="none" w:sz="0" w:space="0" w:color="auto"/>
              </w:divBdr>
            </w:div>
            <w:div w:id="17433346">
              <w:marLeft w:val="0"/>
              <w:marRight w:val="0"/>
              <w:marTop w:val="0"/>
              <w:marBottom w:val="0"/>
              <w:divBdr>
                <w:top w:val="none" w:sz="0" w:space="0" w:color="auto"/>
                <w:left w:val="none" w:sz="0" w:space="0" w:color="auto"/>
                <w:bottom w:val="none" w:sz="0" w:space="0" w:color="auto"/>
                <w:right w:val="none" w:sz="0" w:space="0" w:color="auto"/>
              </w:divBdr>
            </w:div>
            <w:div w:id="1526401388">
              <w:marLeft w:val="0"/>
              <w:marRight w:val="0"/>
              <w:marTop w:val="0"/>
              <w:marBottom w:val="0"/>
              <w:divBdr>
                <w:top w:val="none" w:sz="0" w:space="0" w:color="auto"/>
                <w:left w:val="none" w:sz="0" w:space="0" w:color="auto"/>
                <w:bottom w:val="none" w:sz="0" w:space="0" w:color="auto"/>
                <w:right w:val="none" w:sz="0" w:space="0" w:color="auto"/>
              </w:divBdr>
            </w:div>
            <w:div w:id="1857377645">
              <w:marLeft w:val="0"/>
              <w:marRight w:val="0"/>
              <w:marTop w:val="0"/>
              <w:marBottom w:val="0"/>
              <w:divBdr>
                <w:top w:val="none" w:sz="0" w:space="0" w:color="auto"/>
                <w:left w:val="none" w:sz="0" w:space="0" w:color="auto"/>
                <w:bottom w:val="none" w:sz="0" w:space="0" w:color="auto"/>
                <w:right w:val="none" w:sz="0" w:space="0" w:color="auto"/>
              </w:divBdr>
            </w:div>
            <w:div w:id="1541088454">
              <w:marLeft w:val="0"/>
              <w:marRight w:val="0"/>
              <w:marTop w:val="0"/>
              <w:marBottom w:val="0"/>
              <w:divBdr>
                <w:top w:val="none" w:sz="0" w:space="0" w:color="auto"/>
                <w:left w:val="none" w:sz="0" w:space="0" w:color="auto"/>
                <w:bottom w:val="none" w:sz="0" w:space="0" w:color="auto"/>
                <w:right w:val="none" w:sz="0" w:space="0" w:color="auto"/>
              </w:divBdr>
            </w:div>
            <w:div w:id="1355884887">
              <w:marLeft w:val="0"/>
              <w:marRight w:val="0"/>
              <w:marTop w:val="0"/>
              <w:marBottom w:val="0"/>
              <w:divBdr>
                <w:top w:val="none" w:sz="0" w:space="0" w:color="auto"/>
                <w:left w:val="none" w:sz="0" w:space="0" w:color="auto"/>
                <w:bottom w:val="none" w:sz="0" w:space="0" w:color="auto"/>
                <w:right w:val="none" w:sz="0" w:space="0" w:color="auto"/>
              </w:divBdr>
            </w:div>
            <w:div w:id="1927618169">
              <w:marLeft w:val="0"/>
              <w:marRight w:val="0"/>
              <w:marTop w:val="0"/>
              <w:marBottom w:val="0"/>
              <w:divBdr>
                <w:top w:val="none" w:sz="0" w:space="0" w:color="auto"/>
                <w:left w:val="none" w:sz="0" w:space="0" w:color="auto"/>
                <w:bottom w:val="none" w:sz="0" w:space="0" w:color="auto"/>
                <w:right w:val="none" w:sz="0" w:space="0" w:color="auto"/>
              </w:divBdr>
            </w:div>
            <w:div w:id="740371822">
              <w:marLeft w:val="0"/>
              <w:marRight w:val="0"/>
              <w:marTop w:val="0"/>
              <w:marBottom w:val="0"/>
              <w:divBdr>
                <w:top w:val="none" w:sz="0" w:space="0" w:color="auto"/>
                <w:left w:val="none" w:sz="0" w:space="0" w:color="auto"/>
                <w:bottom w:val="none" w:sz="0" w:space="0" w:color="auto"/>
                <w:right w:val="none" w:sz="0" w:space="0" w:color="auto"/>
              </w:divBdr>
            </w:div>
            <w:div w:id="1735425723">
              <w:marLeft w:val="0"/>
              <w:marRight w:val="0"/>
              <w:marTop w:val="0"/>
              <w:marBottom w:val="0"/>
              <w:divBdr>
                <w:top w:val="none" w:sz="0" w:space="0" w:color="auto"/>
                <w:left w:val="none" w:sz="0" w:space="0" w:color="auto"/>
                <w:bottom w:val="none" w:sz="0" w:space="0" w:color="auto"/>
                <w:right w:val="none" w:sz="0" w:space="0" w:color="auto"/>
              </w:divBdr>
            </w:div>
            <w:div w:id="71582537">
              <w:marLeft w:val="0"/>
              <w:marRight w:val="0"/>
              <w:marTop w:val="0"/>
              <w:marBottom w:val="0"/>
              <w:divBdr>
                <w:top w:val="none" w:sz="0" w:space="0" w:color="auto"/>
                <w:left w:val="none" w:sz="0" w:space="0" w:color="auto"/>
                <w:bottom w:val="none" w:sz="0" w:space="0" w:color="auto"/>
                <w:right w:val="none" w:sz="0" w:space="0" w:color="auto"/>
              </w:divBdr>
            </w:div>
            <w:div w:id="1585070797">
              <w:marLeft w:val="0"/>
              <w:marRight w:val="0"/>
              <w:marTop w:val="0"/>
              <w:marBottom w:val="0"/>
              <w:divBdr>
                <w:top w:val="none" w:sz="0" w:space="0" w:color="auto"/>
                <w:left w:val="none" w:sz="0" w:space="0" w:color="auto"/>
                <w:bottom w:val="none" w:sz="0" w:space="0" w:color="auto"/>
                <w:right w:val="none" w:sz="0" w:space="0" w:color="auto"/>
              </w:divBdr>
            </w:div>
            <w:div w:id="1620524869">
              <w:marLeft w:val="0"/>
              <w:marRight w:val="0"/>
              <w:marTop w:val="0"/>
              <w:marBottom w:val="0"/>
              <w:divBdr>
                <w:top w:val="none" w:sz="0" w:space="0" w:color="auto"/>
                <w:left w:val="none" w:sz="0" w:space="0" w:color="auto"/>
                <w:bottom w:val="none" w:sz="0" w:space="0" w:color="auto"/>
                <w:right w:val="none" w:sz="0" w:space="0" w:color="auto"/>
              </w:divBdr>
            </w:div>
            <w:div w:id="1308124277">
              <w:marLeft w:val="0"/>
              <w:marRight w:val="0"/>
              <w:marTop w:val="0"/>
              <w:marBottom w:val="0"/>
              <w:divBdr>
                <w:top w:val="none" w:sz="0" w:space="0" w:color="auto"/>
                <w:left w:val="none" w:sz="0" w:space="0" w:color="auto"/>
                <w:bottom w:val="none" w:sz="0" w:space="0" w:color="auto"/>
                <w:right w:val="none" w:sz="0" w:space="0" w:color="auto"/>
              </w:divBdr>
            </w:div>
            <w:div w:id="235165091">
              <w:marLeft w:val="0"/>
              <w:marRight w:val="0"/>
              <w:marTop w:val="0"/>
              <w:marBottom w:val="0"/>
              <w:divBdr>
                <w:top w:val="none" w:sz="0" w:space="0" w:color="auto"/>
                <w:left w:val="none" w:sz="0" w:space="0" w:color="auto"/>
                <w:bottom w:val="none" w:sz="0" w:space="0" w:color="auto"/>
                <w:right w:val="none" w:sz="0" w:space="0" w:color="auto"/>
              </w:divBdr>
            </w:div>
            <w:div w:id="2096707174">
              <w:marLeft w:val="0"/>
              <w:marRight w:val="0"/>
              <w:marTop w:val="0"/>
              <w:marBottom w:val="0"/>
              <w:divBdr>
                <w:top w:val="none" w:sz="0" w:space="0" w:color="auto"/>
                <w:left w:val="none" w:sz="0" w:space="0" w:color="auto"/>
                <w:bottom w:val="none" w:sz="0" w:space="0" w:color="auto"/>
                <w:right w:val="none" w:sz="0" w:space="0" w:color="auto"/>
              </w:divBdr>
            </w:div>
            <w:div w:id="2029597551">
              <w:marLeft w:val="0"/>
              <w:marRight w:val="0"/>
              <w:marTop w:val="0"/>
              <w:marBottom w:val="0"/>
              <w:divBdr>
                <w:top w:val="none" w:sz="0" w:space="0" w:color="auto"/>
                <w:left w:val="none" w:sz="0" w:space="0" w:color="auto"/>
                <w:bottom w:val="none" w:sz="0" w:space="0" w:color="auto"/>
                <w:right w:val="none" w:sz="0" w:space="0" w:color="auto"/>
              </w:divBdr>
            </w:div>
            <w:div w:id="1200972964">
              <w:marLeft w:val="0"/>
              <w:marRight w:val="0"/>
              <w:marTop w:val="0"/>
              <w:marBottom w:val="0"/>
              <w:divBdr>
                <w:top w:val="none" w:sz="0" w:space="0" w:color="auto"/>
                <w:left w:val="none" w:sz="0" w:space="0" w:color="auto"/>
                <w:bottom w:val="none" w:sz="0" w:space="0" w:color="auto"/>
                <w:right w:val="none" w:sz="0" w:space="0" w:color="auto"/>
              </w:divBdr>
            </w:div>
            <w:div w:id="469054811">
              <w:marLeft w:val="0"/>
              <w:marRight w:val="0"/>
              <w:marTop w:val="0"/>
              <w:marBottom w:val="0"/>
              <w:divBdr>
                <w:top w:val="none" w:sz="0" w:space="0" w:color="auto"/>
                <w:left w:val="none" w:sz="0" w:space="0" w:color="auto"/>
                <w:bottom w:val="none" w:sz="0" w:space="0" w:color="auto"/>
                <w:right w:val="none" w:sz="0" w:space="0" w:color="auto"/>
              </w:divBdr>
            </w:div>
            <w:div w:id="46732214">
              <w:marLeft w:val="0"/>
              <w:marRight w:val="0"/>
              <w:marTop w:val="0"/>
              <w:marBottom w:val="0"/>
              <w:divBdr>
                <w:top w:val="none" w:sz="0" w:space="0" w:color="auto"/>
                <w:left w:val="none" w:sz="0" w:space="0" w:color="auto"/>
                <w:bottom w:val="none" w:sz="0" w:space="0" w:color="auto"/>
                <w:right w:val="none" w:sz="0" w:space="0" w:color="auto"/>
              </w:divBdr>
            </w:div>
            <w:div w:id="906842568">
              <w:marLeft w:val="0"/>
              <w:marRight w:val="0"/>
              <w:marTop w:val="0"/>
              <w:marBottom w:val="0"/>
              <w:divBdr>
                <w:top w:val="none" w:sz="0" w:space="0" w:color="auto"/>
                <w:left w:val="none" w:sz="0" w:space="0" w:color="auto"/>
                <w:bottom w:val="none" w:sz="0" w:space="0" w:color="auto"/>
                <w:right w:val="none" w:sz="0" w:space="0" w:color="auto"/>
              </w:divBdr>
            </w:div>
            <w:div w:id="275062752">
              <w:marLeft w:val="0"/>
              <w:marRight w:val="0"/>
              <w:marTop w:val="0"/>
              <w:marBottom w:val="0"/>
              <w:divBdr>
                <w:top w:val="none" w:sz="0" w:space="0" w:color="auto"/>
                <w:left w:val="none" w:sz="0" w:space="0" w:color="auto"/>
                <w:bottom w:val="none" w:sz="0" w:space="0" w:color="auto"/>
                <w:right w:val="none" w:sz="0" w:space="0" w:color="auto"/>
              </w:divBdr>
            </w:div>
            <w:div w:id="1434934229">
              <w:marLeft w:val="0"/>
              <w:marRight w:val="0"/>
              <w:marTop w:val="0"/>
              <w:marBottom w:val="0"/>
              <w:divBdr>
                <w:top w:val="none" w:sz="0" w:space="0" w:color="auto"/>
                <w:left w:val="none" w:sz="0" w:space="0" w:color="auto"/>
                <w:bottom w:val="none" w:sz="0" w:space="0" w:color="auto"/>
                <w:right w:val="none" w:sz="0" w:space="0" w:color="auto"/>
              </w:divBdr>
            </w:div>
            <w:div w:id="477915128">
              <w:marLeft w:val="0"/>
              <w:marRight w:val="0"/>
              <w:marTop w:val="0"/>
              <w:marBottom w:val="0"/>
              <w:divBdr>
                <w:top w:val="none" w:sz="0" w:space="0" w:color="auto"/>
                <w:left w:val="none" w:sz="0" w:space="0" w:color="auto"/>
                <w:bottom w:val="none" w:sz="0" w:space="0" w:color="auto"/>
                <w:right w:val="none" w:sz="0" w:space="0" w:color="auto"/>
              </w:divBdr>
            </w:div>
            <w:div w:id="1165631154">
              <w:marLeft w:val="0"/>
              <w:marRight w:val="0"/>
              <w:marTop w:val="0"/>
              <w:marBottom w:val="0"/>
              <w:divBdr>
                <w:top w:val="none" w:sz="0" w:space="0" w:color="auto"/>
                <w:left w:val="none" w:sz="0" w:space="0" w:color="auto"/>
                <w:bottom w:val="none" w:sz="0" w:space="0" w:color="auto"/>
                <w:right w:val="none" w:sz="0" w:space="0" w:color="auto"/>
              </w:divBdr>
            </w:div>
            <w:div w:id="395787087">
              <w:marLeft w:val="0"/>
              <w:marRight w:val="0"/>
              <w:marTop w:val="0"/>
              <w:marBottom w:val="0"/>
              <w:divBdr>
                <w:top w:val="none" w:sz="0" w:space="0" w:color="auto"/>
                <w:left w:val="none" w:sz="0" w:space="0" w:color="auto"/>
                <w:bottom w:val="none" w:sz="0" w:space="0" w:color="auto"/>
                <w:right w:val="none" w:sz="0" w:space="0" w:color="auto"/>
              </w:divBdr>
            </w:div>
            <w:div w:id="1711683706">
              <w:marLeft w:val="0"/>
              <w:marRight w:val="0"/>
              <w:marTop w:val="0"/>
              <w:marBottom w:val="0"/>
              <w:divBdr>
                <w:top w:val="none" w:sz="0" w:space="0" w:color="auto"/>
                <w:left w:val="none" w:sz="0" w:space="0" w:color="auto"/>
                <w:bottom w:val="none" w:sz="0" w:space="0" w:color="auto"/>
                <w:right w:val="none" w:sz="0" w:space="0" w:color="auto"/>
              </w:divBdr>
            </w:div>
            <w:div w:id="699086883">
              <w:marLeft w:val="0"/>
              <w:marRight w:val="0"/>
              <w:marTop w:val="0"/>
              <w:marBottom w:val="0"/>
              <w:divBdr>
                <w:top w:val="none" w:sz="0" w:space="0" w:color="auto"/>
                <w:left w:val="none" w:sz="0" w:space="0" w:color="auto"/>
                <w:bottom w:val="none" w:sz="0" w:space="0" w:color="auto"/>
                <w:right w:val="none" w:sz="0" w:space="0" w:color="auto"/>
              </w:divBdr>
            </w:div>
            <w:div w:id="1073310460">
              <w:marLeft w:val="0"/>
              <w:marRight w:val="0"/>
              <w:marTop w:val="0"/>
              <w:marBottom w:val="0"/>
              <w:divBdr>
                <w:top w:val="none" w:sz="0" w:space="0" w:color="auto"/>
                <w:left w:val="none" w:sz="0" w:space="0" w:color="auto"/>
                <w:bottom w:val="none" w:sz="0" w:space="0" w:color="auto"/>
                <w:right w:val="none" w:sz="0" w:space="0" w:color="auto"/>
              </w:divBdr>
            </w:div>
            <w:div w:id="1789005882">
              <w:marLeft w:val="0"/>
              <w:marRight w:val="0"/>
              <w:marTop w:val="0"/>
              <w:marBottom w:val="0"/>
              <w:divBdr>
                <w:top w:val="none" w:sz="0" w:space="0" w:color="auto"/>
                <w:left w:val="none" w:sz="0" w:space="0" w:color="auto"/>
                <w:bottom w:val="none" w:sz="0" w:space="0" w:color="auto"/>
                <w:right w:val="none" w:sz="0" w:space="0" w:color="auto"/>
              </w:divBdr>
            </w:div>
            <w:div w:id="254479413">
              <w:marLeft w:val="0"/>
              <w:marRight w:val="0"/>
              <w:marTop w:val="0"/>
              <w:marBottom w:val="0"/>
              <w:divBdr>
                <w:top w:val="none" w:sz="0" w:space="0" w:color="auto"/>
                <w:left w:val="none" w:sz="0" w:space="0" w:color="auto"/>
                <w:bottom w:val="none" w:sz="0" w:space="0" w:color="auto"/>
                <w:right w:val="none" w:sz="0" w:space="0" w:color="auto"/>
              </w:divBdr>
            </w:div>
            <w:div w:id="1797721181">
              <w:marLeft w:val="0"/>
              <w:marRight w:val="0"/>
              <w:marTop w:val="0"/>
              <w:marBottom w:val="0"/>
              <w:divBdr>
                <w:top w:val="none" w:sz="0" w:space="0" w:color="auto"/>
                <w:left w:val="none" w:sz="0" w:space="0" w:color="auto"/>
                <w:bottom w:val="none" w:sz="0" w:space="0" w:color="auto"/>
                <w:right w:val="none" w:sz="0" w:space="0" w:color="auto"/>
              </w:divBdr>
            </w:div>
            <w:div w:id="1159809961">
              <w:marLeft w:val="0"/>
              <w:marRight w:val="0"/>
              <w:marTop w:val="0"/>
              <w:marBottom w:val="0"/>
              <w:divBdr>
                <w:top w:val="none" w:sz="0" w:space="0" w:color="auto"/>
                <w:left w:val="none" w:sz="0" w:space="0" w:color="auto"/>
                <w:bottom w:val="none" w:sz="0" w:space="0" w:color="auto"/>
                <w:right w:val="none" w:sz="0" w:space="0" w:color="auto"/>
              </w:divBdr>
            </w:div>
            <w:div w:id="874348396">
              <w:marLeft w:val="0"/>
              <w:marRight w:val="0"/>
              <w:marTop w:val="0"/>
              <w:marBottom w:val="0"/>
              <w:divBdr>
                <w:top w:val="none" w:sz="0" w:space="0" w:color="auto"/>
                <w:left w:val="none" w:sz="0" w:space="0" w:color="auto"/>
                <w:bottom w:val="none" w:sz="0" w:space="0" w:color="auto"/>
                <w:right w:val="none" w:sz="0" w:space="0" w:color="auto"/>
              </w:divBdr>
            </w:div>
            <w:div w:id="2024285237">
              <w:marLeft w:val="0"/>
              <w:marRight w:val="0"/>
              <w:marTop w:val="0"/>
              <w:marBottom w:val="0"/>
              <w:divBdr>
                <w:top w:val="none" w:sz="0" w:space="0" w:color="auto"/>
                <w:left w:val="none" w:sz="0" w:space="0" w:color="auto"/>
                <w:bottom w:val="none" w:sz="0" w:space="0" w:color="auto"/>
                <w:right w:val="none" w:sz="0" w:space="0" w:color="auto"/>
              </w:divBdr>
            </w:div>
            <w:div w:id="333342192">
              <w:marLeft w:val="0"/>
              <w:marRight w:val="0"/>
              <w:marTop w:val="0"/>
              <w:marBottom w:val="0"/>
              <w:divBdr>
                <w:top w:val="none" w:sz="0" w:space="0" w:color="auto"/>
                <w:left w:val="none" w:sz="0" w:space="0" w:color="auto"/>
                <w:bottom w:val="none" w:sz="0" w:space="0" w:color="auto"/>
                <w:right w:val="none" w:sz="0" w:space="0" w:color="auto"/>
              </w:divBdr>
            </w:div>
            <w:div w:id="1305937097">
              <w:marLeft w:val="0"/>
              <w:marRight w:val="0"/>
              <w:marTop w:val="0"/>
              <w:marBottom w:val="0"/>
              <w:divBdr>
                <w:top w:val="none" w:sz="0" w:space="0" w:color="auto"/>
                <w:left w:val="none" w:sz="0" w:space="0" w:color="auto"/>
                <w:bottom w:val="none" w:sz="0" w:space="0" w:color="auto"/>
                <w:right w:val="none" w:sz="0" w:space="0" w:color="auto"/>
              </w:divBdr>
            </w:div>
            <w:div w:id="749619407">
              <w:marLeft w:val="0"/>
              <w:marRight w:val="0"/>
              <w:marTop w:val="0"/>
              <w:marBottom w:val="0"/>
              <w:divBdr>
                <w:top w:val="none" w:sz="0" w:space="0" w:color="auto"/>
                <w:left w:val="none" w:sz="0" w:space="0" w:color="auto"/>
                <w:bottom w:val="none" w:sz="0" w:space="0" w:color="auto"/>
                <w:right w:val="none" w:sz="0" w:space="0" w:color="auto"/>
              </w:divBdr>
            </w:div>
            <w:div w:id="1014527291">
              <w:marLeft w:val="0"/>
              <w:marRight w:val="0"/>
              <w:marTop w:val="0"/>
              <w:marBottom w:val="0"/>
              <w:divBdr>
                <w:top w:val="none" w:sz="0" w:space="0" w:color="auto"/>
                <w:left w:val="none" w:sz="0" w:space="0" w:color="auto"/>
                <w:bottom w:val="none" w:sz="0" w:space="0" w:color="auto"/>
                <w:right w:val="none" w:sz="0" w:space="0" w:color="auto"/>
              </w:divBdr>
            </w:div>
            <w:div w:id="2020157436">
              <w:marLeft w:val="0"/>
              <w:marRight w:val="0"/>
              <w:marTop w:val="0"/>
              <w:marBottom w:val="0"/>
              <w:divBdr>
                <w:top w:val="none" w:sz="0" w:space="0" w:color="auto"/>
                <w:left w:val="none" w:sz="0" w:space="0" w:color="auto"/>
                <w:bottom w:val="none" w:sz="0" w:space="0" w:color="auto"/>
                <w:right w:val="none" w:sz="0" w:space="0" w:color="auto"/>
              </w:divBdr>
            </w:div>
            <w:div w:id="211238061">
              <w:marLeft w:val="0"/>
              <w:marRight w:val="0"/>
              <w:marTop w:val="0"/>
              <w:marBottom w:val="0"/>
              <w:divBdr>
                <w:top w:val="none" w:sz="0" w:space="0" w:color="auto"/>
                <w:left w:val="none" w:sz="0" w:space="0" w:color="auto"/>
                <w:bottom w:val="none" w:sz="0" w:space="0" w:color="auto"/>
                <w:right w:val="none" w:sz="0" w:space="0" w:color="auto"/>
              </w:divBdr>
            </w:div>
            <w:div w:id="1630282674">
              <w:marLeft w:val="0"/>
              <w:marRight w:val="0"/>
              <w:marTop w:val="0"/>
              <w:marBottom w:val="0"/>
              <w:divBdr>
                <w:top w:val="none" w:sz="0" w:space="0" w:color="auto"/>
                <w:left w:val="none" w:sz="0" w:space="0" w:color="auto"/>
                <w:bottom w:val="none" w:sz="0" w:space="0" w:color="auto"/>
                <w:right w:val="none" w:sz="0" w:space="0" w:color="auto"/>
              </w:divBdr>
            </w:div>
            <w:div w:id="1872716678">
              <w:marLeft w:val="0"/>
              <w:marRight w:val="0"/>
              <w:marTop w:val="0"/>
              <w:marBottom w:val="0"/>
              <w:divBdr>
                <w:top w:val="none" w:sz="0" w:space="0" w:color="auto"/>
                <w:left w:val="none" w:sz="0" w:space="0" w:color="auto"/>
                <w:bottom w:val="none" w:sz="0" w:space="0" w:color="auto"/>
                <w:right w:val="none" w:sz="0" w:space="0" w:color="auto"/>
              </w:divBdr>
            </w:div>
            <w:div w:id="869882133">
              <w:marLeft w:val="0"/>
              <w:marRight w:val="0"/>
              <w:marTop w:val="0"/>
              <w:marBottom w:val="0"/>
              <w:divBdr>
                <w:top w:val="none" w:sz="0" w:space="0" w:color="auto"/>
                <w:left w:val="none" w:sz="0" w:space="0" w:color="auto"/>
                <w:bottom w:val="none" w:sz="0" w:space="0" w:color="auto"/>
                <w:right w:val="none" w:sz="0" w:space="0" w:color="auto"/>
              </w:divBdr>
            </w:div>
            <w:div w:id="339284367">
              <w:marLeft w:val="0"/>
              <w:marRight w:val="0"/>
              <w:marTop w:val="0"/>
              <w:marBottom w:val="0"/>
              <w:divBdr>
                <w:top w:val="none" w:sz="0" w:space="0" w:color="auto"/>
                <w:left w:val="none" w:sz="0" w:space="0" w:color="auto"/>
                <w:bottom w:val="none" w:sz="0" w:space="0" w:color="auto"/>
                <w:right w:val="none" w:sz="0" w:space="0" w:color="auto"/>
              </w:divBdr>
            </w:div>
            <w:div w:id="821309629">
              <w:marLeft w:val="0"/>
              <w:marRight w:val="0"/>
              <w:marTop w:val="0"/>
              <w:marBottom w:val="0"/>
              <w:divBdr>
                <w:top w:val="none" w:sz="0" w:space="0" w:color="auto"/>
                <w:left w:val="none" w:sz="0" w:space="0" w:color="auto"/>
                <w:bottom w:val="none" w:sz="0" w:space="0" w:color="auto"/>
                <w:right w:val="none" w:sz="0" w:space="0" w:color="auto"/>
              </w:divBdr>
            </w:div>
            <w:div w:id="1348172599">
              <w:marLeft w:val="0"/>
              <w:marRight w:val="0"/>
              <w:marTop w:val="0"/>
              <w:marBottom w:val="0"/>
              <w:divBdr>
                <w:top w:val="none" w:sz="0" w:space="0" w:color="auto"/>
                <w:left w:val="none" w:sz="0" w:space="0" w:color="auto"/>
                <w:bottom w:val="none" w:sz="0" w:space="0" w:color="auto"/>
                <w:right w:val="none" w:sz="0" w:space="0" w:color="auto"/>
              </w:divBdr>
            </w:div>
            <w:div w:id="463893029">
              <w:marLeft w:val="0"/>
              <w:marRight w:val="0"/>
              <w:marTop w:val="0"/>
              <w:marBottom w:val="0"/>
              <w:divBdr>
                <w:top w:val="none" w:sz="0" w:space="0" w:color="auto"/>
                <w:left w:val="none" w:sz="0" w:space="0" w:color="auto"/>
                <w:bottom w:val="none" w:sz="0" w:space="0" w:color="auto"/>
                <w:right w:val="none" w:sz="0" w:space="0" w:color="auto"/>
              </w:divBdr>
            </w:div>
            <w:div w:id="517699619">
              <w:marLeft w:val="0"/>
              <w:marRight w:val="0"/>
              <w:marTop w:val="0"/>
              <w:marBottom w:val="0"/>
              <w:divBdr>
                <w:top w:val="none" w:sz="0" w:space="0" w:color="auto"/>
                <w:left w:val="none" w:sz="0" w:space="0" w:color="auto"/>
                <w:bottom w:val="none" w:sz="0" w:space="0" w:color="auto"/>
                <w:right w:val="none" w:sz="0" w:space="0" w:color="auto"/>
              </w:divBdr>
            </w:div>
            <w:div w:id="1950622733">
              <w:marLeft w:val="0"/>
              <w:marRight w:val="0"/>
              <w:marTop w:val="0"/>
              <w:marBottom w:val="0"/>
              <w:divBdr>
                <w:top w:val="none" w:sz="0" w:space="0" w:color="auto"/>
                <w:left w:val="none" w:sz="0" w:space="0" w:color="auto"/>
                <w:bottom w:val="none" w:sz="0" w:space="0" w:color="auto"/>
                <w:right w:val="none" w:sz="0" w:space="0" w:color="auto"/>
              </w:divBdr>
            </w:div>
            <w:div w:id="404837688">
              <w:marLeft w:val="0"/>
              <w:marRight w:val="0"/>
              <w:marTop w:val="0"/>
              <w:marBottom w:val="0"/>
              <w:divBdr>
                <w:top w:val="none" w:sz="0" w:space="0" w:color="auto"/>
                <w:left w:val="none" w:sz="0" w:space="0" w:color="auto"/>
                <w:bottom w:val="none" w:sz="0" w:space="0" w:color="auto"/>
                <w:right w:val="none" w:sz="0" w:space="0" w:color="auto"/>
              </w:divBdr>
            </w:div>
            <w:div w:id="1531870384">
              <w:marLeft w:val="0"/>
              <w:marRight w:val="0"/>
              <w:marTop w:val="0"/>
              <w:marBottom w:val="0"/>
              <w:divBdr>
                <w:top w:val="none" w:sz="0" w:space="0" w:color="auto"/>
                <w:left w:val="none" w:sz="0" w:space="0" w:color="auto"/>
                <w:bottom w:val="none" w:sz="0" w:space="0" w:color="auto"/>
                <w:right w:val="none" w:sz="0" w:space="0" w:color="auto"/>
              </w:divBdr>
            </w:div>
            <w:div w:id="304823756">
              <w:marLeft w:val="0"/>
              <w:marRight w:val="0"/>
              <w:marTop w:val="0"/>
              <w:marBottom w:val="0"/>
              <w:divBdr>
                <w:top w:val="none" w:sz="0" w:space="0" w:color="auto"/>
                <w:left w:val="none" w:sz="0" w:space="0" w:color="auto"/>
                <w:bottom w:val="none" w:sz="0" w:space="0" w:color="auto"/>
                <w:right w:val="none" w:sz="0" w:space="0" w:color="auto"/>
              </w:divBdr>
            </w:div>
            <w:div w:id="1480421079">
              <w:marLeft w:val="0"/>
              <w:marRight w:val="0"/>
              <w:marTop w:val="0"/>
              <w:marBottom w:val="0"/>
              <w:divBdr>
                <w:top w:val="none" w:sz="0" w:space="0" w:color="auto"/>
                <w:left w:val="none" w:sz="0" w:space="0" w:color="auto"/>
                <w:bottom w:val="none" w:sz="0" w:space="0" w:color="auto"/>
                <w:right w:val="none" w:sz="0" w:space="0" w:color="auto"/>
              </w:divBdr>
            </w:div>
            <w:div w:id="1230920395">
              <w:marLeft w:val="0"/>
              <w:marRight w:val="0"/>
              <w:marTop w:val="0"/>
              <w:marBottom w:val="0"/>
              <w:divBdr>
                <w:top w:val="none" w:sz="0" w:space="0" w:color="auto"/>
                <w:left w:val="none" w:sz="0" w:space="0" w:color="auto"/>
                <w:bottom w:val="none" w:sz="0" w:space="0" w:color="auto"/>
                <w:right w:val="none" w:sz="0" w:space="0" w:color="auto"/>
              </w:divBdr>
            </w:div>
            <w:div w:id="1363245803">
              <w:marLeft w:val="0"/>
              <w:marRight w:val="0"/>
              <w:marTop w:val="0"/>
              <w:marBottom w:val="0"/>
              <w:divBdr>
                <w:top w:val="none" w:sz="0" w:space="0" w:color="auto"/>
                <w:left w:val="none" w:sz="0" w:space="0" w:color="auto"/>
                <w:bottom w:val="none" w:sz="0" w:space="0" w:color="auto"/>
                <w:right w:val="none" w:sz="0" w:space="0" w:color="auto"/>
              </w:divBdr>
            </w:div>
            <w:div w:id="858934886">
              <w:marLeft w:val="0"/>
              <w:marRight w:val="0"/>
              <w:marTop w:val="0"/>
              <w:marBottom w:val="0"/>
              <w:divBdr>
                <w:top w:val="none" w:sz="0" w:space="0" w:color="auto"/>
                <w:left w:val="none" w:sz="0" w:space="0" w:color="auto"/>
                <w:bottom w:val="none" w:sz="0" w:space="0" w:color="auto"/>
                <w:right w:val="none" w:sz="0" w:space="0" w:color="auto"/>
              </w:divBdr>
            </w:div>
            <w:div w:id="1100762071">
              <w:marLeft w:val="0"/>
              <w:marRight w:val="0"/>
              <w:marTop w:val="0"/>
              <w:marBottom w:val="0"/>
              <w:divBdr>
                <w:top w:val="none" w:sz="0" w:space="0" w:color="auto"/>
                <w:left w:val="none" w:sz="0" w:space="0" w:color="auto"/>
                <w:bottom w:val="none" w:sz="0" w:space="0" w:color="auto"/>
                <w:right w:val="none" w:sz="0" w:space="0" w:color="auto"/>
              </w:divBdr>
            </w:div>
            <w:div w:id="176583072">
              <w:marLeft w:val="0"/>
              <w:marRight w:val="0"/>
              <w:marTop w:val="0"/>
              <w:marBottom w:val="0"/>
              <w:divBdr>
                <w:top w:val="none" w:sz="0" w:space="0" w:color="auto"/>
                <w:left w:val="none" w:sz="0" w:space="0" w:color="auto"/>
                <w:bottom w:val="none" w:sz="0" w:space="0" w:color="auto"/>
                <w:right w:val="none" w:sz="0" w:space="0" w:color="auto"/>
              </w:divBdr>
            </w:div>
            <w:div w:id="990209633">
              <w:marLeft w:val="0"/>
              <w:marRight w:val="0"/>
              <w:marTop w:val="0"/>
              <w:marBottom w:val="0"/>
              <w:divBdr>
                <w:top w:val="none" w:sz="0" w:space="0" w:color="auto"/>
                <w:left w:val="none" w:sz="0" w:space="0" w:color="auto"/>
                <w:bottom w:val="none" w:sz="0" w:space="0" w:color="auto"/>
                <w:right w:val="none" w:sz="0" w:space="0" w:color="auto"/>
              </w:divBdr>
            </w:div>
            <w:div w:id="1246185207">
              <w:marLeft w:val="0"/>
              <w:marRight w:val="0"/>
              <w:marTop w:val="0"/>
              <w:marBottom w:val="0"/>
              <w:divBdr>
                <w:top w:val="none" w:sz="0" w:space="0" w:color="auto"/>
                <w:left w:val="none" w:sz="0" w:space="0" w:color="auto"/>
                <w:bottom w:val="none" w:sz="0" w:space="0" w:color="auto"/>
                <w:right w:val="none" w:sz="0" w:space="0" w:color="auto"/>
              </w:divBdr>
            </w:div>
            <w:div w:id="12074471">
              <w:marLeft w:val="0"/>
              <w:marRight w:val="0"/>
              <w:marTop w:val="0"/>
              <w:marBottom w:val="0"/>
              <w:divBdr>
                <w:top w:val="none" w:sz="0" w:space="0" w:color="auto"/>
                <w:left w:val="none" w:sz="0" w:space="0" w:color="auto"/>
                <w:bottom w:val="none" w:sz="0" w:space="0" w:color="auto"/>
                <w:right w:val="none" w:sz="0" w:space="0" w:color="auto"/>
              </w:divBdr>
            </w:div>
            <w:div w:id="1412699204">
              <w:marLeft w:val="0"/>
              <w:marRight w:val="0"/>
              <w:marTop w:val="0"/>
              <w:marBottom w:val="0"/>
              <w:divBdr>
                <w:top w:val="none" w:sz="0" w:space="0" w:color="auto"/>
                <w:left w:val="none" w:sz="0" w:space="0" w:color="auto"/>
                <w:bottom w:val="none" w:sz="0" w:space="0" w:color="auto"/>
                <w:right w:val="none" w:sz="0" w:space="0" w:color="auto"/>
              </w:divBdr>
            </w:div>
            <w:div w:id="126553020">
              <w:marLeft w:val="0"/>
              <w:marRight w:val="0"/>
              <w:marTop w:val="0"/>
              <w:marBottom w:val="0"/>
              <w:divBdr>
                <w:top w:val="none" w:sz="0" w:space="0" w:color="auto"/>
                <w:left w:val="none" w:sz="0" w:space="0" w:color="auto"/>
                <w:bottom w:val="none" w:sz="0" w:space="0" w:color="auto"/>
                <w:right w:val="none" w:sz="0" w:space="0" w:color="auto"/>
              </w:divBdr>
            </w:div>
            <w:div w:id="943195934">
              <w:marLeft w:val="0"/>
              <w:marRight w:val="0"/>
              <w:marTop w:val="0"/>
              <w:marBottom w:val="0"/>
              <w:divBdr>
                <w:top w:val="none" w:sz="0" w:space="0" w:color="auto"/>
                <w:left w:val="none" w:sz="0" w:space="0" w:color="auto"/>
                <w:bottom w:val="none" w:sz="0" w:space="0" w:color="auto"/>
                <w:right w:val="none" w:sz="0" w:space="0" w:color="auto"/>
              </w:divBdr>
            </w:div>
            <w:div w:id="549651668">
              <w:marLeft w:val="0"/>
              <w:marRight w:val="0"/>
              <w:marTop w:val="0"/>
              <w:marBottom w:val="0"/>
              <w:divBdr>
                <w:top w:val="none" w:sz="0" w:space="0" w:color="auto"/>
                <w:left w:val="none" w:sz="0" w:space="0" w:color="auto"/>
                <w:bottom w:val="none" w:sz="0" w:space="0" w:color="auto"/>
                <w:right w:val="none" w:sz="0" w:space="0" w:color="auto"/>
              </w:divBdr>
            </w:div>
            <w:div w:id="1003582826">
              <w:marLeft w:val="0"/>
              <w:marRight w:val="0"/>
              <w:marTop w:val="0"/>
              <w:marBottom w:val="0"/>
              <w:divBdr>
                <w:top w:val="none" w:sz="0" w:space="0" w:color="auto"/>
                <w:left w:val="none" w:sz="0" w:space="0" w:color="auto"/>
                <w:bottom w:val="none" w:sz="0" w:space="0" w:color="auto"/>
                <w:right w:val="none" w:sz="0" w:space="0" w:color="auto"/>
              </w:divBdr>
            </w:div>
            <w:div w:id="263657632">
              <w:marLeft w:val="0"/>
              <w:marRight w:val="0"/>
              <w:marTop w:val="0"/>
              <w:marBottom w:val="0"/>
              <w:divBdr>
                <w:top w:val="none" w:sz="0" w:space="0" w:color="auto"/>
                <w:left w:val="none" w:sz="0" w:space="0" w:color="auto"/>
                <w:bottom w:val="none" w:sz="0" w:space="0" w:color="auto"/>
                <w:right w:val="none" w:sz="0" w:space="0" w:color="auto"/>
              </w:divBdr>
            </w:div>
            <w:div w:id="932975636">
              <w:marLeft w:val="0"/>
              <w:marRight w:val="0"/>
              <w:marTop w:val="0"/>
              <w:marBottom w:val="0"/>
              <w:divBdr>
                <w:top w:val="none" w:sz="0" w:space="0" w:color="auto"/>
                <w:left w:val="none" w:sz="0" w:space="0" w:color="auto"/>
                <w:bottom w:val="none" w:sz="0" w:space="0" w:color="auto"/>
                <w:right w:val="none" w:sz="0" w:space="0" w:color="auto"/>
              </w:divBdr>
            </w:div>
            <w:div w:id="1188058085">
              <w:marLeft w:val="0"/>
              <w:marRight w:val="0"/>
              <w:marTop w:val="0"/>
              <w:marBottom w:val="0"/>
              <w:divBdr>
                <w:top w:val="none" w:sz="0" w:space="0" w:color="auto"/>
                <w:left w:val="none" w:sz="0" w:space="0" w:color="auto"/>
                <w:bottom w:val="none" w:sz="0" w:space="0" w:color="auto"/>
                <w:right w:val="none" w:sz="0" w:space="0" w:color="auto"/>
              </w:divBdr>
            </w:div>
            <w:div w:id="415707780">
              <w:marLeft w:val="0"/>
              <w:marRight w:val="0"/>
              <w:marTop w:val="0"/>
              <w:marBottom w:val="0"/>
              <w:divBdr>
                <w:top w:val="none" w:sz="0" w:space="0" w:color="auto"/>
                <w:left w:val="none" w:sz="0" w:space="0" w:color="auto"/>
                <w:bottom w:val="none" w:sz="0" w:space="0" w:color="auto"/>
                <w:right w:val="none" w:sz="0" w:space="0" w:color="auto"/>
              </w:divBdr>
            </w:div>
            <w:div w:id="2146700735">
              <w:marLeft w:val="0"/>
              <w:marRight w:val="0"/>
              <w:marTop w:val="0"/>
              <w:marBottom w:val="0"/>
              <w:divBdr>
                <w:top w:val="none" w:sz="0" w:space="0" w:color="auto"/>
                <w:left w:val="none" w:sz="0" w:space="0" w:color="auto"/>
                <w:bottom w:val="none" w:sz="0" w:space="0" w:color="auto"/>
                <w:right w:val="none" w:sz="0" w:space="0" w:color="auto"/>
              </w:divBdr>
            </w:div>
            <w:div w:id="1583635410">
              <w:marLeft w:val="0"/>
              <w:marRight w:val="0"/>
              <w:marTop w:val="0"/>
              <w:marBottom w:val="0"/>
              <w:divBdr>
                <w:top w:val="none" w:sz="0" w:space="0" w:color="auto"/>
                <w:left w:val="none" w:sz="0" w:space="0" w:color="auto"/>
                <w:bottom w:val="none" w:sz="0" w:space="0" w:color="auto"/>
                <w:right w:val="none" w:sz="0" w:space="0" w:color="auto"/>
              </w:divBdr>
            </w:div>
            <w:div w:id="998270361">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139810726">
              <w:marLeft w:val="0"/>
              <w:marRight w:val="0"/>
              <w:marTop w:val="0"/>
              <w:marBottom w:val="0"/>
              <w:divBdr>
                <w:top w:val="none" w:sz="0" w:space="0" w:color="auto"/>
                <w:left w:val="none" w:sz="0" w:space="0" w:color="auto"/>
                <w:bottom w:val="none" w:sz="0" w:space="0" w:color="auto"/>
                <w:right w:val="none" w:sz="0" w:space="0" w:color="auto"/>
              </w:divBdr>
            </w:div>
            <w:div w:id="301270638">
              <w:marLeft w:val="0"/>
              <w:marRight w:val="0"/>
              <w:marTop w:val="0"/>
              <w:marBottom w:val="0"/>
              <w:divBdr>
                <w:top w:val="none" w:sz="0" w:space="0" w:color="auto"/>
                <w:left w:val="none" w:sz="0" w:space="0" w:color="auto"/>
                <w:bottom w:val="none" w:sz="0" w:space="0" w:color="auto"/>
                <w:right w:val="none" w:sz="0" w:space="0" w:color="auto"/>
              </w:divBdr>
            </w:div>
            <w:div w:id="837160047">
              <w:marLeft w:val="0"/>
              <w:marRight w:val="0"/>
              <w:marTop w:val="0"/>
              <w:marBottom w:val="0"/>
              <w:divBdr>
                <w:top w:val="none" w:sz="0" w:space="0" w:color="auto"/>
                <w:left w:val="none" w:sz="0" w:space="0" w:color="auto"/>
                <w:bottom w:val="none" w:sz="0" w:space="0" w:color="auto"/>
                <w:right w:val="none" w:sz="0" w:space="0" w:color="auto"/>
              </w:divBdr>
            </w:div>
            <w:div w:id="33890070">
              <w:marLeft w:val="0"/>
              <w:marRight w:val="0"/>
              <w:marTop w:val="0"/>
              <w:marBottom w:val="0"/>
              <w:divBdr>
                <w:top w:val="none" w:sz="0" w:space="0" w:color="auto"/>
                <w:left w:val="none" w:sz="0" w:space="0" w:color="auto"/>
                <w:bottom w:val="none" w:sz="0" w:space="0" w:color="auto"/>
                <w:right w:val="none" w:sz="0" w:space="0" w:color="auto"/>
              </w:divBdr>
            </w:div>
            <w:div w:id="788400650">
              <w:marLeft w:val="0"/>
              <w:marRight w:val="0"/>
              <w:marTop w:val="0"/>
              <w:marBottom w:val="0"/>
              <w:divBdr>
                <w:top w:val="none" w:sz="0" w:space="0" w:color="auto"/>
                <w:left w:val="none" w:sz="0" w:space="0" w:color="auto"/>
                <w:bottom w:val="none" w:sz="0" w:space="0" w:color="auto"/>
                <w:right w:val="none" w:sz="0" w:space="0" w:color="auto"/>
              </w:divBdr>
            </w:div>
            <w:div w:id="1040547269">
              <w:marLeft w:val="0"/>
              <w:marRight w:val="0"/>
              <w:marTop w:val="0"/>
              <w:marBottom w:val="0"/>
              <w:divBdr>
                <w:top w:val="none" w:sz="0" w:space="0" w:color="auto"/>
                <w:left w:val="none" w:sz="0" w:space="0" w:color="auto"/>
                <w:bottom w:val="none" w:sz="0" w:space="0" w:color="auto"/>
                <w:right w:val="none" w:sz="0" w:space="0" w:color="auto"/>
              </w:divBdr>
            </w:div>
            <w:div w:id="738669545">
              <w:marLeft w:val="0"/>
              <w:marRight w:val="0"/>
              <w:marTop w:val="0"/>
              <w:marBottom w:val="0"/>
              <w:divBdr>
                <w:top w:val="none" w:sz="0" w:space="0" w:color="auto"/>
                <w:left w:val="none" w:sz="0" w:space="0" w:color="auto"/>
                <w:bottom w:val="none" w:sz="0" w:space="0" w:color="auto"/>
                <w:right w:val="none" w:sz="0" w:space="0" w:color="auto"/>
              </w:divBdr>
            </w:div>
            <w:div w:id="349181130">
              <w:marLeft w:val="0"/>
              <w:marRight w:val="0"/>
              <w:marTop w:val="0"/>
              <w:marBottom w:val="0"/>
              <w:divBdr>
                <w:top w:val="none" w:sz="0" w:space="0" w:color="auto"/>
                <w:left w:val="none" w:sz="0" w:space="0" w:color="auto"/>
                <w:bottom w:val="none" w:sz="0" w:space="0" w:color="auto"/>
                <w:right w:val="none" w:sz="0" w:space="0" w:color="auto"/>
              </w:divBdr>
            </w:div>
            <w:div w:id="393620913">
              <w:marLeft w:val="0"/>
              <w:marRight w:val="0"/>
              <w:marTop w:val="0"/>
              <w:marBottom w:val="0"/>
              <w:divBdr>
                <w:top w:val="none" w:sz="0" w:space="0" w:color="auto"/>
                <w:left w:val="none" w:sz="0" w:space="0" w:color="auto"/>
                <w:bottom w:val="none" w:sz="0" w:space="0" w:color="auto"/>
                <w:right w:val="none" w:sz="0" w:space="0" w:color="auto"/>
              </w:divBdr>
            </w:div>
            <w:div w:id="2132168611">
              <w:marLeft w:val="0"/>
              <w:marRight w:val="0"/>
              <w:marTop w:val="0"/>
              <w:marBottom w:val="0"/>
              <w:divBdr>
                <w:top w:val="none" w:sz="0" w:space="0" w:color="auto"/>
                <w:left w:val="none" w:sz="0" w:space="0" w:color="auto"/>
                <w:bottom w:val="none" w:sz="0" w:space="0" w:color="auto"/>
                <w:right w:val="none" w:sz="0" w:space="0" w:color="auto"/>
              </w:divBdr>
            </w:div>
            <w:div w:id="1123303413">
              <w:marLeft w:val="0"/>
              <w:marRight w:val="0"/>
              <w:marTop w:val="0"/>
              <w:marBottom w:val="0"/>
              <w:divBdr>
                <w:top w:val="none" w:sz="0" w:space="0" w:color="auto"/>
                <w:left w:val="none" w:sz="0" w:space="0" w:color="auto"/>
                <w:bottom w:val="none" w:sz="0" w:space="0" w:color="auto"/>
                <w:right w:val="none" w:sz="0" w:space="0" w:color="auto"/>
              </w:divBdr>
            </w:div>
            <w:div w:id="840123761">
              <w:marLeft w:val="0"/>
              <w:marRight w:val="0"/>
              <w:marTop w:val="0"/>
              <w:marBottom w:val="0"/>
              <w:divBdr>
                <w:top w:val="none" w:sz="0" w:space="0" w:color="auto"/>
                <w:left w:val="none" w:sz="0" w:space="0" w:color="auto"/>
                <w:bottom w:val="none" w:sz="0" w:space="0" w:color="auto"/>
                <w:right w:val="none" w:sz="0" w:space="0" w:color="auto"/>
              </w:divBdr>
            </w:div>
            <w:div w:id="307128926">
              <w:marLeft w:val="0"/>
              <w:marRight w:val="0"/>
              <w:marTop w:val="0"/>
              <w:marBottom w:val="0"/>
              <w:divBdr>
                <w:top w:val="none" w:sz="0" w:space="0" w:color="auto"/>
                <w:left w:val="none" w:sz="0" w:space="0" w:color="auto"/>
                <w:bottom w:val="none" w:sz="0" w:space="0" w:color="auto"/>
                <w:right w:val="none" w:sz="0" w:space="0" w:color="auto"/>
              </w:divBdr>
            </w:div>
            <w:div w:id="1090854902">
              <w:marLeft w:val="0"/>
              <w:marRight w:val="0"/>
              <w:marTop w:val="0"/>
              <w:marBottom w:val="0"/>
              <w:divBdr>
                <w:top w:val="none" w:sz="0" w:space="0" w:color="auto"/>
                <w:left w:val="none" w:sz="0" w:space="0" w:color="auto"/>
                <w:bottom w:val="none" w:sz="0" w:space="0" w:color="auto"/>
                <w:right w:val="none" w:sz="0" w:space="0" w:color="auto"/>
              </w:divBdr>
            </w:div>
            <w:div w:id="828013259">
              <w:marLeft w:val="0"/>
              <w:marRight w:val="0"/>
              <w:marTop w:val="0"/>
              <w:marBottom w:val="0"/>
              <w:divBdr>
                <w:top w:val="none" w:sz="0" w:space="0" w:color="auto"/>
                <w:left w:val="none" w:sz="0" w:space="0" w:color="auto"/>
                <w:bottom w:val="none" w:sz="0" w:space="0" w:color="auto"/>
                <w:right w:val="none" w:sz="0" w:space="0" w:color="auto"/>
              </w:divBdr>
            </w:div>
            <w:div w:id="1979339378">
              <w:marLeft w:val="0"/>
              <w:marRight w:val="0"/>
              <w:marTop w:val="0"/>
              <w:marBottom w:val="0"/>
              <w:divBdr>
                <w:top w:val="none" w:sz="0" w:space="0" w:color="auto"/>
                <w:left w:val="none" w:sz="0" w:space="0" w:color="auto"/>
                <w:bottom w:val="none" w:sz="0" w:space="0" w:color="auto"/>
                <w:right w:val="none" w:sz="0" w:space="0" w:color="auto"/>
              </w:divBdr>
            </w:div>
            <w:div w:id="272593253">
              <w:marLeft w:val="0"/>
              <w:marRight w:val="0"/>
              <w:marTop w:val="0"/>
              <w:marBottom w:val="0"/>
              <w:divBdr>
                <w:top w:val="none" w:sz="0" w:space="0" w:color="auto"/>
                <w:left w:val="none" w:sz="0" w:space="0" w:color="auto"/>
                <w:bottom w:val="none" w:sz="0" w:space="0" w:color="auto"/>
                <w:right w:val="none" w:sz="0" w:space="0" w:color="auto"/>
              </w:divBdr>
            </w:div>
            <w:div w:id="1574124478">
              <w:marLeft w:val="0"/>
              <w:marRight w:val="0"/>
              <w:marTop w:val="0"/>
              <w:marBottom w:val="0"/>
              <w:divBdr>
                <w:top w:val="none" w:sz="0" w:space="0" w:color="auto"/>
                <w:left w:val="none" w:sz="0" w:space="0" w:color="auto"/>
                <w:bottom w:val="none" w:sz="0" w:space="0" w:color="auto"/>
                <w:right w:val="none" w:sz="0" w:space="0" w:color="auto"/>
              </w:divBdr>
            </w:div>
            <w:div w:id="250967366">
              <w:marLeft w:val="0"/>
              <w:marRight w:val="0"/>
              <w:marTop w:val="0"/>
              <w:marBottom w:val="0"/>
              <w:divBdr>
                <w:top w:val="none" w:sz="0" w:space="0" w:color="auto"/>
                <w:left w:val="none" w:sz="0" w:space="0" w:color="auto"/>
                <w:bottom w:val="none" w:sz="0" w:space="0" w:color="auto"/>
                <w:right w:val="none" w:sz="0" w:space="0" w:color="auto"/>
              </w:divBdr>
            </w:div>
            <w:div w:id="694773622">
              <w:marLeft w:val="0"/>
              <w:marRight w:val="0"/>
              <w:marTop w:val="0"/>
              <w:marBottom w:val="0"/>
              <w:divBdr>
                <w:top w:val="none" w:sz="0" w:space="0" w:color="auto"/>
                <w:left w:val="none" w:sz="0" w:space="0" w:color="auto"/>
                <w:bottom w:val="none" w:sz="0" w:space="0" w:color="auto"/>
                <w:right w:val="none" w:sz="0" w:space="0" w:color="auto"/>
              </w:divBdr>
            </w:div>
            <w:div w:id="1327318442">
              <w:marLeft w:val="0"/>
              <w:marRight w:val="0"/>
              <w:marTop w:val="0"/>
              <w:marBottom w:val="0"/>
              <w:divBdr>
                <w:top w:val="none" w:sz="0" w:space="0" w:color="auto"/>
                <w:left w:val="none" w:sz="0" w:space="0" w:color="auto"/>
                <w:bottom w:val="none" w:sz="0" w:space="0" w:color="auto"/>
                <w:right w:val="none" w:sz="0" w:space="0" w:color="auto"/>
              </w:divBdr>
            </w:div>
            <w:div w:id="515273675">
              <w:marLeft w:val="0"/>
              <w:marRight w:val="0"/>
              <w:marTop w:val="0"/>
              <w:marBottom w:val="0"/>
              <w:divBdr>
                <w:top w:val="none" w:sz="0" w:space="0" w:color="auto"/>
                <w:left w:val="none" w:sz="0" w:space="0" w:color="auto"/>
                <w:bottom w:val="none" w:sz="0" w:space="0" w:color="auto"/>
                <w:right w:val="none" w:sz="0" w:space="0" w:color="auto"/>
              </w:divBdr>
            </w:div>
            <w:div w:id="1700013820">
              <w:marLeft w:val="0"/>
              <w:marRight w:val="0"/>
              <w:marTop w:val="0"/>
              <w:marBottom w:val="0"/>
              <w:divBdr>
                <w:top w:val="none" w:sz="0" w:space="0" w:color="auto"/>
                <w:left w:val="none" w:sz="0" w:space="0" w:color="auto"/>
                <w:bottom w:val="none" w:sz="0" w:space="0" w:color="auto"/>
                <w:right w:val="none" w:sz="0" w:space="0" w:color="auto"/>
              </w:divBdr>
            </w:div>
            <w:div w:id="596640167">
              <w:marLeft w:val="0"/>
              <w:marRight w:val="0"/>
              <w:marTop w:val="0"/>
              <w:marBottom w:val="0"/>
              <w:divBdr>
                <w:top w:val="none" w:sz="0" w:space="0" w:color="auto"/>
                <w:left w:val="none" w:sz="0" w:space="0" w:color="auto"/>
                <w:bottom w:val="none" w:sz="0" w:space="0" w:color="auto"/>
                <w:right w:val="none" w:sz="0" w:space="0" w:color="auto"/>
              </w:divBdr>
            </w:div>
            <w:div w:id="1956865614">
              <w:marLeft w:val="0"/>
              <w:marRight w:val="0"/>
              <w:marTop w:val="0"/>
              <w:marBottom w:val="0"/>
              <w:divBdr>
                <w:top w:val="none" w:sz="0" w:space="0" w:color="auto"/>
                <w:left w:val="none" w:sz="0" w:space="0" w:color="auto"/>
                <w:bottom w:val="none" w:sz="0" w:space="0" w:color="auto"/>
                <w:right w:val="none" w:sz="0" w:space="0" w:color="auto"/>
              </w:divBdr>
            </w:div>
            <w:div w:id="1931085640">
              <w:marLeft w:val="0"/>
              <w:marRight w:val="0"/>
              <w:marTop w:val="0"/>
              <w:marBottom w:val="0"/>
              <w:divBdr>
                <w:top w:val="none" w:sz="0" w:space="0" w:color="auto"/>
                <w:left w:val="none" w:sz="0" w:space="0" w:color="auto"/>
                <w:bottom w:val="none" w:sz="0" w:space="0" w:color="auto"/>
                <w:right w:val="none" w:sz="0" w:space="0" w:color="auto"/>
              </w:divBdr>
            </w:div>
            <w:div w:id="1731879389">
              <w:marLeft w:val="0"/>
              <w:marRight w:val="0"/>
              <w:marTop w:val="0"/>
              <w:marBottom w:val="0"/>
              <w:divBdr>
                <w:top w:val="none" w:sz="0" w:space="0" w:color="auto"/>
                <w:left w:val="none" w:sz="0" w:space="0" w:color="auto"/>
                <w:bottom w:val="none" w:sz="0" w:space="0" w:color="auto"/>
                <w:right w:val="none" w:sz="0" w:space="0" w:color="auto"/>
              </w:divBdr>
            </w:div>
            <w:div w:id="322441344">
              <w:marLeft w:val="0"/>
              <w:marRight w:val="0"/>
              <w:marTop w:val="0"/>
              <w:marBottom w:val="0"/>
              <w:divBdr>
                <w:top w:val="none" w:sz="0" w:space="0" w:color="auto"/>
                <w:left w:val="none" w:sz="0" w:space="0" w:color="auto"/>
                <w:bottom w:val="none" w:sz="0" w:space="0" w:color="auto"/>
                <w:right w:val="none" w:sz="0" w:space="0" w:color="auto"/>
              </w:divBdr>
            </w:div>
            <w:div w:id="80641513">
              <w:marLeft w:val="0"/>
              <w:marRight w:val="0"/>
              <w:marTop w:val="0"/>
              <w:marBottom w:val="0"/>
              <w:divBdr>
                <w:top w:val="none" w:sz="0" w:space="0" w:color="auto"/>
                <w:left w:val="none" w:sz="0" w:space="0" w:color="auto"/>
                <w:bottom w:val="none" w:sz="0" w:space="0" w:color="auto"/>
                <w:right w:val="none" w:sz="0" w:space="0" w:color="auto"/>
              </w:divBdr>
            </w:div>
            <w:div w:id="1955596964">
              <w:marLeft w:val="0"/>
              <w:marRight w:val="0"/>
              <w:marTop w:val="0"/>
              <w:marBottom w:val="0"/>
              <w:divBdr>
                <w:top w:val="none" w:sz="0" w:space="0" w:color="auto"/>
                <w:left w:val="none" w:sz="0" w:space="0" w:color="auto"/>
                <w:bottom w:val="none" w:sz="0" w:space="0" w:color="auto"/>
                <w:right w:val="none" w:sz="0" w:space="0" w:color="auto"/>
              </w:divBdr>
            </w:div>
            <w:div w:id="1308434774">
              <w:marLeft w:val="0"/>
              <w:marRight w:val="0"/>
              <w:marTop w:val="0"/>
              <w:marBottom w:val="0"/>
              <w:divBdr>
                <w:top w:val="none" w:sz="0" w:space="0" w:color="auto"/>
                <w:left w:val="none" w:sz="0" w:space="0" w:color="auto"/>
                <w:bottom w:val="none" w:sz="0" w:space="0" w:color="auto"/>
                <w:right w:val="none" w:sz="0" w:space="0" w:color="auto"/>
              </w:divBdr>
            </w:div>
            <w:div w:id="2096826679">
              <w:marLeft w:val="0"/>
              <w:marRight w:val="0"/>
              <w:marTop w:val="0"/>
              <w:marBottom w:val="0"/>
              <w:divBdr>
                <w:top w:val="none" w:sz="0" w:space="0" w:color="auto"/>
                <w:left w:val="none" w:sz="0" w:space="0" w:color="auto"/>
                <w:bottom w:val="none" w:sz="0" w:space="0" w:color="auto"/>
                <w:right w:val="none" w:sz="0" w:space="0" w:color="auto"/>
              </w:divBdr>
            </w:div>
            <w:div w:id="426199420">
              <w:marLeft w:val="0"/>
              <w:marRight w:val="0"/>
              <w:marTop w:val="0"/>
              <w:marBottom w:val="0"/>
              <w:divBdr>
                <w:top w:val="none" w:sz="0" w:space="0" w:color="auto"/>
                <w:left w:val="none" w:sz="0" w:space="0" w:color="auto"/>
                <w:bottom w:val="none" w:sz="0" w:space="0" w:color="auto"/>
                <w:right w:val="none" w:sz="0" w:space="0" w:color="auto"/>
              </w:divBdr>
            </w:div>
            <w:div w:id="1229921789">
              <w:marLeft w:val="0"/>
              <w:marRight w:val="0"/>
              <w:marTop w:val="0"/>
              <w:marBottom w:val="0"/>
              <w:divBdr>
                <w:top w:val="none" w:sz="0" w:space="0" w:color="auto"/>
                <w:left w:val="none" w:sz="0" w:space="0" w:color="auto"/>
                <w:bottom w:val="none" w:sz="0" w:space="0" w:color="auto"/>
                <w:right w:val="none" w:sz="0" w:space="0" w:color="auto"/>
              </w:divBdr>
            </w:div>
            <w:div w:id="104078374">
              <w:marLeft w:val="0"/>
              <w:marRight w:val="0"/>
              <w:marTop w:val="0"/>
              <w:marBottom w:val="0"/>
              <w:divBdr>
                <w:top w:val="none" w:sz="0" w:space="0" w:color="auto"/>
                <w:left w:val="none" w:sz="0" w:space="0" w:color="auto"/>
                <w:bottom w:val="none" w:sz="0" w:space="0" w:color="auto"/>
                <w:right w:val="none" w:sz="0" w:space="0" w:color="auto"/>
              </w:divBdr>
            </w:div>
            <w:div w:id="2072775162">
              <w:marLeft w:val="0"/>
              <w:marRight w:val="0"/>
              <w:marTop w:val="0"/>
              <w:marBottom w:val="0"/>
              <w:divBdr>
                <w:top w:val="none" w:sz="0" w:space="0" w:color="auto"/>
                <w:left w:val="none" w:sz="0" w:space="0" w:color="auto"/>
                <w:bottom w:val="none" w:sz="0" w:space="0" w:color="auto"/>
                <w:right w:val="none" w:sz="0" w:space="0" w:color="auto"/>
              </w:divBdr>
            </w:div>
            <w:div w:id="1486169109">
              <w:marLeft w:val="0"/>
              <w:marRight w:val="0"/>
              <w:marTop w:val="0"/>
              <w:marBottom w:val="0"/>
              <w:divBdr>
                <w:top w:val="none" w:sz="0" w:space="0" w:color="auto"/>
                <w:left w:val="none" w:sz="0" w:space="0" w:color="auto"/>
                <w:bottom w:val="none" w:sz="0" w:space="0" w:color="auto"/>
                <w:right w:val="none" w:sz="0" w:space="0" w:color="auto"/>
              </w:divBdr>
            </w:div>
            <w:div w:id="1026099136">
              <w:marLeft w:val="0"/>
              <w:marRight w:val="0"/>
              <w:marTop w:val="0"/>
              <w:marBottom w:val="0"/>
              <w:divBdr>
                <w:top w:val="none" w:sz="0" w:space="0" w:color="auto"/>
                <w:left w:val="none" w:sz="0" w:space="0" w:color="auto"/>
                <w:bottom w:val="none" w:sz="0" w:space="0" w:color="auto"/>
                <w:right w:val="none" w:sz="0" w:space="0" w:color="auto"/>
              </w:divBdr>
            </w:div>
            <w:div w:id="1612123314">
              <w:marLeft w:val="0"/>
              <w:marRight w:val="0"/>
              <w:marTop w:val="0"/>
              <w:marBottom w:val="0"/>
              <w:divBdr>
                <w:top w:val="none" w:sz="0" w:space="0" w:color="auto"/>
                <w:left w:val="none" w:sz="0" w:space="0" w:color="auto"/>
                <w:bottom w:val="none" w:sz="0" w:space="0" w:color="auto"/>
                <w:right w:val="none" w:sz="0" w:space="0" w:color="auto"/>
              </w:divBdr>
            </w:div>
            <w:div w:id="431317418">
              <w:marLeft w:val="0"/>
              <w:marRight w:val="0"/>
              <w:marTop w:val="0"/>
              <w:marBottom w:val="0"/>
              <w:divBdr>
                <w:top w:val="none" w:sz="0" w:space="0" w:color="auto"/>
                <w:left w:val="none" w:sz="0" w:space="0" w:color="auto"/>
                <w:bottom w:val="none" w:sz="0" w:space="0" w:color="auto"/>
                <w:right w:val="none" w:sz="0" w:space="0" w:color="auto"/>
              </w:divBdr>
            </w:div>
            <w:div w:id="1732390402">
              <w:marLeft w:val="0"/>
              <w:marRight w:val="0"/>
              <w:marTop w:val="0"/>
              <w:marBottom w:val="0"/>
              <w:divBdr>
                <w:top w:val="none" w:sz="0" w:space="0" w:color="auto"/>
                <w:left w:val="none" w:sz="0" w:space="0" w:color="auto"/>
                <w:bottom w:val="none" w:sz="0" w:space="0" w:color="auto"/>
                <w:right w:val="none" w:sz="0" w:space="0" w:color="auto"/>
              </w:divBdr>
            </w:div>
            <w:div w:id="251208785">
              <w:marLeft w:val="0"/>
              <w:marRight w:val="0"/>
              <w:marTop w:val="0"/>
              <w:marBottom w:val="0"/>
              <w:divBdr>
                <w:top w:val="none" w:sz="0" w:space="0" w:color="auto"/>
                <w:left w:val="none" w:sz="0" w:space="0" w:color="auto"/>
                <w:bottom w:val="none" w:sz="0" w:space="0" w:color="auto"/>
                <w:right w:val="none" w:sz="0" w:space="0" w:color="auto"/>
              </w:divBdr>
            </w:div>
            <w:div w:id="1267233615">
              <w:marLeft w:val="0"/>
              <w:marRight w:val="0"/>
              <w:marTop w:val="0"/>
              <w:marBottom w:val="0"/>
              <w:divBdr>
                <w:top w:val="none" w:sz="0" w:space="0" w:color="auto"/>
                <w:left w:val="none" w:sz="0" w:space="0" w:color="auto"/>
                <w:bottom w:val="none" w:sz="0" w:space="0" w:color="auto"/>
                <w:right w:val="none" w:sz="0" w:space="0" w:color="auto"/>
              </w:divBdr>
            </w:div>
            <w:div w:id="900408881">
              <w:marLeft w:val="0"/>
              <w:marRight w:val="0"/>
              <w:marTop w:val="0"/>
              <w:marBottom w:val="0"/>
              <w:divBdr>
                <w:top w:val="none" w:sz="0" w:space="0" w:color="auto"/>
                <w:left w:val="none" w:sz="0" w:space="0" w:color="auto"/>
                <w:bottom w:val="none" w:sz="0" w:space="0" w:color="auto"/>
                <w:right w:val="none" w:sz="0" w:space="0" w:color="auto"/>
              </w:divBdr>
            </w:div>
            <w:div w:id="1270117319">
              <w:marLeft w:val="0"/>
              <w:marRight w:val="0"/>
              <w:marTop w:val="0"/>
              <w:marBottom w:val="0"/>
              <w:divBdr>
                <w:top w:val="none" w:sz="0" w:space="0" w:color="auto"/>
                <w:left w:val="none" w:sz="0" w:space="0" w:color="auto"/>
                <w:bottom w:val="none" w:sz="0" w:space="0" w:color="auto"/>
                <w:right w:val="none" w:sz="0" w:space="0" w:color="auto"/>
              </w:divBdr>
            </w:div>
            <w:div w:id="1018435575">
              <w:marLeft w:val="0"/>
              <w:marRight w:val="0"/>
              <w:marTop w:val="0"/>
              <w:marBottom w:val="0"/>
              <w:divBdr>
                <w:top w:val="none" w:sz="0" w:space="0" w:color="auto"/>
                <w:left w:val="none" w:sz="0" w:space="0" w:color="auto"/>
                <w:bottom w:val="none" w:sz="0" w:space="0" w:color="auto"/>
                <w:right w:val="none" w:sz="0" w:space="0" w:color="auto"/>
              </w:divBdr>
            </w:div>
            <w:div w:id="2114130554">
              <w:marLeft w:val="0"/>
              <w:marRight w:val="0"/>
              <w:marTop w:val="0"/>
              <w:marBottom w:val="0"/>
              <w:divBdr>
                <w:top w:val="none" w:sz="0" w:space="0" w:color="auto"/>
                <w:left w:val="none" w:sz="0" w:space="0" w:color="auto"/>
                <w:bottom w:val="none" w:sz="0" w:space="0" w:color="auto"/>
                <w:right w:val="none" w:sz="0" w:space="0" w:color="auto"/>
              </w:divBdr>
            </w:div>
            <w:div w:id="1629237216">
              <w:marLeft w:val="0"/>
              <w:marRight w:val="0"/>
              <w:marTop w:val="0"/>
              <w:marBottom w:val="0"/>
              <w:divBdr>
                <w:top w:val="none" w:sz="0" w:space="0" w:color="auto"/>
                <w:left w:val="none" w:sz="0" w:space="0" w:color="auto"/>
                <w:bottom w:val="none" w:sz="0" w:space="0" w:color="auto"/>
                <w:right w:val="none" w:sz="0" w:space="0" w:color="auto"/>
              </w:divBdr>
            </w:div>
            <w:div w:id="786197024">
              <w:marLeft w:val="0"/>
              <w:marRight w:val="0"/>
              <w:marTop w:val="0"/>
              <w:marBottom w:val="0"/>
              <w:divBdr>
                <w:top w:val="none" w:sz="0" w:space="0" w:color="auto"/>
                <w:left w:val="none" w:sz="0" w:space="0" w:color="auto"/>
                <w:bottom w:val="none" w:sz="0" w:space="0" w:color="auto"/>
                <w:right w:val="none" w:sz="0" w:space="0" w:color="auto"/>
              </w:divBdr>
            </w:div>
            <w:div w:id="2121292075">
              <w:marLeft w:val="0"/>
              <w:marRight w:val="0"/>
              <w:marTop w:val="0"/>
              <w:marBottom w:val="0"/>
              <w:divBdr>
                <w:top w:val="none" w:sz="0" w:space="0" w:color="auto"/>
                <w:left w:val="none" w:sz="0" w:space="0" w:color="auto"/>
                <w:bottom w:val="none" w:sz="0" w:space="0" w:color="auto"/>
                <w:right w:val="none" w:sz="0" w:space="0" w:color="auto"/>
              </w:divBdr>
            </w:div>
            <w:div w:id="1773160929">
              <w:marLeft w:val="0"/>
              <w:marRight w:val="0"/>
              <w:marTop w:val="0"/>
              <w:marBottom w:val="0"/>
              <w:divBdr>
                <w:top w:val="none" w:sz="0" w:space="0" w:color="auto"/>
                <w:left w:val="none" w:sz="0" w:space="0" w:color="auto"/>
                <w:bottom w:val="none" w:sz="0" w:space="0" w:color="auto"/>
                <w:right w:val="none" w:sz="0" w:space="0" w:color="auto"/>
              </w:divBdr>
            </w:div>
            <w:div w:id="1463687934">
              <w:marLeft w:val="0"/>
              <w:marRight w:val="0"/>
              <w:marTop w:val="0"/>
              <w:marBottom w:val="0"/>
              <w:divBdr>
                <w:top w:val="none" w:sz="0" w:space="0" w:color="auto"/>
                <w:left w:val="none" w:sz="0" w:space="0" w:color="auto"/>
                <w:bottom w:val="none" w:sz="0" w:space="0" w:color="auto"/>
                <w:right w:val="none" w:sz="0" w:space="0" w:color="auto"/>
              </w:divBdr>
            </w:div>
            <w:div w:id="372074205">
              <w:marLeft w:val="0"/>
              <w:marRight w:val="0"/>
              <w:marTop w:val="0"/>
              <w:marBottom w:val="0"/>
              <w:divBdr>
                <w:top w:val="none" w:sz="0" w:space="0" w:color="auto"/>
                <w:left w:val="none" w:sz="0" w:space="0" w:color="auto"/>
                <w:bottom w:val="none" w:sz="0" w:space="0" w:color="auto"/>
                <w:right w:val="none" w:sz="0" w:space="0" w:color="auto"/>
              </w:divBdr>
            </w:div>
            <w:div w:id="1189375755">
              <w:marLeft w:val="0"/>
              <w:marRight w:val="0"/>
              <w:marTop w:val="0"/>
              <w:marBottom w:val="0"/>
              <w:divBdr>
                <w:top w:val="none" w:sz="0" w:space="0" w:color="auto"/>
                <w:left w:val="none" w:sz="0" w:space="0" w:color="auto"/>
                <w:bottom w:val="none" w:sz="0" w:space="0" w:color="auto"/>
                <w:right w:val="none" w:sz="0" w:space="0" w:color="auto"/>
              </w:divBdr>
            </w:div>
            <w:div w:id="313489040">
              <w:marLeft w:val="0"/>
              <w:marRight w:val="0"/>
              <w:marTop w:val="0"/>
              <w:marBottom w:val="0"/>
              <w:divBdr>
                <w:top w:val="none" w:sz="0" w:space="0" w:color="auto"/>
                <w:left w:val="none" w:sz="0" w:space="0" w:color="auto"/>
                <w:bottom w:val="none" w:sz="0" w:space="0" w:color="auto"/>
                <w:right w:val="none" w:sz="0" w:space="0" w:color="auto"/>
              </w:divBdr>
            </w:div>
            <w:div w:id="808860528">
              <w:marLeft w:val="0"/>
              <w:marRight w:val="0"/>
              <w:marTop w:val="0"/>
              <w:marBottom w:val="0"/>
              <w:divBdr>
                <w:top w:val="none" w:sz="0" w:space="0" w:color="auto"/>
                <w:left w:val="none" w:sz="0" w:space="0" w:color="auto"/>
                <w:bottom w:val="none" w:sz="0" w:space="0" w:color="auto"/>
                <w:right w:val="none" w:sz="0" w:space="0" w:color="auto"/>
              </w:divBdr>
            </w:div>
            <w:div w:id="1400861228">
              <w:marLeft w:val="0"/>
              <w:marRight w:val="0"/>
              <w:marTop w:val="0"/>
              <w:marBottom w:val="0"/>
              <w:divBdr>
                <w:top w:val="none" w:sz="0" w:space="0" w:color="auto"/>
                <w:left w:val="none" w:sz="0" w:space="0" w:color="auto"/>
                <w:bottom w:val="none" w:sz="0" w:space="0" w:color="auto"/>
                <w:right w:val="none" w:sz="0" w:space="0" w:color="auto"/>
              </w:divBdr>
            </w:div>
            <w:div w:id="870534826">
              <w:marLeft w:val="0"/>
              <w:marRight w:val="0"/>
              <w:marTop w:val="0"/>
              <w:marBottom w:val="0"/>
              <w:divBdr>
                <w:top w:val="none" w:sz="0" w:space="0" w:color="auto"/>
                <w:left w:val="none" w:sz="0" w:space="0" w:color="auto"/>
                <w:bottom w:val="none" w:sz="0" w:space="0" w:color="auto"/>
                <w:right w:val="none" w:sz="0" w:space="0" w:color="auto"/>
              </w:divBdr>
            </w:div>
            <w:div w:id="1862008966">
              <w:marLeft w:val="0"/>
              <w:marRight w:val="0"/>
              <w:marTop w:val="0"/>
              <w:marBottom w:val="0"/>
              <w:divBdr>
                <w:top w:val="none" w:sz="0" w:space="0" w:color="auto"/>
                <w:left w:val="none" w:sz="0" w:space="0" w:color="auto"/>
                <w:bottom w:val="none" w:sz="0" w:space="0" w:color="auto"/>
                <w:right w:val="none" w:sz="0" w:space="0" w:color="auto"/>
              </w:divBdr>
            </w:div>
            <w:div w:id="590086520">
              <w:marLeft w:val="0"/>
              <w:marRight w:val="0"/>
              <w:marTop w:val="0"/>
              <w:marBottom w:val="0"/>
              <w:divBdr>
                <w:top w:val="none" w:sz="0" w:space="0" w:color="auto"/>
                <w:left w:val="none" w:sz="0" w:space="0" w:color="auto"/>
                <w:bottom w:val="none" w:sz="0" w:space="0" w:color="auto"/>
                <w:right w:val="none" w:sz="0" w:space="0" w:color="auto"/>
              </w:divBdr>
            </w:div>
            <w:div w:id="1543438676">
              <w:marLeft w:val="0"/>
              <w:marRight w:val="0"/>
              <w:marTop w:val="0"/>
              <w:marBottom w:val="0"/>
              <w:divBdr>
                <w:top w:val="none" w:sz="0" w:space="0" w:color="auto"/>
                <w:left w:val="none" w:sz="0" w:space="0" w:color="auto"/>
                <w:bottom w:val="none" w:sz="0" w:space="0" w:color="auto"/>
                <w:right w:val="none" w:sz="0" w:space="0" w:color="auto"/>
              </w:divBdr>
            </w:div>
            <w:div w:id="1833594480">
              <w:marLeft w:val="0"/>
              <w:marRight w:val="0"/>
              <w:marTop w:val="0"/>
              <w:marBottom w:val="0"/>
              <w:divBdr>
                <w:top w:val="none" w:sz="0" w:space="0" w:color="auto"/>
                <w:left w:val="none" w:sz="0" w:space="0" w:color="auto"/>
                <w:bottom w:val="none" w:sz="0" w:space="0" w:color="auto"/>
                <w:right w:val="none" w:sz="0" w:space="0" w:color="auto"/>
              </w:divBdr>
            </w:div>
            <w:div w:id="1598561154">
              <w:marLeft w:val="0"/>
              <w:marRight w:val="0"/>
              <w:marTop w:val="0"/>
              <w:marBottom w:val="0"/>
              <w:divBdr>
                <w:top w:val="none" w:sz="0" w:space="0" w:color="auto"/>
                <w:left w:val="none" w:sz="0" w:space="0" w:color="auto"/>
                <w:bottom w:val="none" w:sz="0" w:space="0" w:color="auto"/>
                <w:right w:val="none" w:sz="0" w:space="0" w:color="auto"/>
              </w:divBdr>
            </w:div>
            <w:div w:id="1613978816">
              <w:marLeft w:val="0"/>
              <w:marRight w:val="0"/>
              <w:marTop w:val="0"/>
              <w:marBottom w:val="0"/>
              <w:divBdr>
                <w:top w:val="none" w:sz="0" w:space="0" w:color="auto"/>
                <w:left w:val="none" w:sz="0" w:space="0" w:color="auto"/>
                <w:bottom w:val="none" w:sz="0" w:space="0" w:color="auto"/>
                <w:right w:val="none" w:sz="0" w:space="0" w:color="auto"/>
              </w:divBdr>
            </w:div>
            <w:div w:id="1629243411">
              <w:marLeft w:val="0"/>
              <w:marRight w:val="0"/>
              <w:marTop w:val="0"/>
              <w:marBottom w:val="0"/>
              <w:divBdr>
                <w:top w:val="none" w:sz="0" w:space="0" w:color="auto"/>
                <w:left w:val="none" w:sz="0" w:space="0" w:color="auto"/>
                <w:bottom w:val="none" w:sz="0" w:space="0" w:color="auto"/>
                <w:right w:val="none" w:sz="0" w:space="0" w:color="auto"/>
              </w:divBdr>
            </w:div>
            <w:div w:id="472453157">
              <w:marLeft w:val="0"/>
              <w:marRight w:val="0"/>
              <w:marTop w:val="0"/>
              <w:marBottom w:val="0"/>
              <w:divBdr>
                <w:top w:val="none" w:sz="0" w:space="0" w:color="auto"/>
                <w:left w:val="none" w:sz="0" w:space="0" w:color="auto"/>
                <w:bottom w:val="none" w:sz="0" w:space="0" w:color="auto"/>
                <w:right w:val="none" w:sz="0" w:space="0" w:color="auto"/>
              </w:divBdr>
            </w:div>
            <w:div w:id="1911652317">
              <w:marLeft w:val="0"/>
              <w:marRight w:val="0"/>
              <w:marTop w:val="0"/>
              <w:marBottom w:val="0"/>
              <w:divBdr>
                <w:top w:val="none" w:sz="0" w:space="0" w:color="auto"/>
                <w:left w:val="none" w:sz="0" w:space="0" w:color="auto"/>
                <w:bottom w:val="none" w:sz="0" w:space="0" w:color="auto"/>
                <w:right w:val="none" w:sz="0" w:space="0" w:color="auto"/>
              </w:divBdr>
            </w:div>
            <w:div w:id="2129003095">
              <w:marLeft w:val="0"/>
              <w:marRight w:val="0"/>
              <w:marTop w:val="0"/>
              <w:marBottom w:val="0"/>
              <w:divBdr>
                <w:top w:val="none" w:sz="0" w:space="0" w:color="auto"/>
                <w:left w:val="none" w:sz="0" w:space="0" w:color="auto"/>
                <w:bottom w:val="none" w:sz="0" w:space="0" w:color="auto"/>
                <w:right w:val="none" w:sz="0" w:space="0" w:color="auto"/>
              </w:divBdr>
            </w:div>
            <w:div w:id="1510102216">
              <w:marLeft w:val="0"/>
              <w:marRight w:val="0"/>
              <w:marTop w:val="0"/>
              <w:marBottom w:val="0"/>
              <w:divBdr>
                <w:top w:val="none" w:sz="0" w:space="0" w:color="auto"/>
                <w:left w:val="none" w:sz="0" w:space="0" w:color="auto"/>
                <w:bottom w:val="none" w:sz="0" w:space="0" w:color="auto"/>
                <w:right w:val="none" w:sz="0" w:space="0" w:color="auto"/>
              </w:divBdr>
            </w:div>
            <w:div w:id="811289897">
              <w:marLeft w:val="0"/>
              <w:marRight w:val="0"/>
              <w:marTop w:val="0"/>
              <w:marBottom w:val="0"/>
              <w:divBdr>
                <w:top w:val="none" w:sz="0" w:space="0" w:color="auto"/>
                <w:left w:val="none" w:sz="0" w:space="0" w:color="auto"/>
                <w:bottom w:val="none" w:sz="0" w:space="0" w:color="auto"/>
                <w:right w:val="none" w:sz="0" w:space="0" w:color="auto"/>
              </w:divBdr>
            </w:div>
            <w:div w:id="1155074361">
              <w:marLeft w:val="0"/>
              <w:marRight w:val="0"/>
              <w:marTop w:val="0"/>
              <w:marBottom w:val="0"/>
              <w:divBdr>
                <w:top w:val="none" w:sz="0" w:space="0" w:color="auto"/>
                <w:left w:val="none" w:sz="0" w:space="0" w:color="auto"/>
                <w:bottom w:val="none" w:sz="0" w:space="0" w:color="auto"/>
                <w:right w:val="none" w:sz="0" w:space="0" w:color="auto"/>
              </w:divBdr>
            </w:div>
            <w:div w:id="1778403929">
              <w:marLeft w:val="0"/>
              <w:marRight w:val="0"/>
              <w:marTop w:val="0"/>
              <w:marBottom w:val="0"/>
              <w:divBdr>
                <w:top w:val="none" w:sz="0" w:space="0" w:color="auto"/>
                <w:left w:val="none" w:sz="0" w:space="0" w:color="auto"/>
                <w:bottom w:val="none" w:sz="0" w:space="0" w:color="auto"/>
                <w:right w:val="none" w:sz="0" w:space="0" w:color="auto"/>
              </w:divBdr>
            </w:div>
            <w:div w:id="1426540486">
              <w:marLeft w:val="0"/>
              <w:marRight w:val="0"/>
              <w:marTop w:val="0"/>
              <w:marBottom w:val="0"/>
              <w:divBdr>
                <w:top w:val="none" w:sz="0" w:space="0" w:color="auto"/>
                <w:left w:val="none" w:sz="0" w:space="0" w:color="auto"/>
                <w:bottom w:val="none" w:sz="0" w:space="0" w:color="auto"/>
                <w:right w:val="none" w:sz="0" w:space="0" w:color="auto"/>
              </w:divBdr>
            </w:div>
            <w:div w:id="624239526">
              <w:marLeft w:val="0"/>
              <w:marRight w:val="0"/>
              <w:marTop w:val="0"/>
              <w:marBottom w:val="0"/>
              <w:divBdr>
                <w:top w:val="none" w:sz="0" w:space="0" w:color="auto"/>
                <w:left w:val="none" w:sz="0" w:space="0" w:color="auto"/>
                <w:bottom w:val="none" w:sz="0" w:space="0" w:color="auto"/>
                <w:right w:val="none" w:sz="0" w:space="0" w:color="auto"/>
              </w:divBdr>
            </w:div>
            <w:div w:id="628440504">
              <w:marLeft w:val="0"/>
              <w:marRight w:val="0"/>
              <w:marTop w:val="0"/>
              <w:marBottom w:val="0"/>
              <w:divBdr>
                <w:top w:val="none" w:sz="0" w:space="0" w:color="auto"/>
                <w:left w:val="none" w:sz="0" w:space="0" w:color="auto"/>
                <w:bottom w:val="none" w:sz="0" w:space="0" w:color="auto"/>
                <w:right w:val="none" w:sz="0" w:space="0" w:color="auto"/>
              </w:divBdr>
            </w:div>
            <w:div w:id="1375694936">
              <w:marLeft w:val="0"/>
              <w:marRight w:val="0"/>
              <w:marTop w:val="0"/>
              <w:marBottom w:val="0"/>
              <w:divBdr>
                <w:top w:val="none" w:sz="0" w:space="0" w:color="auto"/>
                <w:left w:val="none" w:sz="0" w:space="0" w:color="auto"/>
                <w:bottom w:val="none" w:sz="0" w:space="0" w:color="auto"/>
                <w:right w:val="none" w:sz="0" w:space="0" w:color="auto"/>
              </w:divBdr>
            </w:div>
            <w:div w:id="175079093">
              <w:marLeft w:val="0"/>
              <w:marRight w:val="0"/>
              <w:marTop w:val="0"/>
              <w:marBottom w:val="0"/>
              <w:divBdr>
                <w:top w:val="none" w:sz="0" w:space="0" w:color="auto"/>
                <w:left w:val="none" w:sz="0" w:space="0" w:color="auto"/>
                <w:bottom w:val="none" w:sz="0" w:space="0" w:color="auto"/>
                <w:right w:val="none" w:sz="0" w:space="0" w:color="auto"/>
              </w:divBdr>
            </w:div>
            <w:div w:id="528759310">
              <w:marLeft w:val="0"/>
              <w:marRight w:val="0"/>
              <w:marTop w:val="0"/>
              <w:marBottom w:val="0"/>
              <w:divBdr>
                <w:top w:val="none" w:sz="0" w:space="0" w:color="auto"/>
                <w:left w:val="none" w:sz="0" w:space="0" w:color="auto"/>
                <w:bottom w:val="none" w:sz="0" w:space="0" w:color="auto"/>
                <w:right w:val="none" w:sz="0" w:space="0" w:color="auto"/>
              </w:divBdr>
            </w:div>
            <w:div w:id="1216042771">
              <w:marLeft w:val="0"/>
              <w:marRight w:val="0"/>
              <w:marTop w:val="0"/>
              <w:marBottom w:val="0"/>
              <w:divBdr>
                <w:top w:val="none" w:sz="0" w:space="0" w:color="auto"/>
                <w:left w:val="none" w:sz="0" w:space="0" w:color="auto"/>
                <w:bottom w:val="none" w:sz="0" w:space="0" w:color="auto"/>
                <w:right w:val="none" w:sz="0" w:space="0" w:color="auto"/>
              </w:divBdr>
            </w:div>
            <w:div w:id="225575443">
              <w:marLeft w:val="0"/>
              <w:marRight w:val="0"/>
              <w:marTop w:val="0"/>
              <w:marBottom w:val="0"/>
              <w:divBdr>
                <w:top w:val="none" w:sz="0" w:space="0" w:color="auto"/>
                <w:left w:val="none" w:sz="0" w:space="0" w:color="auto"/>
                <w:bottom w:val="none" w:sz="0" w:space="0" w:color="auto"/>
                <w:right w:val="none" w:sz="0" w:space="0" w:color="auto"/>
              </w:divBdr>
            </w:div>
            <w:div w:id="201332844">
              <w:marLeft w:val="0"/>
              <w:marRight w:val="0"/>
              <w:marTop w:val="0"/>
              <w:marBottom w:val="0"/>
              <w:divBdr>
                <w:top w:val="none" w:sz="0" w:space="0" w:color="auto"/>
                <w:left w:val="none" w:sz="0" w:space="0" w:color="auto"/>
                <w:bottom w:val="none" w:sz="0" w:space="0" w:color="auto"/>
                <w:right w:val="none" w:sz="0" w:space="0" w:color="auto"/>
              </w:divBdr>
            </w:div>
            <w:div w:id="1920481704">
              <w:marLeft w:val="0"/>
              <w:marRight w:val="0"/>
              <w:marTop w:val="0"/>
              <w:marBottom w:val="0"/>
              <w:divBdr>
                <w:top w:val="none" w:sz="0" w:space="0" w:color="auto"/>
                <w:left w:val="none" w:sz="0" w:space="0" w:color="auto"/>
                <w:bottom w:val="none" w:sz="0" w:space="0" w:color="auto"/>
                <w:right w:val="none" w:sz="0" w:space="0" w:color="auto"/>
              </w:divBdr>
            </w:div>
            <w:div w:id="1933466432">
              <w:marLeft w:val="0"/>
              <w:marRight w:val="0"/>
              <w:marTop w:val="0"/>
              <w:marBottom w:val="0"/>
              <w:divBdr>
                <w:top w:val="none" w:sz="0" w:space="0" w:color="auto"/>
                <w:left w:val="none" w:sz="0" w:space="0" w:color="auto"/>
                <w:bottom w:val="none" w:sz="0" w:space="0" w:color="auto"/>
                <w:right w:val="none" w:sz="0" w:space="0" w:color="auto"/>
              </w:divBdr>
            </w:div>
            <w:div w:id="1124541607">
              <w:marLeft w:val="0"/>
              <w:marRight w:val="0"/>
              <w:marTop w:val="0"/>
              <w:marBottom w:val="0"/>
              <w:divBdr>
                <w:top w:val="none" w:sz="0" w:space="0" w:color="auto"/>
                <w:left w:val="none" w:sz="0" w:space="0" w:color="auto"/>
                <w:bottom w:val="none" w:sz="0" w:space="0" w:color="auto"/>
                <w:right w:val="none" w:sz="0" w:space="0" w:color="auto"/>
              </w:divBdr>
            </w:div>
            <w:div w:id="586311522">
              <w:marLeft w:val="0"/>
              <w:marRight w:val="0"/>
              <w:marTop w:val="0"/>
              <w:marBottom w:val="0"/>
              <w:divBdr>
                <w:top w:val="none" w:sz="0" w:space="0" w:color="auto"/>
                <w:left w:val="none" w:sz="0" w:space="0" w:color="auto"/>
                <w:bottom w:val="none" w:sz="0" w:space="0" w:color="auto"/>
                <w:right w:val="none" w:sz="0" w:space="0" w:color="auto"/>
              </w:divBdr>
            </w:div>
            <w:div w:id="840893192">
              <w:marLeft w:val="0"/>
              <w:marRight w:val="0"/>
              <w:marTop w:val="0"/>
              <w:marBottom w:val="0"/>
              <w:divBdr>
                <w:top w:val="none" w:sz="0" w:space="0" w:color="auto"/>
                <w:left w:val="none" w:sz="0" w:space="0" w:color="auto"/>
                <w:bottom w:val="none" w:sz="0" w:space="0" w:color="auto"/>
                <w:right w:val="none" w:sz="0" w:space="0" w:color="auto"/>
              </w:divBdr>
            </w:div>
            <w:div w:id="1565337330">
              <w:marLeft w:val="0"/>
              <w:marRight w:val="0"/>
              <w:marTop w:val="0"/>
              <w:marBottom w:val="0"/>
              <w:divBdr>
                <w:top w:val="none" w:sz="0" w:space="0" w:color="auto"/>
                <w:left w:val="none" w:sz="0" w:space="0" w:color="auto"/>
                <w:bottom w:val="none" w:sz="0" w:space="0" w:color="auto"/>
                <w:right w:val="none" w:sz="0" w:space="0" w:color="auto"/>
              </w:divBdr>
            </w:div>
            <w:div w:id="595283013">
              <w:marLeft w:val="0"/>
              <w:marRight w:val="0"/>
              <w:marTop w:val="0"/>
              <w:marBottom w:val="0"/>
              <w:divBdr>
                <w:top w:val="none" w:sz="0" w:space="0" w:color="auto"/>
                <w:left w:val="none" w:sz="0" w:space="0" w:color="auto"/>
                <w:bottom w:val="none" w:sz="0" w:space="0" w:color="auto"/>
                <w:right w:val="none" w:sz="0" w:space="0" w:color="auto"/>
              </w:divBdr>
            </w:div>
            <w:div w:id="195385398">
              <w:marLeft w:val="0"/>
              <w:marRight w:val="0"/>
              <w:marTop w:val="0"/>
              <w:marBottom w:val="0"/>
              <w:divBdr>
                <w:top w:val="none" w:sz="0" w:space="0" w:color="auto"/>
                <w:left w:val="none" w:sz="0" w:space="0" w:color="auto"/>
                <w:bottom w:val="none" w:sz="0" w:space="0" w:color="auto"/>
                <w:right w:val="none" w:sz="0" w:space="0" w:color="auto"/>
              </w:divBdr>
            </w:div>
            <w:div w:id="621305169">
              <w:marLeft w:val="0"/>
              <w:marRight w:val="0"/>
              <w:marTop w:val="0"/>
              <w:marBottom w:val="0"/>
              <w:divBdr>
                <w:top w:val="none" w:sz="0" w:space="0" w:color="auto"/>
                <w:left w:val="none" w:sz="0" w:space="0" w:color="auto"/>
                <w:bottom w:val="none" w:sz="0" w:space="0" w:color="auto"/>
                <w:right w:val="none" w:sz="0" w:space="0" w:color="auto"/>
              </w:divBdr>
            </w:div>
            <w:div w:id="436339641">
              <w:marLeft w:val="0"/>
              <w:marRight w:val="0"/>
              <w:marTop w:val="0"/>
              <w:marBottom w:val="0"/>
              <w:divBdr>
                <w:top w:val="none" w:sz="0" w:space="0" w:color="auto"/>
                <w:left w:val="none" w:sz="0" w:space="0" w:color="auto"/>
                <w:bottom w:val="none" w:sz="0" w:space="0" w:color="auto"/>
                <w:right w:val="none" w:sz="0" w:space="0" w:color="auto"/>
              </w:divBdr>
            </w:div>
            <w:div w:id="1785882781">
              <w:marLeft w:val="0"/>
              <w:marRight w:val="0"/>
              <w:marTop w:val="0"/>
              <w:marBottom w:val="0"/>
              <w:divBdr>
                <w:top w:val="none" w:sz="0" w:space="0" w:color="auto"/>
                <w:left w:val="none" w:sz="0" w:space="0" w:color="auto"/>
                <w:bottom w:val="none" w:sz="0" w:space="0" w:color="auto"/>
                <w:right w:val="none" w:sz="0" w:space="0" w:color="auto"/>
              </w:divBdr>
            </w:div>
            <w:div w:id="1978414724">
              <w:marLeft w:val="0"/>
              <w:marRight w:val="0"/>
              <w:marTop w:val="0"/>
              <w:marBottom w:val="0"/>
              <w:divBdr>
                <w:top w:val="none" w:sz="0" w:space="0" w:color="auto"/>
                <w:left w:val="none" w:sz="0" w:space="0" w:color="auto"/>
                <w:bottom w:val="none" w:sz="0" w:space="0" w:color="auto"/>
                <w:right w:val="none" w:sz="0" w:space="0" w:color="auto"/>
              </w:divBdr>
            </w:div>
            <w:div w:id="10228234">
              <w:marLeft w:val="0"/>
              <w:marRight w:val="0"/>
              <w:marTop w:val="0"/>
              <w:marBottom w:val="0"/>
              <w:divBdr>
                <w:top w:val="none" w:sz="0" w:space="0" w:color="auto"/>
                <w:left w:val="none" w:sz="0" w:space="0" w:color="auto"/>
                <w:bottom w:val="none" w:sz="0" w:space="0" w:color="auto"/>
                <w:right w:val="none" w:sz="0" w:space="0" w:color="auto"/>
              </w:divBdr>
            </w:div>
            <w:div w:id="251404007">
              <w:marLeft w:val="0"/>
              <w:marRight w:val="0"/>
              <w:marTop w:val="0"/>
              <w:marBottom w:val="0"/>
              <w:divBdr>
                <w:top w:val="none" w:sz="0" w:space="0" w:color="auto"/>
                <w:left w:val="none" w:sz="0" w:space="0" w:color="auto"/>
                <w:bottom w:val="none" w:sz="0" w:space="0" w:color="auto"/>
                <w:right w:val="none" w:sz="0" w:space="0" w:color="auto"/>
              </w:divBdr>
            </w:div>
            <w:div w:id="460653316">
              <w:marLeft w:val="0"/>
              <w:marRight w:val="0"/>
              <w:marTop w:val="0"/>
              <w:marBottom w:val="0"/>
              <w:divBdr>
                <w:top w:val="none" w:sz="0" w:space="0" w:color="auto"/>
                <w:left w:val="none" w:sz="0" w:space="0" w:color="auto"/>
                <w:bottom w:val="none" w:sz="0" w:space="0" w:color="auto"/>
                <w:right w:val="none" w:sz="0" w:space="0" w:color="auto"/>
              </w:divBdr>
            </w:div>
            <w:div w:id="1012226354">
              <w:marLeft w:val="0"/>
              <w:marRight w:val="0"/>
              <w:marTop w:val="0"/>
              <w:marBottom w:val="0"/>
              <w:divBdr>
                <w:top w:val="none" w:sz="0" w:space="0" w:color="auto"/>
                <w:left w:val="none" w:sz="0" w:space="0" w:color="auto"/>
                <w:bottom w:val="none" w:sz="0" w:space="0" w:color="auto"/>
                <w:right w:val="none" w:sz="0" w:space="0" w:color="auto"/>
              </w:divBdr>
            </w:div>
            <w:div w:id="2038695526">
              <w:marLeft w:val="0"/>
              <w:marRight w:val="0"/>
              <w:marTop w:val="0"/>
              <w:marBottom w:val="0"/>
              <w:divBdr>
                <w:top w:val="none" w:sz="0" w:space="0" w:color="auto"/>
                <w:left w:val="none" w:sz="0" w:space="0" w:color="auto"/>
                <w:bottom w:val="none" w:sz="0" w:space="0" w:color="auto"/>
                <w:right w:val="none" w:sz="0" w:space="0" w:color="auto"/>
              </w:divBdr>
            </w:div>
            <w:div w:id="285159604">
              <w:marLeft w:val="0"/>
              <w:marRight w:val="0"/>
              <w:marTop w:val="0"/>
              <w:marBottom w:val="0"/>
              <w:divBdr>
                <w:top w:val="none" w:sz="0" w:space="0" w:color="auto"/>
                <w:left w:val="none" w:sz="0" w:space="0" w:color="auto"/>
                <w:bottom w:val="none" w:sz="0" w:space="0" w:color="auto"/>
                <w:right w:val="none" w:sz="0" w:space="0" w:color="auto"/>
              </w:divBdr>
            </w:div>
            <w:div w:id="1977373683">
              <w:marLeft w:val="0"/>
              <w:marRight w:val="0"/>
              <w:marTop w:val="0"/>
              <w:marBottom w:val="0"/>
              <w:divBdr>
                <w:top w:val="none" w:sz="0" w:space="0" w:color="auto"/>
                <w:left w:val="none" w:sz="0" w:space="0" w:color="auto"/>
                <w:bottom w:val="none" w:sz="0" w:space="0" w:color="auto"/>
                <w:right w:val="none" w:sz="0" w:space="0" w:color="auto"/>
              </w:divBdr>
            </w:div>
            <w:div w:id="824127651">
              <w:marLeft w:val="0"/>
              <w:marRight w:val="0"/>
              <w:marTop w:val="0"/>
              <w:marBottom w:val="0"/>
              <w:divBdr>
                <w:top w:val="none" w:sz="0" w:space="0" w:color="auto"/>
                <w:left w:val="none" w:sz="0" w:space="0" w:color="auto"/>
                <w:bottom w:val="none" w:sz="0" w:space="0" w:color="auto"/>
                <w:right w:val="none" w:sz="0" w:space="0" w:color="auto"/>
              </w:divBdr>
            </w:div>
            <w:div w:id="16545867">
              <w:marLeft w:val="0"/>
              <w:marRight w:val="0"/>
              <w:marTop w:val="0"/>
              <w:marBottom w:val="0"/>
              <w:divBdr>
                <w:top w:val="none" w:sz="0" w:space="0" w:color="auto"/>
                <w:left w:val="none" w:sz="0" w:space="0" w:color="auto"/>
                <w:bottom w:val="none" w:sz="0" w:space="0" w:color="auto"/>
                <w:right w:val="none" w:sz="0" w:space="0" w:color="auto"/>
              </w:divBdr>
            </w:div>
            <w:div w:id="241843017">
              <w:marLeft w:val="0"/>
              <w:marRight w:val="0"/>
              <w:marTop w:val="0"/>
              <w:marBottom w:val="0"/>
              <w:divBdr>
                <w:top w:val="none" w:sz="0" w:space="0" w:color="auto"/>
                <w:left w:val="none" w:sz="0" w:space="0" w:color="auto"/>
                <w:bottom w:val="none" w:sz="0" w:space="0" w:color="auto"/>
                <w:right w:val="none" w:sz="0" w:space="0" w:color="auto"/>
              </w:divBdr>
            </w:div>
            <w:div w:id="2022270035">
              <w:marLeft w:val="0"/>
              <w:marRight w:val="0"/>
              <w:marTop w:val="0"/>
              <w:marBottom w:val="0"/>
              <w:divBdr>
                <w:top w:val="none" w:sz="0" w:space="0" w:color="auto"/>
                <w:left w:val="none" w:sz="0" w:space="0" w:color="auto"/>
                <w:bottom w:val="none" w:sz="0" w:space="0" w:color="auto"/>
                <w:right w:val="none" w:sz="0" w:space="0" w:color="auto"/>
              </w:divBdr>
            </w:div>
            <w:div w:id="1831486405">
              <w:marLeft w:val="0"/>
              <w:marRight w:val="0"/>
              <w:marTop w:val="0"/>
              <w:marBottom w:val="0"/>
              <w:divBdr>
                <w:top w:val="none" w:sz="0" w:space="0" w:color="auto"/>
                <w:left w:val="none" w:sz="0" w:space="0" w:color="auto"/>
                <w:bottom w:val="none" w:sz="0" w:space="0" w:color="auto"/>
                <w:right w:val="none" w:sz="0" w:space="0" w:color="auto"/>
              </w:divBdr>
            </w:div>
            <w:div w:id="1894466916">
              <w:marLeft w:val="0"/>
              <w:marRight w:val="0"/>
              <w:marTop w:val="0"/>
              <w:marBottom w:val="0"/>
              <w:divBdr>
                <w:top w:val="none" w:sz="0" w:space="0" w:color="auto"/>
                <w:left w:val="none" w:sz="0" w:space="0" w:color="auto"/>
                <w:bottom w:val="none" w:sz="0" w:space="0" w:color="auto"/>
                <w:right w:val="none" w:sz="0" w:space="0" w:color="auto"/>
              </w:divBdr>
            </w:div>
            <w:div w:id="794447772">
              <w:marLeft w:val="0"/>
              <w:marRight w:val="0"/>
              <w:marTop w:val="0"/>
              <w:marBottom w:val="0"/>
              <w:divBdr>
                <w:top w:val="none" w:sz="0" w:space="0" w:color="auto"/>
                <w:left w:val="none" w:sz="0" w:space="0" w:color="auto"/>
                <w:bottom w:val="none" w:sz="0" w:space="0" w:color="auto"/>
                <w:right w:val="none" w:sz="0" w:space="0" w:color="auto"/>
              </w:divBdr>
            </w:div>
            <w:div w:id="817768376">
              <w:marLeft w:val="0"/>
              <w:marRight w:val="0"/>
              <w:marTop w:val="0"/>
              <w:marBottom w:val="0"/>
              <w:divBdr>
                <w:top w:val="none" w:sz="0" w:space="0" w:color="auto"/>
                <w:left w:val="none" w:sz="0" w:space="0" w:color="auto"/>
                <w:bottom w:val="none" w:sz="0" w:space="0" w:color="auto"/>
                <w:right w:val="none" w:sz="0" w:space="0" w:color="auto"/>
              </w:divBdr>
            </w:div>
            <w:div w:id="1117873850">
              <w:marLeft w:val="0"/>
              <w:marRight w:val="0"/>
              <w:marTop w:val="0"/>
              <w:marBottom w:val="0"/>
              <w:divBdr>
                <w:top w:val="none" w:sz="0" w:space="0" w:color="auto"/>
                <w:left w:val="none" w:sz="0" w:space="0" w:color="auto"/>
                <w:bottom w:val="none" w:sz="0" w:space="0" w:color="auto"/>
                <w:right w:val="none" w:sz="0" w:space="0" w:color="auto"/>
              </w:divBdr>
            </w:div>
            <w:div w:id="191697242">
              <w:marLeft w:val="0"/>
              <w:marRight w:val="0"/>
              <w:marTop w:val="0"/>
              <w:marBottom w:val="0"/>
              <w:divBdr>
                <w:top w:val="none" w:sz="0" w:space="0" w:color="auto"/>
                <w:left w:val="none" w:sz="0" w:space="0" w:color="auto"/>
                <w:bottom w:val="none" w:sz="0" w:space="0" w:color="auto"/>
                <w:right w:val="none" w:sz="0" w:space="0" w:color="auto"/>
              </w:divBdr>
            </w:div>
            <w:div w:id="1206025247">
              <w:marLeft w:val="0"/>
              <w:marRight w:val="0"/>
              <w:marTop w:val="0"/>
              <w:marBottom w:val="0"/>
              <w:divBdr>
                <w:top w:val="none" w:sz="0" w:space="0" w:color="auto"/>
                <w:left w:val="none" w:sz="0" w:space="0" w:color="auto"/>
                <w:bottom w:val="none" w:sz="0" w:space="0" w:color="auto"/>
                <w:right w:val="none" w:sz="0" w:space="0" w:color="auto"/>
              </w:divBdr>
            </w:div>
            <w:div w:id="1357848844">
              <w:marLeft w:val="0"/>
              <w:marRight w:val="0"/>
              <w:marTop w:val="0"/>
              <w:marBottom w:val="0"/>
              <w:divBdr>
                <w:top w:val="none" w:sz="0" w:space="0" w:color="auto"/>
                <w:left w:val="none" w:sz="0" w:space="0" w:color="auto"/>
                <w:bottom w:val="none" w:sz="0" w:space="0" w:color="auto"/>
                <w:right w:val="none" w:sz="0" w:space="0" w:color="auto"/>
              </w:divBdr>
            </w:div>
            <w:div w:id="1580484656">
              <w:marLeft w:val="0"/>
              <w:marRight w:val="0"/>
              <w:marTop w:val="0"/>
              <w:marBottom w:val="0"/>
              <w:divBdr>
                <w:top w:val="none" w:sz="0" w:space="0" w:color="auto"/>
                <w:left w:val="none" w:sz="0" w:space="0" w:color="auto"/>
                <w:bottom w:val="none" w:sz="0" w:space="0" w:color="auto"/>
                <w:right w:val="none" w:sz="0" w:space="0" w:color="auto"/>
              </w:divBdr>
            </w:div>
            <w:div w:id="53898531">
              <w:marLeft w:val="0"/>
              <w:marRight w:val="0"/>
              <w:marTop w:val="0"/>
              <w:marBottom w:val="0"/>
              <w:divBdr>
                <w:top w:val="none" w:sz="0" w:space="0" w:color="auto"/>
                <w:left w:val="none" w:sz="0" w:space="0" w:color="auto"/>
                <w:bottom w:val="none" w:sz="0" w:space="0" w:color="auto"/>
                <w:right w:val="none" w:sz="0" w:space="0" w:color="auto"/>
              </w:divBdr>
            </w:div>
            <w:div w:id="13312366">
              <w:marLeft w:val="0"/>
              <w:marRight w:val="0"/>
              <w:marTop w:val="0"/>
              <w:marBottom w:val="0"/>
              <w:divBdr>
                <w:top w:val="none" w:sz="0" w:space="0" w:color="auto"/>
                <w:left w:val="none" w:sz="0" w:space="0" w:color="auto"/>
                <w:bottom w:val="none" w:sz="0" w:space="0" w:color="auto"/>
                <w:right w:val="none" w:sz="0" w:space="0" w:color="auto"/>
              </w:divBdr>
            </w:div>
            <w:div w:id="226696872">
              <w:marLeft w:val="0"/>
              <w:marRight w:val="0"/>
              <w:marTop w:val="0"/>
              <w:marBottom w:val="0"/>
              <w:divBdr>
                <w:top w:val="none" w:sz="0" w:space="0" w:color="auto"/>
                <w:left w:val="none" w:sz="0" w:space="0" w:color="auto"/>
                <w:bottom w:val="none" w:sz="0" w:space="0" w:color="auto"/>
                <w:right w:val="none" w:sz="0" w:space="0" w:color="auto"/>
              </w:divBdr>
            </w:div>
            <w:div w:id="447313765">
              <w:marLeft w:val="0"/>
              <w:marRight w:val="0"/>
              <w:marTop w:val="0"/>
              <w:marBottom w:val="0"/>
              <w:divBdr>
                <w:top w:val="none" w:sz="0" w:space="0" w:color="auto"/>
                <w:left w:val="none" w:sz="0" w:space="0" w:color="auto"/>
                <w:bottom w:val="none" w:sz="0" w:space="0" w:color="auto"/>
                <w:right w:val="none" w:sz="0" w:space="0" w:color="auto"/>
              </w:divBdr>
            </w:div>
            <w:div w:id="307171571">
              <w:marLeft w:val="0"/>
              <w:marRight w:val="0"/>
              <w:marTop w:val="0"/>
              <w:marBottom w:val="0"/>
              <w:divBdr>
                <w:top w:val="none" w:sz="0" w:space="0" w:color="auto"/>
                <w:left w:val="none" w:sz="0" w:space="0" w:color="auto"/>
                <w:bottom w:val="none" w:sz="0" w:space="0" w:color="auto"/>
                <w:right w:val="none" w:sz="0" w:space="0" w:color="auto"/>
              </w:divBdr>
            </w:div>
            <w:div w:id="1243221575">
              <w:marLeft w:val="0"/>
              <w:marRight w:val="0"/>
              <w:marTop w:val="0"/>
              <w:marBottom w:val="0"/>
              <w:divBdr>
                <w:top w:val="none" w:sz="0" w:space="0" w:color="auto"/>
                <w:left w:val="none" w:sz="0" w:space="0" w:color="auto"/>
                <w:bottom w:val="none" w:sz="0" w:space="0" w:color="auto"/>
                <w:right w:val="none" w:sz="0" w:space="0" w:color="auto"/>
              </w:divBdr>
            </w:div>
            <w:div w:id="1280987655">
              <w:marLeft w:val="0"/>
              <w:marRight w:val="0"/>
              <w:marTop w:val="0"/>
              <w:marBottom w:val="0"/>
              <w:divBdr>
                <w:top w:val="none" w:sz="0" w:space="0" w:color="auto"/>
                <w:left w:val="none" w:sz="0" w:space="0" w:color="auto"/>
                <w:bottom w:val="none" w:sz="0" w:space="0" w:color="auto"/>
                <w:right w:val="none" w:sz="0" w:space="0" w:color="auto"/>
              </w:divBdr>
            </w:div>
            <w:div w:id="1866672726">
              <w:marLeft w:val="0"/>
              <w:marRight w:val="0"/>
              <w:marTop w:val="0"/>
              <w:marBottom w:val="0"/>
              <w:divBdr>
                <w:top w:val="none" w:sz="0" w:space="0" w:color="auto"/>
                <w:left w:val="none" w:sz="0" w:space="0" w:color="auto"/>
                <w:bottom w:val="none" w:sz="0" w:space="0" w:color="auto"/>
                <w:right w:val="none" w:sz="0" w:space="0" w:color="auto"/>
              </w:divBdr>
            </w:div>
            <w:div w:id="1020669985">
              <w:marLeft w:val="0"/>
              <w:marRight w:val="0"/>
              <w:marTop w:val="0"/>
              <w:marBottom w:val="0"/>
              <w:divBdr>
                <w:top w:val="none" w:sz="0" w:space="0" w:color="auto"/>
                <w:left w:val="none" w:sz="0" w:space="0" w:color="auto"/>
                <w:bottom w:val="none" w:sz="0" w:space="0" w:color="auto"/>
                <w:right w:val="none" w:sz="0" w:space="0" w:color="auto"/>
              </w:divBdr>
            </w:div>
            <w:div w:id="1698197029">
              <w:marLeft w:val="0"/>
              <w:marRight w:val="0"/>
              <w:marTop w:val="0"/>
              <w:marBottom w:val="0"/>
              <w:divBdr>
                <w:top w:val="none" w:sz="0" w:space="0" w:color="auto"/>
                <w:left w:val="none" w:sz="0" w:space="0" w:color="auto"/>
                <w:bottom w:val="none" w:sz="0" w:space="0" w:color="auto"/>
                <w:right w:val="none" w:sz="0" w:space="0" w:color="auto"/>
              </w:divBdr>
            </w:div>
            <w:div w:id="770272977">
              <w:marLeft w:val="0"/>
              <w:marRight w:val="0"/>
              <w:marTop w:val="0"/>
              <w:marBottom w:val="0"/>
              <w:divBdr>
                <w:top w:val="none" w:sz="0" w:space="0" w:color="auto"/>
                <w:left w:val="none" w:sz="0" w:space="0" w:color="auto"/>
                <w:bottom w:val="none" w:sz="0" w:space="0" w:color="auto"/>
                <w:right w:val="none" w:sz="0" w:space="0" w:color="auto"/>
              </w:divBdr>
            </w:div>
            <w:div w:id="1612085581">
              <w:marLeft w:val="0"/>
              <w:marRight w:val="0"/>
              <w:marTop w:val="0"/>
              <w:marBottom w:val="0"/>
              <w:divBdr>
                <w:top w:val="none" w:sz="0" w:space="0" w:color="auto"/>
                <w:left w:val="none" w:sz="0" w:space="0" w:color="auto"/>
                <w:bottom w:val="none" w:sz="0" w:space="0" w:color="auto"/>
                <w:right w:val="none" w:sz="0" w:space="0" w:color="auto"/>
              </w:divBdr>
            </w:div>
            <w:div w:id="412970510">
              <w:marLeft w:val="0"/>
              <w:marRight w:val="0"/>
              <w:marTop w:val="0"/>
              <w:marBottom w:val="0"/>
              <w:divBdr>
                <w:top w:val="none" w:sz="0" w:space="0" w:color="auto"/>
                <w:left w:val="none" w:sz="0" w:space="0" w:color="auto"/>
                <w:bottom w:val="none" w:sz="0" w:space="0" w:color="auto"/>
                <w:right w:val="none" w:sz="0" w:space="0" w:color="auto"/>
              </w:divBdr>
            </w:div>
            <w:div w:id="658265425">
              <w:marLeft w:val="0"/>
              <w:marRight w:val="0"/>
              <w:marTop w:val="0"/>
              <w:marBottom w:val="0"/>
              <w:divBdr>
                <w:top w:val="none" w:sz="0" w:space="0" w:color="auto"/>
                <w:left w:val="none" w:sz="0" w:space="0" w:color="auto"/>
                <w:bottom w:val="none" w:sz="0" w:space="0" w:color="auto"/>
                <w:right w:val="none" w:sz="0" w:space="0" w:color="auto"/>
              </w:divBdr>
            </w:div>
            <w:div w:id="442501746">
              <w:marLeft w:val="0"/>
              <w:marRight w:val="0"/>
              <w:marTop w:val="0"/>
              <w:marBottom w:val="0"/>
              <w:divBdr>
                <w:top w:val="none" w:sz="0" w:space="0" w:color="auto"/>
                <w:left w:val="none" w:sz="0" w:space="0" w:color="auto"/>
                <w:bottom w:val="none" w:sz="0" w:space="0" w:color="auto"/>
                <w:right w:val="none" w:sz="0" w:space="0" w:color="auto"/>
              </w:divBdr>
            </w:div>
            <w:div w:id="1187014172">
              <w:marLeft w:val="0"/>
              <w:marRight w:val="0"/>
              <w:marTop w:val="0"/>
              <w:marBottom w:val="0"/>
              <w:divBdr>
                <w:top w:val="none" w:sz="0" w:space="0" w:color="auto"/>
                <w:left w:val="none" w:sz="0" w:space="0" w:color="auto"/>
                <w:bottom w:val="none" w:sz="0" w:space="0" w:color="auto"/>
                <w:right w:val="none" w:sz="0" w:space="0" w:color="auto"/>
              </w:divBdr>
            </w:div>
            <w:div w:id="1980303292">
              <w:marLeft w:val="0"/>
              <w:marRight w:val="0"/>
              <w:marTop w:val="0"/>
              <w:marBottom w:val="0"/>
              <w:divBdr>
                <w:top w:val="none" w:sz="0" w:space="0" w:color="auto"/>
                <w:left w:val="none" w:sz="0" w:space="0" w:color="auto"/>
                <w:bottom w:val="none" w:sz="0" w:space="0" w:color="auto"/>
                <w:right w:val="none" w:sz="0" w:space="0" w:color="auto"/>
              </w:divBdr>
            </w:div>
            <w:div w:id="1126000854">
              <w:marLeft w:val="0"/>
              <w:marRight w:val="0"/>
              <w:marTop w:val="0"/>
              <w:marBottom w:val="0"/>
              <w:divBdr>
                <w:top w:val="none" w:sz="0" w:space="0" w:color="auto"/>
                <w:left w:val="none" w:sz="0" w:space="0" w:color="auto"/>
                <w:bottom w:val="none" w:sz="0" w:space="0" w:color="auto"/>
                <w:right w:val="none" w:sz="0" w:space="0" w:color="auto"/>
              </w:divBdr>
            </w:div>
            <w:div w:id="1884518362">
              <w:marLeft w:val="0"/>
              <w:marRight w:val="0"/>
              <w:marTop w:val="0"/>
              <w:marBottom w:val="0"/>
              <w:divBdr>
                <w:top w:val="none" w:sz="0" w:space="0" w:color="auto"/>
                <w:left w:val="none" w:sz="0" w:space="0" w:color="auto"/>
                <w:bottom w:val="none" w:sz="0" w:space="0" w:color="auto"/>
                <w:right w:val="none" w:sz="0" w:space="0" w:color="auto"/>
              </w:divBdr>
            </w:div>
            <w:div w:id="293025880">
              <w:marLeft w:val="0"/>
              <w:marRight w:val="0"/>
              <w:marTop w:val="0"/>
              <w:marBottom w:val="0"/>
              <w:divBdr>
                <w:top w:val="none" w:sz="0" w:space="0" w:color="auto"/>
                <w:left w:val="none" w:sz="0" w:space="0" w:color="auto"/>
                <w:bottom w:val="none" w:sz="0" w:space="0" w:color="auto"/>
                <w:right w:val="none" w:sz="0" w:space="0" w:color="auto"/>
              </w:divBdr>
            </w:div>
            <w:div w:id="306324169">
              <w:marLeft w:val="0"/>
              <w:marRight w:val="0"/>
              <w:marTop w:val="0"/>
              <w:marBottom w:val="0"/>
              <w:divBdr>
                <w:top w:val="none" w:sz="0" w:space="0" w:color="auto"/>
                <w:left w:val="none" w:sz="0" w:space="0" w:color="auto"/>
                <w:bottom w:val="none" w:sz="0" w:space="0" w:color="auto"/>
                <w:right w:val="none" w:sz="0" w:space="0" w:color="auto"/>
              </w:divBdr>
            </w:div>
            <w:div w:id="2049718137">
              <w:marLeft w:val="0"/>
              <w:marRight w:val="0"/>
              <w:marTop w:val="0"/>
              <w:marBottom w:val="0"/>
              <w:divBdr>
                <w:top w:val="none" w:sz="0" w:space="0" w:color="auto"/>
                <w:left w:val="none" w:sz="0" w:space="0" w:color="auto"/>
                <w:bottom w:val="none" w:sz="0" w:space="0" w:color="auto"/>
                <w:right w:val="none" w:sz="0" w:space="0" w:color="auto"/>
              </w:divBdr>
            </w:div>
            <w:div w:id="983121635">
              <w:marLeft w:val="0"/>
              <w:marRight w:val="0"/>
              <w:marTop w:val="0"/>
              <w:marBottom w:val="0"/>
              <w:divBdr>
                <w:top w:val="none" w:sz="0" w:space="0" w:color="auto"/>
                <w:left w:val="none" w:sz="0" w:space="0" w:color="auto"/>
                <w:bottom w:val="none" w:sz="0" w:space="0" w:color="auto"/>
                <w:right w:val="none" w:sz="0" w:space="0" w:color="auto"/>
              </w:divBdr>
            </w:div>
            <w:div w:id="402145814">
              <w:marLeft w:val="0"/>
              <w:marRight w:val="0"/>
              <w:marTop w:val="0"/>
              <w:marBottom w:val="0"/>
              <w:divBdr>
                <w:top w:val="none" w:sz="0" w:space="0" w:color="auto"/>
                <w:left w:val="none" w:sz="0" w:space="0" w:color="auto"/>
                <w:bottom w:val="none" w:sz="0" w:space="0" w:color="auto"/>
                <w:right w:val="none" w:sz="0" w:space="0" w:color="auto"/>
              </w:divBdr>
            </w:div>
            <w:div w:id="1362634483">
              <w:marLeft w:val="0"/>
              <w:marRight w:val="0"/>
              <w:marTop w:val="0"/>
              <w:marBottom w:val="0"/>
              <w:divBdr>
                <w:top w:val="none" w:sz="0" w:space="0" w:color="auto"/>
                <w:left w:val="none" w:sz="0" w:space="0" w:color="auto"/>
                <w:bottom w:val="none" w:sz="0" w:space="0" w:color="auto"/>
                <w:right w:val="none" w:sz="0" w:space="0" w:color="auto"/>
              </w:divBdr>
            </w:div>
            <w:div w:id="1066877845">
              <w:marLeft w:val="0"/>
              <w:marRight w:val="0"/>
              <w:marTop w:val="0"/>
              <w:marBottom w:val="0"/>
              <w:divBdr>
                <w:top w:val="none" w:sz="0" w:space="0" w:color="auto"/>
                <w:left w:val="none" w:sz="0" w:space="0" w:color="auto"/>
                <w:bottom w:val="none" w:sz="0" w:space="0" w:color="auto"/>
                <w:right w:val="none" w:sz="0" w:space="0" w:color="auto"/>
              </w:divBdr>
            </w:div>
            <w:div w:id="963192513">
              <w:marLeft w:val="0"/>
              <w:marRight w:val="0"/>
              <w:marTop w:val="0"/>
              <w:marBottom w:val="0"/>
              <w:divBdr>
                <w:top w:val="none" w:sz="0" w:space="0" w:color="auto"/>
                <w:left w:val="none" w:sz="0" w:space="0" w:color="auto"/>
                <w:bottom w:val="none" w:sz="0" w:space="0" w:color="auto"/>
                <w:right w:val="none" w:sz="0" w:space="0" w:color="auto"/>
              </w:divBdr>
            </w:div>
            <w:div w:id="1233614510">
              <w:marLeft w:val="0"/>
              <w:marRight w:val="0"/>
              <w:marTop w:val="0"/>
              <w:marBottom w:val="0"/>
              <w:divBdr>
                <w:top w:val="none" w:sz="0" w:space="0" w:color="auto"/>
                <w:left w:val="none" w:sz="0" w:space="0" w:color="auto"/>
                <w:bottom w:val="none" w:sz="0" w:space="0" w:color="auto"/>
                <w:right w:val="none" w:sz="0" w:space="0" w:color="auto"/>
              </w:divBdr>
            </w:div>
            <w:div w:id="760294270">
              <w:marLeft w:val="0"/>
              <w:marRight w:val="0"/>
              <w:marTop w:val="0"/>
              <w:marBottom w:val="0"/>
              <w:divBdr>
                <w:top w:val="none" w:sz="0" w:space="0" w:color="auto"/>
                <w:left w:val="none" w:sz="0" w:space="0" w:color="auto"/>
                <w:bottom w:val="none" w:sz="0" w:space="0" w:color="auto"/>
                <w:right w:val="none" w:sz="0" w:space="0" w:color="auto"/>
              </w:divBdr>
            </w:div>
            <w:div w:id="363989709">
              <w:marLeft w:val="0"/>
              <w:marRight w:val="0"/>
              <w:marTop w:val="0"/>
              <w:marBottom w:val="0"/>
              <w:divBdr>
                <w:top w:val="none" w:sz="0" w:space="0" w:color="auto"/>
                <w:left w:val="none" w:sz="0" w:space="0" w:color="auto"/>
                <w:bottom w:val="none" w:sz="0" w:space="0" w:color="auto"/>
                <w:right w:val="none" w:sz="0" w:space="0" w:color="auto"/>
              </w:divBdr>
            </w:div>
            <w:div w:id="1837114195">
              <w:marLeft w:val="0"/>
              <w:marRight w:val="0"/>
              <w:marTop w:val="0"/>
              <w:marBottom w:val="0"/>
              <w:divBdr>
                <w:top w:val="none" w:sz="0" w:space="0" w:color="auto"/>
                <w:left w:val="none" w:sz="0" w:space="0" w:color="auto"/>
                <w:bottom w:val="none" w:sz="0" w:space="0" w:color="auto"/>
                <w:right w:val="none" w:sz="0" w:space="0" w:color="auto"/>
              </w:divBdr>
            </w:div>
            <w:div w:id="1283150752">
              <w:marLeft w:val="0"/>
              <w:marRight w:val="0"/>
              <w:marTop w:val="0"/>
              <w:marBottom w:val="0"/>
              <w:divBdr>
                <w:top w:val="none" w:sz="0" w:space="0" w:color="auto"/>
                <w:left w:val="none" w:sz="0" w:space="0" w:color="auto"/>
                <w:bottom w:val="none" w:sz="0" w:space="0" w:color="auto"/>
                <w:right w:val="none" w:sz="0" w:space="0" w:color="auto"/>
              </w:divBdr>
            </w:div>
            <w:div w:id="1302005348">
              <w:marLeft w:val="0"/>
              <w:marRight w:val="0"/>
              <w:marTop w:val="0"/>
              <w:marBottom w:val="0"/>
              <w:divBdr>
                <w:top w:val="none" w:sz="0" w:space="0" w:color="auto"/>
                <w:left w:val="none" w:sz="0" w:space="0" w:color="auto"/>
                <w:bottom w:val="none" w:sz="0" w:space="0" w:color="auto"/>
                <w:right w:val="none" w:sz="0" w:space="0" w:color="auto"/>
              </w:divBdr>
            </w:div>
            <w:div w:id="810563686">
              <w:marLeft w:val="0"/>
              <w:marRight w:val="0"/>
              <w:marTop w:val="0"/>
              <w:marBottom w:val="0"/>
              <w:divBdr>
                <w:top w:val="none" w:sz="0" w:space="0" w:color="auto"/>
                <w:left w:val="none" w:sz="0" w:space="0" w:color="auto"/>
                <w:bottom w:val="none" w:sz="0" w:space="0" w:color="auto"/>
                <w:right w:val="none" w:sz="0" w:space="0" w:color="auto"/>
              </w:divBdr>
            </w:div>
            <w:div w:id="1158425232">
              <w:marLeft w:val="0"/>
              <w:marRight w:val="0"/>
              <w:marTop w:val="0"/>
              <w:marBottom w:val="0"/>
              <w:divBdr>
                <w:top w:val="none" w:sz="0" w:space="0" w:color="auto"/>
                <w:left w:val="none" w:sz="0" w:space="0" w:color="auto"/>
                <w:bottom w:val="none" w:sz="0" w:space="0" w:color="auto"/>
                <w:right w:val="none" w:sz="0" w:space="0" w:color="auto"/>
              </w:divBdr>
            </w:div>
            <w:div w:id="1775176011">
              <w:marLeft w:val="0"/>
              <w:marRight w:val="0"/>
              <w:marTop w:val="0"/>
              <w:marBottom w:val="0"/>
              <w:divBdr>
                <w:top w:val="none" w:sz="0" w:space="0" w:color="auto"/>
                <w:left w:val="none" w:sz="0" w:space="0" w:color="auto"/>
                <w:bottom w:val="none" w:sz="0" w:space="0" w:color="auto"/>
                <w:right w:val="none" w:sz="0" w:space="0" w:color="auto"/>
              </w:divBdr>
            </w:div>
            <w:div w:id="251164847">
              <w:marLeft w:val="0"/>
              <w:marRight w:val="0"/>
              <w:marTop w:val="0"/>
              <w:marBottom w:val="0"/>
              <w:divBdr>
                <w:top w:val="none" w:sz="0" w:space="0" w:color="auto"/>
                <w:left w:val="none" w:sz="0" w:space="0" w:color="auto"/>
                <w:bottom w:val="none" w:sz="0" w:space="0" w:color="auto"/>
                <w:right w:val="none" w:sz="0" w:space="0" w:color="auto"/>
              </w:divBdr>
            </w:div>
            <w:div w:id="1812551713">
              <w:marLeft w:val="0"/>
              <w:marRight w:val="0"/>
              <w:marTop w:val="0"/>
              <w:marBottom w:val="0"/>
              <w:divBdr>
                <w:top w:val="none" w:sz="0" w:space="0" w:color="auto"/>
                <w:left w:val="none" w:sz="0" w:space="0" w:color="auto"/>
                <w:bottom w:val="none" w:sz="0" w:space="0" w:color="auto"/>
                <w:right w:val="none" w:sz="0" w:space="0" w:color="auto"/>
              </w:divBdr>
            </w:div>
            <w:div w:id="50731908">
              <w:marLeft w:val="0"/>
              <w:marRight w:val="0"/>
              <w:marTop w:val="0"/>
              <w:marBottom w:val="0"/>
              <w:divBdr>
                <w:top w:val="none" w:sz="0" w:space="0" w:color="auto"/>
                <w:left w:val="none" w:sz="0" w:space="0" w:color="auto"/>
                <w:bottom w:val="none" w:sz="0" w:space="0" w:color="auto"/>
                <w:right w:val="none" w:sz="0" w:space="0" w:color="auto"/>
              </w:divBdr>
            </w:div>
            <w:div w:id="567767755">
              <w:marLeft w:val="0"/>
              <w:marRight w:val="0"/>
              <w:marTop w:val="0"/>
              <w:marBottom w:val="0"/>
              <w:divBdr>
                <w:top w:val="none" w:sz="0" w:space="0" w:color="auto"/>
                <w:left w:val="none" w:sz="0" w:space="0" w:color="auto"/>
                <w:bottom w:val="none" w:sz="0" w:space="0" w:color="auto"/>
                <w:right w:val="none" w:sz="0" w:space="0" w:color="auto"/>
              </w:divBdr>
            </w:div>
            <w:div w:id="107241932">
              <w:marLeft w:val="0"/>
              <w:marRight w:val="0"/>
              <w:marTop w:val="0"/>
              <w:marBottom w:val="0"/>
              <w:divBdr>
                <w:top w:val="none" w:sz="0" w:space="0" w:color="auto"/>
                <w:left w:val="none" w:sz="0" w:space="0" w:color="auto"/>
                <w:bottom w:val="none" w:sz="0" w:space="0" w:color="auto"/>
                <w:right w:val="none" w:sz="0" w:space="0" w:color="auto"/>
              </w:divBdr>
            </w:div>
            <w:div w:id="1882553975">
              <w:marLeft w:val="0"/>
              <w:marRight w:val="0"/>
              <w:marTop w:val="0"/>
              <w:marBottom w:val="0"/>
              <w:divBdr>
                <w:top w:val="none" w:sz="0" w:space="0" w:color="auto"/>
                <w:left w:val="none" w:sz="0" w:space="0" w:color="auto"/>
                <w:bottom w:val="none" w:sz="0" w:space="0" w:color="auto"/>
                <w:right w:val="none" w:sz="0" w:space="0" w:color="auto"/>
              </w:divBdr>
            </w:div>
            <w:div w:id="1181243044">
              <w:marLeft w:val="0"/>
              <w:marRight w:val="0"/>
              <w:marTop w:val="0"/>
              <w:marBottom w:val="0"/>
              <w:divBdr>
                <w:top w:val="none" w:sz="0" w:space="0" w:color="auto"/>
                <w:left w:val="none" w:sz="0" w:space="0" w:color="auto"/>
                <w:bottom w:val="none" w:sz="0" w:space="0" w:color="auto"/>
                <w:right w:val="none" w:sz="0" w:space="0" w:color="auto"/>
              </w:divBdr>
            </w:div>
            <w:div w:id="2107918742">
              <w:marLeft w:val="0"/>
              <w:marRight w:val="0"/>
              <w:marTop w:val="0"/>
              <w:marBottom w:val="0"/>
              <w:divBdr>
                <w:top w:val="none" w:sz="0" w:space="0" w:color="auto"/>
                <w:left w:val="none" w:sz="0" w:space="0" w:color="auto"/>
                <w:bottom w:val="none" w:sz="0" w:space="0" w:color="auto"/>
                <w:right w:val="none" w:sz="0" w:space="0" w:color="auto"/>
              </w:divBdr>
            </w:div>
            <w:div w:id="465045668">
              <w:marLeft w:val="0"/>
              <w:marRight w:val="0"/>
              <w:marTop w:val="0"/>
              <w:marBottom w:val="0"/>
              <w:divBdr>
                <w:top w:val="none" w:sz="0" w:space="0" w:color="auto"/>
                <w:left w:val="none" w:sz="0" w:space="0" w:color="auto"/>
                <w:bottom w:val="none" w:sz="0" w:space="0" w:color="auto"/>
                <w:right w:val="none" w:sz="0" w:space="0" w:color="auto"/>
              </w:divBdr>
            </w:div>
            <w:div w:id="96340157">
              <w:marLeft w:val="0"/>
              <w:marRight w:val="0"/>
              <w:marTop w:val="0"/>
              <w:marBottom w:val="0"/>
              <w:divBdr>
                <w:top w:val="none" w:sz="0" w:space="0" w:color="auto"/>
                <w:left w:val="none" w:sz="0" w:space="0" w:color="auto"/>
                <w:bottom w:val="none" w:sz="0" w:space="0" w:color="auto"/>
                <w:right w:val="none" w:sz="0" w:space="0" w:color="auto"/>
              </w:divBdr>
            </w:div>
            <w:div w:id="946351617">
              <w:marLeft w:val="0"/>
              <w:marRight w:val="0"/>
              <w:marTop w:val="0"/>
              <w:marBottom w:val="0"/>
              <w:divBdr>
                <w:top w:val="none" w:sz="0" w:space="0" w:color="auto"/>
                <w:left w:val="none" w:sz="0" w:space="0" w:color="auto"/>
                <w:bottom w:val="none" w:sz="0" w:space="0" w:color="auto"/>
                <w:right w:val="none" w:sz="0" w:space="0" w:color="auto"/>
              </w:divBdr>
            </w:div>
            <w:div w:id="1911575918">
              <w:marLeft w:val="0"/>
              <w:marRight w:val="0"/>
              <w:marTop w:val="0"/>
              <w:marBottom w:val="0"/>
              <w:divBdr>
                <w:top w:val="none" w:sz="0" w:space="0" w:color="auto"/>
                <w:left w:val="none" w:sz="0" w:space="0" w:color="auto"/>
                <w:bottom w:val="none" w:sz="0" w:space="0" w:color="auto"/>
                <w:right w:val="none" w:sz="0" w:space="0" w:color="auto"/>
              </w:divBdr>
            </w:div>
            <w:div w:id="39863039">
              <w:marLeft w:val="0"/>
              <w:marRight w:val="0"/>
              <w:marTop w:val="0"/>
              <w:marBottom w:val="0"/>
              <w:divBdr>
                <w:top w:val="none" w:sz="0" w:space="0" w:color="auto"/>
                <w:left w:val="none" w:sz="0" w:space="0" w:color="auto"/>
                <w:bottom w:val="none" w:sz="0" w:space="0" w:color="auto"/>
                <w:right w:val="none" w:sz="0" w:space="0" w:color="auto"/>
              </w:divBdr>
            </w:div>
            <w:div w:id="1301493152">
              <w:marLeft w:val="0"/>
              <w:marRight w:val="0"/>
              <w:marTop w:val="0"/>
              <w:marBottom w:val="0"/>
              <w:divBdr>
                <w:top w:val="none" w:sz="0" w:space="0" w:color="auto"/>
                <w:left w:val="none" w:sz="0" w:space="0" w:color="auto"/>
                <w:bottom w:val="none" w:sz="0" w:space="0" w:color="auto"/>
                <w:right w:val="none" w:sz="0" w:space="0" w:color="auto"/>
              </w:divBdr>
            </w:div>
            <w:div w:id="1200897548">
              <w:marLeft w:val="0"/>
              <w:marRight w:val="0"/>
              <w:marTop w:val="0"/>
              <w:marBottom w:val="0"/>
              <w:divBdr>
                <w:top w:val="none" w:sz="0" w:space="0" w:color="auto"/>
                <w:left w:val="none" w:sz="0" w:space="0" w:color="auto"/>
                <w:bottom w:val="none" w:sz="0" w:space="0" w:color="auto"/>
                <w:right w:val="none" w:sz="0" w:space="0" w:color="auto"/>
              </w:divBdr>
            </w:div>
            <w:div w:id="2081563923">
              <w:marLeft w:val="0"/>
              <w:marRight w:val="0"/>
              <w:marTop w:val="0"/>
              <w:marBottom w:val="0"/>
              <w:divBdr>
                <w:top w:val="none" w:sz="0" w:space="0" w:color="auto"/>
                <w:left w:val="none" w:sz="0" w:space="0" w:color="auto"/>
                <w:bottom w:val="none" w:sz="0" w:space="0" w:color="auto"/>
                <w:right w:val="none" w:sz="0" w:space="0" w:color="auto"/>
              </w:divBdr>
            </w:div>
            <w:div w:id="1649476251">
              <w:marLeft w:val="0"/>
              <w:marRight w:val="0"/>
              <w:marTop w:val="0"/>
              <w:marBottom w:val="0"/>
              <w:divBdr>
                <w:top w:val="none" w:sz="0" w:space="0" w:color="auto"/>
                <w:left w:val="none" w:sz="0" w:space="0" w:color="auto"/>
                <w:bottom w:val="none" w:sz="0" w:space="0" w:color="auto"/>
                <w:right w:val="none" w:sz="0" w:space="0" w:color="auto"/>
              </w:divBdr>
            </w:div>
            <w:div w:id="105974425">
              <w:marLeft w:val="0"/>
              <w:marRight w:val="0"/>
              <w:marTop w:val="0"/>
              <w:marBottom w:val="0"/>
              <w:divBdr>
                <w:top w:val="none" w:sz="0" w:space="0" w:color="auto"/>
                <w:left w:val="none" w:sz="0" w:space="0" w:color="auto"/>
                <w:bottom w:val="none" w:sz="0" w:space="0" w:color="auto"/>
                <w:right w:val="none" w:sz="0" w:space="0" w:color="auto"/>
              </w:divBdr>
            </w:div>
            <w:div w:id="513763014">
              <w:marLeft w:val="0"/>
              <w:marRight w:val="0"/>
              <w:marTop w:val="0"/>
              <w:marBottom w:val="0"/>
              <w:divBdr>
                <w:top w:val="none" w:sz="0" w:space="0" w:color="auto"/>
                <w:left w:val="none" w:sz="0" w:space="0" w:color="auto"/>
                <w:bottom w:val="none" w:sz="0" w:space="0" w:color="auto"/>
                <w:right w:val="none" w:sz="0" w:space="0" w:color="auto"/>
              </w:divBdr>
            </w:div>
            <w:div w:id="1429544791">
              <w:marLeft w:val="0"/>
              <w:marRight w:val="0"/>
              <w:marTop w:val="0"/>
              <w:marBottom w:val="0"/>
              <w:divBdr>
                <w:top w:val="none" w:sz="0" w:space="0" w:color="auto"/>
                <w:left w:val="none" w:sz="0" w:space="0" w:color="auto"/>
                <w:bottom w:val="none" w:sz="0" w:space="0" w:color="auto"/>
                <w:right w:val="none" w:sz="0" w:space="0" w:color="auto"/>
              </w:divBdr>
            </w:div>
            <w:div w:id="1258949039">
              <w:marLeft w:val="0"/>
              <w:marRight w:val="0"/>
              <w:marTop w:val="0"/>
              <w:marBottom w:val="0"/>
              <w:divBdr>
                <w:top w:val="none" w:sz="0" w:space="0" w:color="auto"/>
                <w:left w:val="none" w:sz="0" w:space="0" w:color="auto"/>
                <w:bottom w:val="none" w:sz="0" w:space="0" w:color="auto"/>
                <w:right w:val="none" w:sz="0" w:space="0" w:color="auto"/>
              </w:divBdr>
            </w:div>
            <w:div w:id="330178020">
              <w:marLeft w:val="0"/>
              <w:marRight w:val="0"/>
              <w:marTop w:val="0"/>
              <w:marBottom w:val="0"/>
              <w:divBdr>
                <w:top w:val="none" w:sz="0" w:space="0" w:color="auto"/>
                <w:left w:val="none" w:sz="0" w:space="0" w:color="auto"/>
                <w:bottom w:val="none" w:sz="0" w:space="0" w:color="auto"/>
                <w:right w:val="none" w:sz="0" w:space="0" w:color="auto"/>
              </w:divBdr>
            </w:div>
            <w:div w:id="1123570750">
              <w:marLeft w:val="0"/>
              <w:marRight w:val="0"/>
              <w:marTop w:val="0"/>
              <w:marBottom w:val="0"/>
              <w:divBdr>
                <w:top w:val="none" w:sz="0" w:space="0" w:color="auto"/>
                <w:left w:val="none" w:sz="0" w:space="0" w:color="auto"/>
                <w:bottom w:val="none" w:sz="0" w:space="0" w:color="auto"/>
                <w:right w:val="none" w:sz="0" w:space="0" w:color="auto"/>
              </w:divBdr>
            </w:div>
            <w:div w:id="2075813340">
              <w:marLeft w:val="0"/>
              <w:marRight w:val="0"/>
              <w:marTop w:val="0"/>
              <w:marBottom w:val="0"/>
              <w:divBdr>
                <w:top w:val="none" w:sz="0" w:space="0" w:color="auto"/>
                <w:left w:val="none" w:sz="0" w:space="0" w:color="auto"/>
                <w:bottom w:val="none" w:sz="0" w:space="0" w:color="auto"/>
                <w:right w:val="none" w:sz="0" w:space="0" w:color="auto"/>
              </w:divBdr>
            </w:div>
            <w:div w:id="1270626510">
              <w:marLeft w:val="0"/>
              <w:marRight w:val="0"/>
              <w:marTop w:val="0"/>
              <w:marBottom w:val="0"/>
              <w:divBdr>
                <w:top w:val="none" w:sz="0" w:space="0" w:color="auto"/>
                <w:left w:val="none" w:sz="0" w:space="0" w:color="auto"/>
                <w:bottom w:val="none" w:sz="0" w:space="0" w:color="auto"/>
                <w:right w:val="none" w:sz="0" w:space="0" w:color="auto"/>
              </w:divBdr>
            </w:div>
            <w:div w:id="1560439926">
              <w:marLeft w:val="0"/>
              <w:marRight w:val="0"/>
              <w:marTop w:val="0"/>
              <w:marBottom w:val="0"/>
              <w:divBdr>
                <w:top w:val="none" w:sz="0" w:space="0" w:color="auto"/>
                <w:left w:val="none" w:sz="0" w:space="0" w:color="auto"/>
                <w:bottom w:val="none" w:sz="0" w:space="0" w:color="auto"/>
                <w:right w:val="none" w:sz="0" w:space="0" w:color="auto"/>
              </w:divBdr>
            </w:div>
            <w:div w:id="272399772">
              <w:marLeft w:val="0"/>
              <w:marRight w:val="0"/>
              <w:marTop w:val="0"/>
              <w:marBottom w:val="0"/>
              <w:divBdr>
                <w:top w:val="none" w:sz="0" w:space="0" w:color="auto"/>
                <w:left w:val="none" w:sz="0" w:space="0" w:color="auto"/>
                <w:bottom w:val="none" w:sz="0" w:space="0" w:color="auto"/>
                <w:right w:val="none" w:sz="0" w:space="0" w:color="auto"/>
              </w:divBdr>
            </w:div>
            <w:div w:id="1899238640">
              <w:marLeft w:val="0"/>
              <w:marRight w:val="0"/>
              <w:marTop w:val="0"/>
              <w:marBottom w:val="0"/>
              <w:divBdr>
                <w:top w:val="none" w:sz="0" w:space="0" w:color="auto"/>
                <w:left w:val="none" w:sz="0" w:space="0" w:color="auto"/>
                <w:bottom w:val="none" w:sz="0" w:space="0" w:color="auto"/>
                <w:right w:val="none" w:sz="0" w:space="0" w:color="auto"/>
              </w:divBdr>
            </w:div>
            <w:div w:id="1224098282">
              <w:marLeft w:val="0"/>
              <w:marRight w:val="0"/>
              <w:marTop w:val="0"/>
              <w:marBottom w:val="0"/>
              <w:divBdr>
                <w:top w:val="none" w:sz="0" w:space="0" w:color="auto"/>
                <w:left w:val="none" w:sz="0" w:space="0" w:color="auto"/>
                <w:bottom w:val="none" w:sz="0" w:space="0" w:color="auto"/>
                <w:right w:val="none" w:sz="0" w:space="0" w:color="auto"/>
              </w:divBdr>
            </w:div>
            <w:div w:id="1395542076">
              <w:marLeft w:val="0"/>
              <w:marRight w:val="0"/>
              <w:marTop w:val="0"/>
              <w:marBottom w:val="0"/>
              <w:divBdr>
                <w:top w:val="none" w:sz="0" w:space="0" w:color="auto"/>
                <w:left w:val="none" w:sz="0" w:space="0" w:color="auto"/>
                <w:bottom w:val="none" w:sz="0" w:space="0" w:color="auto"/>
                <w:right w:val="none" w:sz="0" w:space="0" w:color="auto"/>
              </w:divBdr>
            </w:div>
            <w:div w:id="1282954648">
              <w:marLeft w:val="0"/>
              <w:marRight w:val="0"/>
              <w:marTop w:val="0"/>
              <w:marBottom w:val="0"/>
              <w:divBdr>
                <w:top w:val="none" w:sz="0" w:space="0" w:color="auto"/>
                <w:left w:val="none" w:sz="0" w:space="0" w:color="auto"/>
                <w:bottom w:val="none" w:sz="0" w:space="0" w:color="auto"/>
                <w:right w:val="none" w:sz="0" w:space="0" w:color="auto"/>
              </w:divBdr>
            </w:div>
            <w:div w:id="1260067779">
              <w:marLeft w:val="0"/>
              <w:marRight w:val="0"/>
              <w:marTop w:val="0"/>
              <w:marBottom w:val="0"/>
              <w:divBdr>
                <w:top w:val="none" w:sz="0" w:space="0" w:color="auto"/>
                <w:left w:val="none" w:sz="0" w:space="0" w:color="auto"/>
                <w:bottom w:val="none" w:sz="0" w:space="0" w:color="auto"/>
                <w:right w:val="none" w:sz="0" w:space="0" w:color="auto"/>
              </w:divBdr>
            </w:div>
            <w:div w:id="322243980">
              <w:marLeft w:val="0"/>
              <w:marRight w:val="0"/>
              <w:marTop w:val="0"/>
              <w:marBottom w:val="0"/>
              <w:divBdr>
                <w:top w:val="none" w:sz="0" w:space="0" w:color="auto"/>
                <w:left w:val="none" w:sz="0" w:space="0" w:color="auto"/>
                <w:bottom w:val="none" w:sz="0" w:space="0" w:color="auto"/>
                <w:right w:val="none" w:sz="0" w:space="0" w:color="auto"/>
              </w:divBdr>
            </w:div>
            <w:div w:id="1197350003">
              <w:marLeft w:val="0"/>
              <w:marRight w:val="0"/>
              <w:marTop w:val="0"/>
              <w:marBottom w:val="0"/>
              <w:divBdr>
                <w:top w:val="none" w:sz="0" w:space="0" w:color="auto"/>
                <w:left w:val="none" w:sz="0" w:space="0" w:color="auto"/>
                <w:bottom w:val="none" w:sz="0" w:space="0" w:color="auto"/>
                <w:right w:val="none" w:sz="0" w:space="0" w:color="auto"/>
              </w:divBdr>
            </w:div>
            <w:div w:id="1750149016">
              <w:marLeft w:val="0"/>
              <w:marRight w:val="0"/>
              <w:marTop w:val="0"/>
              <w:marBottom w:val="0"/>
              <w:divBdr>
                <w:top w:val="none" w:sz="0" w:space="0" w:color="auto"/>
                <w:left w:val="none" w:sz="0" w:space="0" w:color="auto"/>
                <w:bottom w:val="none" w:sz="0" w:space="0" w:color="auto"/>
                <w:right w:val="none" w:sz="0" w:space="0" w:color="auto"/>
              </w:divBdr>
            </w:div>
            <w:div w:id="2018146230">
              <w:marLeft w:val="0"/>
              <w:marRight w:val="0"/>
              <w:marTop w:val="0"/>
              <w:marBottom w:val="0"/>
              <w:divBdr>
                <w:top w:val="none" w:sz="0" w:space="0" w:color="auto"/>
                <w:left w:val="none" w:sz="0" w:space="0" w:color="auto"/>
                <w:bottom w:val="none" w:sz="0" w:space="0" w:color="auto"/>
                <w:right w:val="none" w:sz="0" w:space="0" w:color="auto"/>
              </w:divBdr>
            </w:div>
            <w:div w:id="874197027">
              <w:marLeft w:val="0"/>
              <w:marRight w:val="0"/>
              <w:marTop w:val="0"/>
              <w:marBottom w:val="0"/>
              <w:divBdr>
                <w:top w:val="none" w:sz="0" w:space="0" w:color="auto"/>
                <w:left w:val="none" w:sz="0" w:space="0" w:color="auto"/>
                <w:bottom w:val="none" w:sz="0" w:space="0" w:color="auto"/>
                <w:right w:val="none" w:sz="0" w:space="0" w:color="auto"/>
              </w:divBdr>
            </w:div>
            <w:div w:id="939415003">
              <w:marLeft w:val="0"/>
              <w:marRight w:val="0"/>
              <w:marTop w:val="0"/>
              <w:marBottom w:val="0"/>
              <w:divBdr>
                <w:top w:val="none" w:sz="0" w:space="0" w:color="auto"/>
                <w:left w:val="none" w:sz="0" w:space="0" w:color="auto"/>
                <w:bottom w:val="none" w:sz="0" w:space="0" w:color="auto"/>
                <w:right w:val="none" w:sz="0" w:space="0" w:color="auto"/>
              </w:divBdr>
            </w:div>
            <w:div w:id="1545361380">
              <w:marLeft w:val="0"/>
              <w:marRight w:val="0"/>
              <w:marTop w:val="0"/>
              <w:marBottom w:val="0"/>
              <w:divBdr>
                <w:top w:val="none" w:sz="0" w:space="0" w:color="auto"/>
                <w:left w:val="none" w:sz="0" w:space="0" w:color="auto"/>
                <w:bottom w:val="none" w:sz="0" w:space="0" w:color="auto"/>
                <w:right w:val="none" w:sz="0" w:space="0" w:color="auto"/>
              </w:divBdr>
            </w:div>
            <w:div w:id="1440948199">
              <w:marLeft w:val="0"/>
              <w:marRight w:val="0"/>
              <w:marTop w:val="0"/>
              <w:marBottom w:val="0"/>
              <w:divBdr>
                <w:top w:val="none" w:sz="0" w:space="0" w:color="auto"/>
                <w:left w:val="none" w:sz="0" w:space="0" w:color="auto"/>
                <w:bottom w:val="none" w:sz="0" w:space="0" w:color="auto"/>
                <w:right w:val="none" w:sz="0" w:space="0" w:color="auto"/>
              </w:divBdr>
            </w:div>
            <w:div w:id="1614248893">
              <w:marLeft w:val="0"/>
              <w:marRight w:val="0"/>
              <w:marTop w:val="0"/>
              <w:marBottom w:val="0"/>
              <w:divBdr>
                <w:top w:val="none" w:sz="0" w:space="0" w:color="auto"/>
                <w:left w:val="none" w:sz="0" w:space="0" w:color="auto"/>
                <w:bottom w:val="none" w:sz="0" w:space="0" w:color="auto"/>
                <w:right w:val="none" w:sz="0" w:space="0" w:color="auto"/>
              </w:divBdr>
            </w:div>
            <w:div w:id="921447999">
              <w:marLeft w:val="0"/>
              <w:marRight w:val="0"/>
              <w:marTop w:val="0"/>
              <w:marBottom w:val="0"/>
              <w:divBdr>
                <w:top w:val="none" w:sz="0" w:space="0" w:color="auto"/>
                <w:left w:val="none" w:sz="0" w:space="0" w:color="auto"/>
                <w:bottom w:val="none" w:sz="0" w:space="0" w:color="auto"/>
                <w:right w:val="none" w:sz="0" w:space="0" w:color="auto"/>
              </w:divBdr>
            </w:div>
            <w:div w:id="948126468">
              <w:marLeft w:val="0"/>
              <w:marRight w:val="0"/>
              <w:marTop w:val="0"/>
              <w:marBottom w:val="0"/>
              <w:divBdr>
                <w:top w:val="none" w:sz="0" w:space="0" w:color="auto"/>
                <w:left w:val="none" w:sz="0" w:space="0" w:color="auto"/>
                <w:bottom w:val="none" w:sz="0" w:space="0" w:color="auto"/>
                <w:right w:val="none" w:sz="0" w:space="0" w:color="auto"/>
              </w:divBdr>
            </w:div>
            <w:div w:id="500630359">
              <w:marLeft w:val="0"/>
              <w:marRight w:val="0"/>
              <w:marTop w:val="0"/>
              <w:marBottom w:val="0"/>
              <w:divBdr>
                <w:top w:val="none" w:sz="0" w:space="0" w:color="auto"/>
                <w:left w:val="none" w:sz="0" w:space="0" w:color="auto"/>
                <w:bottom w:val="none" w:sz="0" w:space="0" w:color="auto"/>
                <w:right w:val="none" w:sz="0" w:space="0" w:color="auto"/>
              </w:divBdr>
            </w:div>
            <w:div w:id="938373939">
              <w:marLeft w:val="0"/>
              <w:marRight w:val="0"/>
              <w:marTop w:val="0"/>
              <w:marBottom w:val="0"/>
              <w:divBdr>
                <w:top w:val="none" w:sz="0" w:space="0" w:color="auto"/>
                <w:left w:val="none" w:sz="0" w:space="0" w:color="auto"/>
                <w:bottom w:val="none" w:sz="0" w:space="0" w:color="auto"/>
                <w:right w:val="none" w:sz="0" w:space="0" w:color="auto"/>
              </w:divBdr>
            </w:div>
            <w:div w:id="468714304">
              <w:marLeft w:val="0"/>
              <w:marRight w:val="0"/>
              <w:marTop w:val="0"/>
              <w:marBottom w:val="0"/>
              <w:divBdr>
                <w:top w:val="none" w:sz="0" w:space="0" w:color="auto"/>
                <w:left w:val="none" w:sz="0" w:space="0" w:color="auto"/>
                <w:bottom w:val="none" w:sz="0" w:space="0" w:color="auto"/>
                <w:right w:val="none" w:sz="0" w:space="0" w:color="auto"/>
              </w:divBdr>
            </w:div>
            <w:div w:id="1046493239">
              <w:marLeft w:val="0"/>
              <w:marRight w:val="0"/>
              <w:marTop w:val="0"/>
              <w:marBottom w:val="0"/>
              <w:divBdr>
                <w:top w:val="none" w:sz="0" w:space="0" w:color="auto"/>
                <w:left w:val="none" w:sz="0" w:space="0" w:color="auto"/>
                <w:bottom w:val="none" w:sz="0" w:space="0" w:color="auto"/>
                <w:right w:val="none" w:sz="0" w:space="0" w:color="auto"/>
              </w:divBdr>
            </w:div>
            <w:div w:id="818884232">
              <w:marLeft w:val="0"/>
              <w:marRight w:val="0"/>
              <w:marTop w:val="0"/>
              <w:marBottom w:val="0"/>
              <w:divBdr>
                <w:top w:val="none" w:sz="0" w:space="0" w:color="auto"/>
                <w:left w:val="none" w:sz="0" w:space="0" w:color="auto"/>
                <w:bottom w:val="none" w:sz="0" w:space="0" w:color="auto"/>
                <w:right w:val="none" w:sz="0" w:space="0" w:color="auto"/>
              </w:divBdr>
            </w:div>
            <w:div w:id="931620833">
              <w:marLeft w:val="0"/>
              <w:marRight w:val="0"/>
              <w:marTop w:val="0"/>
              <w:marBottom w:val="0"/>
              <w:divBdr>
                <w:top w:val="none" w:sz="0" w:space="0" w:color="auto"/>
                <w:left w:val="none" w:sz="0" w:space="0" w:color="auto"/>
                <w:bottom w:val="none" w:sz="0" w:space="0" w:color="auto"/>
                <w:right w:val="none" w:sz="0" w:space="0" w:color="auto"/>
              </w:divBdr>
            </w:div>
            <w:div w:id="1355689081">
              <w:marLeft w:val="0"/>
              <w:marRight w:val="0"/>
              <w:marTop w:val="0"/>
              <w:marBottom w:val="0"/>
              <w:divBdr>
                <w:top w:val="none" w:sz="0" w:space="0" w:color="auto"/>
                <w:left w:val="none" w:sz="0" w:space="0" w:color="auto"/>
                <w:bottom w:val="none" w:sz="0" w:space="0" w:color="auto"/>
                <w:right w:val="none" w:sz="0" w:space="0" w:color="auto"/>
              </w:divBdr>
            </w:div>
            <w:div w:id="899553757">
              <w:marLeft w:val="0"/>
              <w:marRight w:val="0"/>
              <w:marTop w:val="0"/>
              <w:marBottom w:val="0"/>
              <w:divBdr>
                <w:top w:val="none" w:sz="0" w:space="0" w:color="auto"/>
                <w:left w:val="none" w:sz="0" w:space="0" w:color="auto"/>
                <w:bottom w:val="none" w:sz="0" w:space="0" w:color="auto"/>
                <w:right w:val="none" w:sz="0" w:space="0" w:color="auto"/>
              </w:divBdr>
            </w:div>
            <w:div w:id="1178034863">
              <w:marLeft w:val="0"/>
              <w:marRight w:val="0"/>
              <w:marTop w:val="0"/>
              <w:marBottom w:val="0"/>
              <w:divBdr>
                <w:top w:val="none" w:sz="0" w:space="0" w:color="auto"/>
                <w:left w:val="none" w:sz="0" w:space="0" w:color="auto"/>
                <w:bottom w:val="none" w:sz="0" w:space="0" w:color="auto"/>
                <w:right w:val="none" w:sz="0" w:space="0" w:color="auto"/>
              </w:divBdr>
            </w:div>
            <w:div w:id="1993018638">
              <w:marLeft w:val="0"/>
              <w:marRight w:val="0"/>
              <w:marTop w:val="0"/>
              <w:marBottom w:val="0"/>
              <w:divBdr>
                <w:top w:val="none" w:sz="0" w:space="0" w:color="auto"/>
                <w:left w:val="none" w:sz="0" w:space="0" w:color="auto"/>
                <w:bottom w:val="none" w:sz="0" w:space="0" w:color="auto"/>
                <w:right w:val="none" w:sz="0" w:space="0" w:color="auto"/>
              </w:divBdr>
            </w:div>
            <w:div w:id="1828012878">
              <w:marLeft w:val="0"/>
              <w:marRight w:val="0"/>
              <w:marTop w:val="0"/>
              <w:marBottom w:val="0"/>
              <w:divBdr>
                <w:top w:val="none" w:sz="0" w:space="0" w:color="auto"/>
                <w:left w:val="none" w:sz="0" w:space="0" w:color="auto"/>
                <w:bottom w:val="none" w:sz="0" w:space="0" w:color="auto"/>
                <w:right w:val="none" w:sz="0" w:space="0" w:color="auto"/>
              </w:divBdr>
            </w:div>
            <w:div w:id="327759229">
              <w:marLeft w:val="0"/>
              <w:marRight w:val="0"/>
              <w:marTop w:val="0"/>
              <w:marBottom w:val="0"/>
              <w:divBdr>
                <w:top w:val="none" w:sz="0" w:space="0" w:color="auto"/>
                <w:left w:val="none" w:sz="0" w:space="0" w:color="auto"/>
                <w:bottom w:val="none" w:sz="0" w:space="0" w:color="auto"/>
                <w:right w:val="none" w:sz="0" w:space="0" w:color="auto"/>
              </w:divBdr>
            </w:div>
            <w:div w:id="639656397">
              <w:marLeft w:val="0"/>
              <w:marRight w:val="0"/>
              <w:marTop w:val="0"/>
              <w:marBottom w:val="0"/>
              <w:divBdr>
                <w:top w:val="none" w:sz="0" w:space="0" w:color="auto"/>
                <w:left w:val="none" w:sz="0" w:space="0" w:color="auto"/>
                <w:bottom w:val="none" w:sz="0" w:space="0" w:color="auto"/>
                <w:right w:val="none" w:sz="0" w:space="0" w:color="auto"/>
              </w:divBdr>
            </w:div>
            <w:div w:id="564341860">
              <w:marLeft w:val="0"/>
              <w:marRight w:val="0"/>
              <w:marTop w:val="0"/>
              <w:marBottom w:val="0"/>
              <w:divBdr>
                <w:top w:val="none" w:sz="0" w:space="0" w:color="auto"/>
                <w:left w:val="none" w:sz="0" w:space="0" w:color="auto"/>
                <w:bottom w:val="none" w:sz="0" w:space="0" w:color="auto"/>
                <w:right w:val="none" w:sz="0" w:space="0" w:color="auto"/>
              </w:divBdr>
            </w:div>
            <w:div w:id="496969254">
              <w:marLeft w:val="0"/>
              <w:marRight w:val="0"/>
              <w:marTop w:val="0"/>
              <w:marBottom w:val="0"/>
              <w:divBdr>
                <w:top w:val="none" w:sz="0" w:space="0" w:color="auto"/>
                <w:left w:val="none" w:sz="0" w:space="0" w:color="auto"/>
                <w:bottom w:val="none" w:sz="0" w:space="0" w:color="auto"/>
                <w:right w:val="none" w:sz="0" w:space="0" w:color="auto"/>
              </w:divBdr>
            </w:div>
            <w:div w:id="269361064">
              <w:marLeft w:val="0"/>
              <w:marRight w:val="0"/>
              <w:marTop w:val="0"/>
              <w:marBottom w:val="0"/>
              <w:divBdr>
                <w:top w:val="none" w:sz="0" w:space="0" w:color="auto"/>
                <w:left w:val="none" w:sz="0" w:space="0" w:color="auto"/>
                <w:bottom w:val="none" w:sz="0" w:space="0" w:color="auto"/>
                <w:right w:val="none" w:sz="0" w:space="0" w:color="auto"/>
              </w:divBdr>
            </w:div>
            <w:div w:id="1851871153">
              <w:marLeft w:val="0"/>
              <w:marRight w:val="0"/>
              <w:marTop w:val="0"/>
              <w:marBottom w:val="0"/>
              <w:divBdr>
                <w:top w:val="none" w:sz="0" w:space="0" w:color="auto"/>
                <w:left w:val="none" w:sz="0" w:space="0" w:color="auto"/>
                <w:bottom w:val="none" w:sz="0" w:space="0" w:color="auto"/>
                <w:right w:val="none" w:sz="0" w:space="0" w:color="auto"/>
              </w:divBdr>
            </w:div>
            <w:div w:id="1462651855">
              <w:marLeft w:val="0"/>
              <w:marRight w:val="0"/>
              <w:marTop w:val="0"/>
              <w:marBottom w:val="0"/>
              <w:divBdr>
                <w:top w:val="none" w:sz="0" w:space="0" w:color="auto"/>
                <w:left w:val="none" w:sz="0" w:space="0" w:color="auto"/>
                <w:bottom w:val="none" w:sz="0" w:space="0" w:color="auto"/>
                <w:right w:val="none" w:sz="0" w:space="0" w:color="auto"/>
              </w:divBdr>
            </w:div>
            <w:div w:id="1460028161">
              <w:marLeft w:val="0"/>
              <w:marRight w:val="0"/>
              <w:marTop w:val="0"/>
              <w:marBottom w:val="0"/>
              <w:divBdr>
                <w:top w:val="none" w:sz="0" w:space="0" w:color="auto"/>
                <w:left w:val="none" w:sz="0" w:space="0" w:color="auto"/>
                <w:bottom w:val="none" w:sz="0" w:space="0" w:color="auto"/>
                <w:right w:val="none" w:sz="0" w:space="0" w:color="auto"/>
              </w:divBdr>
            </w:div>
            <w:div w:id="129400761">
              <w:marLeft w:val="0"/>
              <w:marRight w:val="0"/>
              <w:marTop w:val="0"/>
              <w:marBottom w:val="0"/>
              <w:divBdr>
                <w:top w:val="none" w:sz="0" w:space="0" w:color="auto"/>
                <w:left w:val="none" w:sz="0" w:space="0" w:color="auto"/>
                <w:bottom w:val="none" w:sz="0" w:space="0" w:color="auto"/>
                <w:right w:val="none" w:sz="0" w:space="0" w:color="auto"/>
              </w:divBdr>
            </w:div>
            <w:div w:id="232394281">
              <w:marLeft w:val="0"/>
              <w:marRight w:val="0"/>
              <w:marTop w:val="0"/>
              <w:marBottom w:val="0"/>
              <w:divBdr>
                <w:top w:val="none" w:sz="0" w:space="0" w:color="auto"/>
                <w:left w:val="none" w:sz="0" w:space="0" w:color="auto"/>
                <w:bottom w:val="none" w:sz="0" w:space="0" w:color="auto"/>
                <w:right w:val="none" w:sz="0" w:space="0" w:color="auto"/>
              </w:divBdr>
            </w:div>
            <w:div w:id="1464543999">
              <w:marLeft w:val="0"/>
              <w:marRight w:val="0"/>
              <w:marTop w:val="0"/>
              <w:marBottom w:val="0"/>
              <w:divBdr>
                <w:top w:val="none" w:sz="0" w:space="0" w:color="auto"/>
                <w:left w:val="none" w:sz="0" w:space="0" w:color="auto"/>
                <w:bottom w:val="none" w:sz="0" w:space="0" w:color="auto"/>
                <w:right w:val="none" w:sz="0" w:space="0" w:color="auto"/>
              </w:divBdr>
            </w:div>
            <w:div w:id="338973951">
              <w:marLeft w:val="0"/>
              <w:marRight w:val="0"/>
              <w:marTop w:val="0"/>
              <w:marBottom w:val="0"/>
              <w:divBdr>
                <w:top w:val="none" w:sz="0" w:space="0" w:color="auto"/>
                <w:left w:val="none" w:sz="0" w:space="0" w:color="auto"/>
                <w:bottom w:val="none" w:sz="0" w:space="0" w:color="auto"/>
                <w:right w:val="none" w:sz="0" w:space="0" w:color="auto"/>
              </w:divBdr>
            </w:div>
            <w:div w:id="1417897682">
              <w:marLeft w:val="0"/>
              <w:marRight w:val="0"/>
              <w:marTop w:val="0"/>
              <w:marBottom w:val="0"/>
              <w:divBdr>
                <w:top w:val="none" w:sz="0" w:space="0" w:color="auto"/>
                <w:left w:val="none" w:sz="0" w:space="0" w:color="auto"/>
                <w:bottom w:val="none" w:sz="0" w:space="0" w:color="auto"/>
                <w:right w:val="none" w:sz="0" w:space="0" w:color="auto"/>
              </w:divBdr>
            </w:div>
            <w:div w:id="748968362">
              <w:marLeft w:val="0"/>
              <w:marRight w:val="0"/>
              <w:marTop w:val="0"/>
              <w:marBottom w:val="0"/>
              <w:divBdr>
                <w:top w:val="none" w:sz="0" w:space="0" w:color="auto"/>
                <w:left w:val="none" w:sz="0" w:space="0" w:color="auto"/>
                <w:bottom w:val="none" w:sz="0" w:space="0" w:color="auto"/>
                <w:right w:val="none" w:sz="0" w:space="0" w:color="auto"/>
              </w:divBdr>
            </w:div>
            <w:div w:id="1657564241">
              <w:marLeft w:val="0"/>
              <w:marRight w:val="0"/>
              <w:marTop w:val="0"/>
              <w:marBottom w:val="0"/>
              <w:divBdr>
                <w:top w:val="none" w:sz="0" w:space="0" w:color="auto"/>
                <w:left w:val="none" w:sz="0" w:space="0" w:color="auto"/>
                <w:bottom w:val="none" w:sz="0" w:space="0" w:color="auto"/>
                <w:right w:val="none" w:sz="0" w:space="0" w:color="auto"/>
              </w:divBdr>
            </w:div>
            <w:div w:id="214779736">
              <w:marLeft w:val="0"/>
              <w:marRight w:val="0"/>
              <w:marTop w:val="0"/>
              <w:marBottom w:val="0"/>
              <w:divBdr>
                <w:top w:val="none" w:sz="0" w:space="0" w:color="auto"/>
                <w:left w:val="none" w:sz="0" w:space="0" w:color="auto"/>
                <w:bottom w:val="none" w:sz="0" w:space="0" w:color="auto"/>
                <w:right w:val="none" w:sz="0" w:space="0" w:color="auto"/>
              </w:divBdr>
            </w:div>
            <w:div w:id="384062797">
              <w:marLeft w:val="0"/>
              <w:marRight w:val="0"/>
              <w:marTop w:val="0"/>
              <w:marBottom w:val="0"/>
              <w:divBdr>
                <w:top w:val="none" w:sz="0" w:space="0" w:color="auto"/>
                <w:left w:val="none" w:sz="0" w:space="0" w:color="auto"/>
                <w:bottom w:val="none" w:sz="0" w:space="0" w:color="auto"/>
                <w:right w:val="none" w:sz="0" w:space="0" w:color="auto"/>
              </w:divBdr>
            </w:div>
            <w:div w:id="459569182">
              <w:marLeft w:val="0"/>
              <w:marRight w:val="0"/>
              <w:marTop w:val="0"/>
              <w:marBottom w:val="0"/>
              <w:divBdr>
                <w:top w:val="none" w:sz="0" w:space="0" w:color="auto"/>
                <w:left w:val="none" w:sz="0" w:space="0" w:color="auto"/>
                <w:bottom w:val="none" w:sz="0" w:space="0" w:color="auto"/>
                <w:right w:val="none" w:sz="0" w:space="0" w:color="auto"/>
              </w:divBdr>
            </w:div>
            <w:div w:id="835002984">
              <w:marLeft w:val="0"/>
              <w:marRight w:val="0"/>
              <w:marTop w:val="0"/>
              <w:marBottom w:val="0"/>
              <w:divBdr>
                <w:top w:val="none" w:sz="0" w:space="0" w:color="auto"/>
                <w:left w:val="none" w:sz="0" w:space="0" w:color="auto"/>
                <w:bottom w:val="none" w:sz="0" w:space="0" w:color="auto"/>
                <w:right w:val="none" w:sz="0" w:space="0" w:color="auto"/>
              </w:divBdr>
            </w:div>
            <w:div w:id="26763995">
              <w:marLeft w:val="0"/>
              <w:marRight w:val="0"/>
              <w:marTop w:val="0"/>
              <w:marBottom w:val="0"/>
              <w:divBdr>
                <w:top w:val="none" w:sz="0" w:space="0" w:color="auto"/>
                <w:left w:val="none" w:sz="0" w:space="0" w:color="auto"/>
                <w:bottom w:val="none" w:sz="0" w:space="0" w:color="auto"/>
                <w:right w:val="none" w:sz="0" w:space="0" w:color="auto"/>
              </w:divBdr>
            </w:div>
            <w:div w:id="507135142">
              <w:marLeft w:val="0"/>
              <w:marRight w:val="0"/>
              <w:marTop w:val="0"/>
              <w:marBottom w:val="0"/>
              <w:divBdr>
                <w:top w:val="none" w:sz="0" w:space="0" w:color="auto"/>
                <w:left w:val="none" w:sz="0" w:space="0" w:color="auto"/>
                <w:bottom w:val="none" w:sz="0" w:space="0" w:color="auto"/>
                <w:right w:val="none" w:sz="0" w:space="0" w:color="auto"/>
              </w:divBdr>
            </w:div>
            <w:div w:id="685984100">
              <w:marLeft w:val="0"/>
              <w:marRight w:val="0"/>
              <w:marTop w:val="0"/>
              <w:marBottom w:val="0"/>
              <w:divBdr>
                <w:top w:val="none" w:sz="0" w:space="0" w:color="auto"/>
                <w:left w:val="none" w:sz="0" w:space="0" w:color="auto"/>
                <w:bottom w:val="none" w:sz="0" w:space="0" w:color="auto"/>
                <w:right w:val="none" w:sz="0" w:space="0" w:color="auto"/>
              </w:divBdr>
            </w:div>
            <w:div w:id="371266109">
              <w:marLeft w:val="0"/>
              <w:marRight w:val="0"/>
              <w:marTop w:val="0"/>
              <w:marBottom w:val="0"/>
              <w:divBdr>
                <w:top w:val="none" w:sz="0" w:space="0" w:color="auto"/>
                <w:left w:val="none" w:sz="0" w:space="0" w:color="auto"/>
                <w:bottom w:val="none" w:sz="0" w:space="0" w:color="auto"/>
                <w:right w:val="none" w:sz="0" w:space="0" w:color="auto"/>
              </w:divBdr>
            </w:div>
            <w:div w:id="1312831569">
              <w:marLeft w:val="0"/>
              <w:marRight w:val="0"/>
              <w:marTop w:val="0"/>
              <w:marBottom w:val="0"/>
              <w:divBdr>
                <w:top w:val="none" w:sz="0" w:space="0" w:color="auto"/>
                <w:left w:val="none" w:sz="0" w:space="0" w:color="auto"/>
                <w:bottom w:val="none" w:sz="0" w:space="0" w:color="auto"/>
                <w:right w:val="none" w:sz="0" w:space="0" w:color="auto"/>
              </w:divBdr>
            </w:div>
            <w:div w:id="324744739">
              <w:marLeft w:val="0"/>
              <w:marRight w:val="0"/>
              <w:marTop w:val="0"/>
              <w:marBottom w:val="0"/>
              <w:divBdr>
                <w:top w:val="none" w:sz="0" w:space="0" w:color="auto"/>
                <w:left w:val="none" w:sz="0" w:space="0" w:color="auto"/>
                <w:bottom w:val="none" w:sz="0" w:space="0" w:color="auto"/>
                <w:right w:val="none" w:sz="0" w:space="0" w:color="auto"/>
              </w:divBdr>
            </w:div>
            <w:div w:id="1795051961">
              <w:marLeft w:val="0"/>
              <w:marRight w:val="0"/>
              <w:marTop w:val="0"/>
              <w:marBottom w:val="0"/>
              <w:divBdr>
                <w:top w:val="none" w:sz="0" w:space="0" w:color="auto"/>
                <w:left w:val="none" w:sz="0" w:space="0" w:color="auto"/>
                <w:bottom w:val="none" w:sz="0" w:space="0" w:color="auto"/>
                <w:right w:val="none" w:sz="0" w:space="0" w:color="auto"/>
              </w:divBdr>
            </w:div>
            <w:div w:id="1403676023">
              <w:marLeft w:val="0"/>
              <w:marRight w:val="0"/>
              <w:marTop w:val="0"/>
              <w:marBottom w:val="0"/>
              <w:divBdr>
                <w:top w:val="none" w:sz="0" w:space="0" w:color="auto"/>
                <w:left w:val="none" w:sz="0" w:space="0" w:color="auto"/>
                <w:bottom w:val="none" w:sz="0" w:space="0" w:color="auto"/>
                <w:right w:val="none" w:sz="0" w:space="0" w:color="auto"/>
              </w:divBdr>
            </w:div>
            <w:div w:id="461073236">
              <w:marLeft w:val="0"/>
              <w:marRight w:val="0"/>
              <w:marTop w:val="0"/>
              <w:marBottom w:val="0"/>
              <w:divBdr>
                <w:top w:val="none" w:sz="0" w:space="0" w:color="auto"/>
                <w:left w:val="none" w:sz="0" w:space="0" w:color="auto"/>
                <w:bottom w:val="none" w:sz="0" w:space="0" w:color="auto"/>
                <w:right w:val="none" w:sz="0" w:space="0" w:color="auto"/>
              </w:divBdr>
            </w:div>
            <w:div w:id="682903833">
              <w:marLeft w:val="0"/>
              <w:marRight w:val="0"/>
              <w:marTop w:val="0"/>
              <w:marBottom w:val="0"/>
              <w:divBdr>
                <w:top w:val="none" w:sz="0" w:space="0" w:color="auto"/>
                <w:left w:val="none" w:sz="0" w:space="0" w:color="auto"/>
                <w:bottom w:val="none" w:sz="0" w:space="0" w:color="auto"/>
                <w:right w:val="none" w:sz="0" w:space="0" w:color="auto"/>
              </w:divBdr>
            </w:div>
            <w:div w:id="1711152774">
              <w:marLeft w:val="0"/>
              <w:marRight w:val="0"/>
              <w:marTop w:val="0"/>
              <w:marBottom w:val="0"/>
              <w:divBdr>
                <w:top w:val="none" w:sz="0" w:space="0" w:color="auto"/>
                <w:left w:val="none" w:sz="0" w:space="0" w:color="auto"/>
                <w:bottom w:val="none" w:sz="0" w:space="0" w:color="auto"/>
                <w:right w:val="none" w:sz="0" w:space="0" w:color="auto"/>
              </w:divBdr>
            </w:div>
            <w:div w:id="2133404978">
              <w:marLeft w:val="0"/>
              <w:marRight w:val="0"/>
              <w:marTop w:val="0"/>
              <w:marBottom w:val="0"/>
              <w:divBdr>
                <w:top w:val="none" w:sz="0" w:space="0" w:color="auto"/>
                <w:left w:val="none" w:sz="0" w:space="0" w:color="auto"/>
                <w:bottom w:val="none" w:sz="0" w:space="0" w:color="auto"/>
                <w:right w:val="none" w:sz="0" w:space="0" w:color="auto"/>
              </w:divBdr>
            </w:div>
            <w:div w:id="1561093135">
              <w:marLeft w:val="0"/>
              <w:marRight w:val="0"/>
              <w:marTop w:val="0"/>
              <w:marBottom w:val="0"/>
              <w:divBdr>
                <w:top w:val="none" w:sz="0" w:space="0" w:color="auto"/>
                <w:left w:val="none" w:sz="0" w:space="0" w:color="auto"/>
                <w:bottom w:val="none" w:sz="0" w:space="0" w:color="auto"/>
                <w:right w:val="none" w:sz="0" w:space="0" w:color="auto"/>
              </w:divBdr>
            </w:div>
            <w:div w:id="1074669430">
              <w:marLeft w:val="0"/>
              <w:marRight w:val="0"/>
              <w:marTop w:val="0"/>
              <w:marBottom w:val="0"/>
              <w:divBdr>
                <w:top w:val="none" w:sz="0" w:space="0" w:color="auto"/>
                <w:left w:val="none" w:sz="0" w:space="0" w:color="auto"/>
                <w:bottom w:val="none" w:sz="0" w:space="0" w:color="auto"/>
                <w:right w:val="none" w:sz="0" w:space="0" w:color="auto"/>
              </w:divBdr>
            </w:div>
            <w:div w:id="1595240078">
              <w:marLeft w:val="0"/>
              <w:marRight w:val="0"/>
              <w:marTop w:val="0"/>
              <w:marBottom w:val="0"/>
              <w:divBdr>
                <w:top w:val="none" w:sz="0" w:space="0" w:color="auto"/>
                <w:left w:val="none" w:sz="0" w:space="0" w:color="auto"/>
                <w:bottom w:val="none" w:sz="0" w:space="0" w:color="auto"/>
                <w:right w:val="none" w:sz="0" w:space="0" w:color="auto"/>
              </w:divBdr>
            </w:div>
            <w:div w:id="1807312695">
              <w:marLeft w:val="0"/>
              <w:marRight w:val="0"/>
              <w:marTop w:val="0"/>
              <w:marBottom w:val="0"/>
              <w:divBdr>
                <w:top w:val="none" w:sz="0" w:space="0" w:color="auto"/>
                <w:left w:val="none" w:sz="0" w:space="0" w:color="auto"/>
                <w:bottom w:val="none" w:sz="0" w:space="0" w:color="auto"/>
                <w:right w:val="none" w:sz="0" w:space="0" w:color="auto"/>
              </w:divBdr>
            </w:div>
            <w:div w:id="1342394963">
              <w:marLeft w:val="0"/>
              <w:marRight w:val="0"/>
              <w:marTop w:val="0"/>
              <w:marBottom w:val="0"/>
              <w:divBdr>
                <w:top w:val="none" w:sz="0" w:space="0" w:color="auto"/>
                <w:left w:val="none" w:sz="0" w:space="0" w:color="auto"/>
                <w:bottom w:val="none" w:sz="0" w:space="0" w:color="auto"/>
                <w:right w:val="none" w:sz="0" w:space="0" w:color="auto"/>
              </w:divBdr>
            </w:div>
            <w:div w:id="1357001667">
              <w:marLeft w:val="0"/>
              <w:marRight w:val="0"/>
              <w:marTop w:val="0"/>
              <w:marBottom w:val="0"/>
              <w:divBdr>
                <w:top w:val="none" w:sz="0" w:space="0" w:color="auto"/>
                <w:left w:val="none" w:sz="0" w:space="0" w:color="auto"/>
                <w:bottom w:val="none" w:sz="0" w:space="0" w:color="auto"/>
                <w:right w:val="none" w:sz="0" w:space="0" w:color="auto"/>
              </w:divBdr>
            </w:div>
            <w:div w:id="1297486283">
              <w:marLeft w:val="0"/>
              <w:marRight w:val="0"/>
              <w:marTop w:val="0"/>
              <w:marBottom w:val="0"/>
              <w:divBdr>
                <w:top w:val="none" w:sz="0" w:space="0" w:color="auto"/>
                <w:left w:val="none" w:sz="0" w:space="0" w:color="auto"/>
                <w:bottom w:val="none" w:sz="0" w:space="0" w:color="auto"/>
                <w:right w:val="none" w:sz="0" w:space="0" w:color="auto"/>
              </w:divBdr>
            </w:div>
            <w:div w:id="466362182">
              <w:marLeft w:val="0"/>
              <w:marRight w:val="0"/>
              <w:marTop w:val="0"/>
              <w:marBottom w:val="0"/>
              <w:divBdr>
                <w:top w:val="none" w:sz="0" w:space="0" w:color="auto"/>
                <w:left w:val="none" w:sz="0" w:space="0" w:color="auto"/>
                <w:bottom w:val="none" w:sz="0" w:space="0" w:color="auto"/>
                <w:right w:val="none" w:sz="0" w:space="0" w:color="auto"/>
              </w:divBdr>
            </w:div>
            <w:div w:id="1565801246">
              <w:marLeft w:val="0"/>
              <w:marRight w:val="0"/>
              <w:marTop w:val="0"/>
              <w:marBottom w:val="0"/>
              <w:divBdr>
                <w:top w:val="none" w:sz="0" w:space="0" w:color="auto"/>
                <w:left w:val="none" w:sz="0" w:space="0" w:color="auto"/>
                <w:bottom w:val="none" w:sz="0" w:space="0" w:color="auto"/>
                <w:right w:val="none" w:sz="0" w:space="0" w:color="auto"/>
              </w:divBdr>
            </w:div>
            <w:div w:id="2016298145">
              <w:marLeft w:val="0"/>
              <w:marRight w:val="0"/>
              <w:marTop w:val="0"/>
              <w:marBottom w:val="0"/>
              <w:divBdr>
                <w:top w:val="none" w:sz="0" w:space="0" w:color="auto"/>
                <w:left w:val="none" w:sz="0" w:space="0" w:color="auto"/>
                <w:bottom w:val="none" w:sz="0" w:space="0" w:color="auto"/>
                <w:right w:val="none" w:sz="0" w:space="0" w:color="auto"/>
              </w:divBdr>
            </w:div>
            <w:div w:id="2059209370">
              <w:marLeft w:val="0"/>
              <w:marRight w:val="0"/>
              <w:marTop w:val="0"/>
              <w:marBottom w:val="0"/>
              <w:divBdr>
                <w:top w:val="none" w:sz="0" w:space="0" w:color="auto"/>
                <w:left w:val="none" w:sz="0" w:space="0" w:color="auto"/>
                <w:bottom w:val="none" w:sz="0" w:space="0" w:color="auto"/>
                <w:right w:val="none" w:sz="0" w:space="0" w:color="auto"/>
              </w:divBdr>
            </w:div>
            <w:div w:id="917983541">
              <w:marLeft w:val="0"/>
              <w:marRight w:val="0"/>
              <w:marTop w:val="0"/>
              <w:marBottom w:val="0"/>
              <w:divBdr>
                <w:top w:val="none" w:sz="0" w:space="0" w:color="auto"/>
                <w:left w:val="none" w:sz="0" w:space="0" w:color="auto"/>
                <w:bottom w:val="none" w:sz="0" w:space="0" w:color="auto"/>
                <w:right w:val="none" w:sz="0" w:space="0" w:color="auto"/>
              </w:divBdr>
            </w:div>
            <w:div w:id="2127966598">
              <w:marLeft w:val="0"/>
              <w:marRight w:val="0"/>
              <w:marTop w:val="0"/>
              <w:marBottom w:val="0"/>
              <w:divBdr>
                <w:top w:val="none" w:sz="0" w:space="0" w:color="auto"/>
                <w:left w:val="none" w:sz="0" w:space="0" w:color="auto"/>
                <w:bottom w:val="none" w:sz="0" w:space="0" w:color="auto"/>
                <w:right w:val="none" w:sz="0" w:space="0" w:color="auto"/>
              </w:divBdr>
            </w:div>
            <w:div w:id="1790927939">
              <w:marLeft w:val="0"/>
              <w:marRight w:val="0"/>
              <w:marTop w:val="0"/>
              <w:marBottom w:val="0"/>
              <w:divBdr>
                <w:top w:val="none" w:sz="0" w:space="0" w:color="auto"/>
                <w:left w:val="none" w:sz="0" w:space="0" w:color="auto"/>
                <w:bottom w:val="none" w:sz="0" w:space="0" w:color="auto"/>
                <w:right w:val="none" w:sz="0" w:space="0" w:color="auto"/>
              </w:divBdr>
            </w:div>
            <w:div w:id="1910116067">
              <w:marLeft w:val="0"/>
              <w:marRight w:val="0"/>
              <w:marTop w:val="0"/>
              <w:marBottom w:val="0"/>
              <w:divBdr>
                <w:top w:val="none" w:sz="0" w:space="0" w:color="auto"/>
                <w:left w:val="none" w:sz="0" w:space="0" w:color="auto"/>
                <w:bottom w:val="none" w:sz="0" w:space="0" w:color="auto"/>
                <w:right w:val="none" w:sz="0" w:space="0" w:color="auto"/>
              </w:divBdr>
            </w:div>
            <w:div w:id="479856042">
              <w:marLeft w:val="0"/>
              <w:marRight w:val="0"/>
              <w:marTop w:val="0"/>
              <w:marBottom w:val="0"/>
              <w:divBdr>
                <w:top w:val="none" w:sz="0" w:space="0" w:color="auto"/>
                <w:left w:val="none" w:sz="0" w:space="0" w:color="auto"/>
                <w:bottom w:val="none" w:sz="0" w:space="0" w:color="auto"/>
                <w:right w:val="none" w:sz="0" w:space="0" w:color="auto"/>
              </w:divBdr>
            </w:div>
            <w:div w:id="1123304144">
              <w:marLeft w:val="0"/>
              <w:marRight w:val="0"/>
              <w:marTop w:val="0"/>
              <w:marBottom w:val="0"/>
              <w:divBdr>
                <w:top w:val="none" w:sz="0" w:space="0" w:color="auto"/>
                <w:left w:val="none" w:sz="0" w:space="0" w:color="auto"/>
                <w:bottom w:val="none" w:sz="0" w:space="0" w:color="auto"/>
                <w:right w:val="none" w:sz="0" w:space="0" w:color="auto"/>
              </w:divBdr>
            </w:div>
            <w:div w:id="1154033613">
              <w:marLeft w:val="0"/>
              <w:marRight w:val="0"/>
              <w:marTop w:val="0"/>
              <w:marBottom w:val="0"/>
              <w:divBdr>
                <w:top w:val="none" w:sz="0" w:space="0" w:color="auto"/>
                <w:left w:val="none" w:sz="0" w:space="0" w:color="auto"/>
                <w:bottom w:val="none" w:sz="0" w:space="0" w:color="auto"/>
                <w:right w:val="none" w:sz="0" w:space="0" w:color="auto"/>
              </w:divBdr>
            </w:div>
            <w:div w:id="73363849">
              <w:marLeft w:val="0"/>
              <w:marRight w:val="0"/>
              <w:marTop w:val="0"/>
              <w:marBottom w:val="0"/>
              <w:divBdr>
                <w:top w:val="none" w:sz="0" w:space="0" w:color="auto"/>
                <w:left w:val="none" w:sz="0" w:space="0" w:color="auto"/>
                <w:bottom w:val="none" w:sz="0" w:space="0" w:color="auto"/>
                <w:right w:val="none" w:sz="0" w:space="0" w:color="auto"/>
              </w:divBdr>
            </w:div>
            <w:div w:id="1020736102">
              <w:marLeft w:val="0"/>
              <w:marRight w:val="0"/>
              <w:marTop w:val="0"/>
              <w:marBottom w:val="0"/>
              <w:divBdr>
                <w:top w:val="none" w:sz="0" w:space="0" w:color="auto"/>
                <w:left w:val="none" w:sz="0" w:space="0" w:color="auto"/>
                <w:bottom w:val="none" w:sz="0" w:space="0" w:color="auto"/>
                <w:right w:val="none" w:sz="0" w:space="0" w:color="auto"/>
              </w:divBdr>
            </w:div>
            <w:div w:id="239875409">
              <w:marLeft w:val="0"/>
              <w:marRight w:val="0"/>
              <w:marTop w:val="0"/>
              <w:marBottom w:val="0"/>
              <w:divBdr>
                <w:top w:val="none" w:sz="0" w:space="0" w:color="auto"/>
                <w:left w:val="none" w:sz="0" w:space="0" w:color="auto"/>
                <w:bottom w:val="none" w:sz="0" w:space="0" w:color="auto"/>
                <w:right w:val="none" w:sz="0" w:space="0" w:color="auto"/>
              </w:divBdr>
            </w:div>
            <w:div w:id="1942294685">
              <w:marLeft w:val="0"/>
              <w:marRight w:val="0"/>
              <w:marTop w:val="0"/>
              <w:marBottom w:val="0"/>
              <w:divBdr>
                <w:top w:val="none" w:sz="0" w:space="0" w:color="auto"/>
                <w:left w:val="none" w:sz="0" w:space="0" w:color="auto"/>
                <w:bottom w:val="none" w:sz="0" w:space="0" w:color="auto"/>
                <w:right w:val="none" w:sz="0" w:space="0" w:color="auto"/>
              </w:divBdr>
            </w:div>
            <w:div w:id="1560941368">
              <w:marLeft w:val="0"/>
              <w:marRight w:val="0"/>
              <w:marTop w:val="0"/>
              <w:marBottom w:val="0"/>
              <w:divBdr>
                <w:top w:val="none" w:sz="0" w:space="0" w:color="auto"/>
                <w:left w:val="none" w:sz="0" w:space="0" w:color="auto"/>
                <w:bottom w:val="none" w:sz="0" w:space="0" w:color="auto"/>
                <w:right w:val="none" w:sz="0" w:space="0" w:color="auto"/>
              </w:divBdr>
            </w:div>
            <w:div w:id="1484270220">
              <w:marLeft w:val="0"/>
              <w:marRight w:val="0"/>
              <w:marTop w:val="0"/>
              <w:marBottom w:val="0"/>
              <w:divBdr>
                <w:top w:val="none" w:sz="0" w:space="0" w:color="auto"/>
                <w:left w:val="none" w:sz="0" w:space="0" w:color="auto"/>
                <w:bottom w:val="none" w:sz="0" w:space="0" w:color="auto"/>
                <w:right w:val="none" w:sz="0" w:space="0" w:color="auto"/>
              </w:divBdr>
            </w:div>
            <w:div w:id="1333798411">
              <w:marLeft w:val="0"/>
              <w:marRight w:val="0"/>
              <w:marTop w:val="0"/>
              <w:marBottom w:val="0"/>
              <w:divBdr>
                <w:top w:val="none" w:sz="0" w:space="0" w:color="auto"/>
                <w:left w:val="none" w:sz="0" w:space="0" w:color="auto"/>
                <w:bottom w:val="none" w:sz="0" w:space="0" w:color="auto"/>
                <w:right w:val="none" w:sz="0" w:space="0" w:color="auto"/>
              </w:divBdr>
            </w:div>
            <w:div w:id="132724854">
              <w:marLeft w:val="0"/>
              <w:marRight w:val="0"/>
              <w:marTop w:val="0"/>
              <w:marBottom w:val="0"/>
              <w:divBdr>
                <w:top w:val="none" w:sz="0" w:space="0" w:color="auto"/>
                <w:left w:val="none" w:sz="0" w:space="0" w:color="auto"/>
                <w:bottom w:val="none" w:sz="0" w:space="0" w:color="auto"/>
                <w:right w:val="none" w:sz="0" w:space="0" w:color="auto"/>
              </w:divBdr>
            </w:div>
            <w:div w:id="547954241">
              <w:marLeft w:val="0"/>
              <w:marRight w:val="0"/>
              <w:marTop w:val="0"/>
              <w:marBottom w:val="0"/>
              <w:divBdr>
                <w:top w:val="none" w:sz="0" w:space="0" w:color="auto"/>
                <w:left w:val="none" w:sz="0" w:space="0" w:color="auto"/>
                <w:bottom w:val="none" w:sz="0" w:space="0" w:color="auto"/>
                <w:right w:val="none" w:sz="0" w:space="0" w:color="auto"/>
              </w:divBdr>
            </w:div>
            <w:div w:id="1162045878">
              <w:marLeft w:val="0"/>
              <w:marRight w:val="0"/>
              <w:marTop w:val="0"/>
              <w:marBottom w:val="0"/>
              <w:divBdr>
                <w:top w:val="none" w:sz="0" w:space="0" w:color="auto"/>
                <w:left w:val="none" w:sz="0" w:space="0" w:color="auto"/>
                <w:bottom w:val="none" w:sz="0" w:space="0" w:color="auto"/>
                <w:right w:val="none" w:sz="0" w:space="0" w:color="auto"/>
              </w:divBdr>
            </w:div>
            <w:div w:id="327293562">
              <w:marLeft w:val="0"/>
              <w:marRight w:val="0"/>
              <w:marTop w:val="0"/>
              <w:marBottom w:val="0"/>
              <w:divBdr>
                <w:top w:val="none" w:sz="0" w:space="0" w:color="auto"/>
                <w:left w:val="none" w:sz="0" w:space="0" w:color="auto"/>
                <w:bottom w:val="none" w:sz="0" w:space="0" w:color="auto"/>
                <w:right w:val="none" w:sz="0" w:space="0" w:color="auto"/>
              </w:divBdr>
            </w:div>
            <w:div w:id="1448430297">
              <w:marLeft w:val="0"/>
              <w:marRight w:val="0"/>
              <w:marTop w:val="0"/>
              <w:marBottom w:val="0"/>
              <w:divBdr>
                <w:top w:val="none" w:sz="0" w:space="0" w:color="auto"/>
                <w:left w:val="none" w:sz="0" w:space="0" w:color="auto"/>
                <w:bottom w:val="none" w:sz="0" w:space="0" w:color="auto"/>
                <w:right w:val="none" w:sz="0" w:space="0" w:color="auto"/>
              </w:divBdr>
            </w:div>
            <w:div w:id="280764766">
              <w:marLeft w:val="0"/>
              <w:marRight w:val="0"/>
              <w:marTop w:val="0"/>
              <w:marBottom w:val="0"/>
              <w:divBdr>
                <w:top w:val="none" w:sz="0" w:space="0" w:color="auto"/>
                <w:left w:val="none" w:sz="0" w:space="0" w:color="auto"/>
                <w:bottom w:val="none" w:sz="0" w:space="0" w:color="auto"/>
                <w:right w:val="none" w:sz="0" w:space="0" w:color="auto"/>
              </w:divBdr>
            </w:div>
            <w:div w:id="406922664">
              <w:marLeft w:val="0"/>
              <w:marRight w:val="0"/>
              <w:marTop w:val="0"/>
              <w:marBottom w:val="0"/>
              <w:divBdr>
                <w:top w:val="none" w:sz="0" w:space="0" w:color="auto"/>
                <w:left w:val="none" w:sz="0" w:space="0" w:color="auto"/>
                <w:bottom w:val="none" w:sz="0" w:space="0" w:color="auto"/>
                <w:right w:val="none" w:sz="0" w:space="0" w:color="auto"/>
              </w:divBdr>
            </w:div>
            <w:div w:id="674574594">
              <w:marLeft w:val="0"/>
              <w:marRight w:val="0"/>
              <w:marTop w:val="0"/>
              <w:marBottom w:val="0"/>
              <w:divBdr>
                <w:top w:val="none" w:sz="0" w:space="0" w:color="auto"/>
                <w:left w:val="none" w:sz="0" w:space="0" w:color="auto"/>
                <w:bottom w:val="none" w:sz="0" w:space="0" w:color="auto"/>
                <w:right w:val="none" w:sz="0" w:space="0" w:color="auto"/>
              </w:divBdr>
            </w:div>
            <w:div w:id="641665782">
              <w:marLeft w:val="0"/>
              <w:marRight w:val="0"/>
              <w:marTop w:val="0"/>
              <w:marBottom w:val="0"/>
              <w:divBdr>
                <w:top w:val="none" w:sz="0" w:space="0" w:color="auto"/>
                <w:left w:val="none" w:sz="0" w:space="0" w:color="auto"/>
                <w:bottom w:val="none" w:sz="0" w:space="0" w:color="auto"/>
                <w:right w:val="none" w:sz="0" w:space="0" w:color="auto"/>
              </w:divBdr>
            </w:div>
            <w:div w:id="353001883">
              <w:marLeft w:val="0"/>
              <w:marRight w:val="0"/>
              <w:marTop w:val="0"/>
              <w:marBottom w:val="0"/>
              <w:divBdr>
                <w:top w:val="none" w:sz="0" w:space="0" w:color="auto"/>
                <w:left w:val="none" w:sz="0" w:space="0" w:color="auto"/>
                <w:bottom w:val="none" w:sz="0" w:space="0" w:color="auto"/>
                <w:right w:val="none" w:sz="0" w:space="0" w:color="auto"/>
              </w:divBdr>
            </w:div>
            <w:div w:id="373848621">
              <w:marLeft w:val="0"/>
              <w:marRight w:val="0"/>
              <w:marTop w:val="0"/>
              <w:marBottom w:val="0"/>
              <w:divBdr>
                <w:top w:val="none" w:sz="0" w:space="0" w:color="auto"/>
                <w:left w:val="none" w:sz="0" w:space="0" w:color="auto"/>
                <w:bottom w:val="none" w:sz="0" w:space="0" w:color="auto"/>
                <w:right w:val="none" w:sz="0" w:space="0" w:color="auto"/>
              </w:divBdr>
            </w:div>
            <w:div w:id="1326665337">
              <w:marLeft w:val="0"/>
              <w:marRight w:val="0"/>
              <w:marTop w:val="0"/>
              <w:marBottom w:val="0"/>
              <w:divBdr>
                <w:top w:val="none" w:sz="0" w:space="0" w:color="auto"/>
                <w:left w:val="none" w:sz="0" w:space="0" w:color="auto"/>
                <w:bottom w:val="none" w:sz="0" w:space="0" w:color="auto"/>
                <w:right w:val="none" w:sz="0" w:space="0" w:color="auto"/>
              </w:divBdr>
            </w:div>
            <w:div w:id="524753767">
              <w:marLeft w:val="0"/>
              <w:marRight w:val="0"/>
              <w:marTop w:val="0"/>
              <w:marBottom w:val="0"/>
              <w:divBdr>
                <w:top w:val="none" w:sz="0" w:space="0" w:color="auto"/>
                <w:left w:val="none" w:sz="0" w:space="0" w:color="auto"/>
                <w:bottom w:val="none" w:sz="0" w:space="0" w:color="auto"/>
                <w:right w:val="none" w:sz="0" w:space="0" w:color="auto"/>
              </w:divBdr>
            </w:div>
            <w:div w:id="1009794707">
              <w:marLeft w:val="0"/>
              <w:marRight w:val="0"/>
              <w:marTop w:val="0"/>
              <w:marBottom w:val="0"/>
              <w:divBdr>
                <w:top w:val="none" w:sz="0" w:space="0" w:color="auto"/>
                <w:left w:val="none" w:sz="0" w:space="0" w:color="auto"/>
                <w:bottom w:val="none" w:sz="0" w:space="0" w:color="auto"/>
                <w:right w:val="none" w:sz="0" w:space="0" w:color="auto"/>
              </w:divBdr>
            </w:div>
            <w:div w:id="572661348">
              <w:marLeft w:val="0"/>
              <w:marRight w:val="0"/>
              <w:marTop w:val="0"/>
              <w:marBottom w:val="0"/>
              <w:divBdr>
                <w:top w:val="none" w:sz="0" w:space="0" w:color="auto"/>
                <w:left w:val="none" w:sz="0" w:space="0" w:color="auto"/>
                <w:bottom w:val="none" w:sz="0" w:space="0" w:color="auto"/>
                <w:right w:val="none" w:sz="0" w:space="0" w:color="auto"/>
              </w:divBdr>
            </w:div>
            <w:div w:id="42220250">
              <w:marLeft w:val="0"/>
              <w:marRight w:val="0"/>
              <w:marTop w:val="0"/>
              <w:marBottom w:val="0"/>
              <w:divBdr>
                <w:top w:val="none" w:sz="0" w:space="0" w:color="auto"/>
                <w:left w:val="none" w:sz="0" w:space="0" w:color="auto"/>
                <w:bottom w:val="none" w:sz="0" w:space="0" w:color="auto"/>
                <w:right w:val="none" w:sz="0" w:space="0" w:color="auto"/>
              </w:divBdr>
            </w:div>
            <w:div w:id="1455515074">
              <w:marLeft w:val="0"/>
              <w:marRight w:val="0"/>
              <w:marTop w:val="0"/>
              <w:marBottom w:val="0"/>
              <w:divBdr>
                <w:top w:val="none" w:sz="0" w:space="0" w:color="auto"/>
                <w:left w:val="none" w:sz="0" w:space="0" w:color="auto"/>
                <w:bottom w:val="none" w:sz="0" w:space="0" w:color="auto"/>
                <w:right w:val="none" w:sz="0" w:space="0" w:color="auto"/>
              </w:divBdr>
            </w:div>
            <w:div w:id="2030836068">
              <w:marLeft w:val="0"/>
              <w:marRight w:val="0"/>
              <w:marTop w:val="0"/>
              <w:marBottom w:val="0"/>
              <w:divBdr>
                <w:top w:val="none" w:sz="0" w:space="0" w:color="auto"/>
                <w:left w:val="none" w:sz="0" w:space="0" w:color="auto"/>
                <w:bottom w:val="none" w:sz="0" w:space="0" w:color="auto"/>
                <w:right w:val="none" w:sz="0" w:space="0" w:color="auto"/>
              </w:divBdr>
            </w:div>
            <w:div w:id="800610038">
              <w:marLeft w:val="0"/>
              <w:marRight w:val="0"/>
              <w:marTop w:val="0"/>
              <w:marBottom w:val="0"/>
              <w:divBdr>
                <w:top w:val="none" w:sz="0" w:space="0" w:color="auto"/>
                <w:left w:val="none" w:sz="0" w:space="0" w:color="auto"/>
                <w:bottom w:val="none" w:sz="0" w:space="0" w:color="auto"/>
                <w:right w:val="none" w:sz="0" w:space="0" w:color="auto"/>
              </w:divBdr>
            </w:div>
            <w:div w:id="11665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348">
      <w:bodyDiv w:val="1"/>
      <w:marLeft w:val="0"/>
      <w:marRight w:val="0"/>
      <w:marTop w:val="0"/>
      <w:marBottom w:val="0"/>
      <w:divBdr>
        <w:top w:val="none" w:sz="0" w:space="0" w:color="auto"/>
        <w:left w:val="none" w:sz="0" w:space="0" w:color="auto"/>
        <w:bottom w:val="none" w:sz="0" w:space="0" w:color="auto"/>
        <w:right w:val="none" w:sz="0" w:space="0" w:color="auto"/>
      </w:divBdr>
    </w:div>
    <w:div w:id="123231498">
      <w:bodyDiv w:val="1"/>
      <w:marLeft w:val="0"/>
      <w:marRight w:val="0"/>
      <w:marTop w:val="0"/>
      <w:marBottom w:val="0"/>
      <w:divBdr>
        <w:top w:val="none" w:sz="0" w:space="0" w:color="auto"/>
        <w:left w:val="none" w:sz="0" w:space="0" w:color="auto"/>
        <w:bottom w:val="none" w:sz="0" w:space="0" w:color="auto"/>
        <w:right w:val="none" w:sz="0" w:space="0" w:color="auto"/>
      </w:divBdr>
    </w:div>
    <w:div w:id="173036342">
      <w:bodyDiv w:val="1"/>
      <w:marLeft w:val="0"/>
      <w:marRight w:val="0"/>
      <w:marTop w:val="0"/>
      <w:marBottom w:val="0"/>
      <w:divBdr>
        <w:top w:val="none" w:sz="0" w:space="0" w:color="auto"/>
        <w:left w:val="none" w:sz="0" w:space="0" w:color="auto"/>
        <w:bottom w:val="none" w:sz="0" w:space="0" w:color="auto"/>
        <w:right w:val="none" w:sz="0" w:space="0" w:color="auto"/>
      </w:divBdr>
      <w:divsChild>
        <w:div w:id="401172464">
          <w:marLeft w:val="0"/>
          <w:marRight w:val="0"/>
          <w:marTop w:val="0"/>
          <w:marBottom w:val="0"/>
          <w:divBdr>
            <w:top w:val="none" w:sz="0" w:space="0" w:color="auto"/>
            <w:left w:val="none" w:sz="0" w:space="0" w:color="auto"/>
            <w:bottom w:val="none" w:sz="0" w:space="0" w:color="auto"/>
            <w:right w:val="none" w:sz="0" w:space="0" w:color="auto"/>
          </w:divBdr>
          <w:divsChild>
            <w:div w:id="35082016">
              <w:marLeft w:val="0"/>
              <w:marRight w:val="0"/>
              <w:marTop w:val="0"/>
              <w:marBottom w:val="0"/>
              <w:divBdr>
                <w:top w:val="none" w:sz="0" w:space="0" w:color="auto"/>
                <w:left w:val="none" w:sz="0" w:space="0" w:color="auto"/>
                <w:bottom w:val="none" w:sz="0" w:space="0" w:color="auto"/>
                <w:right w:val="none" w:sz="0" w:space="0" w:color="auto"/>
              </w:divBdr>
            </w:div>
            <w:div w:id="654190397">
              <w:marLeft w:val="0"/>
              <w:marRight w:val="0"/>
              <w:marTop w:val="0"/>
              <w:marBottom w:val="0"/>
              <w:divBdr>
                <w:top w:val="none" w:sz="0" w:space="0" w:color="auto"/>
                <w:left w:val="none" w:sz="0" w:space="0" w:color="auto"/>
                <w:bottom w:val="none" w:sz="0" w:space="0" w:color="auto"/>
                <w:right w:val="none" w:sz="0" w:space="0" w:color="auto"/>
              </w:divBdr>
            </w:div>
            <w:div w:id="1842351789">
              <w:marLeft w:val="0"/>
              <w:marRight w:val="0"/>
              <w:marTop w:val="0"/>
              <w:marBottom w:val="0"/>
              <w:divBdr>
                <w:top w:val="none" w:sz="0" w:space="0" w:color="auto"/>
                <w:left w:val="none" w:sz="0" w:space="0" w:color="auto"/>
                <w:bottom w:val="none" w:sz="0" w:space="0" w:color="auto"/>
                <w:right w:val="none" w:sz="0" w:space="0" w:color="auto"/>
              </w:divBdr>
            </w:div>
            <w:div w:id="101194111">
              <w:marLeft w:val="0"/>
              <w:marRight w:val="0"/>
              <w:marTop w:val="0"/>
              <w:marBottom w:val="0"/>
              <w:divBdr>
                <w:top w:val="none" w:sz="0" w:space="0" w:color="auto"/>
                <w:left w:val="none" w:sz="0" w:space="0" w:color="auto"/>
                <w:bottom w:val="none" w:sz="0" w:space="0" w:color="auto"/>
                <w:right w:val="none" w:sz="0" w:space="0" w:color="auto"/>
              </w:divBdr>
            </w:div>
            <w:div w:id="1016810013">
              <w:marLeft w:val="0"/>
              <w:marRight w:val="0"/>
              <w:marTop w:val="0"/>
              <w:marBottom w:val="0"/>
              <w:divBdr>
                <w:top w:val="none" w:sz="0" w:space="0" w:color="auto"/>
                <w:left w:val="none" w:sz="0" w:space="0" w:color="auto"/>
                <w:bottom w:val="none" w:sz="0" w:space="0" w:color="auto"/>
                <w:right w:val="none" w:sz="0" w:space="0" w:color="auto"/>
              </w:divBdr>
            </w:div>
            <w:div w:id="1711682370">
              <w:marLeft w:val="0"/>
              <w:marRight w:val="0"/>
              <w:marTop w:val="0"/>
              <w:marBottom w:val="0"/>
              <w:divBdr>
                <w:top w:val="none" w:sz="0" w:space="0" w:color="auto"/>
                <w:left w:val="none" w:sz="0" w:space="0" w:color="auto"/>
                <w:bottom w:val="none" w:sz="0" w:space="0" w:color="auto"/>
                <w:right w:val="none" w:sz="0" w:space="0" w:color="auto"/>
              </w:divBdr>
            </w:div>
            <w:div w:id="1929120597">
              <w:marLeft w:val="0"/>
              <w:marRight w:val="0"/>
              <w:marTop w:val="0"/>
              <w:marBottom w:val="0"/>
              <w:divBdr>
                <w:top w:val="none" w:sz="0" w:space="0" w:color="auto"/>
                <w:left w:val="none" w:sz="0" w:space="0" w:color="auto"/>
                <w:bottom w:val="none" w:sz="0" w:space="0" w:color="auto"/>
                <w:right w:val="none" w:sz="0" w:space="0" w:color="auto"/>
              </w:divBdr>
            </w:div>
            <w:div w:id="1514763400">
              <w:marLeft w:val="0"/>
              <w:marRight w:val="0"/>
              <w:marTop w:val="0"/>
              <w:marBottom w:val="0"/>
              <w:divBdr>
                <w:top w:val="none" w:sz="0" w:space="0" w:color="auto"/>
                <w:left w:val="none" w:sz="0" w:space="0" w:color="auto"/>
                <w:bottom w:val="none" w:sz="0" w:space="0" w:color="auto"/>
                <w:right w:val="none" w:sz="0" w:space="0" w:color="auto"/>
              </w:divBdr>
            </w:div>
            <w:div w:id="872840288">
              <w:marLeft w:val="0"/>
              <w:marRight w:val="0"/>
              <w:marTop w:val="0"/>
              <w:marBottom w:val="0"/>
              <w:divBdr>
                <w:top w:val="none" w:sz="0" w:space="0" w:color="auto"/>
                <w:left w:val="none" w:sz="0" w:space="0" w:color="auto"/>
                <w:bottom w:val="none" w:sz="0" w:space="0" w:color="auto"/>
                <w:right w:val="none" w:sz="0" w:space="0" w:color="auto"/>
              </w:divBdr>
            </w:div>
            <w:div w:id="688605729">
              <w:marLeft w:val="0"/>
              <w:marRight w:val="0"/>
              <w:marTop w:val="0"/>
              <w:marBottom w:val="0"/>
              <w:divBdr>
                <w:top w:val="none" w:sz="0" w:space="0" w:color="auto"/>
                <w:left w:val="none" w:sz="0" w:space="0" w:color="auto"/>
                <w:bottom w:val="none" w:sz="0" w:space="0" w:color="auto"/>
                <w:right w:val="none" w:sz="0" w:space="0" w:color="auto"/>
              </w:divBdr>
            </w:div>
            <w:div w:id="1596326418">
              <w:marLeft w:val="0"/>
              <w:marRight w:val="0"/>
              <w:marTop w:val="0"/>
              <w:marBottom w:val="0"/>
              <w:divBdr>
                <w:top w:val="none" w:sz="0" w:space="0" w:color="auto"/>
                <w:left w:val="none" w:sz="0" w:space="0" w:color="auto"/>
                <w:bottom w:val="none" w:sz="0" w:space="0" w:color="auto"/>
                <w:right w:val="none" w:sz="0" w:space="0" w:color="auto"/>
              </w:divBdr>
            </w:div>
            <w:div w:id="1842046694">
              <w:marLeft w:val="0"/>
              <w:marRight w:val="0"/>
              <w:marTop w:val="0"/>
              <w:marBottom w:val="0"/>
              <w:divBdr>
                <w:top w:val="none" w:sz="0" w:space="0" w:color="auto"/>
                <w:left w:val="none" w:sz="0" w:space="0" w:color="auto"/>
                <w:bottom w:val="none" w:sz="0" w:space="0" w:color="auto"/>
                <w:right w:val="none" w:sz="0" w:space="0" w:color="auto"/>
              </w:divBdr>
            </w:div>
            <w:div w:id="715591970">
              <w:marLeft w:val="0"/>
              <w:marRight w:val="0"/>
              <w:marTop w:val="0"/>
              <w:marBottom w:val="0"/>
              <w:divBdr>
                <w:top w:val="none" w:sz="0" w:space="0" w:color="auto"/>
                <w:left w:val="none" w:sz="0" w:space="0" w:color="auto"/>
                <w:bottom w:val="none" w:sz="0" w:space="0" w:color="auto"/>
                <w:right w:val="none" w:sz="0" w:space="0" w:color="auto"/>
              </w:divBdr>
            </w:div>
            <w:div w:id="1655721248">
              <w:marLeft w:val="0"/>
              <w:marRight w:val="0"/>
              <w:marTop w:val="0"/>
              <w:marBottom w:val="0"/>
              <w:divBdr>
                <w:top w:val="none" w:sz="0" w:space="0" w:color="auto"/>
                <w:left w:val="none" w:sz="0" w:space="0" w:color="auto"/>
                <w:bottom w:val="none" w:sz="0" w:space="0" w:color="auto"/>
                <w:right w:val="none" w:sz="0" w:space="0" w:color="auto"/>
              </w:divBdr>
            </w:div>
            <w:div w:id="1527871014">
              <w:marLeft w:val="0"/>
              <w:marRight w:val="0"/>
              <w:marTop w:val="0"/>
              <w:marBottom w:val="0"/>
              <w:divBdr>
                <w:top w:val="none" w:sz="0" w:space="0" w:color="auto"/>
                <w:left w:val="none" w:sz="0" w:space="0" w:color="auto"/>
                <w:bottom w:val="none" w:sz="0" w:space="0" w:color="auto"/>
                <w:right w:val="none" w:sz="0" w:space="0" w:color="auto"/>
              </w:divBdr>
            </w:div>
            <w:div w:id="1144587833">
              <w:marLeft w:val="0"/>
              <w:marRight w:val="0"/>
              <w:marTop w:val="0"/>
              <w:marBottom w:val="0"/>
              <w:divBdr>
                <w:top w:val="none" w:sz="0" w:space="0" w:color="auto"/>
                <w:left w:val="none" w:sz="0" w:space="0" w:color="auto"/>
                <w:bottom w:val="none" w:sz="0" w:space="0" w:color="auto"/>
                <w:right w:val="none" w:sz="0" w:space="0" w:color="auto"/>
              </w:divBdr>
            </w:div>
            <w:div w:id="1404600184">
              <w:marLeft w:val="0"/>
              <w:marRight w:val="0"/>
              <w:marTop w:val="0"/>
              <w:marBottom w:val="0"/>
              <w:divBdr>
                <w:top w:val="none" w:sz="0" w:space="0" w:color="auto"/>
                <w:left w:val="none" w:sz="0" w:space="0" w:color="auto"/>
                <w:bottom w:val="none" w:sz="0" w:space="0" w:color="auto"/>
                <w:right w:val="none" w:sz="0" w:space="0" w:color="auto"/>
              </w:divBdr>
            </w:div>
            <w:div w:id="1020086691">
              <w:marLeft w:val="0"/>
              <w:marRight w:val="0"/>
              <w:marTop w:val="0"/>
              <w:marBottom w:val="0"/>
              <w:divBdr>
                <w:top w:val="none" w:sz="0" w:space="0" w:color="auto"/>
                <w:left w:val="none" w:sz="0" w:space="0" w:color="auto"/>
                <w:bottom w:val="none" w:sz="0" w:space="0" w:color="auto"/>
                <w:right w:val="none" w:sz="0" w:space="0" w:color="auto"/>
              </w:divBdr>
            </w:div>
            <w:div w:id="215435547">
              <w:marLeft w:val="0"/>
              <w:marRight w:val="0"/>
              <w:marTop w:val="0"/>
              <w:marBottom w:val="0"/>
              <w:divBdr>
                <w:top w:val="none" w:sz="0" w:space="0" w:color="auto"/>
                <w:left w:val="none" w:sz="0" w:space="0" w:color="auto"/>
                <w:bottom w:val="none" w:sz="0" w:space="0" w:color="auto"/>
                <w:right w:val="none" w:sz="0" w:space="0" w:color="auto"/>
              </w:divBdr>
            </w:div>
            <w:div w:id="866991580">
              <w:marLeft w:val="0"/>
              <w:marRight w:val="0"/>
              <w:marTop w:val="0"/>
              <w:marBottom w:val="0"/>
              <w:divBdr>
                <w:top w:val="none" w:sz="0" w:space="0" w:color="auto"/>
                <w:left w:val="none" w:sz="0" w:space="0" w:color="auto"/>
                <w:bottom w:val="none" w:sz="0" w:space="0" w:color="auto"/>
                <w:right w:val="none" w:sz="0" w:space="0" w:color="auto"/>
              </w:divBdr>
            </w:div>
            <w:div w:id="1108083930">
              <w:marLeft w:val="0"/>
              <w:marRight w:val="0"/>
              <w:marTop w:val="0"/>
              <w:marBottom w:val="0"/>
              <w:divBdr>
                <w:top w:val="none" w:sz="0" w:space="0" w:color="auto"/>
                <w:left w:val="none" w:sz="0" w:space="0" w:color="auto"/>
                <w:bottom w:val="none" w:sz="0" w:space="0" w:color="auto"/>
                <w:right w:val="none" w:sz="0" w:space="0" w:color="auto"/>
              </w:divBdr>
            </w:div>
            <w:div w:id="475680109">
              <w:marLeft w:val="0"/>
              <w:marRight w:val="0"/>
              <w:marTop w:val="0"/>
              <w:marBottom w:val="0"/>
              <w:divBdr>
                <w:top w:val="none" w:sz="0" w:space="0" w:color="auto"/>
                <w:left w:val="none" w:sz="0" w:space="0" w:color="auto"/>
                <w:bottom w:val="none" w:sz="0" w:space="0" w:color="auto"/>
                <w:right w:val="none" w:sz="0" w:space="0" w:color="auto"/>
              </w:divBdr>
            </w:div>
            <w:div w:id="1833255451">
              <w:marLeft w:val="0"/>
              <w:marRight w:val="0"/>
              <w:marTop w:val="0"/>
              <w:marBottom w:val="0"/>
              <w:divBdr>
                <w:top w:val="none" w:sz="0" w:space="0" w:color="auto"/>
                <w:left w:val="none" w:sz="0" w:space="0" w:color="auto"/>
                <w:bottom w:val="none" w:sz="0" w:space="0" w:color="auto"/>
                <w:right w:val="none" w:sz="0" w:space="0" w:color="auto"/>
              </w:divBdr>
            </w:div>
            <w:div w:id="400835731">
              <w:marLeft w:val="0"/>
              <w:marRight w:val="0"/>
              <w:marTop w:val="0"/>
              <w:marBottom w:val="0"/>
              <w:divBdr>
                <w:top w:val="none" w:sz="0" w:space="0" w:color="auto"/>
                <w:left w:val="none" w:sz="0" w:space="0" w:color="auto"/>
                <w:bottom w:val="none" w:sz="0" w:space="0" w:color="auto"/>
                <w:right w:val="none" w:sz="0" w:space="0" w:color="auto"/>
              </w:divBdr>
            </w:div>
            <w:div w:id="1541894673">
              <w:marLeft w:val="0"/>
              <w:marRight w:val="0"/>
              <w:marTop w:val="0"/>
              <w:marBottom w:val="0"/>
              <w:divBdr>
                <w:top w:val="none" w:sz="0" w:space="0" w:color="auto"/>
                <w:left w:val="none" w:sz="0" w:space="0" w:color="auto"/>
                <w:bottom w:val="none" w:sz="0" w:space="0" w:color="auto"/>
                <w:right w:val="none" w:sz="0" w:space="0" w:color="auto"/>
              </w:divBdr>
            </w:div>
            <w:div w:id="260333595">
              <w:marLeft w:val="0"/>
              <w:marRight w:val="0"/>
              <w:marTop w:val="0"/>
              <w:marBottom w:val="0"/>
              <w:divBdr>
                <w:top w:val="none" w:sz="0" w:space="0" w:color="auto"/>
                <w:left w:val="none" w:sz="0" w:space="0" w:color="auto"/>
                <w:bottom w:val="none" w:sz="0" w:space="0" w:color="auto"/>
                <w:right w:val="none" w:sz="0" w:space="0" w:color="auto"/>
              </w:divBdr>
            </w:div>
            <w:div w:id="47267531">
              <w:marLeft w:val="0"/>
              <w:marRight w:val="0"/>
              <w:marTop w:val="0"/>
              <w:marBottom w:val="0"/>
              <w:divBdr>
                <w:top w:val="none" w:sz="0" w:space="0" w:color="auto"/>
                <w:left w:val="none" w:sz="0" w:space="0" w:color="auto"/>
                <w:bottom w:val="none" w:sz="0" w:space="0" w:color="auto"/>
                <w:right w:val="none" w:sz="0" w:space="0" w:color="auto"/>
              </w:divBdr>
            </w:div>
            <w:div w:id="99838608">
              <w:marLeft w:val="0"/>
              <w:marRight w:val="0"/>
              <w:marTop w:val="0"/>
              <w:marBottom w:val="0"/>
              <w:divBdr>
                <w:top w:val="none" w:sz="0" w:space="0" w:color="auto"/>
                <w:left w:val="none" w:sz="0" w:space="0" w:color="auto"/>
                <w:bottom w:val="none" w:sz="0" w:space="0" w:color="auto"/>
                <w:right w:val="none" w:sz="0" w:space="0" w:color="auto"/>
              </w:divBdr>
            </w:div>
            <w:div w:id="884221383">
              <w:marLeft w:val="0"/>
              <w:marRight w:val="0"/>
              <w:marTop w:val="0"/>
              <w:marBottom w:val="0"/>
              <w:divBdr>
                <w:top w:val="none" w:sz="0" w:space="0" w:color="auto"/>
                <w:left w:val="none" w:sz="0" w:space="0" w:color="auto"/>
                <w:bottom w:val="none" w:sz="0" w:space="0" w:color="auto"/>
                <w:right w:val="none" w:sz="0" w:space="0" w:color="auto"/>
              </w:divBdr>
            </w:div>
            <w:div w:id="1162697461">
              <w:marLeft w:val="0"/>
              <w:marRight w:val="0"/>
              <w:marTop w:val="0"/>
              <w:marBottom w:val="0"/>
              <w:divBdr>
                <w:top w:val="none" w:sz="0" w:space="0" w:color="auto"/>
                <w:left w:val="none" w:sz="0" w:space="0" w:color="auto"/>
                <w:bottom w:val="none" w:sz="0" w:space="0" w:color="auto"/>
                <w:right w:val="none" w:sz="0" w:space="0" w:color="auto"/>
              </w:divBdr>
            </w:div>
            <w:div w:id="426577634">
              <w:marLeft w:val="0"/>
              <w:marRight w:val="0"/>
              <w:marTop w:val="0"/>
              <w:marBottom w:val="0"/>
              <w:divBdr>
                <w:top w:val="none" w:sz="0" w:space="0" w:color="auto"/>
                <w:left w:val="none" w:sz="0" w:space="0" w:color="auto"/>
                <w:bottom w:val="none" w:sz="0" w:space="0" w:color="auto"/>
                <w:right w:val="none" w:sz="0" w:space="0" w:color="auto"/>
              </w:divBdr>
            </w:div>
            <w:div w:id="1936398901">
              <w:marLeft w:val="0"/>
              <w:marRight w:val="0"/>
              <w:marTop w:val="0"/>
              <w:marBottom w:val="0"/>
              <w:divBdr>
                <w:top w:val="none" w:sz="0" w:space="0" w:color="auto"/>
                <w:left w:val="none" w:sz="0" w:space="0" w:color="auto"/>
                <w:bottom w:val="none" w:sz="0" w:space="0" w:color="auto"/>
                <w:right w:val="none" w:sz="0" w:space="0" w:color="auto"/>
              </w:divBdr>
            </w:div>
            <w:div w:id="1991709152">
              <w:marLeft w:val="0"/>
              <w:marRight w:val="0"/>
              <w:marTop w:val="0"/>
              <w:marBottom w:val="0"/>
              <w:divBdr>
                <w:top w:val="none" w:sz="0" w:space="0" w:color="auto"/>
                <w:left w:val="none" w:sz="0" w:space="0" w:color="auto"/>
                <w:bottom w:val="none" w:sz="0" w:space="0" w:color="auto"/>
                <w:right w:val="none" w:sz="0" w:space="0" w:color="auto"/>
              </w:divBdr>
            </w:div>
            <w:div w:id="1324427747">
              <w:marLeft w:val="0"/>
              <w:marRight w:val="0"/>
              <w:marTop w:val="0"/>
              <w:marBottom w:val="0"/>
              <w:divBdr>
                <w:top w:val="none" w:sz="0" w:space="0" w:color="auto"/>
                <w:left w:val="none" w:sz="0" w:space="0" w:color="auto"/>
                <w:bottom w:val="none" w:sz="0" w:space="0" w:color="auto"/>
                <w:right w:val="none" w:sz="0" w:space="0" w:color="auto"/>
              </w:divBdr>
            </w:div>
            <w:div w:id="47919011">
              <w:marLeft w:val="0"/>
              <w:marRight w:val="0"/>
              <w:marTop w:val="0"/>
              <w:marBottom w:val="0"/>
              <w:divBdr>
                <w:top w:val="none" w:sz="0" w:space="0" w:color="auto"/>
                <w:left w:val="none" w:sz="0" w:space="0" w:color="auto"/>
                <w:bottom w:val="none" w:sz="0" w:space="0" w:color="auto"/>
                <w:right w:val="none" w:sz="0" w:space="0" w:color="auto"/>
              </w:divBdr>
            </w:div>
            <w:div w:id="138763443">
              <w:marLeft w:val="0"/>
              <w:marRight w:val="0"/>
              <w:marTop w:val="0"/>
              <w:marBottom w:val="0"/>
              <w:divBdr>
                <w:top w:val="none" w:sz="0" w:space="0" w:color="auto"/>
                <w:left w:val="none" w:sz="0" w:space="0" w:color="auto"/>
                <w:bottom w:val="none" w:sz="0" w:space="0" w:color="auto"/>
                <w:right w:val="none" w:sz="0" w:space="0" w:color="auto"/>
              </w:divBdr>
            </w:div>
            <w:div w:id="1898470881">
              <w:marLeft w:val="0"/>
              <w:marRight w:val="0"/>
              <w:marTop w:val="0"/>
              <w:marBottom w:val="0"/>
              <w:divBdr>
                <w:top w:val="none" w:sz="0" w:space="0" w:color="auto"/>
                <w:left w:val="none" w:sz="0" w:space="0" w:color="auto"/>
                <w:bottom w:val="none" w:sz="0" w:space="0" w:color="auto"/>
                <w:right w:val="none" w:sz="0" w:space="0" w:color="auto"/>
              </w:divBdr>
            </w:div>
            <w:div w:id="671949833">
              <w:marLeft w:val="0"/>
              <w:marRight w:val="0"/>
              <w:marTop w:val="0"/>
              <w:marBottom w:val="0"/>
              <w:divBdr>
                <w:top w:val="none" w:sz="0" w:space="0" w:color="auto"/>
                <w:left w:val="none" w:sz="0" w:space="0" w:color="auto"/>
                <w:bottom w:val="none" w:sz="0" w:space="0" w:color="auto"/>
                <w:right w:val="none" w:sz="0" w:space="0" w:color="auto"/>
              </w:divBdr>
            </w:div>
            <w:div w:id="185871535">
              <w:marLeft w:val="0"/>
              <w:marRight w:val="0"/>
              <w:marTop w:val="0"/>
              <w:marBottom w:val="0"/>
              <w:divBdr>
                <w:top w:val="none" w:sz="0" w:space="0" w:color="auto"/>
                <w:left w:val="none" w:sz="0" w:space="0" w:color="auto"/>
                <w:bottom w:val="none" w:sz="0" w:space="0" w:color="auto"/>
                <w:right w:val="none" w:sz="0" w:space="0" w:color="auto"/>
              </w:divBdr>
            </w:div>
            <w:div w:id="1313221682">
              <w:marLeft w:val="0"/>
              <w:marRight w:val="0"/>
              <w:marTop w:val="0"/>
              <w:marBottom w:val="0"/>
              <w:divBdr>
                <w:top w:val="none" w:sz="0" w:space="0" w:color="auto"/>
                <w:left w:val="none" w:sz="0" w:space="0" w:color="auto"/>
                <w:bottom w:val="none" w:sz="0" w:space="0" w:color="auto"/>
                <w:right w:val="none" w:sz="0" w:space="0" w:color="auto"/>
              </w:divBdr>
            </w:div>
            <w:div w:id="21078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02106">
      <w:bodyDiv w:val="1"/>
      <w:marLeft w:val="0"/>
      <w:marRight w:val="0"/>
      <w:marTop w:val="0"/>
      <w:marBottom w:val="0"/>
      <w:divBdr>
        <w:top w:val="none" w:sz="0" w:space="0" w:color="auto"/>
        <w:left w:val="none" w:sz="0" w:space="0" w:color="auto"/>
        <w:bottom w:val="none" w:sz="0" w:space="0" w:color="auto"/>
        <w:right w:val="none" w:sz="0" w:space="0" w:color="auto"/>
      </w:divBdr>
    </w:div>
    <w:div w:id="270092969">
      <w:bodyDiv w:val="1"/>
      <w:marLeft w:val="0"/>
      <w:marRight w:val="0"/>
      <w:marTop w:val="0"/>
      <w:marBottom w:val="0"/>
      <w:divBdr>
        <w:top w:val="none" w:sz="0" w:space="0" w:color="auto"/>
        <w:left w:val="none" w:sz="0" w:space="0" w:color="auto"/>
        <w:bottom w:val="none" w:sz="0" w:space="0" w:color="auto"/>
        <w:right w:val="none" w:sz="0" w:space="0" w:color="auto"/>
      </w:divBdr>
    </w:div>
    <w:div w:id="302580928">
      <w:bodyDiv w:val="1"/>
      <w:marLeft w:val="0"/>
      <w:marRight w:val="0"/>
      <w:marTop w:val="0"/>
      <w:marBottom w:val="0"/>
      <w:divBdr>
        <w:top w:val="none" w:sz="0" w:space="0" w:color="auto"/>
        <w:left w:val="none" w:sz="0" w:space="0" w:color="auto"/>
        <w:bottom w:val="none" w:sz="0" w:space="0" w:color="auto"/>
        <w:right w:val="none" w:sz="0" w:space="0" w:color="auto"/>
      </w:divBdr>
    </w:div>
    <w:div w:id="309601283">
      <w:bodyDiv w:val="1"/>
      <w:marLeft w:val="0"/>
      <w:marRight w:val="0"/>
      <w:marTop w:val="0"/>
      <w:marBottom w:val="0"/>
      <w:divBdr>
        <w:top w:val="none" w:sz="0" w:space="0" w:color="auto"/>
        <w:left w:val="none" w:sz="0" w:space="0" w:color="auto"/>
        <w:bottom w:val="none" w:sz="0" w:space="0" w:color="auto"/>
        <w:right w:val="none" w:sz="0" w:space="0" w:color="auto"/>
      </w:divBdr>
    </w:div>
    <w:div w:id="322706682">
      <w:bodyDiv w:val="1"/>
      <w:marLeft w:val="0"/>
      <w:marRight w:val="0"/>
      <w:marTop w:val="0"/>
      <w:marBottom w:val="0"/>
      <w:divBdr>
        <w:top w:val="none" w:sz="0" w:space="0" w:color="auto"/>
        <w:left w:val="none" w:sz="0" w:space="0" w:color="auto"/>
        <w:bottom w:val="none" w:sz="0" w:space="0" w:color="auto"/>
        <w:right w:val="none" w:sz="0" w:space="0" w:color="auto"/>
      </w:divBdr>
      <w:divsChild>
        <w:div w:id="1447119531">
          <w:marLeft w:val="0"/>
          <w:marRight w:val="0"/>
          <w:marTop w:val="0"/>
          <w:marBottom w:val="0"/>
          <w:divBdr>
            <w:top w:val="none" w:sz="0" w:space="0" w:color="auto"/>
            <w:left w:val="none" w:sz="0" w:space="0" w:color="auto"/>
            <w:bottom w:val="none" w:sz="0" w:space="0" w:color="auto"/>
            <w:right w:val="none" w:sz="0" w:space="0" w:color="auto"/>
          </w:divBdr>
          <w:divsChild>
            <w:div w:id="520440372">
              <w:marLeft w:val="0"/>
              <w:marRight w:val="0"/>
              <w:marTop w:val="0"/>
              <w:marBottom w:val="0"/>
              <w:divBdr>
                <w:top w:val="none" w:sz="0" w:space="0" w:color="auto"/>
                <w:left w:val="none" w:sz="0" w:space="0" w:color="auto"/>
                <w:bottom w:val="none" w:sz="0" w:space="0" w:color="auto"/>
                <w:right w:val="none" w:sz="0" w:space="0" w:color="auto"/>
              </w:divBdr>
            </w:div>
            <w:div w:id="1380744306">
              <w:marLeft w:val="0"/>
              <w:marRight w:val="0"/>
              <w:marTop w:val="0"/>
              <w:marBottom w:val="0"/>
              <w:divBdr>
                <w:top w:val="none" w:sz="0" w:space="0" w:color="auto"/>
                <w:left w:val="none" w:sz="0" w:space="0" w:color="auto"/>
                <w:bottom w:val="none" w:sz="0" w:space="0" w:color="auto"/>
                <w:right w:val="none" w:sz="0" w:space="0" w:color="auto"/>
              </w:divBdr>
            </w:div>
            <w:div w:id="1364747333">
              <w:marLeft w:val="0"/>
              <w:marRight w:val="0"/>
              <w:marTop w:val="0"/>
              <w:marBottom w:val="0"/>
              <w:divBdr>
                <w:top w:val="none" w:sz="0" w:space="0" w:color="auto"/>
                <w:left w:val="none" w:sz="0" w:space="0" w:color="auto"/>
                <w:bottom w:val="none" w:sz="0" w:space="0" w:color="auto"/>
                <w:right w:val="none" w:sz="0" w:space="0" w:color="auto"/>
              </w:divBdr>
            </w:div>
            <w:div w:id="1049307758">
              <w:marLeft w:val="0"/>
              <w:marRight w:val="0"/>
              <w:marTop w:val="0"/>
              <w:marBottom w:val="0"/>
              <w:divBdr>
                <w:top w:val="none" w:sz="0" w:space="0" w:color="auto"/>
                <w:left w:val="none" w:sz="0" w:space="0" w:color="auto"/>
                <w:bottom w:val="none" w:sz="0" w:space="0" w:color="auto"/>
                <w:right w:val="none" w:sz="0" w:space="0" w:color="auto"/>
              </w:divBdr>
            </w:div>
            <w:div w:id="1534226073">
              <w:marLeft w:val="0"/>
              <w:marRight w:val="0"/>
              <w:marTop w:val="0"/>
              <w:marBottom w:val="0"/>
              <w:divBdr>
                <w:top w:val="none" w:sz="0" w:space="0" w:color="auto"/>
                <w:left w:val="none" w:sz="0" w:space="0" w:color="auto"/>
                <w:bottom w:val="none" w:sz="0" w:space="0" w:color="auto"/>
                <w:right w:val="none" w:sz="0" w:space="0" w:color="auto"/>
              </w:divBdr>
            </w:div>
            <w:div w:id="23560086">
              <w:marLeft w:val="0"/>
              <w:marRight w:val="0"/>
              <w:marTop w:val="0"/>
              <w:marBottom w:val="0"/>
              <w:divBdr>
                <w:top w:val="none" w:sz="0" w:space="0" w:color="auto"/>
                <w:left w:val="none" w:sz="0" w:space="0" w:color="auto"/>
                <w:bottom w:val="none" w:sz="0" w:space="0" w:color="auto"/>
                <w:right w:val="none" w:sz="0" w:space="0" w:color="auto"/>
              </w:divBdr>
            </w:div>
            <w:div w:id="1220630762">
              <w:marLeft w:val="0"/>
              <w:marRight w:val="0"/>
              <w:marTop w:val="0"/>
              <w:marBottom w:val="0"/>
              <w:divBdr>
                <w:top w:val="none" w:sz="0" w:space="0" w:color="auto"/>
                <w:left w:val="none" w:sz="0" w:space="0" w:color="auto"/>
                <w:bottom w:val="none" w:sz="0" w:space="0" w:color="auto"/>
                <w:right w:val="none" w:sz="0" w:space="0" w:color="auto"/>
              </w:divBdr>
            </w:div>
            <w:div w:id="620384603">
              <w:marLeft w:val="0"/>
              <w:marRight w:val="0"/>
              <w:marTop w:val="0"/>
              <w:marBottom w:val="0"/>
              <w:divBdr>
                <w:top w:val="none" w:sz="0" w:space="0" w:color="auto"/>
                <w:left w:val="none" w:sz="0" w:space="0" w:color="auto"/>
                <w:bottom w:val="none" w:sz="0" w:space="0" w:color="auto"/>
                <w:right w:val="none" w:sz="0" w:space="0" w:color="auto"/>
              </w:divBdr>
            </w:div>
            <w:div w:id="512501748">
              <w:marLeft w:val="0"/>
              <w:marRight w:val="0"/>
              <w:marTop w:val="0"/>
              <w:marBottom w:val="0"/>
              <w:divBdr>
                <w:top w:val="none" w:sz="0" w:space="0" w:color="auto"/>
                <w:left w:val="none" w:sz="0" w:space="0" w:color="auto"/>
                <w:bottom w:val="none" w:sz="0" w:space="0" w:color="auto"/>
                <w:right w:val="none" w:sz="0" w:space="0" w:color="auto"/>
              </w:divBdr>
            </w:div>
            <w:div w:id="1330401843">
              <w:marLeft w:val="0"/>
              <w:marRight w:val="0"/>
              <w:marTop w:val="0"/>
              <w:marBottom w:val="0"/>
              <w:divBdr>
                <w:top w:val="none" w:sz="0" w:space="0" w:color="auto"/>
                <w:left w:val="none" w:sz="0" w:space="0" w:color="auto"/>
                <w:bottom w:val="none" w:sz="0" w:space="0" w:color="auto"/>
                <w:right w:val="none" w:sz="0" w:space="0" w:color="auto"/>
              </w:divBdr>
            </w:div>
            <w:div w:id="535889847">
              <w:marLeft w:val="0"/>
              <w:marRight w:val="0"/>
              <w:marTop w:val="0"/>
              <w:marBottom w:val="0"/>
              <w:divBdr>
                <w:top w:val="none" w:sz="0" w:space="0" w:color="auto"/>
                <w:left w:val="none" w:sz="0" w:space="0" w:color="auto"/>
                <w:bottom w:val="none" w:sz="0" w:space="0" w:color="auto"/>
                <w:right w:val="none" w:sz="0" w:space="0" w:color="auto"/>
              </w:divBdr>
            </w:div>
            <w:div w:id="66155607">
              <w:marLeft w:val="0"/>
              <w:marRight w:val="0"/>
              <w:marTop w:val="0"/>
              <w:marBottom w:val="0"/>
              <w:divBdr>
                <w:top w:val="none" w:sz="0" w:space="0" w:color="auto"/>
                <w:left w:val="none" w:sz="0" w:space="0" w:color="auto"/>
                <w:bottom w:val="none" w:sz="0" w:space="0" w:color="auto"/>
                <w:right w:val="none" w:sz="0" w:space="0" w:color="auto"/>
              </w:divBdr>
            </w:div>
            <w:div w:id="1333143038">
              <w:marLeft w:val="0"/>
              <w:marRight w:val="0"/>
              <w:marTop w:val="0"/>
              <w:marBottom w:val="0"/>
              <w:divBdr>
                <w:top w:val="none" w:sz="0" w:space="0" w:color="auto"/>
                <w:left w:val="none" w:sz="0" w:space="0" w:color="auto"/>
                <w:bottom w:val="none" w:sz="0" w:space="0" w:color="auto"/>
                <w:right w:val="none" w:sz="0" w:space="0" w:color="auto"/>
              </w:divBdr>
            </w:div>
            <w:div w:id="125197569">
              <w:marLeft w:val="0"/>
              <w:marRight w:val="0"/>
              <w:marTop w:val="0"/>
              <w:marBottom w:val="0"/>
              <w:divBdr>
                <w:top w:val="none" w:sz="0" w:space="0" w:color="auto"/>
                <w:left w:val="none" w:sz="0" w:space="0" w:color="auto"/>
                <w:bottom w:val="none" w:sz="0" w:space="0" w:color="auto"/>
                <w:right w:val="none" w:sz="0" w:space="0" w:color="auto"/>
              </w:divBdr>
            </w:div>
            <w:div w:id="120073273">
              <w:marLeft w:val="0"/>
              <w:marRight w:val="0"/>
              <w:marTop w:val="0"/>
              <w:marBottom w:val="0"/>
              <w:divBdr>
                <w:top w:val="none" w:sz="0" w:space="0" w:color="auto"/>
                <w:left w:val="none" w:sz="0" w:space="0" w:color="auto"/>
                <w:bottom w:val="none" w:sz="0" w:space="0" w:color="auto"/>
                <w:right w:val="none" w:sz="0" w:space="0" w:color="auto"/>
              </w:divBdr>
            </w:div>
            <w:div w:id="324549184">
              <w:marLeft w:val="0"/>
              <w:marRight w:val="0"/>
              <w:marTop w:val="0"/>
              <w:marBottom w:val="0"/>
              <w:divBdr>
                <w:top w:val="none" w:sz="0" w:space="0" w:color="auto"/>
                <w:left w:val="none" w:sz="0" w:space="0" w:color="auto"/>
                <w:bottom w:val="none" w:sz="0" w:space="0" w:color="auto"/>
                <w:right w:val="none" w:sz="0" w:space="0" w:color="auto"/>
              </w:divBdr>
            </w:div>
            <w:div w:id="1010912524">
              <w:marLeft w:val="0"/>
              <w:marRight w:val="0"/>
              <w:marTop w:val="0"/>
              <w:marBottom w:val="0"/>
              <w:divBdr>
                <w:top w:val="none" w:sz="0" w:space="0" w:color="auto"/>
                <w:left w:val="none" w:sz="0" w:space="0" w:color="auto"/>
                <w:bottom w:val="none" w:sz="0" w:space="0" w:color="auto"/>
                <w:right w:val="none" w:sz="0" w:space="0" w:color="auto"/>
              </w:divBdr>
            </w:div>
            <w:div w:id="1438138114">
              <w:marLeft w:val="0"/>
              <w:marRight w:val="0"/>
              <w:marTop w:val="0"/>
              <w:marBottom w:val="0"/>
              <w:divBdr>
                <w:top w:val="none" w:sz="0" w:space="0" w:color="auto"/>
                <w:left w:val="none" w:sz="0" w:space="0" w:color="auto"/>
                <w:bottom w:val="none" w:sz="0" w:space="0" w:color="auto"/>
                <w:right w:val="none" w:sz="0" w:space="0" w:color="auto"/>
              </w:divBdr>
            </w:div>
            <w:div w:id="1011496141">
              <w:marLeft w:val="0"/>
              <w:marRight w:val="0"/>
              <w:marTop w:val="0"/>
              <w:marBottom w:val="0"/>
              <w:divBdr>
                <w:top w:val="none" w:sz="0" w:space="0" w:color="auto"/>
                <w:left w:val="none" w:sz="0" w:space="0" w:color="auto"/>
                <w:bottom w:val="none" w:sz="0" w:space="0" w:color="auto"/>
                <w:right w:val="none" w:sz="0" w:space="0" w:color="auto"/>
              </w:divBdr>
            </w:div>
            <w:div w:id="761606929">
              <w:marLeft w:val="0"/>
              <w:marRight w:val="0"/>
              <w:marTop w:val="0"/>
              <w:marBottom w:val="0"/>
              <w:divBdr>
                <w:top w:val="none" w:sz="0" w:space="0" w:color="auto"/>
                <w:left w:val="none" w:sz="0" w:space="0" w:color="auto"/>
                <w:bottom w:val="none" w:sz="0" w:space="0" w:color="auto"/>
                <w:right w:val="none" w:sz="0" w:space="0" w:color="auto"/>
              </w:divBdr>
            </w:div>
            <w:div w:id="434062526">
              <w:marLeft w:val="0"/>
              <w:marRight w:val="0"/>
              <w:marTop w:val="0"/>
              <w:marBottom w:val="0"/>
              <w:divBdr>
                <w:top w:val="none" w:sz="0" w:space="0" w:color="auto"/>
                <w:left w:val="none" w:sz="0" w:space="0" w:color="auto"/>
                <w:bottom w:val="none" w:sz="0" w:space="0" w:color="auto"/>
                <w:right w:val="none" w:sz="0" w:space="0" w:color="auto"/>
              </w:divBdr>
            </w:div>
            <w:div w:id="1385641628">
              <w:marLeft w:val="0"/>
              <w:marRight w:val="0"/>
              <w:marTop w:val="0"/>
              <w:marBottom w:val="0"/>
              <w:divBdr>
                <w:top w:val="none" w:sz="0" w:space="0" w:color="auto"/>
                <w:left w:val="none" w:sz="0" w:space="0" w:color="auto"/>
                <w:bottom w:val="none" w:sz="0" w:space="0" w:color="auto"/>
                <w:right w:val="none" w:sz="0" w:space="0" w:color="auto"/>
              </w:divBdr>
            </w:div>
            <w:div w:id="539171567">
              <w:marLeft w:val="0"/>
              <w:marRight w:val="0"/>
              <w:marTop w:val="0"/>
              <w:marBottom w:val="0"/>
              <w:divBdr>
                <w:top w:val="none" w:sz="0" w:space="0" w:color="auto"/>
                <w:left w:val="none" w:sz="0" w:space="0" w:color="auto"/>
                <w:bottom w:val="none" w:sz="0" w:space="0" w:color="auto"/>
                <w:right w:val="none" w:sz="0" w:space="0" w:color="auto"/>
              </w:divBdr>
            </w:div>
            <w:div w:id="1517845514">
              <w:marLeft w:val="0"/>
              <w:marRight w:val="0"/>
              <w:marTop w:val="0"/>
              <w:marBottom w:val="0"/>
              <w:divBdr>
                <w:top w:val="none" w:sz="0" w:space="0" w:color="auto"/>
                <w:left w:val="none" w:sz="0" w:space="0" w:color="auto"/>
                <w:bottom w:val="none" w:sz="0" w:space="0" w:color="auto"/>
                <w:right w:val="none" w:sz="0" w:space="0" w:color="auto"/>
              </w:divBdr>
            </w:div>
            <w:div w:id="644816072">
              <w:marLeft w:val="0"/>
              <w:marRight w:val="0"/>
              <w:marTop w:val="0"/>
              <w:marBottom w:val="0"/>
              <w:divBdr>
                <w:top w:val="none" w:sz="0" w:space="0" w:color="auto"/>
                <w:left w:val="none" w:sz="0" w:space="0" w:color="auto"/>
                <w:bottom w:val="none" w:sz="0" w:space="0" w:color="auto"/>
                <w:right w:val="none" w:sz="0" w:space="0" w:color="auto"/>
              </w:divBdr>
            </w:div>
            <w:div w:id="855459812">
              <w:marLeft w:val="0"/>
              <w:marRight w:val="0"/>
              <w:marTop w:val="0"/>
              <w:marBottom w:val="0"/>
              <w:divBdr>
                <w:top w:val="none" w:sz="0" w:space="0" w:color="auto"/>
                <w:left w:val="none" w:sz="0" w:space="0" w:color="auto"/>
                <w:bottom w:val="none" w:sz="0" w:space="0" w:color="auto"/>
                <w:right w:val="none" w:sz="0" w:space="0" w:color="auto"/>
              </w:divBdr>
            </w:div>
            <w:div w:id="577251444">
              <w:marLeft w:val="0"/>
              <w:marRight w:val="0"/>
              <w:marTop w:val="0"/>
              <w:marBottom w:val="0"/>
              <w:divBdr>
                <w:top w:val="none" w:sz="0" w:space="0" w:color="auto"/>
                <w:left w:val="none" w:sz="0" w:space="0" w:color="auto"/>
                <w:bottom w:val="none" w:sz="0" w:space="0" w:color="auto"/>
                <w:right w:val="none" w:sz="0" w:space="0" w:color="auto"/>
              </w:divBdr>
            </w:div>
            <w:div w:id="1986272741">
              <w:marLeft w:val="0"/>
              <w:marRight w:val="0"/>
              <w:marTop w:val="0"/>
              <w:marBottom w:val="0"/>
              <w:divBdr>
                <w:top w:val="none" w:sz="0" w:space="0" w:color="auto"/>
                <w:left w:val="none" w:sz="0" w:space="0" w:color="auto"/>
                <w:bottom w:val="none" w:sz="0" w:space="0" w:color="auto"/>
                <w:right w:val="none" w:sz="0" w:space="0" w:color="auto"/>
              </w:divBdr>
            </w:div>
            <w:div w:id="2102876525">
              <w:marLeft w:val="0"/>
              <w:marRight w:val="0"/>
              <w:marTop w:val="0"/>
              <w:marBottom w:val="0"/>
              <w:divBdr>
                <w:top w:val="none" w:sz="0" w:space="0" w:color="auto"/>
                <w:left w:val="none" w:sz="0" w:space="0" w:color="auto"/>
                <w:bottom w:val="none" w:sz="0" w:space="0" w:color="auto"/>
                <w:right w:val="none" w:sz="0" w:space="0" w:color="auto"/>
              </w:divBdr>
            </w:div>
            <w:div w:id="1468089983">
              <w:marLeft w:val="0"/>
              <w:marRight w:val="0"/>
              <w:marTop w:val="0"/>
              <w:marBottom w:val="0"/>
              <w:divBdr>
                <w:top w:val="none" w:sz="0" w:space="0" w:color="auto"/>
                <w:left w:val="none" w:sz="0" w:space="0" w:color="auto"/>
                <w:bottom w:val="none" w:sz="0" w:space="0" w:color="auto"/>
                <w:right w:val="none" w:sz="0" w:space="0" w:color="auto"/>
              </w:divBdr>
            </w:div>
            <w:div w:id="550655727">
              <w:marLeft w:val="0"/>
              <w:marRight w:val="0"/>
              <w:marTop w:val="0"/>
              <w:marBottom w:val="0"/>
              <w:divBdr>
                <w:top w:val="none" w:sz="0" w:space="0" w:color="auto"/>
                <w:left w:val="none" w:sz="0" w:space="0" w:color="auto"/>
                <w:bottom w:val="none" w:sz="0" w:space="0" w:color="auto"/>
                <w:right w:val="none" w:sz="0" w:space="0" w:color="auto"/>
              </w:divBdr>
            </w:div>
            <w:div w:id="913708062">
              <w:marLeft w:val="0"/>
              <w:marRight w:val="0"/>
              <w:marTop w:val="0"/>
              <w:marBottom w:val="0"/>
              <w:divBdr>
                <w:top w:val="none" w:sz="0" w:space="0" w:color="auto"/>
                <w:left w:val="none" w:sz="0" w:space="0" w:color="auto"/>
                <w:bottom w:val="none" w:sz="0" w:space="0" w:color="auto"/>
                <w:right w:val="none" w:sz="0" w:space="0" w:color="auto"/>
              </w:divBdr>
            </w:div>
            <w:div w:id="1555193883">
              <w:marLeft w:val="0"/>
              <w:marRight w:val="0"/>
              <w:marTop w:val="0"/>
              <w:marBottom w:val="0"/>
              <w:divBdr>
                <w:top w:val="none" w:sz="0" w:space="0" w:color="auto"/>
                <w:left w:val="none" w:sz="0" w:space="0" w:color="auto"/>
                <w:bottom w:val="none" w:sz="0" w:space="0" w:color="auto"/>
                <w:right w:val="none" w:sz="0" w:space="0" w:color="auto"/>
              </w:divBdr>
            </w:div>
            <w:div w:id="57287970">
              <w:marLeft w:val="0"/>
              <w:marRight w:val="0"/>
              <w:marTop w:val="0"/>
              <w:marBottom w:val="0"/>
              <w:divBdr>
                <w:top w:val="none" w:sz="0" w:space="0" w:color="auto"/>
                <w:left w:val="none" w:sz="0" w:space="0" w:color="auto"/>
                <w:bottom w:val="none" w:sz="0" w:space="0" w:color="auto"/>
                <w:right w:val="none" w:sz="0" w:space="0" w:color="auto"/>
              </w:divBdr>
            </w:div>
            <w:div w:id="736242548">
              <w:marLeft w:val="0"/>
              <w:marRight w:val="0"/>
              <w:marTop w:val="0"/>
              <w:marBottom w:val="0"/>
              <w:divBdr>
                <w:top w:val="none" w:sz="0" w:space="0" w:color="auto"/>
                <w:left w:val="none" w:sz="0" w:space="0" w:color="auto"/>
                <w:bottom w:val="none" w:sz="0" w:space="0" w:color="auto"/>
                <w:right w:val="none" w:sz="0" w:space="0" w:color="auto"/>
              </w:divBdr>
            </w:div>
            <w:div w:id="610355859">
              <w:marLeft w:val="0"/>
              <w:marRight w:val="0"/>
              <w:marTop w:val="0"/>
              <w:marBottom w:val="0"/>
              <w:divBdr>
                <w:top w:val="none" w:sz="0" w:space="0" w:color="auto"/>
                <w:left w:val="none" w:sz="0" w:space="0" w:color="auto"/>
                <w:bottom w:val="none" w:sz="0" w:space="0" w:color="auto"/>
                <w:right w:val="none" w:sz="0" w:space="0" w:color="auto"/>
              </w:divBdr>
            </w:div>
            <w:div w:id="1967345197">
              <w:marLeft w:val="0"/>
              <w:marRight w:val="0"/>
              <w:marTop w:val="0"/>
              <w:marBottom w:val="0"/>
              <w:divBdr>
                <w:top w:val="none" w:sz="0" w:space="0" w:color="auto"/>
                <w:left w:val="none" w:sz="0" w:space="0" w:color="auto"/>
                <w:bottom w:val="none" w:sz="0" w:space="0" w:color="auto"/>
                <w:right w:val="none" w:sz="0" w:space="0" w:color="auto"/>
              </w:divBdr>
            </w:div>
            <w:div w:id="1096755946">
              <w:marLeft w:val="0"/>
              <w:marRight w:val="0"/>
              <w:marTop w:val="0"/>
              <w:marBottom w:val="0"/>
              <w:divBdr>
                <w:top w:val="none" w:sz="0" w:space="0" w:color="auto"/>
                <w:left w:val="none" w:sz="0" w:space="0" w:color="auto"/>
                <w:bottom w:val="none" w:sz="0" w:space="0" w:color="auto"/>
                <w:right w:val="none" w:sz="0" w:space="0" w:color="auto"/>
              </w:divBdr>
            </w:div>
            <w:div w:id="1758357325">
              <w:marLeft w:val="0"/>
              <w:marRight w:val="0"/>
              <w:marTop w:val="0"/>
              <w:marBottom w:val="0"/>
              <w:divBdr>
                <w:top w:val="none" w:sz="0" w:space="0" w:color="auto"/>
                <w:left w:val="none" w:sz="0" w:space="0" w:color="auto"/>
                <w:bottom w:val="none" w:sz="0" w:space="0" w:color="auto"/>
                <w:right w:val="none" w:sz="0" w:space="0" w:color="auto"/>
              </w:divBdr>
            </w:div>
            <w:div w:id="360984680">
              <w:marLeft w:val="0"/>
              <w:marRight w:val="0"/>
              <w:marTop w:val="0"/>
              <w:marBottom w:val="0"/>
              <w:divBdr>
                <w:top w:val="none" w:sz="0" w:space="0" w:color="auto"/>
                <w:left w:val="none" w:sz="0" w:space="0" w:color="auto"/>
                <w:bottom w:val="none" w:sz="0" w:space="0" w:color="auto"/>
                <w:right w:val="none" w:sz="0" w:space="0" w:color="auto"/>
              </w:divBdr>
            </w:div>
            <w:div w:id="786195587">
              <w:marLeft w:val="0"/>
              <w:marRight w:val="0"/>
              <w:marTop w:val="0"/>
              <w:marBottom w:val="0"/>
              <w:divBdr>
                <w:top w:val="none" w:sz="0" w:space="0" w:color="auto"/>
                <w:left w:val="none" w:sz="0" w:space="0" w:color="auto"/>
                <w:bottom w:val="none" w:sz="0" w:space="0" w:color="auto"/>
                <w:right w:val="none" w:sz="0" w:space="0" w:color="auto"/>
              </w:divBdr>
            </w:div>
            <w:div w:id="648948587">
              <w:marLeft w:val="0"/>
              <w:marRight w:val="0"/>
              <w:marTop w:val="0"/>
              <w:marBottom w:val="0"/>
              <w:divBdr>
                <w:top w:val="none" w:sz="0" w:space="0" w:color="auto"/>
                <w:left w:val="none" w:sz="0" w:space="0" w:color="auto"/>
                <w:bottom w:val="none" w:sz="0" w:space="0" w:color="auto"/>
                <w:right w:val="none" w:sz="0" w:space="0" w:color="auto"/>
              </w:divBdr>
            </w:div>
            <w:div w:id="753166530">
              <w:marLeft w:val="0"/>
              <w:marRight w:val="0"/>
              <w:marTop w:val="0"/>
              <w:marBottom w:val="0"/>
              <w:divBdr>
                <w:top w:val="none" w:sz="0" w:space="0" w:color="auto"/>
                <w:left w:val="none" w:sz="0" w:space="0" w:color="auto"/>
                <w:bottom w:val="none" w:sz="0" w:space="0" w:color="auto"/>
                <w:right w:val="none" w:sz="0" w:space="0" w:color="auto"/>
              </w:divBdr>
            </w:div>
            <w:div w:id="2117945573">
              <w:marLeft w:val="0"/>
              <w:marRight w:val="0"/>
              <w:marTop w:val="0"/>
              <w:marBottom w:val="0"/>
              <w:divBdr>
                <w:top w:val="none" w:sz="0" w:space="0" w:color="auto"/>
                <w:left w:val="none" w:sz="0" w:space="0" w:color="auto"/>
                <w:bottom w:val="none" w:sz="0" w:space="0" w:color="auto"/>
                <w:right w:val="none" w:sz="0" w:space="0" w:color="auto"/>
              </w:divBdr>
            </w:div>
            <w:div w:id="402794829">
              <w:marLeft w:val="0"/>
              <w:marRight w:val="0"/>
              <w:marTop w:val="0"/>
              <w:marBottom w:val="0"/>
              <w:divBdr>
                <w:top w:val="none" w:sz="0" w:space="0" w:color="auto"/>
                <w:left w:val="none" w:sz="0" w:space="0" w:color="auto"/>
                <w:bottom w:val="none" w:sz="0" w:space="0" w:color="auto"/>
                <w:right w:val="none" w:sz="0" w:space="0" w:color="auto"/>
              </w:divBdr>
            </w:div>
            <w:div w:id="1881165156">
              <w:marLeft w:val="0"/>
              <w:marRight w:val="0"/>
              <w:marTop w:val="0"/>
              <w:marBottom w:val="0"/>
              <w:divBdr>
                <w:top w:val="none" w:sz="0" w:space="0" w:color="auto"/>
                <w:left w:val="none" w:sz="0" w:space="0" w:color="auto"/>
                <w:bottom w:val="none" w:sz="0" w:space="0" w:color="auto"/>
                <w:right w:val="none" w:sz="0" w:space="0" w:color="auto"/>
              </w:divBdr>
            </w:div>
            <w:div w:id="435754295">
              <w:marLeft w:val="0"/>
              <w:marRight w:val="0"/>
              <w:marTop w:val="0"/>
              <w:marBottom w:val="0"/>
              <w:divBdr>
                <w:top w:val="none" w:sz="0" w:space="0" w:color="auto"/>
                <w:left w:val="none" w:sz="0" w:space="0" w:color="auto"/>
                <w:bottom w:val="none" w:sz="0" w:space="0" w:color="auto"/>
                <w:right w:val="none" w:sz="0" w:space="0" w:color="auto"/>
              </w:divBdr>
            </w:div>
            <w:div w:id="2135319007">
              <w:marLeft w:val="0"/>
              <w:marRight w:val="0"/>
              <w:marTop w:val="0"/>
              <w:marBottom w:val="0"/>
              <w:divBdr>
                <w:top w:val="none" w:sz="0" w:space="0" w:color="auto"/>
                <w:left w:val="none" w:sz="0" w:space="0" w:color="auto"/>
                <w:bottom w:val="none" w:sz="0" w:space="0" w:color="auto"/>
                <w:right w:val="none" w:sz="0" w:space="0" w:color="auto"/>
              </w:divBdr>
            </w:div>
            <w:div w:id="1028525541">
              <w:marLeft w:val="0"/>
              <w:marRight w:val="0"/>
              <w:marTop w:val="0"/>
              <w:marBottom w:val="0"/>
              <w:divBdr>
                <w:top w:val="none" w:sz="0" w:space="0" w:color="auto"/>
                <w:left w:val="none" w:sz="0" w:space="0" w:color="auto"/>
                <w:bottom w:val="none" w:sz="0" w:space="0" w:color="auto"/>
                <w:right w:val="none" w:sz="0" w:space="0" w:color="auto"/>
              </w:divBdr>
            </w:div>
            <w:div w:id="356077256">
              <w:marLeft w:val="0"/>
              <w:marRight w:val="0"/>
              <w:marTop w:val="0"/>
              <w:marBottom w:val="0"/>
              <w:divBdr>
                <w:top w:val="none" w:sz="0" w:space="0" w:color="auto"/>
                <w:left w:val="none" w:sz="0" w:space="0" w:color="auto"/>
                <w:bottom w:val="none" w:sz="0" w:space="0" w:color="auto"/>
                <w:right w:val="none" w:sz="0" w:space="0" w:color="auto"/>
              </w:divBdr>
            </w:div>
            <w:div w:id="1972052202">
              <w:marLeft w:val="0"/>
              <w:marRight w:val="0"/>
              <w:marTop w:val="0"/>
              <w:marBottom w:val="0"/>
              <w:divBdr>
                <w:top w:val="none" w:sz="0" w:space="0" w:color="auto"/>
                <w:left w:val="none" w:sz="0" w:space="0" w:color="auto"/>
                <w:bottom w:val="none" w:sz="0" w:space="0" w:color="auto"/>
                <w:right w:val="none" w:sz="0" w:space="0" w:color="auto"/>
              </w:divBdr>
            </w:div>
            <w:div w:id="1386027251">
              <w:marLeft w:val="0"/>
              <w:marRight w:val="0"/>
              <w:marTop w:val="0"/>
              <w:marBottom w:val="0"/>
              <w:divBdr>
                <w:top w:val="none" w:sz="0" w:space="0" w:color="auto"/>
                <w:left w:val="none" w:sz="0" w:space="0" w:color="auto"/>
                <w:bottom w:val="none" w:sz="0" w:space="0" w:color="auto"/>
                <w:right w:val="none" w:sz="0" w:space="0" w:color="auto"/>
              </w:divBdr>
            </w:div>
            <w:div w:id="626207897">
              <w:marLeft w:val="0"/>
              <w:marRight w:val="0"/>
              <w:marTop w:val="0"/>
              <w:marBottom w:val="0"/>
              <w:divBdr>
                <w:top w:val="none" w:sz="0" w:space="0" w:color="auto"/>
                <w:left w:val="none" w:sz="0" w:space="0" w:color="auto"/>
                <w:bottom w:val="none" w:sz="0" w:space="0" w:color="auto"/>
                <w:right w:val="none" w:sz="0" w:space="0" w:color="auto"/>
              </w:divBdr>
            </w:div>
            <w:div w:id="1856266961">
              <w:marLeft w:val="0"/>
              <w:marRight w:val="0"/>
              <w:marTop w:val="0"/>
              <w:marBottom w:val="0"/>
              <w:divBdr>
                <w:top w:val="none" w:sz="0" w:space="0" w:color="auto"/>
                <w:left w:val="none" w:sz="0" w:space="0" w:color="auto"/>
                <w:bottom w:val="none" w:sz="0" w:space="0" w:color="auto"/>
                <w:right w:val="none" w:sz="0" w:space="0" w:color="auto"/>
              </w:divBdr>
            </w:div>
            <w:div w:id="547302187">
              <w:marLeft w:val="0"/>
              <w:marRight w:val="0"/>
              <w:marTop w:val="0"/>
              <w:marBottom w:val="0"/>
              <w:divBdr>
                <w:top w:val="none" w:sz="0" w:space="0" w:color="auto"/>
                <w:left w:val="none" w:sz="0" w:space="0" w:color="auto"/>
                <w:bottom w:val="none" w:sz="0" w:space="0" w:color="auto"/>
                <w:right w:val="none" w:sz="0" w:space="0" w:color="auto"/>
              </w:divBdr>
            </w:div>
            <w:div w:id="847137417">
              <w:marLeft w:val="0"/>
              <w:marRight w:val="0"/>
              <w:marTop w:val="0"/>
              <w:marBottom w:val="0"/>
              <w:divBdr>
                <w:top w:val="none" w:sz="0" w:space="0" w:color="auto"/>
                <w:left w:val="none" w:sz="0" w:space="0" w:color="auto"/>
                <w:bottom w:val="none" w:sz="0" w:space="0" w:color="auto"/>
                <w:right w:val="none" w:sz="0" w:space="0" w:color="auto"/>
              </w:divBdr>
            </w:div>
            <w:div w:id="189224629">
              <w:marLeft w:val="0"/>
              <w:marRight w:val="0"/>
              <w:marTop w:val="0"/>
              <w:marBottom w:val="0"/>
              <w:divBdr>
                <w:top w:val="none" w:sz="0" w:space="0" w:color="auto"/>
                <w:left w:val="none" w:sz="0" w:space="0" w:color="auto"/>
                <w:bottom w:val="none" w:sz="0" w:space="0" w:color="auto"/>
                <w:right w:val="none" w:sz="0" w:space="0" w:color="auto"/>
              </w:divBdr>
            </w:div>
            <w:div w:id="1977762658">
              <w:marLeft w:val="0"/>
              <w:marRight w:val="0"/>
              <w:marTop w:val="0"/>
              <w:marBottom w:val="0"/>
              <w:divBdr>
                <w:top w:val="none" w:sz="0" w:space="0" w:color="auto"/>
                <w:left w:val="none" w:sz="0" w:space="0" w:color="auto"/>
                <w:bottom w:val="none" w:sz="0" w:space="0" w:color="auto"/>
                <w:right w:val="none" w:sz="0" w:space="0" w:color="auto"/>
              </w:divBdr>
            </w:div>
            <w:div w:id="315307052">
              <w:marLeft w:val="0"/>
              <w:marRight w:val="0"/>
              <w:marTop w:val="0"/>
              <w:marBottom w:val="0"/>
              <w:divBdr>
                <w:top w:val="none" w:sz="0" w:space="0" w:color="auto"/>
                <w:left w:val="none" w:sz="0" w:space="0" w:color="auto"/>
                <w:bottom w:val="none" w:sz="0" w:space="0" w:color="auto"/>
                <w:right w:val="none" w:sz="0" w:space="0" w:color="auto"/>
              </w:divBdr>
            </w:div>
            <w:div w:id="198275309">
              <w:marLeft w:val="0"/>
              <w:marRight w:val="0"/>
              <w:marTop w:val="0"/>
              <w:marBottom w:val="0"/>
              <w:divBdr>
                <w:top w:val="none" w:sz="0" w:space="0" w:color="auto"/>
                <w:left w:val="none" w:sz="0" w:space="0" w:color="auto"/>
                <w:bottom w:val="none" w:sz="0" w:space="0" w:color="auto"/>
                <w:right w:val="none" w:sz="0" w:space="0" w:color="auto"/>
              </w:divBdr>
            </w:div>
            <w:div w:id="1455783333">
              <w:marLeft w:val="0"/>
              <w:marRight w:val="0"/>
              <w:marTop w:val="0"/>
              <w:marBottom w:val="0"/>
              <w:divBdr>
                <w:top w:val="none" w:sz="0" w:space="0" w:color="auto"/>
                <w:left w:val="none" w:sz="0" w:space="0" w:color="auto"/>
                <w:bottom w:val="none" w:sz="0" w:space="0" w:color="auto"/>
                <w:right w:val="none" w:sz="0" w:space="0" w:color="auto"/>
              </w:divBdr>
            </w:div>
            <w:div w:id="1233278297">
              <w:marLeft w:val="0"/>
              <w:marRight w:val="0"/>
              <w:marTop w:val="0"/>
              <w:marBottom w:val="0"/>
              <w:divBdr>
                <w:top w:val="none" w:sz="0" w:space="0" w:color="auto"/>
                <w:left w:val="none" w:sz="0" w:space="0" w:color="auto"/>
                <w:bottom w:val="none" w:sz="0" w:space="0" w:color="auto"/>
                <w:right w:val="none" w:sz="0" w:space="0" w:color="auto"/>
              </w:divBdr>
            </w:div>
            <w:div w:id="1634166221">
              <w:marLeft w:val="0"/>
              <w:marRight w:val="0"/>
              <w:marTop w:val="0"/>
              <w:marBottom w:val="0"/>
              <w:divBdr>
                <w:top w:val="none" w:sz="0" w:space="0" w:color="auto"/>
                <w:left w:val="none" w:sz="0" w:space="0" w:color="auto"/>
                <w:bottom w:val="none" w:sz="0" w:space="0" w:color="auto"/>
                <w:right w:val="none" w:sz="0" w:space="0" w:color="auto"/>
              </w:divBdr>
            </w:div>
            <w:div w:id="25182029">
              <w:marLeft w:val="0"/>
              <w:marRight w:val="0"/>
              <w:marTop w:val="0"/>
              <w:marBottom w:val="0"/>
              <w:divBdr>
                <w:top w:val="none" w:sz="0" w:space="0" w:color="auto"/>
                <w:left w:val="none" w:sz="0" w:space="0" w:color="auto"/>
                <w:bottom w:val="none" w:sz="0" w:space="0" w:color="auto"/>
                <w:right w:val="none" w:sz="0" w:space="0" w:color="auto"/>
              </w:divBdr>
            </w:div>
            <w:div w:id="324280361">
              <w:marLeft w:val="0"/>
              <w:marRight w:val="0"/>
              <w:marTop w:val="0"/>
              <w:marBottom w:val="0"/>
              <w:divBdr>
                <w:top w:val="none" w:sz="0" w:space="0" w:color="auto"/>
                <w:left w:val="none" w:sz="0" w:space="0" w:color="auto"/>
                <w:bottom w:val="none" w:sz="0" w:space="0" w:color="auto"/>
                <w:right w:val="none" w:sz="0" w:space="0" w:color="auto"/>
              </w:divBdr>
            </w:div>
            <w:div w:id="1552109876">
              <w:marLeft w:val="0"/>
              <w:marRight w:val="0"/>
              <w:marTop w:val="0"/>
              <w:marBottom w:val="0"/>
              <w:divBdr>
                <w:top w:val="none" w:sz="0" w:space="0" w:color="auto"/>
                <w:left w:val="none" w:sz="0" w:space="0" w:color="auto"/>
                <w:bottom w:val="none" w:sz="0" w:space="0" w:color="auto"/>
                <w:right w:val="none" w:sz="0" w:space="0" w:color="auto"/>
              </w:divBdr>
            </w:div>
            <w:div w:id="1190603555">
              <w:marLeft w:val="0"/>
              <w:marRight w:val="0"/>
              <w:marTop w:val="0"/>
              <w:marBottom w:val="0"/>
              <w:divBdr>
                <w:top w:val="none" w:sz="0" w:space="0" w:color="auto"/>
                <w:left w:val="none" w:sz="0" w:space="0" w:color="auto"/>
                <w:bottom w:val="none" w:sz="0" w:space="0" w:color="auto"/>
                <w:right w:val="none" w:sz="0" w:space="0" w:color="auto"/>
              </w:divBdr>
            </w:div>
            <w:div w:id="1800032162">
              <w:marLeft w:val="0"/>
              <w:marRight w:val="0"/>
              <w:marTop w:val="0"/>
              <w:marBottom w:val="0"/>
              <w:divBdr>
                <w:top w:val="none" w:sz="0" w:space="0" w:color="auto"/>
                <w:left w:val="none" w:sz="0" w:space="0" w:color="auto"/>
                <w:bottom w:val="none" w:sz="0" w:space="0" w:color="auto"/>
                <w:right w:val="none" w:sz="0" w:space="0" w:color="auto"/>
              </w:divBdr>
            </w:div>
            <w:div w:id="174199656">
              <w:marLeft w:val="0"/>
              <w:marRight w:val="0"/>
              <w:marTop w:val="0"/>
              <w:marBottom w:val="0"/>
              <w:divBdr>
                <w:top w:val="none" w:sz="0" w:space="0" w:color="auto"/>
                <w:left w:val="none" w:sz="0" w:space="0" w:color="auto"/>
                <w:bottom w:val="none" w:sz="0" w:space="0" w:color="auto"/>
                <w:right w:val="none" w:sz="0" w:space="0" w:color="auto"/>
              </w:divBdr>
            </w:div>
            <w:div w:id="383527715">
              <w:marLeft w:val="0"/>
              <w:marRight w:val="0"/>
              <w:marTop w:val="0"/>
              <w:marBottom w:val="0"/>
              <w:divBdr>
                <w:top w:val="none" w:sz="0" w:space="0" w:color="auto"/>
                <w:left w:val="none" w:sz="0" w:space="0" w:color="auto"/>
                <w:bottom w:val="none" w:sz="0" w:space="0" w:color="auto"/>
                <w:right w:val="none" w:sz="0" w:space="0" w:color="auto"/>
              </w:divBdr>
            </w:div>
            <w:div w:id="1999380876">
              <w:marLeft w:val="0"/>
              <w:marRight w:val="0"/>
              <w:marTop w:val="0"/>
              <w:marBottom w:val="0"/>
              <w:divBdr>
                <w:top w:val="none" w:sz="0" w:space="0" w:color="auto"/>
                <w:left w:val="none" w:sz="0" w:space="0" w:color="auto"/>
                <w:bottom w:val="none" w:sz="0" w:space="0" w:color="auto"/>
                <w:right w:val="none" w:sz="0" w:space="0" w:color="auto"/>
              </w:divBdr>
            </w:div>
            <w:div w:id="318122536">
              <w:marLeft w:val="0"/>
              <w:marRight w:val="0"/>
              <w:marTop w:val="0"/>
              <w:marBottom w:val="0"/>
              <w:divBdr>
                <w:top w:val="none" w:sz="0" w:space="0" w:color="auto"/>
                <w:left w:val="none" w:sz="0" w:space="0" w:color="auto"/>
                <w:bottom w:val="none" w:sz="0" w:space="0" w:color="auto"/>
                <w:right w:val="none" w:sz="0" w:space="0" w:color="auto"/>
              </w:divBdr>
            </w:div>
            <w:div w:id="1142038062">
              <w:marLeft w:val="0"/>
              <w:marRight w:val="0"/>
              <w:marTop w:val="0"/>
              <w:marBottom w:val="0"/>
              <w:divBdr>
                <w:top w:val="none" w:sz="0" w:space="0" w:color="auto"/>
                <w:left w:val="none" w:sz="0" w:space="0" w:color="auto"/>
                <w:bottom w:val="none" w:sz="0" w:space="0" w:color="auto"/>
                <w:right w:val="none" w:sz="0" w:space="0" w:color="auto"/>
              </w:divBdr>
            </w:div>
            <w:div w:id="1605772644">
              <w:marLeft w:val="0"/>
              <w:marRight w:val="0"/>
              <w:marTop w:val="0"/>
              <w:marBottom w:val="0"/>
              <w:divBdr>
                <w:top w:val="none" w:sz="0" w:space="0" w:color="auto"/>
                <w:left w:val="none" w:sz="0" w:space="0" w:color="auto"/>
                <w:bottom w:val="none" w:sz="0" w:space="0" w:color="auto"/>
                <w:right w:val="none" w:sz="0" w:space="0" w:color="auto"/>
              </w:divBdr>
            </w:div>
            <w:div w:id="2124031060">
              <w:marLeft w:val="0"/>
              <w:marRight w:val="0"/>
              <w:marTop w:val="0"/>
              <w:marBottom w:val="0"/>
              <w:divBdr>
                <w:top w:val="none" w:sz="0" w:space="0" w:color="auto"/>
                <w:left w:val="none" w:sz="0" w:space="0" w:color="auto"/>
                <w:bottom w:val="none" w:sz="0" w:space="0" w:color="auto"/>
                <w:right w:val="none" w:sz="0" w:space="0" w:color="auto"/>
              </w:divBdr>
            </w:div>
            <w:div w:id="1102529099">
              <w:marLeft w:val="0"/>
              <w:marRight w:val="0"/>
              <w:marTop w:val="0"/>
              <w:marBottom w:val="0"/>
              <w:divBdr>
                <w:top w:val="none" w:sz="0" w:space="0" w:color="auto"/>
                <w:left w:val="none" w:sz="0" w:space="0" w:color="auto"/>
                <w:bottom w:val="none" w:sz="0" w:space="0" w:color="auto"/>
                <w:right w:val="none" w:sz="0" w:space="0" w:color="auto"/>
              </w:divBdr>
            </w:div>
            <w:div w:id="1448423604">
              <w:marLeft w:val="0"/>
              <w:marRight w:val="0"/>
              <w:marTop w:val="0"/>
              <w:marBottom w:val="0"/>
              <w:divBdr>
                <w:top w:val="none" w:sz="0" w:space="0" w:color="auto"/>
                <w:left w:val="none" w:sz="0" w:space="0" w:color="auto"/>
                <w:bottom w:val="none" w:sz="0" w:space="0" w:color="auto"/>
                <w:right w:val="none" w:sz="0" w:space="0" w:color="auto"/>
              </w:divBdr>
            </w:div>
            <w:div w:id="206530341">
              <w:marLeft w:val="0"/>
              <w:marRight w:val="0"/>
              <w:marTop w:val="0"/>
              <w:marBottom w:val="0"/>
              <w:divBdr>
                <w:top w:val="none" w:sz="0" w:space="0" w:color="auto"/>
                <w:left w:val="none" w:sz="0" w:space="0" w:color="auto"/>
                <w:bottom w:val="none" w:sz="0" w:space="0" w:color="auto"/>
                <w:right w:val="none" w:sz="0" w:space="0" w:color="auto"/>
              </w:divBdr>
            </w:div>
            <w:div w:id="174923896">
              <w:marLeft w:val="0"/>
              <w:marRight w:val="0"/>
              <w:marTop w:val="0"/>
              <w:marBottom w:val="0"/>
              <w:divBdr>
                <w:top w:val="none" w:sz="0" w:space="0" w:color="auto"/>
                <w:left w:val="none" w:sz="0" w:space="0" w:color="auto"/>
                <w:bottom w:val="none" w:sz="0" w:space="0" w:color="auto"/>
                <w:right w:val="none" w:sz="0" w:space="0" w:color="auto"/>
              </w:divBdr>
            </w:div>
            <w:div w:id="637878874">
              <w:marLeft w:val="0"/>
              <w:marRight w:val="0"/>
              <w:marTop w:val="0"/>
              <w:marBottom w:val="0"/>
              <w:divBdr>
                <w:top w:val="none" w:sz="0" w:space="0" w:color="auto"/>
                <w:left w:val="none" w:sz="0" w:space="0" w:color="auto"/>
                <w:bottom w:val="none" w:sz="0" w:space="0" w:color="auto"/>
                <w:right w:val="none" w:sz="0" w:space="0" w:color="auto"/>
              </w:divBdr>
            </w:div>
            <w:div w:id="492331109">
              <w:marLeft w:val="0"/>
              <w:marRight w:val="0"/>
              <w:marTop w:val="0"/>
              <w:marBottom w:val="0"/>
              <w:divBdr>
                <w:top w:val="none" w:sz="0" w:space="0" w:color="auto"/>
                <w:left w:val="none" w:sz="0" w:space="0" w:color="auto"/>
                <w:bottom w:val="none" w:sz="0" w:space="0" w:color="auto"/>
                <w:right w:val="none" w:sz="0" w:space="0" w:color="auto"/>
              </w:divBdr>
            </w:div>
            <w:div w:id="7087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1687">
      <w:bodyDiv w:val="1"/>
      <w:marLeft w:val="0"/>
      <w:marRight w:val="0"/>
      <w:marTop w:val="0"/>
      <w:marBottom w:val="0"/>
      <w:divBdr>
        <w:top w:val="none" w:sz="0" w:space="0" w:color="auto"/>
        <w:left w:val="none" w:sz="0" w:space="0" w:color="auto"/>
        <w:bottom w:val="none" w:sz="0" w:space="0" w:color="auto"/>
        <w:right w:val="none" w:sz="0" w:space="0" w:color="auto"/>
      </w:divBdr>
      <w:divsChild>
        <w:div w:id="1500081303">
          <w:marLeft w:val="0"/>
          <w:marRight w:val="0"/>
          <w:marTop w:val="0"/>
          <w:marBottom w:val="0"/>
          <w:divBdr>
            <w:top w:val="none" w:sz="0" w:space="0" w:color="auto"/>
            <w:left w:val="none" w:sz="0" w:space="0" w:color="auto"/>
            <w:bottom w:val="none" w:sz="0" w:space="0" w:color="auto"/>
            <w:right w:val="none" w:sz="0" w:space="0" w:color="auto"/>
          </w:divBdr>
          <w:divsChild>
            <w:div w:id="377357290">
              <w:marLeft w:val="0"/>
              <w:marRight w:val="0"/>
              <w:marTop w:val="0"/>
              <w:marBottom w:val="0"/>
              <w:divBdr>
                <w:top w:val="none" w:sz="0" w:space="0" w:color="auto"/>
                <w:left w:val="none" w:sz="0" w:space="0" w:color="auto"/>
                <w:bottom w:val="none" w:sz="0" w:space="0" w:color="auto"/>
                <w:right w:val="none" w:sz="0" w:space="0" w:color="auto"/>
              </w:divBdr>
            </w:div>
            <w:div w:id="568079617">
              <w:marLeft w:val="0"/>
              <w:marRight w:val="0"/>
              <w:marTop w:val="0"/>
              <w:marBottom w:val="0"/>
              <w:divBdr>
                <w:top w:val="none" w:sz="0" w:space="0" w:color="auto"/>
                <w:left w:val="none" w:sz="0" w:space="0" w:color="auto"/>
                <w:bottom w:val="none" w:sz="0" w:space="0" w:color="auto"/>
                <w:right w:val="none" w:sz="0" w:space="0" w:color="auto"/>
              </w:divBdr>
            </w:div>
            <w:div w:id="76555893">
              <w:marLeft w:val="0"/>
              <w:marRight w:val="0"/>
              <w:marTop w:val="0"/>
              <w:marBottom w:val="0"/>
              <w:divBdr>
                <w:top w:val="none" w:sz="0" w:space="0" w:color="auto"/>
                <w:left w:val="none" w:sz="0" w:space="0" w:color="auto"/>
                <w:bottom w:val="none" w:sz="0" w:space="0" w:color="auto"/>
                <w:right w:val="none" w:sz="0" w:space="0" w:color="auto"/>
              </w:divBdr>
            </w:div>
            <w:div w:id="1777141258">
              <w:marLeft w:val="0"/>
              <w:marRight w:val="0"/>
              <w:marTop w:val="0"/>
              <w:marBottom w:val="0"/>
              <w:divBdr>
                <w:top w:val="none" w:sz="0" w:space="0" w:color="auto"/>
                <w:left w:val="none" w:sz="0" w:space="0" w:color="auto"/>
                <w:bottom w:val="none" w:sz="0" w:space="0" w:color="auto"/>
                <w:right w:val="none" w:sz="0" w:space="0" w:color="auto"/>
              </w:divBdr>
            </w:div>
            <w:div w:id="1150056530">
              <w:marLeft w:val="0"/>
              <w:marRight w:val="0"/>
              <w:marTop w:val="0"/>
              <w:marBottom w:val="0"/>
              <w:divBdr>
                <w:top w:val="none" w:sz="0" w:space="0" w:color="auto"/>
                <w:left w:val="none" w:sz="0" w:space="0" w:color="auto"/>
                <w:bottom w:val="none" w:sz="0" w:space="0" w:color="auto"/>
                <w:right w:val="none" w:sz="0" w:space="0" w:color="auto"/>
              </w:divBdr>
            </w:div>
            <w:div w:id="25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3083">
      <w:bodyDiv w:val="1"/>
      <w:marLeft w:val="0"/>
      <w:marRight w:val="0"/>
      <w:marTop w:val="0"/>
      <w:marBottom w:val="0"/>
      <w:divBdr>
        <w:top w:val="none" w:sz="0" w:space="0" w:color="auto"/>
        <w:left w:val="none" w:sz="0" w:space="0" w:color="auto"/>
        <w:bottom w:val="none" w:sz="0" w:space="0" w:color="auto"/>
        <w:right w:val="none" w:sz="0" w:space="0" w:color="auto"/>
      </w:divBdr>
    </w:div>
    <w:div w:id="377440089">
      <w:bodyDiv w:val="1"/>
      <w:marLeft w:val="0"/>
      <w:marRight w:val="0"/>
      <w:marTop w:val="0"/>
      <w:marBottom w:val="0"/>
      <w:divBdr>
        <w:top w:val="none" w:sz="0" w:space="0" w:color="auto"/>
        <w:left w:val="none" w:sz="0" w:space="0" w:color="auto"/>
        <w:bottom w:val="none" w:sz="0" w:space="0" w:color="auto"/>
        <w:right w:val="none" w:sz="0" w:space="0" w:color="auto"/>
      </w:divBdr>
      <w:divsChild>
        <w:div w:id="1887981364">
          <w:marLeft w:val="0"/>
          <w:marRight w:val="0"/>
          <w:marTop w:val="0"/>
          <w:marBottom w:val="0"/>
          <w:divBdr>
            <w:top w:val="none" w:sz="0" w:space="0" w:color="auto"/>
            <w:left w:val="none" w:sz="0" w:space="0" w:color="auto"/>
            <w:bottom w:val="none" w:sz="0" w:space="0" w:color="auto"/>
            <w:right w:val="none" w:sz="0" w:space="0" w:color="auto"/>
          </w:divBdr>
          <w:divsChild>
            <w:div w:id="372537553">
              <w:marLeft w:val="0"/>
              <w:marRight w:val="0"/>
              <w:marTop w:val="0"/>
              <w:marBottom w:val="0"/>
              <w:divBdr>
                <w:top w:val="none" w:sz="0" w:space="0" w:color="auto"/>
                <w:left w:val="none" w:sz="0" w:space="0" w:color="auto"/>
                <w:bottom w:val="none" w:sz="0" w:space="0" w:color="auto"/>
                <w:right w:val="none" w:sz="0" w:space="0" w:color="auto"/>
              </w:divBdr>
            </w:div>
            <w:div w:id="58292452">
              <w:marLeft w:val="0"/>
              <w:marRight w:val="0"/>
              <w:marTop w:val="0"/>
              <w:marBottom w:val="0"/>
              <w:divBdr>
                <w:top w:val="none" w:sz="0" w:space="0" w:color="auto"/>
                <w:left w:val="none" w:sz="0" w:space="0" w:color="auto"/>
                <w:bottom w:val="none" w:sz="0" w:space="0" w:color="auto"/>
                <w:right w:val="none" w:sz="0" w:space="0" w:color="auto"/>
              </w:divBdr>
            </w:div>
            <w:div w:id="1631128964">
              <w:marLeft w:val="0"/>
              <w:marRight w:val="0"/>
              <w:marTop w:val="0"/>
              <w:marBottom w:val="0"/>
              <w:divBdr>
                <w:top w:val="none" w:sz="0" w:space="0" w:color="auto"/>
                <w:left w:val="none" w:sz="0" w:space="0" w:color="auto"/>
                <w:bottom w:val="none" w:sz="0" w:space="0" w:color="auto"/>
                <w:right w:val="none" w:sz="0" w:space="0" w:color="auto"/>
              </w:divBdr>
            </w:div>
            <w:div w:id="59720993">
              <w:marLeft w:val="0"/>
              <w:marRight w:val="0"/>
              <w:marTop w:val="0"/>
              <w:marBottom w:val="0"/>
              <w:divBdr>
                <w:top w:val="none" w:sz="0" w:space="0" w:color="auto"/>
                <w:left w:val="none" w:sz="0" w:space="0" w:color="auto"/>
                <w:bottom w:val="none" w:sz="0" w:space="0" w:color="auto"/>
                <w:right w:val="none" w:sz="0" w:space="0" w:color="auto"/>
              </w:divBdr>
            </w:div>
            <w:div w:id="404886378">
              <w:marLeft w:val="0"/>
              <w:marRight w:val="0"/>
              <w:marTop w:val="0"/>
              <w:marBottom w:val="0"/>
              <w:divBdr>
                <w:top w:val="none" w:sz="0" w:space="0" w:color="auto"/>
                <w:left w:val="none" w:sz="0" w:space="0" w:color="auto"/>
                <w:bottom w:val="none" w:sz="0" w:space="0" w:color="auto"/>
                <w:right w:val="none" w:sz="0" w:space="0" w:color="auto"/>
              </w:divBdr>
            </w:div>
            <w:div w:id="1617979224">
              <w:marLeft w:val="0"/>
              <w:marRight w:val="0"/>
              <w:marTop w:val="0"/>
              <w:marBottom w:val="0"/>
              <w:divBdr>
                <w:top w:val="none" w:sz="0" w:space="0" w:color="auto"/>
                <w:left w:val="none" w:sz="0" w:space="0" w:color="auto"/>
                <w:bottom w:val="none" w:sz="0" w:space="0" w:color="auto"/>
                <w:right w:val="none" w:sz="0" w:space="0" w:color="auto"/>
              </w:divBdr>
            </w:div>
            <w:div w:id="945506400">
              <w:marLeft w:val="0"/>
              <w:marRight w:val="0"/>
              <w:marTop w:val="0"/>
              <w:marBottom w:val="0"/>
              <w:divBdr>
                <w:top w:val="none" w:sz="0" w:space="0" w:color="auto"/>
                <w:left w:val="none" w:sz="0" w:space="0" w:color="auto"/>
                <w:bottom w:val="none" w:sz="0" w:space="0" w:color="auto"/>
                <w:right w:val="none" w:sz="0" w:space="0" w:color="auto"/>
              </w:divBdr>
            </w:div>
            <w:div w:id="688524720">
              <w:marLeft w:val="0"/>
              <w:marRight w:val="0"/>
              <w:marTop w:val="0"/>
              <w:marBottom w:val="0"/>
              <w:divBdr>
                <w:top w:val="none" w:sz="0" w:space="0" w:color="auto"/>
                <w:left w:val="none" w:sz="0" w:space="0" w:color="auto"/>
                <w:bottom w:val="none" w:sz="0" w:space="0" w:color="auto"/>
                <w:right w:val="none" w:sz="0" w:space="0" w:color="auto"/>
              </w:divBdr>
            </w:div>
            <w:div w:id="865482477">
              <w:marLeft w:val="0"/>
              <w:marRight w:val="0"/>
              <w:marTop w:val="0"/>
              <w:marBottom w:val="0"/>
              <w:divBdr>
                <w:top w:val="none" w:sz="0" w:space="0" w:color="auto"/>
                <w:left w:val="none" w:sz="0" w:space="0" w:color="auto"/>
                <w:bottom w:val="none" w:sz="0" w:space="0" w:color="auto"/>
                <w:right w:val="none" w:sz="0" w:space="0" w:color="auto"/>
              </w:divBdr>
            </w:div>
            <w:div w:id="754589652">
              <w:marLeft w:val="0"/>
              <w:marRight w:val="0"/>
              <w:marTop w:val="0"/>
              <w:marBottom w:val="0"/>
              <w:divBdr>
                <w:top w:val="none" w:sz="0" w:space="0" w:color="auto"/>
                <w:left w:val="none" w:sz="0" w:space="0" w:color="auto"/>
                <w:bottom w:val="none" w:sz="0" w:space="0" w:color="auto"/>
                <w:right w:val="none" w:sz="0" w:space="0" w:color="auto"/>
              </w:divBdr>
            </w:div>
            <w:div w:id="299111986">
              <w:marLeft w:val="0"/>
              <w:marRight w:val="0"/>
              <w:marTop w:val="0"/>
              <w:marBottom w:val="0"/>
              <w:divBdr>
                <w:top w:val="none" w:sz="0" w:space="0" w:color="auto"/>
                <w:left w:val="none" w:sz="0" w:space="0" w:color="auto"/>
                <w:bottom w:val="none" w:sz="0" w:space="0" w:color="auto"/>
                <w:right w:val="none" w:sz="0" w:space="0" w:color="auto"/>
              </w:divBdr>
            </w:div>
            <w:div w:id="321550641">
              <w:marLeft w:val="0"/>
              <w:marRight w:val="0"/>
              <w:marTop w:val="0"/>
              <w:marBottom w:val="0"/>
              <w:divBdr>
                <w:top w:val="none" w:sz="0" w:space="0" w:color="auto"/>
                <w:left w:val="none" w:sz="0" w:space="0" w:color="auto"/>
                <w:bottom w:val="none" w:sz="0" w:space="0" w:color="auto"/>
                <w:right w:val="none" w:sz="0" w:space="0" w:color="auto"/>
              </w:divBdr>
            </w:div>
            <w:div w:id="1819955746">
              <w:marLeft w:val="0"/>
              <w:marRight w:val="0"/>
              <w:marTop w:val="0"/>
              <w:marBottom w:val="0"/>
              <w:divBdr>
                <w:top w:val="none" w:sz="0" w:space="0" w:color="auto"/>
                <w:left w:val="none" w:sz="0" w:space="0" w:color="auto"/>
                <w:bottom w:val="none" w:sz="0" w:space="0" w:color="auto"/>
                <w:right w:val="none" w:sz="0" w:space="0" w:color="auto"/>
              </w:divBdr>
            </w:div>
            <w:div w:id="37244908">
              <w:marLeft w:val="0"/>
              <w:marRight w:val="0"/>
              <w:marTop w:val="0"/>
              <w:marBottom w:val="0"/>
              <w:divBdr>
                <w:top w:val="none" w:sz="0" w:space="0" w:color="auto"/>
                <w:left w:val="none" w:sz="0" w:space="0" w:color="auto"/>
                <w:bottom w:val="none" w:sz="0" w:space="0" w:color="auto"/>
                <w:right w:val="none" w:sz="0" w:space="0" w:color="auto"/>
              </w:divBdr>
            </w:div>
            <w:div w:id="1022316764">
              <w:marLeft w:val="0"/>
              <w:marRight w:val="0"/>
              <w:marTop w:val="0"/>
              <w:marBottom w:val="0"/>
              <w:divBdr>
                <w:top w:val="none" w:sz="0" w:space="0" w:color="auto"/>
                <w:left w:val="none" w:sz="0" w:space="0" w:color="auto"/>
                <w:bottom w:val="none" w:sz="0" w:space="0" w:color="auto"/>
                <w:right w:val="none" w:sz="0" w:space="0" w:color="auto"/>
              </w:divBdr>
            </w:div>
            <w:div w:id="721367509">
              <w:marLeft w:val="0"/>
              <w:marRight w:val="0"/>
              <w:marTop w:val="0"/>
              <w:marBottom w:val="0"/>
              <w:divBdr>
                <w:top w:val="none" w:sz="0" w:space="0" w:color="auto"/>
                <w:left w:val="none" w:sz="0" w:space="0" w:color="auto"/>
                <w:bottom w:val="none" w:sz="0" w:space="0" w:color="auto"/>
                <w:right w:val="none" w:sz="0" w:space="0" w:color="auto"/>
              </w:divBdr>
            </w:div>
            <w:div w:id="1198397336">
              <w:marLeft w:val="0"/>
              <w:marRight w:val="0"/>
              <w:marTop w:val="0"/>
              <w:marBottom w:val="0"/>
              <w:divBdr>
                <w:top w:val="none" w:sz="0" w:space="0" w:color="auto"/>
                <w:left w:val="none" w:sz="0" w:space="0" w:color="auto"/>
                <w:bottom w:val="none" w:sz="0" w:space="0" w:color="auto"/>
                <w:right w:val="none" w:sz="0" w:space="0" w:color="auto"/>
              </w:divBdr>
            </w:div>
            <w:div w:id="921568977">
              <w:marLeft w:val="0"/>
              <w:marRight w:val="0"/>
              <w:marTop w:val="0"/>
              <w:marBottom w:val="0"/>
              <w:divBdr>
                <w:top w:val="none" w:sz="0" w:space="0" w:color="auto"/>
                <w:left w:val="none" w:sz="0" w:space="0" w:color="auto"/>
                <w:bottom w:val="none" w:sz="0" w:space="0" w:color="auto"/>
                <w:right w:val="none" w:sz="0" w:space="0" w:color="auto"/>
              </w:divBdr>
            </w:div>
            <w:div w:id="92166326">
              <w:marLeft w:val="0"/>
              <w:marRight w:val="0"/>
              <w:marTop w:val="0"/>
              <w:marBottom w:val="0"/>
              <w:divBdr>
                <w:top w:val="none" w:sz="0" w:space="0" w:color="auto"/>
                <w:left w:val="none" w:sz="0" w:space="0" w:color="auto"/>
                <w:bottom w:val="none" w:sz="0" w:space="0" w:color="auto"/>
                <w:right w:val="none" w:sz="0" w:space="0" w:color="auto"/>
              </w:divBdr>
            </w:div>
            <w:div w:id="1478109905">
              <w:marLeft w:val="0"/>
              <w:marRight w:val="0"/>
              <w:marTop w:val="0"/>
              <w:marBottom w:val="0"/>
              <w:divBdr>
                <w:top w:val="none" w:sz="0" w:space="0" w:color="auto"/>
                <w:left w:val="none" w:sz="0" w:space="0" w:color="auto"/>
                <w:bottom w:val="none" w:sz="0" w:space="0" w:color="auto"/>
                <w:right w:val="none" w:sz="0" w:space="0" w:color="auto"/>
              </w:divBdr>
            </w:div>
            <w:div w:id="897935598">
              <w:marLeft w:val="0"/>
              <w:marRight w:val="0"/>
              <w:marTop w:val="0"/>
              <w:marBottom w:val="0"/>
              <w:divBdr>
                <w:top w:val="none" w:sz="0" w:space="0" w:color="auto"/>
                <w:left w:val="none" w:sz="0" w:space="0" w:color="auto"/>
                <w:bottom w:val="none" w:sz="0" w:space="0" w:color="auto"/>
                <w:right w:val="none" w:sz="0" w:space="0" w:color="auto"/>
              </w:divBdr>
            </w:div>
            <w:div w:id="593903409">
              <w:marLeft w:val="0"/>
              <w:marRight w:val="0"/>
              <w:marTop w:val="0"/>
              <w:marBottom w:val="0"/>
              <w:divBdr>
                <w:top w:val="none" w:sz="0" w:space="0" w:color="auto"/>
                <w:left w:val="none" w:sz="0" w:space="0" w:color="auto"/>
                <w:bottom w:val="none" w:sz="0" w:space="0" w:color="auto"/>
                <w:right w:val="none" w:sz="0" w:space="0" w:color="auto"/>
              </w:divBdr>
            </w:div>
            <w:div w:id="1673607019">
              <w:marLeft w:val="0"/>
              <w:marRight w:val="0"/>
              <w:marTop w:val="0"/>
              <w:marBottom w:val="0"/>
              <w:divBdr>
                <w:top w:val="none" w:sz="0" w:space="0" w:color="auto"/>
                <w:left w:val="none" w:sz="0" w:space="0" w:color="auto"/>
                <w:bottom w:val="none" w:sz="0" w:space="0" w:color="auto"/>
                <w:right w:val="none" w:sz="0" w:space="0" w:color="auto"/>
              </w:divBdr>
            </w:div>
            <w:div w:id="579676888">
              <w:marLeft w:val="0"/>
              <w:marRight w:val="0"/>
              <w:marTop w:val="0"/>
              <w:marBottom w:val="0"/>
              <w:divBdr>
                <w:top w:val="none" w:sz="0" w:space="0" w:color="auto"/>
                <w:left w:val="none" w:sz="0" w:space="0" w:color="auto"/>
                <w:bottom w:val="none" w:sz="0" w:space="0" w:color="auto"/>
                <w:right w:val="none" w:sz="0" w:space="0" w:color="auto"/>
              </w:divBdr>
            </w:div>
            <w:div w:id="910232107">
              <w:marLeft w:val="0"/>
              <w:marRight w:val="0"/>
              <w:marTop w:val="0"/>
              <w:marBottom w:val="0"/>
              <w:divBdr>
                <w:top w:val="none" w:sz="0" w:space="0" w:color="auto"/>
                <w:left w:val="none" w:sz="0" w:space="0" w:color="auto"/>
                <w:bottom w:val="none" w:sz="0" w:space="0" w:color="auto"/>
                <w:right w:val="none" w:sz="0" w:space="0" w:color="auto"/>
              </w:divBdr>
            </w:div>
            <w:div w:id="623462843">
              <w:marLeft w:val="0"/>
              <w:marRight w:val="0"/>
              <w:marTop w:val="0"/>
              <w:marBottom w:val="0"/>
              <w:divBdr>
                <w:top w:val="none" w:sz="0" w:space="0" w:color="auto"/>
                <w:left w:val="none" w:sz="0" w:space="0" w:color="auto"/>
                <w:bottom w:val="none" w:sz="0" w:space="0" w:color="auto"/>
                <w:right w:val="none" w:sz="0" w:space="0" w:color="auto"/>
              </w:divBdr>
            </w:div>
            <w:div w:id="908418860">
              <w:marLeft w:val="0"/>
              <w:marRight w:val="0"/>
              <w:marTop w:val="0"/>
              <w:marBottom w:val="0"/>
              <w:divBdr>
                <w:top w:val="none" w:sz="0" w:space="0" w:color="auto"/>
                <w:left w:val="none" w:sz="0" w:space="0" w:color="auto"/>
                <w:bottom w:val="none" w:sz="0" w:space="0" w:color="auto"/>
                <w:right w:val="none" w:sz="0" w:space="0" w:color="auto"/>
              </w:divBdr>
            </w:div>
            <w:div w:id="806708172">
              <w:marLeft w:val="0"/>
              <w:marRight w:val="0"/>
              <w:marTop w:val="0"/>
              <w:marBottom w:val="0"/>
              <w:divBdr>
                <w:top w:val="none" w:sz="0" w:space="0" w:color="auto"/>
                <w:left w:val="none" w:sz="0" w:space="0" w:color="auto"/>
                <w:bottom w:val="none" w:sz="0" w:space="0" w:color="auto"/>
                <w:right w:val="none" w:sz="0" w:space="0" w:color="auto"/>
              </w:divBdr>
            </w:div>
            <w:div w:id="835002980">
              <w:marLeft w:val="0"/>
              <w:marRight w:val="0"/>
              <w:marTop w:val="0"/>
              <w:marBottom w:val="0"/>
              <w:divBdr>
                <w:top w:val="none" w:sz="0" w:space="0" w:color="auto"/>
                <w:left w:val="none" w:sz="0" w:space="0" w:color="auto"/>
                <w:bottom w:val="none" w:sz="0" w:space="0" w:color="auto"/>
                <w:right w:val="none" w:sz="0" w:space="0" w:color="auto"/>
              </w:divBdr>
            </w:div>
            <w:div w:id="2060322079">
              <w:marLeft w:val="0"/>
              <w:marRight w:val="0"/>
              <w:marTop w:val="0"/>
              <w:marBottom w:val="0"/>
              <w:divBdr>
                <w:top w:val="none" w:sz="0" w:space="0" w:color="auto"/>
                <w:left w:val="none" w:sz="0" w:space="0" w:color="auto"/>
                <w:bottom w:val="none" w:sz="0" w:space="0" w:color="auto"/>
                <w:right w:val="none" w:sz="0" w:space="0" w:color="auto"/>
              </w:divBdr>
            </w:div>
            <w:div w:id="2010674869">
              <w:marLeft w:val="0"/>
              <w:marRight w:val="0"/>
              <w:marTop w:val="0"/>
              <w:marBottom w:val="0"/>
              <w:divBdr>
                <w:top w:val="none" w:sz="0" w:space="0" w:color="auto"/>
                <w:left w:val="none" w:sz="0" w:space="0" w:color="auto"/>
                <w:bottom w:val="none" w:sz="0" w:space="0" w:color="auto"/>
                <w:right w:val="none" w:sz="0" w:space="0" w:color="auto"/>
              </w:divBdr>
            </w:div>
            <w:div w:id="978848665">
              <w:marLeft w:val="0"/>
              <w:marRight w:val="0"/>
              <w:marTop w:val="0"/>
              <w:marBottom w:val="0"/>
              <w:divBdr>
                <w:top w:val="none" w:sz="0" w:space="0" w:color="auto"/>
                <w:left w:val="none" w:sz="0" w:space="0" w:color="auto"/>
                <w:bottom w:val="none" w:sz="0" w:space="0" w:color="auto"/>
                <w:right w:val="none" w:sz="0" w:space="0" w:color="auto"/>
              </w:divBdr>
            </w:div>
            <w:div w:id="2032103105">
              <w:marLeft w:val="0"/>
              <w:marRight w:val="0"/>
              <w:marTop w:val="0"/>
              <w:marBottom w:val="0"/>
              <w:divBdr>
                <w:top w:val="none" w:sz="0" w:space="0" w:color="auto"/>
                <w:left w:val="none" w:sz="0" w:space="0" w:color="auto"/>
                <w:bottom w:val="none" w:sz="0" w:space="0" w:color="auto"/>
                <w:right w:val="none" w:sz="0" w:space="0" w:color="auto"/>
              </w:divBdr>
            </w:div>
            <w:div w:id="419714788">
              <w:marLeft w:val="0"/>
              <w:marRight w:val="0"/>
              <w:marTop w:val="0"/>
              <w:marBottom w:val="0"/>
              <w:divBdr>
                <w:top w:val="none" w:sz="0" w:space="0" w:color="auto"/>
                <w:left w:val="none" w:sz="0" w:space="0" w:color="auto"/>
                <w:bottom w:val="none" w:sz="0" w:space="0" w:color="auto"/>
                <w:right w:val="none" w:sz="0" w:space="0" w:color="auto"/>
              </w:divBdr>
            </w:div>
            <w:div w:id="9916426">
              <w:marLeft w:val="0"/>
              <w:marRight w:val="0"/>
              <w:marTop w:val="0"/>
              <w:marBottom w:val="0"/>
              <w:divBdr>
                <w:top w:val="none" w:sz="0" w:space="0" w:color="auto"/>
                <w:left w:val="none" w:sz="0" w:space="0" w:color="auto"/>
                <w:bottom w:val="none" w:sz="0" w:space="0" w:color="auto"/>
                <w:right w:val="none" w:sz="0" w:space="0" w:color="auto"/>
              </w:divBdr>
            </w:div>
            <w:div w:id="954287468">
              <w:marLeft w:val="0"/>
              <w:marRight w:val="0"/>
              <w:marTop w:val="0"/>
              <w:marBottom w:val="0"/>
              <w:divBdr>
                <w:top w:val="none" w:sz="0" w:space="0" w:color="auto"/>
                <w:left w:val="none" w:sz="0" w:space="0" w:color="auto"/>
                <w:bottom w:val="none" w:sz="0" w:space="0" w:color="auto"/>
                <w:right w:val="none" w:sz="0" w:space="0" w:color="auto"/>
              </w:divBdr>
            </w:div>
            <w:div w:id="1735737983">
              <w:marLeft w:val="0"/>
              <w:marRight w:val="0"/>
              <w:marTop w:val="0"/>
              <w:marBottom w:val="0"/>
              <w:divBdr>
                <w:top w:val="none" w:sz="0" w:space="0" w:color="auto"/>
                <w:left w:val="none" w:sz="0" w:space="0" w:color="auto"/>
                <w:bottom w:val="none" w:sz="0" w:space="0" w:color="auto"/>
                <w:right w:val="none" w:sz="0" w:space="0" w:color="auto"/>
              </w:divBdr>
            </w:div>
            <w:div w:id="698579810">
              <w:marLeft w:val="0"/>
              <w:marRight w:val="0"/>
              <w:marTop w:val="0"/>
              <w:marBottom w:val="0"/>
              <w:divBdr>
                <w:top w:val="none" w:sz="0" w:space="0" w:color="auto"/>
                <w:left w:val="none" w:sz="0" w:space="0" w:color="auto"/>
                <w:bottom w:val="none" w:sz="0" w:space="0" w:color="auto"/>
                <w:right w:val="none" w:sz="0" w:space="0" w:color="auto"/>
              </w:divBdr>
            </w:div>
            <w:div w:id="41944860">
              <w:marLeft w:val="0"/>
              <w:marRight w:val="0"/>
              <w:marTop w:val="0"/>
              <w:marBottom w:val="0"/>
              <w:divBdr>
                <w:top w:val="none" w:sz="0" w:space="0" w:color="auto"/>
                <w:left w:val="none" w:sz="0" w:space="0" w:color="auto"/>
                <w:bottom w:val="none" w:sz="0" w:space="0" w:color="auto"/>
                <w:right w:val="none" w:sz="0" w:space="0" w:color="auto"/>
              </w:divBdr>
            </w:div>
            <w:div w:id="1366634160">
              <w:marLeft w:val="0"/>
              <w:marRight w:val="0"/>
              <w:marTop w:val="0"/>
              <w:marBottom w:val="0"/>
              <w:divBdr>
                <w:top w:val="none" w:sz="0" w:space="0" w:color="auto"/>
                <w:left w:val="none" w:sz="0" w:space="0" w:color="auto"/>
                <w:bottom w:val="none" w:sz="0" w:space="0" w:color="auto"/>
                <w:right w:val="none" w:sz="0" w:space="0" w:color="auto"/>
              </w:divBdr>
            </w:div>
            <w:div w:id="593980936">
              <w:marLeft w:val="0"/>
              <w:marRight w:val="0"/>
              <w:marTop w:val="0"/>
              <w:marBottom w:val="0"/>
              <w:divBdr>
                <w:top w:val="none" w:sz="0" w:space="0" w:color="auto"/>
                <w:left w:val="none" w:sz="0" w:space="0" w:color="auto"/>
                <w:bottom w:val="none" w:sz="0" w:space="0" w:color="auto"/>
                <w:right w:val="none" w:sz="0" w:space="0" w:color="auto"/>
              </w:divBdr>
            </w:div>
            <w:div w:id="1056271736">
              <w:marLeft w:val="0"/>
              <w:marRight w:val="0"/>
              <w:marTop w:val="0"/>
              <w:marBottom w:val="0"/>
              <w:divBdr>
                <w:top w:val="none" w:sz="0" w:space="0" w:color="auto"/>
                <w:left w:val="none" w:sz="0" w:space="0" w:color="auto"/>
                <w:bottom w:val="none" w:sz="0" w:space="0" w:color="auto"/>
                <w:right w:val="none" w:sz="0" w:space="0" w:color="auto"/>
              </w:divBdr>
            </w:div>
            <w:div w:id="750204638">
              <w:marLeft w:val="0"/>
              <w:marRight w:val="0"/>
              <w:marTop w:val="0"/>
              <w:marBottom w:val="0"/>
              <w:divBdr>
                <w:top w:val="none" w:sz="0" w:space="0" w:color="auto"/>
                <w:left w:val="none" w:sz="0" w:space="0" w:color="auto"/>
                <w:bottom w:val="none" w:sz="0" w:space="0" w:color="auto"/>
                <w:right w:val="none" w:sz="0" w:space="0" w:color="auto"/>
              </w:divBdr>
            </w:div>
            <w:div w:id="2060743607">
              <w:marLeft w:val="0"/>
              <w:marRight w:val="0"/>
              <w:marTop w:val="0"/>
              <w:marBottom w:val="0"/>
              <w:divBdr>
                <w:top w:val="none" w:sz="0" w:space="0" w:color="auto"/>
                <w:left w:val="none" w:sz="0" w:space="0" w:color="auto"/>
                <w:bottom w:val="none" w:sz="0" w:space="0" w:color="auto"/>
                <w:right w:val="none" w:sz="0" w:space="0" w:color="auto"/>
              </w:divBdr>
            </w:div>
            <w:div w:id="1890728651">
              <w:marLeft w:val="0"/>
              <w:marRight w:val="0"/>
              <w:marTop w:val="0"/>
              <w:marBottom w:val="0"/>
              <w:divBdr>
                <w:top w:val="none" w:sz="0" w:space="0" w:color="auto"/>
                <w:left w:val="none" w:sz="0" w:space="0" w:color="auto"/>
                <w:bottom w:val="none" w:sz="0" w:space="0" w:color="auto"/>
                <w:right w:val="none" w:sz="0" w:space="0" w:color="auto"/>
              </w:divBdr>
            </w:div>
            <w:div w:id="602767161">
              <w:marLeft w:val="0"/>
              <w:marRight w:val="0"/>
              <w:marTop w:val="0"/>
              <w:marBottom w:val="0"/>
              <w:divBdr>
                <w:top w:val="none" w:sz="0" w:space="0" w:color="auto"/>
                <w:left w:val="none" w:sz="0" w:space="0" w:color="auto"/>
                <w:bottom w:val="none" w:sz="0" w:space="0" w:color="auto"/>
                <w:right w:val="none" w:sz="0" w:space="0" w:color="auto"/>
              </w:divBdr>
            </w:div>
            <w:div w:id="1641617183">
              <w:marLeft w:val="0"/>
              <w:marRight w:val="0"/>
              <w:marTop w:val="0"/>
              <w:marBottom w:val="0"/>
              <w:divBdr>
                <w:top w:val="none" w:sz="0" w:space="0" w:color="auto"/>
                <w:left w:val="none" w:sz="0" w:space="0" w:color="auto"/>
                <w:bottom w:val="none" w:sz="0" w:space="0" w:color="auto"/>
                <w:right w:val="none" w:sz="0" w:space="0" w:color="auto"/>
              </w:divBdr>
            </w:div>
            <w:div w:id="410004030">
              <w:marLeft w:val="0"/>
              <w:marRight w:val="0"/>
              <w:marTop w:val="0"/>
              <w:marBottom w:val="0"/>
              <w:divBdr>
                <w:top w:val="none" w:sz="0" w:space="0" w:color="auto"/>
                <w:left w:val="none" w:sz="0" w:space="0" w:color="auto"/>
                <w:bottom w:val="none" w:sz="0" w:space="0" w:color="auto"/>
                <w:right w:val="none" w:sz="0" w:space="0" w:color="auto"/>
              </w:divBdr>
            </w:div>
            <w:div w:id="289358440">
              <w:marLeft w:val="0"/>
              <w:marRight w:val="0"/>
              <w:marTop w:val="0"/>
              <w:marBottom w:val="0"/>
              <w:divBdr>
                <w:top w:val="none" w:sz="0" w:space="0" w:color="auto"/>
                <w:left w:val="none" w:sz="0" w:space="0" w:color="auto"/>
                <w:bottom w:val="none" w:sz="0" w:space="0" w:color="auto"/>
                <w:right w:val="none" w:sz="0" w:space="0" w:color="auto"/>
              </w:divBdr>
            </w:div>
            <w:div w:id="622736258">
              <w:marLeft w:val="0"/>
              <w:marRight w:val="0"/>
              <w:marTop w:val="0"/>
              <w:marBottom w:val="0"/>
              <w:divBdr>
                <w:top w:val="none" w:sz="0" w:space="0" w:color="auto"/>
                <w:left w:val="none" w:sz="0" w:space="0" w:color="auto"/>
                <w:bottom w:val="none" w:sz="0" w:space="0" w:color="auto"/>
                <w:right w:val="none" w:sz="0" w:space="0" w:color="auto"/>
              </w:divBdr>
            </w:div>
            <w:div w:id="197931400">
              <w:marLeft w:val="0"/>
              <w:marRight w:val="0"/>
              <w:marTop w:val="0"/>
              <w:marBottom w:val="0"/>
              <w:divBdr>
                <w:top w:val="none" w:sz="0" w:space="0" w:color="auto"/>
                <w:left w:val="none" w:sz="0" w:space="0" w:color="auto"/>
                <w:bottom w:val="none" w:sz="0" w:space="0" w:color="auto"/>
                <w:right w:val="none" w:sz="0" w:space="0" w:color="auto"/>
              </w:divBdr>
            </w:div>
            <w:div w:id="959066730">
              <w:marLeft w:val="0"/>
              <w:marRight w:val="0"/>
              <w:marTop w:val="0"/>
              <w:marBottom w:val="0"/>
              <w:divBdr>
                <w:top w:val="none" w:sz="0" w:space="0" w:color="auto"/>
                <w:left w:val="none" w:sz="0" w:space="0" w:color="auto"/>
                <w:bottom w:val="none" w:sz="0" w:space="0" w:color="auto"/>
                <w:right w:val="none" w:sz="0" w:space="0" w:color="auto"/>
              </w:divBdr>
            </w:div>
            <w:div w:id="550924142">
              <w:marLeft w:val="0"/>
              <w:marRight w:val="0"/>
              <w:marTop w:val="0"/>
              <w:marBottom w:val="0"/>
              <w:divBdr>
                <w:top w:val="none" w:sz="0" w:space="0" w:color="auto"/>
                <w:left w:val="none" w:sz="0" w:space="0" w:color="auto"/>
                <w:bottom w:val="none" w:sz="0" w:space="0" w:color="auto"/>
                <w:right w:val="none" w:sz="0" w:space="0" w:color="auto"/>
              </w:divBdr>
            </w:div>
            <w:div w:id="2014991627">
              <w:marLeft w:val="0"/>
              <w:marRight w:val="0"/>
              <w:marTop w:val="0"/>
              <w:marBottom w:val="0"/>
              <w:divBdr>
                <w:top w:val="none" w:sz="0" w:space="0" w:color="auto"/>
                <w:left w:val="none" w:sz="0" w:space="0" w:color="auto"/>
                <w:bottom w:val="none" w:sz="0" w:space="0" w:color="auto"/>
                <w:right w:val="none" w:sz="0" w:space="0" w:color="auto"/>
              </w:divBdr>
            </w:div>
            <w:div w:id="474220764">
              <w:marLeft w:val="0"/>
              <w:marRight w:val="0"/>
              <w:marTop w:val="0"/>
              <w:marBottom w:val="0"/>
              <w:divBdr>
                <w:top w:val="none" w:sz="0" w:space="0" w:color="auto"/>
                <w:left w:val="none" w:sz="0" w:space="0" w:color="auto"/>
                <w:bottom w:val="none" w:sz="0" w:space="0" w:color="auto"/>
                <w:right w:val="none" w:sz="0" w:space="0" w:color="auto"/>
              </w:divBdr>
            </w:div>
            <w:div w:id="1623149491">
              <w:marLeft w:val="0"/>
              <w:marRight w:val="0"/>
              <w:marTop w:val="0"/>
              <w:marBottom w:val="0"/>
              <w:divBdr>
                <w:top w:val="none" w:sz="0" w:space="0" w:color="auto"/>
                <w:left w:val="none" w:sz="0" w:space="0" w:color="auto"/>
                <w:bottom w:val="none" w:sz="0" w:space="0" w:color="auto"/>
                <w:right w:val="none" w:sz="0" w:space="0" w:color="auto"/>
              </w:divBdr>
            </w:div>
            <w:div w:id="1064597636">
              <w:marLeft w:val="0"/>
              <w:marRight w:val="0"/>
              <w:marTop w:val="0"/>
              <w:marBottom w:val="0"/>
              <w:divBdr>
                <w:top w:val="none" w:sz="0" w:space="0" w:color="auto"/>
                <w:left w:val="none" w:sz="0" w:space="0" w:color="auto"/>
                <w:bottom w:val="none" w:sz="0" w:space="0" w:color="auto"/>
                <w:right w:val="none" w:sz="0" w:space="0" w:color="auto"/>
              </w:divBdr>
            </w:div>
            <w:div w:id="518853256">
              <w:marLeft w:val="0"/>
              <w:marRight w:val="0"/>
              <w:marTop w:val="0"/>
              <w:marBottom w:val="0"/>
              <w:divBdr>
                <w:top w:val="none" w:sz="0" w:space="0" w:color="auto"/>
                <w:left w:val="none" w:sz="0" w:space="0" w:color="auto"/>
                <w:bottom w:val="none" w:sz="0" w:space="0" w:color="auto"/>
                <w:right w:val="none" w:sz="0" w:space="0" w:color="auto"/>
              </w:divBdr>
            </w:div>
            <w:div w:id="113594887">
              <w:marLeft w:val="0"/>
              <w:marRight w:val="0"/>
              <w:marTop w:val="0"/>
              <w:marBottom w:val="0"/>
              <w:divBdr>
                <w:top w:val="none" w:sz="0" w:space="0" w:color="auto"/>
                <w:left w:val="none" w:sz="0" w:space="0" w:color="auto"/>
                <w:bottom w:val="none" w:sz="0" w:space="0" w:color="auto"/>
                <w:right w:val="none" w:sz="0" w:space="0" w:color="auto"/>
              </w:divBdr>
            </w:div>
            <w:div w:id="1747923189">
              <w:marLeft w:val="0"/>
              <w:marRight w:val="0"/>
              <w:marTop w:val="0"/>
              <w:marBottom w:val="0"/>
              <w:divBdr>
                <w:top w:val="none" w:sz="0" w:space="0" w:color="auto"/>
                <w:left w:val="none" w:sz="0" w:space="0" w:color="auto"/>
                <w:bottom w:val="none" w:sz="0" w:space="0" w:color="auto"/>
                <w:right w:val="none" w:sz="0" w:space="0" w:color="auto"/>
              </w:divBdr>
            </w:div>
            <w:div w:id="885340819">
              <w:marLeft w:val="0"/>
              <w:marRight w:val="0"/>
              <w:marTop w:val="0"/>
              <w:marBottom w:val="0"/>
              <w:divBdr>
                <w:top w:val="none" w:sz="0" w:space="0" w:color="auto"/>
                <w:left w:val="none" w:sz="0" w:space="0" w:color="auto"/>
                <w:bottom w:val="none" w:sz="0" w:space="0" w:color="auto"/>
                <w:right w:val="none" w:sz="0" w:space="0" w:color="auto"/>
              </w:divBdr>
            </w:div>
            <w:div w:id="989600908">
              <w:marLeft w:val="0"/>
              <w:marRight w:val="0"/>
              <w:marTop w:val="0"/>
              <w:marBottom w:val="0"/>
              <w:divBdr>
                <w:top w:val="none" w:sz="0" w:space="0" w:color="auto"/>
                <w:left w:val="none" w:sz="0" w:space="0" w:color="auto"/>
                <w:bottom w:val="none" w:sz="0" w:space="0" w:color="auto"/>
                <w:right w:val="none" w:sz="0" w:space="0" w:color="auto"/>
              </w:divBdr>
            </w:div>
            <w:div w:id="717322341">
              <w:marLeft w:val="0"/>
              <w:marRight w:val="0"/>
              <w:marTop w:val="0"/>
              <w:marBottom w:val="0"/>
              <w:divBdr>
                <w:top w:val="none" w:sz="0" w:space="0" w:color="auto"/>
                <w:left w:val="none" w:sz="0" w:space="0" w:color="auto"/>
                <w:bottom w:val="none" w:sz="0" w:space="0" w:color="auto"/>
                <w:right w:val="none" w:sz="0" w:space="0" w:color="auto"/>
              </w:divBdr>
            </w:div>
            <w:div w:id="1800875794">
              <w:marLeft w:val="0"/>
              <w:marRight w:val="0"/>
              <w:marTop w:val="0"/>
              <w:marBottom w:val="0"/>
              <w:divBdr>
                <w:top w:val="none" w:sz="0" w:space="0" w:color="auto"/>
                <w:left w:val="none" w:sz="0" w:space="0" w:color="auto"/>
                <w:bottom w:val="none" w:sz="0" w:space="0" w:color="auto"/>
                <w:right w:val="none" w:sz="0" w:space="0" w:color="auto"/>
              </w:divBdr>
            </w:div>
            <w:div w:id="1464156101">
              <w:marLeft w:val="0"/>
              <w:marRight w:val="0"/>
              <w:marTop w:val="0"/>
              <w:marBottom w:val="0"/>
              <w:divBdr>
                <w:top w:val="none" w:sz="0" w:space="0" w:color="auto"/>
                <w:left w:val="none" w:sz="0" w:space="0" w:color="auto"/>
                <w:bottom w:val="none" w:sz="0" w:space="0" w:color="auto"/>
                <w:right w:val="none" w:sz="0" w:space="0" w:color="auto"/>
              </w:divBdr>
            </w:div>
            <w:div w:id="98529329">
              <w:marLeft w:val="0"/>
              <w:marRight w:val="0"/>
              <w:marTop w:val="0"/>
              <w:marBottom w:val="0"/>
              <w:divBdr>
                <w:top w:val="none" w:sz="0" w:space="0" w:color="auto"/>
                <w:left w:val="none" w:sz="0" w:space="0" w:color="auto"/>
                <w:bottom w:val="none" w:sz="0" w:space="0" w:color="auto"/>
                <w:right w:val="none" w:sz="0" w:space="0" w:color="auto"/>
              </w:divBdr>
            </w:div>
            <w:div w:id="1120758077">
              <w:marLeft w:val="0"/>
              <w:marRight w:val="0"/>
              <w:marTop w:val="0"/>
              <w:marBottom w:val="0"/>
              <w:divBdr>
                <w:top w:val="none" w:sz="0" w:space="0" w:color="auto"/>
                <w:left w:val="none" w:sz="0" w:space="0" w:color="auto"/>
                <w:bottom w:val="none" w:sz="0" w:space="0" w:color="auto"/>
                <w:right w:val="none" w:sz="0" w:space="0" w:color="auto"/>
              </w:divBdr>
            </w:div>
            <w:div w:id="1971129630">
              <w:marLeft w:val="0"/>
              <w:marRight w:val="0"/>
              <w:marTop w:val="0"/>
              <w:marBottom w:val="0"/>
              <w:divBdr>
                <w:top w:val="none" w:sz="0" w:space="0" w:color="auto"/>
                <w:left w:val="none" w:sz="0" w:space="0" w:color="auto"/>
                <w:bottom w:val="none" w:sz="0" w:space="0" w:color="auto"/>
                <w:right w:val="none" w:sz="0" w:space="0" w:color="auto"/>
              </w:divBdr>
            </w:div>
            <w:div w:id="906766239">
              <w:marLeft w:val="0"/>
              <w:marRight w:val="0"/>
              <w:marTop w:val="0"/>
              <w:marBottom w:val="0"/>
              <w:divBdr>
                <w:top w:val="none" w:sz="0" w:space="0" w:color="auto"/>
                <w:left w:val="none" w:sz="0" w:space="0" w:color="auto"/>
                <w:bottom w:val="none" w:sz="0" w:space="0" w:color="auto"/>
                <w:right w:val="none" w:sz="0" w:space="0" w:color="auto"/>
              </w:divBdr>
            </w:div>
            <w:div w:id="87507679">
              <w:marLeft w:val="0"/>
              <w:marRight w:val="0"/>
              <w:marTop w:val="0"/>
              <w:marBottom w:val="0"/>
              <w:divBdr>
                <w:top w:val="none" w:sz="0" w:space="0" w:color="auto"/>
                <w:left w:val="none" w:sz="0" w:space="0" w:color="auto"/>
                <w:bottom w:val="none" w:sz="0" w:space="0" w:color="auto"/>
                <w:right w:val="none" w:sz="0" w:space="0" w:color="auto"/>
              </w:divBdr>
            </w:div>
            <w:div w:id="109519980">
              <w:marLeft w:val="0"/>
              <w:marRight w:val="0"/>
              <w:marTop w:val="0"/>
              <w:marBottom w:val="0"/>
              <w:divBdr>
                <w:top w:val="none" w:sz="0" w:space="0" w:color="auto"/>
                <w:left w:val="none" w:sz="0" w:space="0" w:color="auto"/>
                <w:bottom w:val="none" w:sz="0" w:space="0" w:color="auto"/>
                <w:right w:val="none" w:sz="0" w:space="0" w:color="auto"/>
              </w:divBdr>
            </w:div>
            <w:div w:id="1508521149">
              <w:marLeft w:val="0"/>
              <w:marRight w:val="0"/>
              <w:marTop w:val="0"/>
              <w:marBottom w:val="0"/>
              <w:divBdr>
                <w:top w:val="none" w:sz="0" w:space="0" w:color="auto"/>
                <w:left w:val="none" w:sz="0" w:space="0" w:color="auto"/>
                <w:bottom w:val="none" w:sz="0" w:space="0" w:color="auto"/>
                <w:right w:val="none" w:sz="0" w:space="0" w:color="auto"/>
              </w:divBdr>
            </w:div>
            <w:div w:id="1162696629">
              <w:marLeft w:val="0"/>
              <w:marRight w:val="0"/>
              <w:marTop w:val="0"/>
              <w:marBottom w:val="0"/>
              <w:divBdr>
                <w:top w:val="none" w:sz="0" w:space="0" w:color="auto"/>
                <w:left w:val="none" w:sz="0" w:space="0" w:color="auto"/>
                <w:bottom w:val="none" w:sz="0" w:space="0" w:color="auto"/>
                <w:right w:val="none" w:sz="0" w:space="0" w:color="auto"/>
              </w:divBdr>
            </w:div>
            <w:div w:id="1654794274">
              <w:marLeft w:val="0"/>
              <w:marRight w:val="0"/>
              <w:marTop w:val="0"/>
              <w:marBottom w:val="0"/>
              <w:divBdr>
                <w:top w:val="none" w:sz="0" w:space="0" w:color="auto"/>
                <w:left w:val="none" w:sz="0" w:space="0" w:color="auto"/>
                <w:bottom w:val="none" w:sz="0" w:space="0" w:color="auto"/>
                <w:right w:val="none" w:sz="0" w:space="0" w:color="auto"/>
              </w:divBdr>
            </w:div>
            <w:div w:id="967130782">
              <w:marLeft w:val="0"/>
              <w:marRight w:val="0"/>
              <w:marTop w:val="0"/>
              <w:marBottom w:val="0"/>
              <w:divBdr>
                <w:top w:val="none" w:sz="0" w:space="0" w:color="auto"/>
                <w:left w:val="none" w:sz="0" w:space="0" w:color="auto"/>
                <w:bottom w:val="none" w:sz="0" w:space="0" w:color="auto"/>
                <w:right w:val="none" w:sz="0" w:space="0" w:color="auto"/>
              </w:divBdr>
            </w:div>
            <w:div w:id="1440375435">
              <w:marLeft w:val="0"/>
              <w:marRight w:val="0"/>
              <w:marTop w:val="0"/>
              <w:marBottom w:val="0"/>
              <w:divBdr>
                <w:top w:val="none" w:sz="0" w:space="0" w:color="auto"/>
                <w:left w:val="none" w:sz="0" w:space="0" w:color="auto"/>
                <w:bottom w:val="none" w:sz="0" w:space="0" w:color="auto"/>
                <w:right w:val="none" w:sz="0" w:space="0" w:color="auto"/>
              </w:divBdr>
            </w:div>
            <w:div w:id="278530803">
              <w:marLeft w:val="0"/>
              <w:marRight w:val="0"/>
              <w:marTop w:val="0"/>
              <w:marBottom w:val="0"/>
              <w:divBdr>
                <w:top w:val="none" w:sz="0" w:space="0" w:color="auto"/>
                <w:left w:val="none" w:sz="0" w:space="0" w:color="auto"/>
                <w:bottom w:val="none" w:sz="0" w:space="0" w:color="auto"/>
                <w:right w:val="none" w:sz="0" w:space="0" w:color="auto"/>
              </w:divBdr>
            </w:div>
            <w:div w:id="452291165">
              <w:marLeft w:val="0"/>
              <w:marRight w:val="0"/>
              <w:marTop w:val="0"/>
              <w:marBottom w:val="0"/>
              <w:divBdr>
                <w:top w:val="none" w:sz="0" w:space="0" w:color="auto"/>
                <w:left w:val="none" w:sz="0" w:space="0" w:color="auto"/>
                <w:bottom w:val="none" w:sz="0" w:space="0" w:color="auto"/>
                <w:right w:val="none" w:sz="0" w:space="0" w:color="auto"/>
              </w:divBdr>
            </w:div>
            <w:div w:id="612056545">
              <w:marLeft w:val="0"/>
              <w:marRight w:val="0"/>
              <w:marTop w:val="0"/>
              <w:marBottom w:val="0"/>
              <w:divBdr>
                <w:top w:val="none" w:sz="0" w:space="0" w:color="auto"/>
                <w:left w:val="none" w:sz="0" w:space="0" w:color="auto"/>
                <w:bottom w:val="none" w:sz="0" w:space="0" w:color="auto"/>
                <w:right w:val="none" w:sz="0" w:space="0" w:color="auto"/>
              </w:divBdr>
            </w:div>
            <w:div w:id="2055540318">
              <w:marLeft w:val="0"/>
              <w:marRight w:val="0"/>
              <w:marTop w:val="0"/>
              <w:marBottom w:val="0"/>
              <w:divBdr>
                <w:top w:val="none" w:sz="0" w:space="0" w:color="auto"/>
                <w:left w:val="none" w:sz="0" w:space="0" w:color="auto"/>
                <w:bottom w:val="none" w:sz="0" w:space="0" w:color="auto"/>
                <w:right w:val="none" w:sz="0" w:space="0" w:color="auto"/>
              </w:divBdr>
            </w:div>
            <w:div w:id="722679250">
              <w:marLeft w:val="0"/>
              <w:marRight w:val="0"/>
              <w:marTop w:val="0"/>
              <w:marBottom w:val="0"/>
              <w:divBdr>
                <w:top w:val="none" w:sz="0" w:space="0" w:color="auto"/>
                <w:left w:val="none" w:sz="0" w:space="0" w:color="auto"/>
                <w:bottom w:val="none" w:sz="0" w:space="0" w:color="auto"/>
                <w:right w:val="none" w:sz="0" w:space="0" w:color="auto"/>
              </w:divBdr>
            </w:div>
            <w:div w:id="1228611066">
              <w:marLeft w:val="0"/>
              <w:marRight w:val="0"/>
              <w:marTop w:val="0"/>
              <w:marBottom w:val="0"/>
              <w:divBdr>
                <w:top w:val="none" w:sz="0" w:space="0" w:color="auto"/>
                <w:left w:val="none" w:sz="0" w:space="0" w:color="auto"/>
                <w:bottom w:val="none" w:sz="0" w:space="0" w:color="auto"/>
                <w:right w:val="none" w:sz="0" w:space="0" w:color="auto"/>
              </w:divBdr>
            </w:div>
            <w:div w:id="361829431">
              <w:marLeft w:val="0"/>
              <w:marRight w:val="0"/>
              <w:marTop w:val="0"/>
              <w:marBottom w:val="0"/>
              <w:divBdr>
                <w:top w:val="none" w:sz="0" w:space="0" w:color="auto"/>
                <w:left w:val="none" w:sz="0" w:space="0" w:color="auto"/>
                <w:bottom w:val="none" w:sz="0" w:space="0" w:color="auto"/>
                <w:right w:val="none" w:sz="0" w:space="0" w:color="auto"/>
              </w:divBdr>
            </w:div>
            <w:div w:id="2111848360">
              <w:marLeft w:val="0"/>
              <w:marRight w:val="0"/>
              <w:marTop w:val="0"/>
              <w:marBottom w:val="0"/>
              <w:divBdr>
                <w:top w:val="none" w:sz="0" w:space="0" w:color="auto"/>
                <w:left w:val="none" w:sz="0" w:space="0" w:color="auto"/>
                <w:bottom w:val="none" w:sz="0" w:space="0" w:color="auto"/>
                <w:right w:val="none" w:sz="0" w:space="0" w:color="auto"/>
              </w:divBdr>
            </w:div>
            <w:div w:id="723724471">
              <w:marLeft w:val="0"/>
              <w:marRight w:val="0"/>
              <w:marTop w:val="0"/>
              <w:marBottom w:val="0"/>
              <w:divBdr>
                <w:top w:val="none" w:sz="0" w:space="0" w:color="auto"/>
                <w:left w:val="none" w:sz="0" w:space="0" w:color="auto"/>
                <w:bottom w:val="none" w:sz="0" w:space="0" w:color="auto"/>
                <w:right w:val="none" w:sz="0" w:space="0" w:color="auto"/>
              </w:divBdr>
            </w:div>
            <w:div w:id="126510989">
              <w:marLeft w:val="0"/>
              <w:marRight w:val="0"/>
              <w:marTop w:val="0"/>
              <w:marBottom w:val="0"/>
              <w:divBdr>
                <w:top w:val="none" w:sz="0" w:space="0" w:color="auto"/>
                <w:left w:val="none" w:sz="0" w:space="0" w:color="auto"/>
                <w:bottom w:val="none" w:sz="0" w:space="0" w:color="auto"/>
                <w:right w:val="none" w:sz="0" w:space="0" w:color="auto"/>
              </w:divBdr>
            </w:div>
            <w:div w:id="902065939">
              <w:marLeft w:val="0"/>
              <w:marRight w:val="0"/>
              <w:marTop w:val="0"/>
              <w:marBottom w:val="0"/>
              <w:divBdr>
                <w:top w:val="none" w:sz="0" w:space="0" w:color="auto"/>
                <w:left w:val="none" w:sz="0" w:space="0" w:color="auto"/>
                <w:bottom w:val="none" w:sz="0" w:space="0" w:color="auto"/>
                <w:right w:val="none" w:sz="0" w:space="0" w:color="auto"/>
              </w:divBdr>
            </w:div>
            <w:div w:id="1730113005">
              <w:marLeft w:val="0"/>
              <w:marRight w:val="0"/>
              <w:marTop w:val="0"/>
              <w:marBottom w:val="0"/>
              <w:divBdr>
                <w:top w:val="none" w:sz="0" w:space="0" w:color="auto"/>
                <w:left w:val="none" w:sz="0" w:space="0" w:color="auto"/>
                <w:bottom w:val="none" w:sz="0" w:space="0" w:color="auto"/>
                <w:right w:val="none" w:sz="0" w:space="0" w:color="auto"/>
              </w:divBdr>
            </w:div>
            <w:div w:id="1453400955">
              <w:marLeft w:val="0"/>
              <w:marRight w:val="0"/>
              <w:marTop w:val="0"/>
              <w:marBottom w:val="0"/>
              <w:divBdr>
                <w:top w:val="none" w:sz="0" w:space="0" w:color="auto"/>
                <w:left w:val="none" w:sz="0" w:space="0" w:color="auto"/>
                <w:bottom w:val="none" w:sz="0" w:space="0" w:color="auto"/>
                <w:right w:val="none" w:sz="0" w:space="0" w:color="auto"/>
              </w:divBdr>
            </w:div>
            <w:div w:id="866873287">
              <w:marLeft w:val="0"/>
              <w:marRight w:val="0"/>
              <w:marTop w:val="0"/>
              <w:marBottom w:val="0"/>
              <w:divBdr>
                <w:top w:val="none" w:sz="0" w:space="0" w:color="auto"/>
                <w:left w:val="none" w:sz="0" w:space="0" w:color="auto"/>
                <w:bottom w:val="none" w:sz="0" w:space="0" w:color="auto"/>
                <w:right w:val="none" w:sz="0" w:space="0" w:color="auto"/>
              </w:divBdr>
            </w:div>
            <w:div w:id="1491558758">
              <w:marLeft w:val="0"/>
              <w:marRight w:val="0"/>
              <w:marTop w:val="0"/>
              <w:marBottom w:val="0"/>
              <w:divBdr>
                <w:top w:val="none" w:sz="0" w:space="0" w:color="auto"/>
                <w:left w:val="none" w:sz="0" w:space="0" w:color="auto"/>
                <w:bottom w:val="none" w:sz="0" w:space="0" w:color="auto"/>
                <w:right w:val="none" w:sz="0" w:space="0" w:color="auto"/>
              </w:divBdr>
            </w:div>
            <w:div w:id="861944490">
              <w:marLeft w:val="0"/>
              <w:marRight w:val="0"/>
              <w:marTop w:val="0"/>
              <w:marBottom w:val="0"/>
              <w:divBdr>
                <w:top w:val="none" w:sz="0" w:space="0" w:color="auto"/>
                <w:left w:val="none" w:sz="0" w:space="0" w:color="auto"/>
                <w:bottom w:val="none" w:sz="0" w:space="0" w:color="auto"/>
                <w:right w:val="none" w:sz="0" w:space="0" w:color="auto"/>
              </w:divBdr>
            </w:div>
            <w:div w:id="548149599">
              <w:marLeft w:val="0"/>
              <w:marRight w:val="0"/>
              <w:marTop w:val="0"/>
              <w:marBottom w:val="0"/>
              <w:divBdr>
                <w:top w:val="none" w:sz="0" w:space="0" w:color="auto"/>
                <w:left w:val="none" w:sz="0" w:space="0" w:color="auto"/>
                <w:bottom w:val="none" w:sz="0" w:space="0" w:color="auto"/>
                <w:right w:val="none" w:sz="0" w:space="0" w:color="auto"/>
              </w:divBdr>
            </w:div>
            <w:div w:id="1791782700">
              <w:marLeft w:val="0"/>
              <w:marRight w:val="0"/>
              <w:marTop w:val="0"/>
              <w:marBottom w:val="0"/>
              <w:divBdr>
                <w:top w:val="none" w:sz="0" w:space="0" w:color="auto"/>
                <w:left w:val="none" w:sz="0" w:space="0" w:color="auto"/>
                <w:bottom w:val="none" w:sz="0" w:space="0" w:color="auto"/>
                <w:right w:val="none" w:sz="0" w:space="0" w:color="auto"/>
              </w:divBdr>
            </w:div>
            <w:div w:id="428042424">
              <w:marLeft w:val="0"/>
              <w:marRight w:val="0"/>
              <w:marTop w:val="0"/>
              <w:marBottom w:val="0"/>
              <w:divBdr>
                <w:top w:val="none" w:sz="0" w:space="0" w:color="auto"/>
                <w:left w:val="none" w:sz="0" w:space="0" w:color="auto"/>
                <w:bottom w:val="none" w:sz="0" w:space="0" w:color="auto"/>
                <w:right w:val="none" w:sz="0" w:space="0" w:color="auto"/>
              </w:divBdr>
            </w:div>
            <w:div w:id="1985769223">
              <w:marLeft w:val="0"/>
              <w:marRight w:val="0"/>
              <w:marTop w:val="0"/>
              <w:marBottom w:val="0"/>
              <w:divBdr>
                <w:top w:val="none" w:sz="0" w:space="0" w:color="auto"/>
                <w:left w:val="none" w:sz="0" w:space="0" w:color="auto"/>
                <w:bottom w:val="none" w:sz="0" w:space="0" w:color="auto"/>
                <w:right w:val="none" w:sz="0" w:space="0" w:color="auto"/>
              </w:divBdr>
            </w:div>
            <w:div w:id="288897909">
              <w:marLeft w:val="0"/>
              <w:marRight w:val="0"/>
              <w:marTop w:val="0"/>
              <w:marBottom w:val="0"/>
              <w:divBdr>
                <w:top w:val="none" w:sz="0" w:space="0" w:color="auto"/>
                <w:left w:val="none" w:sz="0" w:space="0" w:color="auto"/>
                <w:bottom w:val="none" w:sz="0" w:space="0" w:color="auto"/>
                <w:right w:val="none" w:sz="0" w:space="0" w:color="auto"/>
              </w:divBdr>
            </w:div>
            <w:div w:id="2923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7882">
      <w:bodyDiv w:val="1"/>
      <w:marLeft w:val="0"/>
      <w:marRight w:val="0"/>
      <w:marTop w:val="0"/>
      <w:marBottom w:val="0"/>
      <w:divBdr>
        <w:top w:val="none" w:sz="0" w:space="0" w:color="auto"/>
        <w:left w:val="none" w:sz="0" w:space="0" w:color="auto"/>
        <w:bottom w:val="none" w:sz="0" w:space="0" w:color="auto"/>
        <w:right w:val="none" w:sz="0" w:space="0" w:color="auto"/>
      </w:divBdr>
    </w:div>
    <w:div w:id="420300544">
      <w:bodyDiv w:val="1"/>
      <w:marLeft w:val="0"/>
      <w:marRight w:val="0"/>
      <w:marTop w:val="0"/>
      <w:marBottom w:val="0"/>
      <w:divBdr>
        <w:top w:val="none" w:sz="0" w:space="0" w:color="auto"/>
        <w:left w:val="none" w:sz="0" w:space="0" w:color="auto"/>
        <w:bottom w:val="none" w:sz="0" w:space="0" w:color="auto"/>
        <w:right w:val="none" w:sz="0" w:space="0" w:color="auto"/>
      </w:divBdr>
      <w:divsChild>
        <w:div w:id="2051344322">
          <w:marLeft w:val="0"/>
          <w:marRight w:val="0"/>
          <w:marTop w:val="0"/>
          <w:marBottom w:val="0"/>
          <w:divBdr>
            <w:top w:val="none" w:sz="0" w:space="0" w:color="auto"/>
            <w:left w:val="none" w:sz="0" w:space="0" w:color="auto"/>
            <w:bottom w:val="none" w:sz="0" w:space="0" w:color="auto"/>
            <w:right w:val="none" w:sz="0" w:space="0" w:color="auto"/>
          </w:divBdr>
          <w:divsChild>
            <w:div w:id="1535075865">
              <w:marLeft w:val="0"/>
              <w:marRight w:val="0"/>
              <w:marTop w:val="0"/>
              <w:marBottom w:val="0"/>
              <w:divBdr>
                <w:top w:val="none" w:sz="0" w:space="0" w:color="auto"/>
                <w:left w:val="none" w:sz="0" w:space="0" w:color="auto"/>
                <w:bottom w:val="none" w:sz="0" w:space="0" w:color="auto"/>
                <w:right w:val="none" w:sz="0" w:space="0" w:color="auto"/>
              </w:divBdr>
            </w:div>
            <w:div w:id="1730566805">
              <w:marLeft w:val="0"/>
              <w:marRight w:val="0"/>
              <w:marTop w:val="0"/>
              <w:marBottom w:val="0"/>
              <w:divBdr>
                <w:top w:val="none" w:sz="0" w:space="0" w:color="auto"/>
                <w:left w:val="none" w:sz="0" w:space="0" w:color="auto"/>
                <w:bottom w:val="none" w:sz="0" w:space="0" w:color="auto"/>
                <w:right w:val="none" w:sz="0" w:space="0" w:color="auto"/>
              </w:divBdr>
            </w:div>
            <w:div w:id="9596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347">
      <w:bodyDiv w:val="1"/>
      <w:marLeft w:val="0"/>
      <w:marRight w:val="0"/>
      <w:marTop w:val="0"/>
      <w:marBottom w:val="0"/>
      <w:divBdr>
        <w:top w:val="none" w:sz="0" w:space="0" w:color="auto"/>
        <w:left w:val="none" w:sz="0" w:space="0" w:color="auto"/>
        <w:bottom w:val="none" w:sz="0" w:space="0" w:color="auto"/>
        <w:right w:val="none" w:sz="0" w:space="0" w:color="auto"/>
      </w:divBdr>
    </w:div>
    <w:div w:id="455608296">
      <w:bodyDiv w:val="1"/>
      <w:marLeft w:val="0"/>
      <w:marRight w:val="0"/>
      <w:marTop w:val="0"/>
      <w:marBottom w:val="0"/>
      <w:divBdr>
        <w:top w:val="none" w:sz="0" w:space="0" w:color="auto"/>
        <w:left w:val="none" w:sz="0" w:space="0" w:color="auto"/>
        <w:bottom w:val="none" w:sz="0" w:space="0" w:color="auto"/>
        <w:right w:val="none" w:sz="0" w:space="0" w:color="auto"/>
      </w:divBdr>
    </w:div>
    <w:div w:id="466314894">
      <w:bodyDiv w:val="1"/>
      <w:marLeft w:val="0"/>
      <w:marRight w:val="0"/>
      <w:marTop w:val="0"/>
      <w:marBottom w:val="0"/>
      <w:divBdr>
        <w:top w:val="none" w:sz="0" w:space="0" w:color="auto"/>
        <w:left w:val="none" w:sz="0" w:space="0" w:color="auto"/>
        <w:bottom w:val="none" w:sz="0" w:space="0" w:color="auto"/>
        <w:right w:val="none" w:sz="0" w:space="0" w:color="auto"/>
      </w:divBdr>
      <w:divsChild>
        <w:div w:id="997659947">
          <w:marLeft w:val="0"/>
          <w:marRight w:val="0"/>
          <w:marTop w:val="0"/>
          <w:marBottom w:val="0"/>
          <w:divBdr>
            <w:top w:val="none" w:sz="0" w:space="0" w:color="auto"/>
            <w:left w:val="none" w:sz="0" w:space="0" w:color="auto"/>
            <w:bottom w:val="none" w:sz="0" w:space="0" w:color="auto"/>
            <w:right w:val="none" w:sz="0" w:space="0" w:color="auto"/>
          </w:divBdr>
          <w:divsChild>
            <w:div w:id="1901941272">
              <w:marLeft w:val="0"/>
              <w:marRight w:val="0"/>
              <w:marTop w:val="0"/>
              <w:marBottom w:val="0"/>
              <w:divBdr>
                <w:top w:val="none" w:sz="0" w:space="0" w:color="auto"/>
                <w:left w:val="none" w:sz="0" w:space="0" w:color="auto"/>
                <w:bottom w:val="none" w:sz="0" w:space="0" w:color="auto"/>
                <w:right w:val="none" w:sz="0" w:space="0" w:color="auto"/>
              </w:divBdr>
            </w:div>
            <w:div w:id="1905603212">
              <w:marLeft w:val="0"/>
              <w:marRight w:val="0"/>
              <w:marTop w:val="0"/>
              <w:marBottom w:val="0"/>
              <w:divBdr>
                <w:top w:val="none" w:sz="0" w:space="0" w:color="auto"/>
                <w:left w:val="none" w:sz="0" w:space="0" w:color="auto"/>
                <w:bottom w:val="none" w:sz="0" w:space="0" w:color="auto"/>
                <w:right w:val="none" w:sz="0" w:space="0" w:color="auto"/>
              </w:divBdr>
            </w:div>
            <w:div w:id="764766994">
              <w:marLeft w:val="0"/>
              <w:marRight w:val="0"/>
              <w:marTop w:val="0"/>
              <w:marBottom w:val="0"/>
              <w:divBdr>
                <w:top w:val="none" w:sz="0" w:space="0" w:color="auto"/>
                <w:left w:val="none" w:sz="0" w:space="0" w:color="auto"/>
                <w:bottom w:val="none" w:sz="0" w:space="0" w:color="auto"/>
                <w:right w:val="none" w:sz="0" w:space="0" w:color="auto"/>
              </w:divBdr>
            </w:div>
            <w:div w:id="1013919036">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0408">
      <w:bodyDiv w:val="1"/>
      <w:marLeft w:val="0"/>
      <w:marRight w:val="0"/>
      <w:marTop w:val="0"/>
      <w:marBottom w:val="0"/>
      <w:divBdr>
        <w:top w:val="none" w:sz="0" w:space="0" w:color="auto"/>
        <w:left w:val="none" w:sz="0" w:space="0" w:color="auto"/>
        <w:bottom w:val="none" w:sz="0" w:space="0" w:color="auto"/>
        <w:right w:val="none" w:sz="0" w:space="0" w:color="auto"/>
      </w:divBdr>
    </w:div>
    <w:div w:id="500319962">
      <w:bodyDiv w:val="1"/>
      <w:marLeft w:val="0"/>
      <w:marRight w:val="0"/>
      <w:marTop w:val="0"/>
      <w:marBottom w:val="0"/>
      <w:divBdr>
        <w:top w:val="none" w:sz="0" w:space="0" w:color="auto"/>
        <w:left w:val="none" w:sz="0" w:space="0" w:color="auto"/>
        <w:bottom w:val="none" w:sz="0" w:space="0" w:color="auto"/>
        <w:right w:val="none" w:sz="0" w:space="0" w:color="auto"/>
      </w:divBdr>
    </w:div>
    <w:div w:id="528295727">
      <w:bodyDiv w:val="1"/>
      <w:marLeft w:val="0"/>
      <w:marRight w:val="0"/>
      <w:marTop w:val="0"/>
      <w:marBottom w:val="0"/>
      <w:divBdr>
        <w:top w:val="none" w:sz="0" w:space="0" w:color="auto"/>
        <w:left w:val="none" w:sz="0" w:space="0" w:color="auto"/>
        <w:bottom w:val="none" w:sz="0" w:space="0" w:color="auto"/>
        <w:right w:val="none" w:sz="0" w:space="0" w:color="auto"/>
      </w:divBdr>
      <w:divsChild>
        <w:div w:id="1203320900">
          <w:marLeft w:val="0"/>
          <w:marRight w:val="0"/>
          <w:marTop w:val="0"/>
          <w:marBottom w:val="0"/>
          <w:divBdr>
            <w:top w:val="none" w:sz="0" w:space="0" w:color="auto"/>
            <w:left w:val="none" w:sz="0" w:space="0" w:color="auto"/>
            <w:bottom w:val="none" w:sz="0" w:space="0" w:color="auto"/>
            <w:right w:val="none" w:sz="0" w:space="0" w:color="auto"/>
          </w:divBdr>
          <w:divsChild>
            <w:div w:id="1967467522">
              <w:marLeft w:val="0"/>
              <w:marRight w:val="0"/>
              <w:marTop w:val="0"/>
              <w:marBottom w:val="0"/>
              <w:divBdr>
                <w:top w:val="none" w:sz="0" w:space="0" w:color="auto"/>
                <w:left w:val="none" w:sz="0" w:space="0" w:color="auto"/>
                <w:bottom w:val="none" w:sz="0" w:space="0" w:color="auto"/>
                <w:right w:val="none" w:sz="0" w:space="0" w:color="auto"/>
              </w:divBdr>
            </w:div>
            <w:div w:id="1380281410">
              <w:marLeft w:val="0"/>
              <w:marRight w:val="0"/>
              <w:marTop w:val="0"/>
              <w:marBottom w:val="0"/>
              <w:divBdr>
                <w:top w:val="none" w:sz="0" w:space="0" w:color="auto"/>
                <w:left w:val="none" w:sz="0" w:space="0" w:color="auto"/>
                <w:bottom w:val="none" w:sz="0" w:space="0" w:color="auto"/>
                <w:right w:val="none" w:sz="0" w:space="0" w:color="auto"/>
              </w:divBdr>
            </w:div>
            <w:div w:id="1059784715">
              <w:marLeft w:val="0"/>
              <w:marRight w:val="0"/>
              <w:marTop w:val="0"/>
              <w:marBottom w:val="0"/>
              <w:divBdr>
                <w:top w:val="none" w:sz="0" w:space="0" w:color="auto"/>
                <w:left w:val="none" w:sz="0" w:space="0" w:color="auto"/>
                <w:bottom w:val="none" w:sz="0" w:space="0" w:color="auto"/>
                <w:right w:val="none" w:sz="0" w:space="0" w:color="auto"/>
              </w:divBdr>
            </w:div>
            <w:div w:id="342174284">
              <w:marLeft w:val="0"/>
              <w:marRight w:val="0"/>
              <w:marTop w:val="0"/>
              <w:marBottom w:val="0"/>
              <w:divBdr>
                <w:top w:val="none" w:sz="0" w:space="0" w:color="auto"/>
                <w:left w:val="none" w:sz="0" w:space="0" w:color="auto"/>
                <w:bottom w:val="none" w:sz="0" w:space="0" w:color="auto"/>
                <w:right w:val="none" w:sz="0" w:space="0" w:color="auto"/>
              </w:divBdr>
            </w:div>
            <w:div w:id="924261369">
              <w:marLeft w:val="0"/>
              <w:marRight w:val="0"/>
              <w:marTop w:val="0"/>
              <w:marBottom w:val="0"/>
              <w:divBdr>
                <w:top w:val="none" w:sz="0" w:space="0" w:color="auto"/>
                <w:left w:val="none" w:sz="0" w:space="0" w:color="auto"/>
                <w:bottom w:val="none" w:sz="0" w:space="0" w:color="auto"/>
                <w:right w:val="none" w:sz="0" w:space="0" w:color="auto"/>
              </w:divBdr>
            </w:div>
            <w:div w:id="850338619">
              <w:marLeft w:val="0"/>
              <w:marRight w:val="0"/>
              <w:marTop w:val="0"/>
              <w:marBottom w:val="0"/>
              <w:divBdr>
                <w:top w:val="none" w:sz="0" w:space="0" w:color="auto"/>
                <w:left w:val="none" w:sz="0" w:space="0" w:color="auto"/>
                <w:bottom w:val="none" w:sz="0" w:space="0" w:color="auto"/>
                <w:right w:val="none" w:sz="0" w:space="0" w:color="auto"/>
              </w:divBdr>
            </w:div>
            <w:div w:id="862983534">
              <w:marLeft w:val="0"/>
              <w:marRight w:val="0"/>
              <w:marTop w:val="0"/>
              <w:marBottom w:val="0"/>
              <w:divBdr>
                <w:top w:val="none" w:sz="0" w:space="0" w:color="auto"/>
                <w:left w:val="none" w:sz="0" w:space="0" w:color="auto"/>
                <w:bottom w:val="none" w:sz="0" w:space="0" w:color="auto"/>
                <w:right w:val="none" w:sz="0" w:space="0" w:color="auto"/>
              </w:divBdr>
            </w:div>
            <w:div w:id="766655123">
              <w:marLeft w:val="0"/>
              <w:marRight w:val="0"/>
              <w:marTop w:val="0"/>
              <w:marBottom w:val="0"/>
              <w:divBdr>
                <w:top w:val="none" w:sz="0" w:space="0" w:color="auto"/>
                <w:left w:val="none" w:sz="0" w:space="0" w:color="auto"/>
                <w:bottom w:val="none" w:sz="0" w:space="0" w:color="auto"/>
                <w:right w:val="none" w:sz="0" w:space="0" w:color="auto"/>
              </w:divBdr>
            </w:div>
            <w:div w:id="1155419800">
              <w:marLeft w:val="0"/>
              <w:marRight w:val="0"/>
              <w:marTop w:val="0"/>
              <w:marBottom w:val="0"/>
              <w:divBdr>
                <w:top w:val="none" w:sz="0" w:space="0" w:color="auto"/>
                <w:left w:val="none" w:sz="0" w:space="0" w:color="auto"/>
                <w:bottom w:val="none" w:sz="0" w:space="0" w:color="auto"/>
                <w:right w:val="none" w:sz="0" w:space="0" w:color="auto"/>
              </w:divBdr>
            </w:div>
            <w:div w:id="754743518">
              <w:marLeft w:val="0"/>
              <w:marRight w:val="0"/>
              <w:marTop w:val="0"/>
              <w:marBottom w:val="0"/>
              <w:divBdr>
                <w:top w:val="none" w:sz="0" w:space="0" w:color="auto"/>
                <w:left w:val="none" w:sz="0" w:space="0" w:color="auto"/>
                <w:bottom w:val="none" w:sz="0" w:space="0" w:color="auto"/>
                <w:right w:val="none" w:sz="0" w:space="0" w:color="auto"/>
              </w:divBdr>
            </w:div>
            <w:div w:id="360401115">
              <w:marLeft w:val="0"/>
              <w:marRight w:val="0"/>
              <w:marTop w:val="0"/>
              <w:marBottom w:val="0"/>
              <w:divBdr>
                <w:top w:val="none" w:sz="0" w:space="0" w:color="auto"/>
                <w:left w:val="none" w:sz="0" w:space="0" w:color="auto"/>
                <w:bottom w:val="none" w:sz="0" w:space="0" w:color="auto"/>
                <w:right w:val="none" w:sz="0" w:space="0" w:color="auto"/>
              </w:divBdr>
            </w:div>
            <w:div w:id="438716174">
              <w:marLeft w:val="0"/>
              <w:marRight w:val="0"/>
              <w:marTop w:val="0"/>
              <w:marBottom w:val="0"/>
              <w:divBdr>
                <w:top w:val="none" w:sz="0" w:space="0" w:color="auto"/>
                <w:left w:val="none" w:sz="0" w:space="0" w:color="auto"/>
                <w:bottom w:val="none" w:sz="0" w:space="0" w:color="auto"/>
                <w:right w:val="none" w:sz="0" w:space="0" w:color="auto"/>
              </w:divBdr>
            </w:div>
            <w:div w:id="247813408">
              <w:marLeft w:val="0"/>
              <w:marRight w:val="0"/>
              <w:marTop w:val="0"/>
              <w:marBottom w:val="0"/>
              <w:divBdr>
                <w:top w:val="none" w:sz="0" w:space="0" w:color="auto"/>
                <w:left w:val="none" w:sz="0" w:space="0" w:color="auto"/>
                <w:bottom w:val="none" w:sz="0" w:space="0" w:color="auto"/>
                <w:right w:val="none" w:sz="0" w:space="0" w:color="auto"/>
              </w:divBdr>
            </w:div>
            <w:div w:id="1319648211">
              <w:marLeft w:val="0"/>
              <w:marRight w:val="0"/>
              <w:marTop w:val="0"/>
              <w:marBottom w:val="0"/>
              <w:divBdr>
                <w:top w:val="none" w:sz="0" w:space="0" w:color="auto"/>
                <w:left w:val="none" w:sz="0" w:space="0" w:color="auto"/>
                <w:bottom w:val="none" w:sz="0" w:space="0" w:color="auto"/>
                <w:right w:val="none" w:sz="0" w:space="0" w:color="auto"/>
              </w:divBdr>
            </w:div>
            <w:div w:id="712507678">
              <w:marLeft w:val="0"/>
              <w:marRight w:val="0"/>
              <w:marTop w:val="0"/>
              <w:marBottom w:val="0"/>
              <w:divBdr>
                <w:top w:val="none" w:sz="0" w:space="0" w:color="auto"/>
                <w:left w:val="none" w:sz="0" w:space="0" w:color="auto"/>
                <w:bottom w:val="none" w:sz="0" w:space="0" w:color="auto"/>
                <w:right w:val="none" w:sz="0" w:space="0" w:color="auto"/>
              </w:divBdr>
            </w:div>
            <w:div w:id="1684821076">
              <w:marLeft w:val="0"/>
              <w:marRight w:val="0"/>
              <w:marTop w:val="0"/>
              <w:marBottom w:val="0"/>
              <w:divBdr>
                <w:top w:val="none" w:sz="0" w:space="0" w:color="auto"/>
                <w:left w:val="none" w:sz="0" w:space="0" w:color="auto"/>
                <w:bottom w:val="none" w:sz="0" w:space="0" w:color="auto"/>
                <w:right w:val="none" w:sz="0" w:space="0" w:color="auto"/>
              </w:divBdr>
            </w:div>
            <w:div w:id="1028796642">
              <w:marLeft w:val="0"/>
              <w:marRight w:val="0"/>
              <w:marTop w:val="0"/>
              <w:marBottom w:val="0"/>
              <w:divBdr>
                <w:top w:val="none" w:sz="0" w:space="0" w:color="auto"/>
                <w:left w:val="none" w:sz="0" w:space="0" w:color="auto"/>
                <w:bottom w:val="none" w:sz="0" w:space="0" w:color="auto"/>
                <w:right w:val="none" w:sz="0" w:space="0" w:color="auto"/>
              </w:divBdr>
            </w:div>
            <w:div w:id="1883515964">
              <w:marLeft w:val="0"/>
              <w:marRight w:val="0"/>
              <w:marTop w:val="0"/>
              <w:marBottom w:val="0"/>
              <w:divBdr>
                <w:top w:val="none" w:sz="0" w:space="0" w:color="auto"/>
                <w:left w:val="none" w:sz="0" w:space="0" w:color="auto"/>
                <w:bottom w:val="none" w:sz="0" w:space="0" w:color="auto"/>
                <w:right w:val="none" w:sz="0" w:space="0" w:color="auto"/>
              </w:divBdr>
            </w:div>
            <w:div w:id="2107312486">
              <w:marLeft w:val="0"/>
              <w:marRight w:val="0"/>
              <w:marTop w:val="0"/>
              <w:marBottom w:val="0"/>
              <w:divBdr>
                <w:top w:val="none" w:sz="0" w:space="0" w:color="auto"/>
                <w:left w:val="none" w:sz="0" w:space="0" w:color="auto"/>
                <w:bottom w:val="none" w:sz="0" w:space="0" w:color="auto"/>
                <w:right w:val="none" w:sz="0" w:space="0" w:color="auto"/>
              </w:divBdr>
            </w:div>
            <w:div w:id="309286470">
              <w:marLeft w:val="0"/>
              <w:marRight w:val="0"/>
              <w:marTop w:val="0"/>
              <w:marBottom w:val="0"/>
              <w:divBdr>
                <w:top w:val="none" w:sz="0" w:space="0" w:color="auto"/>
                <w:left w:val="none" w:sz="0" w:space="0" w:color="auto"/>
                <w:bottom w:val="none" w:sz="0" w:space="0" w:color="auto"/>
                <w:right w:val="none" w:sz="0" w:space="0" w:color="auto"/>
              </w:divBdr>
            </w:div>
            <w:div w:id="1849441730">
              <w:marLeft w:val="0"/>
              <w:marRight w:val="0"/>
              <w:marTop w:val="0"/>
              <w:marBottom w:val="0"/>
              <w:divBdr>
                <w:top w:val="none" w:sz="0" w:space="0" w:color="auto"/>
                <w:left w:val="none" w:sz="0" w:space="0" w:color="auto"/>
                <w:bottom w:val="none" w:sz="0" w:space="0" w:color="auto"/>
                <w:right w:val="none" w:sz="0" w:space="0" w:color="auto"/>
              </w:divBdr>
            </w:div>
            <w:div w:id="1757171765">
              <w:marLeft w:val="0"/>
              <w:marRight w:val="0"/>
              <w:marTop w:val="0"/>
              <w:marBottom w:val="0"/>
              <w:divBdr>
                <w:top w:val="none" w:sz="0" w:space="0" w:color="auto"/>
                <w:left w:val="none" w:sz="0" w:space="0" w:color="auto"/>
                <w:bottom w:val="none" w:sz="0" w:space="0" w:color="auto"/>
                <w:right w:val="none" w:sz="0" w:space="0" w:color="auto"/>
              </w:divBdr>
            </w:div>
            <w:div w:id="687604487">
              <w:marLeft w:val="0"/>
              <w:marRight w:val="0"/>
              <w:marTop w:val="0"/>
              <w:marBottom w:val="0"/>
              <w:divBdr>
                <w:top w:val="none" w:sz="0" w:space="0" w:color="auto"/>
                <w:left w:val="none" w:sz="0" w:space="0" w:color="auto"/>
                <w:bottom w:val="none" w:sz="0" w:space="0" w:color="auto"/>
                <w:right w:val="none" w:sz="0" w:space="0" w:color="auto"/>
              </w:divBdr>
            </w:div>
            <w:div w:id="1052072762">
              <w:marLeft w:val="0"/>
              <w:marRight w:val="0"/>
              <w:marTop w:val="0"/>
              <w:marBottom w:val="0"/>
              <w:divBdr>
                <w:top w:val="none" w:sz="0" w:space="0" w:color="auto"/>
                <w:left w:val="none" w:sz="0" w:space="0" w:color="auto"/>
                <w:bottom w:val="none" w:sz="0" w:space="0" w:color="auto"/>
                <w:right w:val="none" w:sz="0" w:space="0" w:color="auto"/>
              </w:divBdr>
            </w:div>
            <w:div w:id="1766994526">
              <w:marLeft w:val="0"/>
              <w:marRight w:val="0"/>
              <w:marTop w:val="0"/>
              <w:marBottom w:val="0"/>
              <w:divBdr>
                <w:top w:val="none" w:sz="0" w:space="0" w:color="auto"/>
                <w:left w:val="none" w:sz="0" w:space="0" w:color="auto"/>
                <w:bottom w:val="none" w:sz="0" w:space="0" w:color="auto"/>
                <w:right w:val="none" w:sz="0" w:space="0" w:color="auto"/>
              </w:divBdr>
            </w:div>
            <w:div w:id="1640382964">
              <w:marLeft w:val="0"/>
              <w:marRight w:val="0"/>
              <w:marTop w:val="0"/>
              <w:marBottom w:val="0"/>
              <w:divBdr>
                <w:top w:val="none" w:sz="0" w:space="0" w:color="auto"/>
                <w:left w:val="none" w:sz="0" w:space="0" w:color="auto"/>
                <w:bottom w:val="none" w:sz="0" w:space="0" w:color="auto"/>
                <w:right w:val="none" w:sz="0" w:space="0" w:color="auto"/>
              </w:divBdr>
            </w:div>
            <w:div w:id="1283608582">
              <w:marLeft w:val="0"/>
              <w:marRight w:val="0"/>
              <w:marTop w:val="0"/>
              <w:marBottom w:val="0"/>
              <w:divBdr>
                <w:top w:val="none" w:sz="0" w:space="0" w:color="auto"/>
                <w:left w:val="none" w:sz="0" w:space="0" w:color="auto"/>
                <w:bottom w:val="none" w:sz="0" w:space="0" w:color="auto"/>
                <w:right w:val="none" w:sz="0" w:space="0" w:color="auto"/>
              </w:divBdr>
            </w:div>
            <w:div w:id="193927135">
              <w:marLeft w:val="0"/>
              <w:marRight w:val="0"/>
              <w:marTop w:val="0"/>
              <w:marBottom w:val="0"/>
              <w:divBdr>
                <w:top w:val="none" w:sz="0" w:space="0" w:color="auto"/>
                <w:left w:val="none" w:sz="0" w:space="0" w:color="auto"/>
                <w:bottom w:val="none" w:sz="0" w:space="0" w:color="auto"/>
                <w:right w:val="none" w:sz="0" w:space="0" w:color="auto"/>
              </w:divBdr>
            </w:div>
            <w:div w:id="1415396723">
              <w:marLeft w:val="0"/>
              <w:marRight w:val="0"/>
              <w:marTop w:val="0"/>
              <w:marBottom w:val="0"/>
              <w:divBdr>
                <w:top w:val="none" w:sz="0" w:space="0" w:color="auto"/>
                <w:left w:val="none" w:sz="0" w:space="0" w:color="auto"/>
                <w:bottom w:val="none" w:sz="0" w:space="0" w:color="auto"/>
                <w:right w:val="none" w:sz="0" w:space="0" w:color="auto"/>
              </w:divBdr>
            </w:div>
            <w:div w:id="62414151">
              <w:marLeft w:val="0"/>
              <w:marRight w:val="0"/>
              <w:marTop w:val="0"/>
              <w:marBottom w:val="0"/>
              <w:divBdr>
                <w:top w:val="none" w:sz="0" w:space="0" w:color="auto"/>
                <w:left w:val="none" w:sz="0" w:space="0" w:color="auto"/>
                <w:bottom w:val="none" w:sz="0" w:space="0" w:color="auto"/>
                <w:right w:val="none" w:sz="0" w:space="0" w:color="auto"/>
              </w:divBdr>
            </w:div>
            <w:div w:id="485240434">
              <w:marLeft w:val="0"/>
              <w:marRight w:val="0"/>
              <w:marTop w:val="0"/>
              <w:marBottom w:val="0"/>
              <w:divBdr>
                <w:top w:val="none" w:sz="0" w:space="0" w:color="auto"/>
                <w:left w:val="none" w:sz="0" w:space="0" w:color="auto"/>
                <w:bottom w:val="none" w:sz="0" w:space="0" w:color="auto"/>
                <w:right w:val="none" w:sz="0" w:space="0" w:color="auto"/>
              </w:divBdr>
            </w:div>
            <w:div w:id="1450391847">
              <w:marLeft w:val="0"/>
              <w:marRight w:val="0"/>
              <w:marTop w:val="0"/>
              <w:marBottom w:val="0"/>
              <w:divBdr>
                <w:top w:val="none" w:sz="0" w:space="0" w:color="auto"/>
                <w:left w:val="none" w:sz="0" w:space="0" w:color="auto"/>
                <w:bottom w:val="none" w:sz="0" w:space="0" w:color="auto"/>
                <w:right w:val="none" w:sz="0" w:space="0" w:color="auto"/>
              </w:divBdr>
            </w:div>
            <w:div w:id="793406423">
              <w:marLeft w:val="0"/>
              <w:marRight w:val="0"/>
              <w:marTop w:val="0"/>
              <w:marBottom w:val="0"/>
              <w:divBdr>
                <w:top w:val="none" w:sz="0" w:space="0" w:color="auto"/>
                <w:left w:val="none" w:sz="0" w:space="0" w:color="auto"/>
                <w:bottom w:val="none" w:sz="0" w:space="0" w:color="auto"/>
                <w:right w:val="none" w:sz="0" w:space="0" w:color="auto"/>
              </w:divBdr>
            </w:div>
            <w:div w:id="961110599">
              <w:marLeft w:val="0"/>
              <w:marRight w:val="0"/>
              <w:marTop w:val="0"/>
              <w:marBottom w:val="0"/>
              <w:divBdr>
                <w:top w:val="none" w:sz="0" w:space="0" w:color="auto"/>
                <w:left w:val="none" w:sz="0" w:space="0" w:color="auto"/>
                <w:bottom w:val="none" w:sz="0" w:space="0" w:color="auto"/>
                <w:right w:val="none" w:sz="0" w:space="0" w:color="auto"/>
              </w:divBdr>
            </w:div>
            <w:div w:id="1670986179">
              <w:marLeft w:val="0"/>
              <w:marRight w:val="0"/>
              <w:marTop w:val="0"/>
              <w:marBottom w:val="0"/>
              <w:divBdr>
                <w:top w:val="none" w:sz="0" w:space="0" w:color="auto"/>
                <w:left w:val="none" w:sz="0" w:space="0" w:color="auto"/>
                <w:bottom w:val="none" w:sz="0" w:space="0" w:color="auto"/>
                <w:right w:val="none" w:sz="0" w:space="0" w:color="auto"/>
              </w:divBdr>
            </w:div>
            <w:div w:id="121777293">
              <w:marLeft w:val="0"/>
              <w:marRight w:val="0"/>
              <w:marTop w:val="0"/>
              <w:marBottom w:val="0"/>
              <w:divBdr>
                <w:top w:val="none" w:sz="0" w:space="0" w:color="auto"/>
                <w:left w:val="none" w:sz="0" w:space="0" w:color="auto"/>
                <w:bottom w:val="none" w:sz="0" w:space="0" w:color="auto"/>
                <w:right w:val="none" w:sz="0" w:space="0" w:color="auto"/>
              </w:divBdr>
            </w:div>
            <w:div w:id="880169444">
              <w:marLeft w:val="0"/>
              <w:marRight w:val="0"/>
              <w:marTop w:val="0"/>
              <w:marBottom w:val="0"/>
              <w:divBdr>
                <w:top w:val="none" w:sz="0" w:space="0" w:color="auto"/>
                <w:left w:val="none" w:sz="0" w:space="0" w:color="auto"/>
                <w:bottom w:val="none" w:sz="0" w:space="0" w:color="auto"/>
                <w:right w:val="none" w:sz="0" w:space="0" w:color="auto"/>
              </w:divBdr>
            </w:div>
            <w:div w:id="654647535">
              <w:marLeft w:val="0"/>
              <w:marRight w:val="0"/>
              <w:marTop w:val="0"/>
              <w:marBottom w:val="0"/>
              <w:divBdr>
                <w:top w:val="none" w:sz="0" w:space="0" w:color="auto"/>
                <w:left w:val="none" w:sz="0" w:space="0" w:color="auto"/>
                <w:bottom w:val="none" w:sz="0" w:space="0" w:color="auto"/>
                <w:right w:val="none" w:sz="0" w:space="0" w:color="auto"/>
              </w:divBdr>
            </w:div>
            <w:div w:id="1955359105">
              <w:marLeft w:val="0"/>
              <w:marRight w:val="0"/>
              <w:marTop w:val="0"/>
              <w:marBottom w:val="0"/>
              <w:divBdr>
                <w:top w:val="none" w:sz="0" w:space="0" w:color="auto"/>
                <w:left w:val="none" w:sz="0" w:space="0" w:color="auto"/>
                <w:bottom w:val="none" w:sz="0" w:space="0" w:color="auto"/>
                <w:right w:val="none" w:sz="0" w:space="0" w:color="auto"/>
              </w:divBdr>
            </w:div>
            <w:div w:id="827475776">
              <w:marLeft w:val="0"/>
              <w:marRight w:val="0"/>
              <w:marTop w:val="0"/>
              <w:marBottom w:val="0"/>
              <w:divBdr>
                <w:top w:val="none" w:sz="0" w:space="0" w:color="auto"/>
                <w:left w:val="none" w:sz="0" w:space="0" w:color="auto"/>
                <w:bottom w:val="none" w:sz="0" w:space="0" w:color="auto"/>
                <w:right w:val="none" w:sz="0" w:space="0" w:color="auto"/>
              </w:divBdr>
            </w:div>
            <w:div w:id="251817567">
              <w:marLeft w:val="0"/>
              <w:marRight w:val="0"/>
              <w:marTop w:val="0"/>
              <w:marBottom w:val="0"/>
              <w:divBdr>
                <w:top w:val="none" w:sz="0" w:space="0" w:color="auto"/>
                <w:left w:val="none" w:sz="0" w:space="0" w:color="auto"/>
                <w:bottom w:val="none" w:sz="0" w:space="0" w:color="auto"/>
                <w:right w:val="none" w:sz="0" w:space="0" w:color="auto"/>
              </w:divBdr>
            </w:div>
            <w:div w:id="1812554035">
              <w:marLeft w:val="0"/>
              <w:marRight w:val="0"/>
              <w:marTop w:val="0"/>
              <w:marBottom w:val="0"/>
              <w:divBdr>
                <w:top w:val="none" w:sz="0" w:space="0" w:color="auto"/>
                <w:left w:val="none" w:sz="0" w:space="0" w:color="auto"/>
                <w:bottom w:val="none" w:sz="0" w:space="0" w:color="auto"/>
                <w:right w:val="none" w:sz="0" w:space="0" w:color="auto"/>
              </w:divBdr>
            </w:div>
            <w:div w:id="376702836">
              <w:marLeft w:val="0"/>
              <w:marRight w:val="0"/>
              <w:marTop w:val="0"/>
              <w:marBottom w:val="0"/>
              <w:divBdr>
                <w:top w:val="none" w:sz="0" w:space="0" w:color="auto"/>
                <w:left w:val="none" w:sz="0" w:space="0" w:color="auto"/>
                <w:bottom w:val="none" w:sz="0" w:space="0" w:color="auto"/>
                <w:right w:val="none" w:sz="0" w:space="0" w:color="auto"/>
              </w:divBdr>
            </w:div>
            <w:div w:id="20474835">
              <w:marLeft w:val="0"/>
              <w:marRight w:val="0"/>
              <w:marTop w:val="0"/>
              <w:marBottom w:val="0"/>
              <w:divBdr>
                <w:top w:val="none" w:sz="0" w:space="0" w:color="auto"/>
                <w:left w:val="none" w:sz="0" w:space="0" w:color="auto"/>
                <w:bottom w:val="none" w:sz="0" w:space="0" w:color="auto"/>
                <w:right w:val="none" w:sz="0" w:space="0" w:color="auto"/>
              </w:divBdr>
            </w:div>
            <w:div w:id="620571720">
              <w:marLeft w:val="0"/>
              <w:marRight w:val="0"/>
              <w:marTop w:val="0"/>
              <w:marBottom w:val="0"/>
              <w:divBdr>
                <w:top w:val="none" w:sz="0" w:space="0" w:color="auto"/>
                <w:left w:val="none" w:sz="0" w:space="0" w:color="auto"/>
                <w:bottom w:val="none" w:sz="0" w:space="0" w:color="auto"/>
                <w:right w:val="none" w:sz="0" w:space="0" w:color="auto"/>
              </w:divBdr>
            </w:div>
            <w:div w:id="1491671311">
              <w:marLeft w:val="0"/>
              <w:marRight w:val="0"/>
              <w:marTop w:val="0"/>
              <w:marBottom w:val="0"/>
              <w:divBdr>
                <w:top w:val="none" w:sz="0" w:space="0" w:color="auto"/>
                <w:left w:val="none" w:sz="0" w:space="0" w:color="auto"/>
                <w:bottom w:val="none" w:sz="0" w:space="0" w:color="auto"/>
                <w:right w:val="none" w:sz="0" w:space="0" w:color="auto"/>
              </w:divBdr>
            </w:div>
            <w:div w:id="1562250462">
              <w:marLeft w:val="0"/>
              <w:marRight w:val="0"/>
              <w:marTop w:val="0"/>
              <w:marBottom w:val="0"/>
              <w:divBdr>
                <w:top w:val="none" w:sz="0" w:space="0" w:color="auto"/>
                <w:left w:val="none" w:sz="0" w:space="0" w:color="auto"/>
                <w:bottom w:val="none" w:sz="0" w:space="0" w:color="auto"/>
                <w:right w:val="none" w:sz="0" w:space="0" w:color="auto"/>
              </w:divBdr>
            </w:div>
            <w:div w:id="445539797">
              <w:marLeft w:val="0"/>
              <w:marRight w:val="0"/>
              <w:marTop w:val="0"/>
              <w:marBottom w:val="0"/>
              <w:divBdr>
                <w:top w:val="none" w:sz="0" w:space="0" w:color="auto"/>
                <w:left w:val="none" w:sz="0" w:space="0" w:color="auto"/>
                <w:bottom w:val="none" w:sz="0" w:space="0" w:color="auto"/>
                <w:right w:val="none" w:sz="0" w:space="0" w:color="auto"/>
              </w:divBdr>
            </w:div>
            <w:div w:id="1273895905">
              <w:marLeft w:val="0"/>
              <w:marRight w:val="0"/>
              <w:marTop w:val="0"/>
              <w:marBottom w:val="0"/>
              <w:divBdr>
                <w:top w:val="none" w:sz="0" w:space="0" w:color="auto"/>
                <w:left w:val="none" w:sz="0" w:space="0" w:color="auto"/>
                <w:bottom w:val="none" w:sz="0" w:space="0" w:color="auto"/>
                <w:right w:val="none" w:sz="0" w:space="0" w:color="auto"/>
              </w:divBdr>
            </w:div>
            <w:div w:id="510990162">
              <w:marLeft w:val="0"/>
              <w:marRight w:val="0"/>
              <w:marTop w:val="0"/>
              <w:marBottom w:val="0"/>
              <w:divBdr>
                <w:top w:val="none" w:sz="0" w:space="0" w:color="auto"/>
                <w:left w:val="none" w:sz="0" w:space="0" w:color="auto"/>
                <w:bottom w:val="none" w:sz="0" w:space="0" w:color="auto"/>
                <w:right w:val="none" w:sz="0" w:space="0" w:color="auto"/>
              </w:divBdr>
            </w:div>
            <w:div w:id="680158337">
              <w:marLeft w:val="0"/>
              <w:marRight w:val="0"/>
              <w:marTop w:val="0"/>
              <w:marBottom w:val="0"/>
              <w:divBdr>
                <w:top w:val="none" w:sz="0" w:space="0" w:color="auto"/>
                <w:left w:val="none" w:sz="0" w:space="0" w:color="auto"/>
                <w:bottom w:val="none" w:sz="0" w:space="0" w:color="auto"/>
                <w:right w:val="none" w:sz="0" w:space="0" w:color="auto"/>
              </w:divBdr>
            </w:div>
            <w:div w:id="1255632840">
              <w:marLeft w:val="0"/>
              <w:marRight w:val="0"/>
              <w:marTop w:val="0"/>
              <w:marBottom w:val="0"/>
              <w:divBdr>
                <w:top w:val="none" w:sz="0" w:space="0" w:color="auto"/>
                <w:left w:val="none" w:sz="0" w:space="0" w:color="auto"/>
                <w:bottom w:val="none" w:sz="0" w:space="0" w:color="auto"/>
                <w:right w:val="none" w:sz="0" w:space="0" w:color="auto"/>
              </w:divBdr>
            </w:div>
            <w:div w:id="1987280474">
              <w:marLeft w:val="0"/>
              <w:marRight w:val="0"/>
              <w:marTop w:val="0"/>
              <w:marBottom w:val="0"/>
              <w:divBdr>
                <w:top w:val="none" w:sz="0" w:space="0" w:color="auto"/>
                <w:left w:val="none" w:sz="0" w:space="0" w:color="auto"/>
                <w:bottom w:val="none" w:sz="0" w:space="0" w:color="auto"/>
                <w:right w:val="none" w:sz="0" w:space="0" w:color="auto"/>
              </w:divBdr>
            </w:div>
            <w:div w:id="16590163">
              <w:marLeft w:val="0"/>
              <w:marRight w:val="0"/>
              <w:marTop w:val="0"/>
              <w:marBottom w:val="0"/>
              <w:divBdr>
                <w:top w:val="none" w:sz="0" w:space="0" w:color="auto"/>
                <w:left w:val="none" w:sz="0" w:space="0" w:color="auto"/>
                <w:bottom w:val="none" w:sz="0" w:space="0" w:color="auto"/>
                <w:right w:val="none" w:sz="0" w:space="0" w:color="auto"/>
              </w:divBdr>
            </w:div>
            <w:div w:id="82578782">
              <w:marLeft w:val="0"/>
              <w:marRight w:val="0"/>
              <w:marTop w:val="0"/>
              <w:marBottom w:val="0"/>
              <w:divBdr>
                <w:top w:val="none" w:sz="0" w:space="0" w:color="auto"/>
                <w:left w:val="none" w:sz="0" w:space="0" w:color="auto"/>
                <w:bottom w:val="none" w:sz="0" w:space="0" w:color="auto"/>
                <w:right w:val="none" w:sz="0" w:space="0" w:color="auto"/>
              </w:divBdr>
            </w:div>
            <w:div w:id="1714377709">
              <w:marLeft w:val="0"/>
              <w:marRight w:val="0"/>
              <w:marTop w:val="0"/>
              <w:marBottom w:val="0"/>
              <w:divBdr>
                <w:top w:val="none" w:sz="0" w:space="0" w:color="auto"/>
                <w:left w:val="none" w:sz="0" w:space="0" w:color="auto"/>
                <w:bottom w:val="none" w:sz="0" w:space="0" w:color="auto"/>
                <w:right w:val="none" w:sz="0" w:space="0" w:color="auto"/>
              </w:divBdr>
            </w:div>
            <w:div w:id="1461803826">
              <w:marLeft w:val="0"/>
              <w:marRight w:val="0"/>
              <w:marTop w:val="0"/>
              <w:marBottom w:val="0"/>
              <w:divBdr>
                <w:top w:val="none" w:sz="0" w:space="0" w:color="auto"/>
                <w:left w:val="none" w:sz="0" w:space="0" w:color="auto"/>
                <w:bottom w:val="none" w:sz="0" w:space="0" w:color="auto"/>
                <w:right w:val="none" w:sz="0" w:space="0" w:color="auto"/>
              </w:divBdr>
            </w:div>
            <w:div w:id="697003568">
              <w:marLeft w:val="0"/>
              <w:marRight w:val="0"/>
              <w:marTop w:val="0"/>
              <w:marBottom w:val="0"/>
              <w:divBdr>
                <w:top w:val="none" w:sz="0" w:space="0" w:color="auto"/>
                <w:left w:val="none" w:sz="0" w:space="0" w:color="auto"/>
                <w:bottom w:val="none" w:sz="0" w:space="0" w:color="auto"/>
                <w:right w:val="none" w:sz="0" w:space="0" w:color="auto"/>
              </w:divBdr>
            </w:div>
            <w:div w:id="1112819177">
              <w:marLeft w:val="0"/>
              <w:marRight w:val="0"/>
              <w:marTop w:val="0"/>
              <w:marBottom w:val="0"/>
              <w:divBdr>
                <w:top w:val="none" w:sz="0" w:space="0" w:color="auto"/>
                <w:left w:val="none" w:sz="0" w:space="0" w:color="auto"/>
                <w:bottom w:val="none" w:sz="0" w:space="0" w:color="auto"/>
                <w:right w:val="none" w:sz="0" w:space="0" w:color="auto"/>
              </w:divBdr>
            </w:div>
            <w:div w:id="586040308">
              <w:marLeft w:val="0"/>
              <w:marRight w:val="0"/>
              <w:marTop w:val="0"/>
              <w:marBottom w:val="0"/>
              <w:divBdr>
                <w:top w:val="none" w:sz="0" w:space="0" w:color="auto"/>
                <w:left w:val="none" w:sz="0" w:space="0" w:color="auto"/>
                <w:bottom w:val="none" w:sz="0" w:space="0" w:color="auto"/>
                <w:right w:val="none" w:sz="0" w:space="0" w:color="auto"/>
              </w:divBdr>
            </w:div>
            <w:div w:id="2051614625">
              <w:marLeft w:val="0"/>
              <w:marRight w:val="0"/>
              <w:marTop w:val="0"/>
              <w:marBottom w:val="0"/>
              <w:divBdr>
                <w:top w:val="none" w:sz="0" w:space="0" w:color="auto"/>
                <w:left w:val="none" w:sz="0" w:space="0" w:color="auto"/>
                <w:bottom w:val="none" w:sz="0" w:space="0" w:color="auto"/>
                <w:right w:val="none" w:sz="0" w:space="0" w:color="auto"/>
              </w:divBdr>
            </w:div>
            <w:div w:id="1718890616">
              <w:marLeft w:val="0"/>
              <w:marRight w:val="0"/>
              <w:marTop w:val="0"/>
              <w:marBottom w:val="0"/>
              <w:divBdr>
                <w:top w:val="none" w:sz="0" w:space="0" w:color="auto"/>
                <w:left w:val="none" w:sz="0" w:space="0" w:color="auto"/>
                <w:bottom w:val="none" w:sz="0" w:space="0" w:color="auto"/>
                <w:right w:val="none" w:sz="0" w:space="0" w:color="auto"/>
              </w:divBdr>
            </w:div>
            <w:div w:id="52043799">
              <w:marLeft w:val="0"/>
              <w:marRight w:val="0"/>
              <w:marTop w:val="0"/>
              <w:marBottom w:val="0"/>
              <w:divBdr>
                <w:top w:val="none" w:sz="0" w:space="0" w:color="auto"/>
                <w:left w:val="none" w:sz="0" w:space="0" w:color="auto"/>
                <w:bottom w:val="none" w:sz="0" w:space="0" w:color="auto"/>
                <w:right w:val="none" w:sz="0" w:space="0" w:color="auto"/>
              </w:divBdr>
            </w:div>
            <w:div w:id="410394195">
              <w:marLeft w:val="0"/>
              <w:marRight w:val="0"/>
              <w:marTop w:val="0"/>
              <w:marBottom w:val="0"/>
              <w:divBdr>
                <w:top w:val="none" w:sz="0" w:space="0" w:color="auto"/>
                <w:left w:val="none" w:sz="0" w:space="0" w:color="auto"/>
                <w:bottom w:val="none" w:sz="0" w:space="0" w:color="auto"/>
                <w:right w:val="none" w:sz="0" w:space="0" w:color="auto"/>
              </w:divBdr>
            </w:div>
            <w:div w:id="1713577560">
              <w:marLeft w:val="0"/>
              <w:marRight w:val="0"/>
              <w:marTop w:val="0"/>
              <w:marBottom w:val="0"/>
              <w:divBdr>
                <w:top w:val="none" w:sz="0" w:space="0" w:color="auto"/>
                <w:left w:val="none" w:sz="0" w:space="0" w:color="auto"/>
                <w:bottom w:val="none" w:sz="0" w:space="0" w:color="auto"/>
                <w:right w:val="none" w:sz="0" w:space="0" w:color="auto"/>
              </w:divBdr>
            </w:div>
            <w:div w:id="357199834">
              <w:marLeft w:val="0"/>
              <w:marRight w:val="0"/>
              <w:marTop w:val="0"/>
              <w:marBottom w:val="0"/>
              <w:divBdr>
                <w:top w:val="none" w:sz="0" w:space="0" w:color="auto"/>
                <w:left w:val="none" w:sz="0" w:space="0" w:color="auto"/>
                <w:bottom w:val="none" w:sz="0" w:space="0" w:color="auto"/>
                <w:right w:val="none" w:sz="0" w:space="0" w:color="auto"/>
              </w:divBdr>
            </w:div>
            <w:div w:id="602152224">
              <w:marLeft w:val="0"/>
              <w:marRight w:val="0"/>
              <w:marTop w:val="0"/>
              <w:marBottom w:val="0"/>
              <w:divBdr>
                <w:top w:val="none" w:sz="0" w:space="0" w:color="auto"/>
                <w:left w:val="none" w:sz="0" w:space="0" w:color="auto"/>
                <w:bottom w:val="none" w:sz="0" w:space="0" w:color="auto"/>
                <w:right w:val="none" w:sz="0" w:space="0" w:color="auto"/>
              </w:divBdr>
            </w:div>
            <w:div w:id="1680423891">
              <w:marLeft w:val="0"/>
              <w:marRight w:val="0"/>
              <w:marTop w:val="0"/>
              <w:marBottom w:val="0"/>
              <w:divBdr>
                <w:top w:val="none" w:sz="0" w:space="0" w:color="auto"/>
                <w:left w:val="none" w:sz="0" w:space="0" w:color="auto"/>
                <w:bottom w:val="none" w:sz="0" w:space="0" w:color="auto"/>
                <w:right w:val="none" w:sz="0" w:space="0" w:color="auto"/>
              </w:divBdr>
            </w:div>
            <w:div w:id="475604558">
              <w:marLeft w:val="0"/>
              <w:marRight w:val="0"/>
              <w:marTop w:val="0"/>
              <w:marBottom w:val="0"/>
              <w:divBdr>
                <w:top w:val="none" w:sz="0" w:space="0" w:color="auto"/>
                <w:left w:val="none" w:sz="0" w:space="0" w:color="auto"/>
                <w:bottom w:val="none" w:sz="0" w:space="0" w:color="auto"/>
                <w:right w:val="none" w:sz="0" w:space="0" w:color="auto"/>
              </w:divBdr>
            </w:div>
            <w:div w:id="367730035">
              <w:marLeft w:val="0"/>
              <w:marRight w:val="0"/>
              <w:marTop w:val="0"/>
              <w:marBottom w:val="0"/>
              <w:divBdr>
                <w:top w:val="none" w:sz="0" w:space="0" w:color="auto"/>
                <w:left w:val="none" w:sz="0" w:space="0" w:color="auto"/>
                <w:bottom w:val="none" w:sz="0" w:space="0" w:color="auto"/>
                <w:right w:val="none" w:sz="0" w:space="0" w:color="auto"/>
              </w:divBdr>
            </w:div>
            <w:div w:id="1305811419">
              <w:marLeft w:val="0"/>
              <w:marRight w:val="0"/>
              <w:marTop w:val="0"/>
              <w:marBottom w:val="0"/>
              <w:divBdr>
                <w:top w:val="none" w:sz="0" w:space="0" w:color="auto"/>
                <w:left w:val="none" w:sz="0" w:space="0" w:color="auto"/>
                <w:bottom w:val="none" w:sz="0" w:space="0" w:color="auto"/>
                <w:right w:val="none" w:sz="0" w:space="0" w:color="auto"/>
              </w:divBdr>
            </w:div>
            <w:div w:id="858683">
              <w:marLeft w:val="0"/>
              <w:marRight w:val="0"/>
              <w:marTop w:val="0"/>
              <w:marBottom w:val="0"/>
              <w:divBdr>
                <w:top w:val="none" w:sz="0" w:space="0" w:color="auto"/>
                <w:left w:val="none" w:sz="0" w:space="0" w:color="auto"/>
                <w:bottom w:val="none" w:sz="0" w:space="0" w:color="auto"/>
                <w:right w:val="none" w:sz="0" w:space="0" w:color="auto"/>
              </w:divBdr>
            </w:div>
            <w:div w:id="1267231949">
              <w:marLeft w:val="0"/>
              <w:marRight w:val="0"/>
              <w:marTop w:val="0"/>
              <w:marBottom w:val="0"/>
              <w:divBdr>
                <w:top w:val="none" w:sz="0" w:space="0" w:color="auto"/>
                <w:left w:val="none" w:sz="0" w:space="0" w:color="auto"/>
                <w:bottom w:val="none" w:sz="0" w:space="0" w:color="auto"/>
                <w:right w:val="none" w:sz="0" w:space="0" w:color="auto"/>
              </w:divBdr>
            </w:div>
            <w:div w:id="568880846">
              <w:marLeft w:val="0"/>
              <w:marRight w:val="0"/>
              <w:marTop w:val="0"/>
              <w:marBottom w:val="0"/>
              <w:divBdr>
                <w:top w:val="none" w:sz="0" w:space="0" w:color="auto"/>
                <w:left w:val="none" w:sz="0" w:space="0" w:color="auto"/>
                <w:bottom w:val="none" w:sz="0" w:space="0" w:color="auto"/>
                <w:right w:val="none" w:sz="0" w:space="0" w:color="auto"/>
              </w:divBdr>
            </w:div>
            <w:div w:id="211046050">
              <w:marLeft w:val="0"/>
              <w:marRight w:val="0"/>
              <w:marTop w:val="0"/>
              <w:marBottom w:val="0"/>
              <w:divBdr>
                <w:top w:val="none" w:sz="0" w:space="0" w:color="auto"/>
                <w:left w:val="none" w:sz="0" w:space="0" w:color="auto"/>
                <w:bottom w:val="none" w:sz="0" w:space="0" w:color="auto"/>
                <w:right w:val="none" w:sz="0" w:space="0" w:color="auto"/>
              </w:divBdr>
            </w:div>
            <w:div w:id="887372762">
              <w:marLeft w:val="0"/>
              <w:marRight w:val="0"/>
              <w:marTop w:val="0"/>
              <w:marBottom w:val="0"/>
              <w:divBdr>
                <w:top w:val="none" w:sz="0" w:space="0" w:color="auto"/>
                <w:left w:val="none" w:sz="0" w:space="0" w:color="auto"/>
                <w:bottom w:val="none" w:sz="0" w:space="0" w:color="auto"/>
                <w:right w:val="none" w:sz="0" w:space="0" w:color="auto"/>
              </w:divBdr>
            </w:div>
            <w:div w:id="681979524">
              <w:marLeft w:val="0"/>
              <w:marRight w:val="0"/>
              <w:marTop w:val="0"/>
              <w:marBottom w:val="0"/>
              <w:divBdr>
                <w:top w:val="none" w:sz="0" w:space="0" w:color="auto"/>
                <w:left w:val="none" w:sz="0" w:space="0" w:color="auto"/>
                <w:bottom w:val="none" w:sz="0" w:space="0" w:color="auto"/>
                <w:right w:val="none" w:sz="0" w:space="0" w:color="auto"/>
              </w:divBdr>
            </w:div>
            <w:div w:id="342897433">
              <w:marLeft w:val="0"/>
              <w:marRight w:val="0"/>
              <w:marTop w:val="0"/>
              <w:marBottom w:val="0"/>
              <w:divBdr>
                <w:top w:val="none" w:sz="0" w:space="0" w:color="auto"/>
                <w:left w:val="none" w:sz="0" w:space="0" w:color="auto"/>
                <w:bottom w:val="none" w:sz="0" w:space="0" w:color="auto"/>
                <w:right w:val="none" w:sz="0" w:space="0" w:color="auto"/>
              </w:divBdr>
            </w:div>
            <w:div w:id="1253319581">
              <w:marLeft w:val="0"/>
              <w:marRight w:val="0"/>
              <w:marTop w:val="0"/>
              <w:marBottom w:val="0"/>
              <w:divBdr>
                <w:top w:val="none" w:sz="0" w:space="0" w:color="auto"/>
                <w:left w:val="none" w:sz="0" w:space="0" w:color="auto"/>
                <w:bottom w:val="none" w:sz="0" w:space="0" w:color="auto"/>
                <w:right w:val="none" w:sz="0" w:space="0" w:color="auto"/>
              </w:divBdr>
            </w:div>
            <w:div w:id="1250431627">
              <w:marLeft w:val="0"/>
              <w:marRight w:val="0"/>
              <w:marTop w:val="0"/>
              <w:marBottom w:val="0"/>
              <w:divBdr>
                <w:top w:val="none" w:sz="0" w:space="0" w:color="auto"/>
                <w:left w:val="none" w:sz="0" w:space="0" w:color="auto"/>
                <w:bottom w:val="none" w:sz="0" w:space="0" w:color="auto"/>
                <w:right w:val="none" w:sz="0" w:space="0" w:color="auto"/>
              </w:divBdr>
            </w:div>
            <w:div w:id="1687173249">
              <w:marLeft w:val="0"/>
              <w:marRight w:val="0"/>
              <w:marTop w:val="0"/>
              <w:marBottom w:val="0"/>
              <w:divBdr>
                <w:top w:val="none" w:sz="0" w:space="0" w:color="auto"/>
                <w:left w:val="none" w:sz="0" w:space="0" w:color="auto"/>
                <w:bottom w:val="none" w:sz="0" w:space="0" w:color="auto"/>
                <w:right w:val="none" w:sz="0" w:space="0" w:color="auto"/>
              </w:divBdr>
            </w:div>
            <w:div w:id="1299067769">
              <w:marLeft w:val="0"/>
              <w:marRight w:val="0"/>
              <w:marTop w:val="0"/>
              <w:marBottom w:val="0"/>
              <w:divBdr>
                <w:top w:val="none" w:sz="0" w:space="0" w:color="auto"/>
                <w:left w:val="none" w:sz="0" w:space="0" w:color="auto"/>
                <w:bottom w:val="none" w:sz="0" w:space="0" w:color="auto"/>
                <w:right w:val="none" w:sz="0" w:space="0" w:color="auto"/>
              </w:divBdr>
            </w:div>
            <w:div w:id="843084392">
              <w:marLeft w:val="0"/>
              <w:marRight w:val="0"/>
              <w:marTop w:val="0"/>
              <w:marBottom w:val="0"/>
              <w:divBdr>
                <w:top w:val="none" w:sz="0" w:space="0" w:color="auto"/>
                <w:left w:val="none" w:sz="0" w:space="0" w:color="auto"/>
                <w:bottom w:val="none" w:sz="0" w:space="0" w:color="auto"/>
                <w:right w:val="none" w:sz="0" w:space="0" w:color="auto"/>
              </w:divBdr>
            </w:div>
            <w:div w:id="686952454">
              <w:marLeft w:val="0"/>
              <w:marRight w:val="0"/>
              <w:marTop w:val="0"/>
              <w:marBottom w:val="0"/>
              <w:divBdr>
                <w:top w:val="none" w:sz="0" w:space="0" w:color="auto"/>
                <w:left w:val="none" w:sz="0" w:space="0" w:color="auto"/>
                <w:bottom w:val="none" w:sz="0" w:space="0" w:color="auto"/>
                <w:right w:val="none" w:sz="0" w:space="0" w:color="auto"/>
              </w:divBdr>
            </w:div>
            <w:div w:id="1279216249">
              <w:marLeft w:val="0"/>
              <w:marRight w:val="0"/>
              <w:marTop w:val="0"/>
              <w:marBottom w:val="0"/>
              <w:divBdr>
                <w:top w:val="none" w:sz="0" w:space="0" w:color="auto"/>
                <w:left w:val="none" w:sz="0" w:space="0" w:color="auto"/>
                <w:bottom w:val="none" w:sz="0" w:space="0" w:color="auto"/>
                <w:right w:val="none" w:sz="0" w:space="0" w:color="auto"/>
              </w:divBdr>
            </w:div>
            <w:div w:id="555047489">
              <w:marLeft w:val="0"/>
              <w:marRight w:val="0"/>
              <w:marTop w:val="0"/>
              <w:marBottom w:val="0"/>
              <w:divBdr>
                <w:top w:val="none" w:sz="0" w:space="0" w:color="auto"/>
                <w:left w:val="none" w:sz="0" w:space="0" w:color="auto"/>
                <w:bottom w:val="none" w:sz="0" w:space="0" w:color="auto"/>
                <w:right w:val="none" w:sz="0" w:space="0" w:color="auto"/>
              </w:divBdr>
            </w:div>
            <w:div w:id="306790479">
              <w:marLeft w:val="0"/>
              <w:marRight w:val="0"/>
              <w:marTop w:val="0"/>
              <w:marBottom w:val="0"/>
              <w:divBdr>
                <w:top w:val="none" w:sz="0" w:space="0" w:color="auto"/>
                <w:left w:val="none" w:sz="0" w:space="0" w:color="auto"/>
                <w:bottom w:val="none" w:sz="0" w:space="0" w:color="auto"/>
                <w:right w:val="none" w:sz="0" w:space="0" w:color="auto"/>
              </w:divBdr>
            </w:div>
            <w:div w:id="1090855058">
              <w:marLeft w:val="0"/>
              <w:marRight w:val="0"/>
              <w:marTop w:val="0"/>
              <w:marBottom w:val="0"/>
              <w:divBdr>
                <w:top w:val="none" w:sz="0" w:space="0" w:color="auto"/>
                <w:left w:val="none" w:sz="0" w:space="0" w:color="auto"/>
                <w:bottom w:val="none" w:sz="0" w:space="0" w:color="auto"/>
                <w:right w:val="none" w:sz="0" w:space="0" w:color="auto"/>
              </w:divBdr>
            </w:div>
            <w:div w:id="304546934">
              <w:marLeft w:val="0"/>
              <w:marRight w:val="0"/>
              <w:marTop w:val="0"/>
              <w:marBottom w:val="0"/>
              <w:divBdr>
                <w:top w:val="none" w:sz="0" w:space="0" w:color="auto"/>
                <w:left w:val="none" w:sz="0" w:space="0" w:color="auto"/>
                <w:bottom w:val="none" w:sz="0" w:space="0" w:color="auto"/>
                <w:right w:val="none" w:sz="0" w:space="0" w:color="auto"/>
              </w:divBdr>
            </w:div>
            <w:div w:id="938485161">
              <w:marLeft w:val="0"/>
              <w:marRight w:val="0"/>
              <w:marTop w:val="0"/>
              <w:marBottom w:val="0"/>
              <w:divBdr>
                <w:top w:val="none" w:sz="0" w:space="0" w:color="auto"/>
                <w:left w:val="none" w:sz="0" w:space="0" w:color="auto"/>
                <w:bottom w:val="none" w:sz="0" w:space="0" w:color="auto"/>
                <w:right w:val="none" w:sz="0" w:space="0" w:color="auto"/>
              </w:divBdr>
            </w:div>
            <w:div w:id="1207376281">
              <w:marLeft w:val="0"/>
              <w:marRight w:val="0"/>
              <w:marTop w:val="0"/>
              <w:marBottom w:val="0"/>
              <w:divBdr>
                <w:top w:val="none" w:sz="0" w:space="0" w:color="auto"/>
                <w:left w:val="none" w:sz="0" w:space="0" w:color="auto"/>
                <w:bottom w:val="none" w:sz="0" w:space="0" w:color="auto"/>
                <w:right w:val="none" w:sz="0" w:space="0" w:color="auto"/>
              </w:divBdr>
            </w:div>
            <w:div w:id="203952637">
              <w:marLeft w:val="0"/>
              <w:marRight w:val="0"/>
              <w:marTop w:val="0"/>
              <w:marBottom w:val="0"/>
              <w:divBdr>
                <w:top w:val="none" w:sz="0" w:space="0" w:color="auto"/>
                <w:left w:val="none" w:sz="0" w:space="0" w:color="auto"/>
                <w:bottom w:val="none" w:sz="0" w:space="0" w:color="auto"/>
                <w:right w:val="none" w:sz="0" w:space="0" w:color="auto"/>
              </w:divBdr>
            </w:div>
            <w:div w:id="396049970">
              <w:marLeft w:val="0"/>
              <w:marRight w:val="0"/>
              <w:marTop w:val="0"/>
              <w:marBottom w:val="0"/>
              <w:divBdr>
                <w:top w:val="none" w:sz="0" w:space="0" w:color="auto"/>
                <w:left w:val="none" w:sz="0" w:space="0" w:color="auto"/>
                <w:bottom w:val="none" w:sz="0" w:space="0" w:color="auto"/>
                <w:right w:val="none" w:sz="0" w:space="0" w:color="auto"/>
              </w:divBdr>
            </w:div>
            <w:div w:id="463044586">
              <w:marLeft w:val="0"/>
              <w:marRight w:val="0"/>
              <w:marTop w:val="0"/>
              <w:marBottom w:val="0"/>
              <w:divBdr>
                <w:top w:val="none" w:sz="0" w:space="0" w:color="auto"/>
                <w:left w:val="none" w:sz="0" w:space="0" w:color="auto"/>
                <w:bottom w:val="none" w:sz="0" w:space="0" w:color="auto"/>
                <w:right w:val="none" w:sz="0" w:space="0" w:color="auto"/>
              </w:divBdr>
            </w:div>
            <w:div w:id="1614165075">
              <w:marLeft w:val="0"/>
              <w:marRight w:val="0"/>
              <w:marTop w:val="0"/>
              <w:marBottom w:val="0"/>
              <w:divBdr>
                <w:top w:val="none" w:sz="0" w:space="0" w:color="auto"/>
                <w:left w:val="none" w:sz="0" w:space="0" w:color="auto"/>
                <w:bottom w:val="none" w:sz="0" w:space="0" w:color="auto"/>
                <w:right w:val="none" w:sz="0" w:space="0" w:color="auto"/>
              </w:divBdr>
            </w:div>
            <w:div w:id="2109351947">
              <w:marLeft w:val="0"/>
              <w:marRight w:val="0"/>
              <w:marTop w:val="0"/>
              <w:marBottom w:val="0"/>
              <w:divBdr>
                <w:top w:val="none" w:sz="0" w:space="0" w:color="auto"/>
                <w:left w:val="none" w:sz="0" w:space="0" w:color="auto"/>
                <w:bottom w:val="none" w:sz="0" w:space="0" w:color="auto"/>
                <w:right w:val="none" w:sz="0" w:space="0" w:color="auto"/>
              </w:divBdr>
            </w:div>
            <w:div w:id="1166897949">
              <w:marLeft w:val="0"/>
              <w:marRight w:val="0"/>
              <w:marTop w:val="0"/>
              <w:marBottom w:val="0"/>
              <w:divBdr>
                <w:top w:val="none" w:sz="0" w:space="0" w:color="auto"/>
                <w:left w:val="none" w:sz="0" w:space="0" w:color="auto"/>
                <w:bottom w:val="none" w:sz="0" w:space="0" w:color="auto"/>
                <w:right w:val="none" w:sz="0" w:space="0" w:color="auto"/>
              </w:divBdr>
            </w:div>
            <w:div w:id="935404707">
              <w:marLeft w:val="0"/>
              <w:marRight w:val="0"/>
              <w:marTop w:val="0"/>
              <w:marBottom w:val="0"/>
              <w:divBdr>
                <w:top w:val="none" w:sz="0" w:space="0" w:color="auto"/>
                <w:left w:val="none" w:sz="0" w:space="0" w:color="auto"/>
                <w:bottom w:val="none" w:sz="0" w:space="0" w:color="auto"/>
                <w:right w:val="none" w:sz="0" w:space="0" w:color="auto"/>
              </w:divBdr>
            </w:div>
            <w:div w:id="93787524">
              <w:marLeft w:val="0"/>
              <w:marRight w:val="0"/>
              <w:marTop w:val="0"/>
              <w:marBottom w:val="0"/>
              <w:divBdr>
                <w:top w:val="none" w:sz="0" w:space="0" w:color="auto"/>
                <w:left w:val="none" w:sz="0" w:space="0" w:color="auto"/>
                <w:bottom w:val="none" w:sz="0" w:space="0" w:color="auto"/>
                <w:right w:val="none" w:sz="0" w:space="0" w:color="auto"/>
              </w:divBdr>
            </w:div>
            <w:div w:id="2055883013">
              <w:marLeft w:val="0"/>
              <w:marRight w:val="0"/>
              <w:marTop w:val="0"/>
              <w:marBottom w:val="0"/>
              <w:divBdr>
                <w:top w:val="none" w:sz="0" w:space="0" w:color="auto"/>
                <w:left w:val="none" w:sz="0" w:space="0" w:color="auto"/>
                <w:bottom w:val="none" w:sz="0" w:space="0" w:color="auto"/>
                <w:right w:val="none" w:sz="0" w:space="0" w:color="auto"/>
              </w:divBdr>
            </w:div>
            <w:div w:id="1937984648">
              <w:marLeft w:val="0"/>
              <w:marRight w:val="0"/>
              <w:marTop w:val="0"/>
              <w:marBottom w:val="0"/>
              <w:divBdr>
                <w:top w:val="none" w:sz="0" w:space="0" w:color="auto"/>
                <w:left w:val="none" w:sz="0" w:space="0" w:color="auto"/>
                <w:bottom w:val="none" w:sz="0" w:space="0" w:color="auto"/>
                <w:right w:val="none" w:sz="0" w:space="0" w:color="auto"/>
              </w:divBdr>
            </w:div>
            <w:div w:id="283511089">
              <w:marLeft w:val="0"/>
              <w:marRight w:val="0"/>
              <w:marTop w:val="0"/>
              <w:marBottom w:val="0"/>
              <w:divBdr>
                <w:top w:val="none" w:sz="0" w:space="0" w:color="auto"/>
                <w:left w:val="none" w:sz="0" w:space="0" w:color="auto"/>
                <w:bottom w:val="none" w:sz="0" w:space="0" w:color="auto"/>
                <w:right w:val="none" w:sz="0" w:space="0" w:color="auto"/>
              </w:divBdr>
            </w:div>
            <w:div w:id="729688995">
              <w:marLeft w:val="0"/>
              <w:marRight w:val="0"/>
              <w:marTop w:val="0"/>
              <w:marBottom w:val="0"/>
              <w:divBdr>
                <w:top w:val="none" w:sz="0" w:space="0" w:color="auto"/>
                <w:left w:val="none" w:sz="0" w:space="0" w:color="auto"/>
                <w:bottom w:val="none" w:sz="0" w:space="0" w:color="auto"/>
                <w:right w:val="none" w:sz="0" w:space="0" w:color="auto"/>
              </w:divBdr>
            </w:div>
            <w:div w:id="466123934">
              <w:marLeft w:val="0"/>
              <w:marRight w:val="0"/>
              <w:marTop w:val="0"/>
              <w:marBottom w:val="0"/>
              <w:divBdr>
                <w:top w:val="none" w:sz="0" w:space="0" w:color="auto"/>
                <w:left w:val="none" w:sz="0" w:space="0" w:color="auto"/>
                <w:bottom w:val="none" w:sz="0" w:space="0" w:color="auto"/>
                <w:right w:val="none" w:sz="0" w:space="0" w:color="auto"/>
              </w:divBdr>
            </w:div>
            <w:div w:id="1657032794">
              <w:marLeft w:val="0"/>
              <w:marRight w:val="0"/>
              <w:marTop w:val="0"/>
              <w:marBottom w:val="0"/>
              <w:divBdr>
                <w:top w:val="none" w:sz="0" w:space="0" w:color="auto"/>
                <w:left w:val="none" w:sz="0" w:space="0" w:color="auto"/>
                <w:bottom w:val="none" w:sz="0" w:space="0" w:color="auto"/>
                <w:right w:val="none" w:sz="0" w:space="0" w:color="auto"/>
              </w:divBdr>
            </w:div>
            <w:div w:id="915481597">
              <w:marLeft w:val="0"/>
              <w:marRight w:val="0"/>
              <w:marTop w:val="0"/>
              <w:marBottom w:val="0"/>
              <w:divBdr>
                <w:top w:val="none" w:sz="0" w:space="0" w:color="auto"/>
                <w:left w:val="none" w:sz="0" w:space="0" w:color="auto"/>
                <w:bottom w:val="none" w:sz="0" w:space="0" w:color="auto"/>
                <w:right w:val="none" w:sz="0" w:space="0" w:color="auto"/>
              </w:divBdr>
            </w:div>
            <w:div w:id="613632348">
              <w:marLeft w:val="0"/>
              <w:marRight w:val="0"/>
              <w:marTop w:val="0"/>
              <w:marBottom w:val="0"/>
              <w:divBdr>
                <w:top w:val="none" w:sz="0" w:space="0" w:color="auto"/>
                <w:left w:val="none" w:sz="0" w:space="0" w:color="auto"/>
                <w:bottom w:val="none" w:sz="0" w:space="0" w:color="auto"/>
                <w:right w:val="none" w:sz="0" w:space="0" w:color="auto"/>
              </w:divBdr>
            </w:div>
            <w:div w:id="2040544451">
              <w:marLeft w:val="0"/>
              <w:marRight w:val="0"/>
              <w:marTop w:val="0"/>
              <w:marBottom w:val="0"/>
              <w:divBdr>
                <w:top w:val="none" w:sz="0" w:space="0" w:color="auto"/>
                <w:left w:val="none" w:sz="0" w:space="0" w:color="auto"/>
                <w:bottom w:val="none" w:sz="0" w:space="0" w:color="auto"/>
                <w:right w:val="none" w:sz="0" w:space="0" w:color="auto"/>
              </w:divBdr>
            </w:div>
            <w:div w:id="677462782">
              <w:marLeft w:val="0"/>
              <w:marRight w:val="0"/>
              <w:marTop w:val="0"/>
              <w:marBottom w:val="0"/>
              <w:divBdr>
                <w:top w:val="none" w:sz="0" w:space="0" w:color="auto"/>
                <w:left w:val="none" w:sz="0" w:space="0" w:color="auto"/>
                <w:bottom w:val="none" w:sz="0" w:space="0" w:color="auto"/>
                <w:right w:val="none" w:sz="0" w:space="0" w:color="auto"/>
              </w:divBdr>
            </w:div>
            <w:div w:id="950211932">
              <w:marLeft w:val="0"/>
              <w:marRight w:val="0"/>
              <w:marTop w:val="0"/>
              <w:marBottom w:val="0"/>
              <w:divBdr>
                <w:top w:val="none" w:sz="0" w:space="0" w:color="auto"/>
                <w:left w:val="none" w:sz="0" w:space="0" w:color="auto"/>
                <w:bottom w:val="none" w:sz="0" w:space="0" w:color="auto"/>
                <w:right w:val="none" w:sz="0" w:space="0" w:color="auto"/>
              </w:divBdr>
            </w:div>
            <w:div w:id="190458300">
              <w:marLeft w:val="0"/>
              <w:marRight w:val="0"/>
              <w:marTop w:val="0"/>
              <w:marBottom w:val="0"/>
              <w:divBdr>
                <w:top w:val="none" w:sz="0" w:space="0" w:color="auto"/>
                <w:left w:val="none" w:sz="0" w:space="0" w:color="auto"/>
                <w:bottom w:val="none" w:sz="0" w:space="0" w:color="auto"/>
                <w:right w:val="none" w:sz="0" w:space="0" w:color="auto"/>
              </w:divBdr>
            </w:div>
            <w:div w:id="831260415">
              <w:marLeft w:val="0"/>
              <w:marRight w:val="0"/>
              <w:marTop w:val="0"/>
              <w:marBottom w:val="0"/>
              <w:divBdr>
                <w:top w:val="none" w:sz="0" w:space="0" w:color="auto"/>
                <w:left w:val="none" w:sz="0" w:space="0" w:color="auto"/>
                <w:bottom w:val="none" w:sz="0" w:space="0" w:color="auto"/>
                <w:right w:val="none" w:sz="0" w:space="0" w:color="auto"/>
              </w:divBdr>
            </w:div>
            <w:div w:id="1781562602">
              <w:marLeft w:val="0"/>
              <w:marRight w:val="0"/>
              <w:marTop w:val="0"/>
              <w:marBottom w:val="0"/>
              <w:divBdr>
                <w:top w:val="none" w:sz="0" w:space="0" w:color="auto"/>
                <w:left w:val="none" w:sz="0" w:space="0" w:color="auto"/>
                <w:bottom w:val="none" w:sz="0" w:space="0" w:color="auto"/>
                <w:right w:val="none" w:sz="0" w:space="0" w:color="auto"/>
              </w:divBdr>
            </w:div>
            <w:div w:id="1521158410">
              <w:marLeft w:val="0"/>
              <w:marRight w:val="0"/>
              <w:marTop w:val="0"/>
              <w:marBottom w:val="0"/>
              <w:divBdr>
                <w:top w:val="none" w:sz="0" w:space="0" w:color="auto"/>
                <w:left w:val="none" w:sz="0" w:space="0" w:color="auto"/>
                <w:bottom w:val="none" w:sz="0" w:space="0" w:color="auto"/>
                <w:right w:val="none" w:sz="0" w:space="0" w:color="auto"/>
              </w:divBdr>
            </w:div>
            <w:div w:id="1148940540">
              <w:marLeft w:val="0"/>
              <w:marRight w:val="0"/>
              <w:marTop w:val="0"/>
              <w:marBottom w:val="0"/>
              <w:divBdr>
                <w:top w:val="none" w:sz="0" w:space="0" w:color="auto"/>
                <w:left w:val="none" w:sz="0" w:space="0" w:color="auto"/>
                <w:bottom w:val="none" w:sz="0" w:space="0" w:color="auto"/>
                <w:right w:val="none" w:sz="0" w:space="0" w:color="auto"/>
              </w:divBdr>
            </w:div>
            <w:div w:id="575289536">
              <w:marLeft w:val="0"/>
              <w:marRight w:val="0"/>
              <w:marTop w:val="0"/>
              <w:marBottom w:val="0"/>
              <w:divBdr>
                <w:top w:val="none" w:sz="0" w:space="0" w:color="auto"/>
                <w:left w:val="none" w:sz="0" w:space="0" w:color="auto"/>
                <w:bottom w:val="none" w:sz="0" w:space="0" w:color="auto"/>
                <w:right w:val="none" w:sz="0" w:space="0" w:color="auto"/>
              </w:divBdr>
            </w:div>
            <w:div w:id="939877600">
              <w:marLeft w:val="0"/>
              <w:marRight w:val="0"/>
              <w:marTop w:val="0"/>
              <w:marBottom w:val="0"/>
              <w:divBdr>
                <w:top w:val="none" w:sz="0" w:space="0" w:color="auto"/>
                <w:left w:val="none" w:sz="0" w:space="0" w:color="auto"/>
                <w:bottom w:val="none" w:sz="0" w:space="0" w:color="auto"/>
                <w:right w:val="none" w:sz="0" w:space="0" w:color="auto"/>
              </w:divBdr>
            </w:div>
            <w:div w:id="127480875">
              <w:marLeft w:val="0"/>
              <w:marRight w:val="0"/>
              <w:marTop w:val="0"/>
              <w:marBottom w:val="0"/>
              <w:divBdr>
                <w:top w:val="none" w:sz="0" w:space="0" w:color="auto"/>
                <w:left w:val="none" w:sz="0" w:space="0" w:color="auto"/>
                <w:bottom w:val="none" w:sz="0" w:space="0" w:color="auto"/>
                <w:right w:val="none" w:sz="0" w:space="0" w:color="auto"/>
              </w:divBdr>
            </w:div>
            <w:div w:id="1630741173">
              <w:marLeft w:val="0"/>
              <w:marRight w:val="0"/>
              <w:marTop w:val="0"/>
              <w:marBottom w:val="0"/>
              <w:divBdr>
                <w:top w:val="none" w:sz="0" w:space="0" w:color="auto"/>
                <w:left w:val="none" w:sz="0" w:space="0" w:color="auto"/>
                <w:bottom w:val="none" w:sz="0" w:space="0" w:color="auto"/>
                <w:right w:val="none" w:sz="0" w:space="0" w:color="auto"/>
              </w:divBdr>
            </w:div>
            <w:div w:id="149449747">
              <w:marLeft w:val="0"/>
              <w:marRight w:val="0"/>
              <w:marTop w:val="0"/>
              <w:marBottom w:val="0"/>
              <w:divBdr>
                <w:top w:val="none" w:sz="0" w:space="0" w:color="auto"/>
                <w:left w:val="none" w:sz="0" w:space="0" w:color="auto"/>
                <w:bottom w:val="none" w:sz="0" w:space="0" w:color="auto"/>
                <w:right w:val="none" w:sz="0" w:space="0" w:color="auto"/>
              </w:divBdr>
            </w:div>
            <w:div w:id="943876929">
              <w:marLeft w:val="0"/>
              <w:marRight w:val="0"/>
              <w:marTop w:val="0"/>
              <w:marBottom w:val="0"/>
              <w:divBdr>
                <w:top w:val="none" w:sz="0" w:space="0" w:color="auto"/>
                <w:left w:val="none" w:sz="0" w:space="0" w:color="auto"/>
                <w:bottom w:val="none" w:sz="0" w:space="0" w:color="auto"/>
                <w:right w:val="none" w:sz="0" w:space="0" w:color="auto"/>
              </w:divBdr>
            </w:div>
            <w:div w:id="845291684">
              <w:marLeft w:val="0"/>
              <w:marRight w:val="0"/>
              <w:marTop w:val="0"/>
              <w:marBottom w:val="0"/>
              <w:divBdr>
                <w:top w:val="none" w:sz="0" w:space="0" w:color="auto"/>
                <w:left w:val="none" w:sz="0" w:space="0" w:color="auto"/>
                <w:bottom w:val="none" w:sz="0" w:space="0" w:color="auto"/>
                <w:right w:val="none" w:sz="0" w:space="0" w:color="auto"/>
              </w:divBdr>
            </w:div>
            <w:div w:id="871891211">
              <w:marLeft w:val="0"/>
              <w:marRight w:val="0"/>
              <w:marTop w:val="0"/>
              <w:marBottom w:val="0"/>
              <w:divBdr>
                <w:top w:val="none" w:sz="0" w:space="0" w:color="auto"/>
                <w:left w:val="none" w:sz="0" w:space="0" w:color="auto"/>
                <w:bottom w:val="none" w:sz="0" w:space="0" w:color="auto"/>
                <w:right w:val="none" w:sz="0" w:space="0" w:color="auto"/>
              </w:divBdr>
            </w:div>
            <w:div w:id="359934593">
              <w:marLeft w:val="0"/>
              <w:marRight w:val="0"/>
              <w:marTop w:val="0"/>
              <w:marBottom w:val="0"/>
              <w:divBdr>
                <w:top w:val="none" w:sz="0" w:space="0" w:color="auto"/>
                <w:left w:val="none" w:sz="0" w:space="0" w:color="auto"/>
                <w:bottom w:val="none" w:sz="0" w:space="0" w:color="auto"/>
                <w:right w:val="none" w:sz="0" w:space="0" w:color="auto"/>
              </w:divBdr>
            </w:div>
            <w:div w:id="595209320">
              <w:marLeft w:val="0"/>
              <w:marRight w:val="0"/>
              <w:marTop w:val="0"/>
              <w:marBottom w:val="0"/>
              <w:divBdr>
                <w:top w:val="none" w:sz="0" w:space="0" w:color="auto"/>
                <w:left w:val="none" w:sz="0" w:space="0" w:color="auto"/>
                <w:bottom w:val="none" w:sz="0" w:space="0" w:color="auto"/>
                <w:right w:val="none" w:sz="0" w:space="0" w:color="auto"/>
              </w:divBdr>
            </w:div>
            <w:div w:id="441729969">
              <w:marLeft w:val="0"/>
              <w:marRight w:val="0"/>
              <w:marTop w:val="0"/>
              <w:marBottom w:val="0"/>
              <w:divBdr>
                <w:top w:val="none" w:sz="0" w:space="0" w:color="auto"/>
                <w:left w:val="none" w:sz="0" w:space="0" w:color="auto"/>
                <w:bottom w:val="none" w:sz="0" w:space="0" w:color="auto"/>
                <w:right w:val="none" w:sz="0" w:space="0" w:color="auto"/>
              </w:divBdr>
            </w:div>
            <w:div w:id="1951399954">
              <w:marLeft w:val="0"/>
              <w:marRight w:val="0"/>
              <w:marTop w:val="0"/>
              <w:marBottom w:val="0"/>
              <w:divBdr>
                <w:top w:val="none" w:sz="0" w:space="0" w:color="auto"/>
                <w:left w:val="none" w:sz="0" w:space="0" w:color="auto"/>
                <w:bottom w:val="none" w:sz="0" w:space="0" w:color="auto"/>
                <w:right w:val="none" w:sz="0" w:space="0" w:color="auto"/>
              </w:divBdr>
            </w:div>
            <w:div w:id="768820139">
              <w:marLeft w:val="0"/>
              <w:marRight w:val="0"/>
              <w:marTop w:val="0"/>
              <w:marBottom w:val="0"/>
              <w:divBdr>
                <w:top w:val="none" w:sz="0" w:space="0" w:color="auto"/>
                <w:left w:val="none" w:sz="0" w:space="0" w:color="auto"/>
                <w:bottom w:val="none" w:sz="0" w:space="0" w:color="auto"/>
                <w:right w:val="none" w:sz="0" w:space="0" w:color="auto"/>
              </w:divBdr>
            </w:div>
            <w:div w:id="114258619">
              <w:marLeft w:val="0"/>
              <w:marRight w:val="0"/>
              <w:marTop w:val="0"/>
              <w:marBottom w:val="0"/>
              <w:divBdr>
                <w:top w:val="none" w:sz="0" w:space="0" w:color="auto"/>
                <w:left w:val="none" w:sz="0" w:space="0" w:color="auto"/>
                <w:bottom w:val="none" w:sz="0" w:space="0" w:color="auto"/>
                <w:right w:val="none" w:sz="0" w:space="0" w:color="auto"/>
              </w:divBdr>
            </w:div>
            <w:div w:id="436489351">
              <w:marLeft w:val="0"/>
              <w:marRight w:val="0"/>
              <w:marTop w:val="0"/>
              <w:marBottom w:val="0"/>
              <w:divBdr>
                <w:top w:val="none" w:sz="0" w:space="0" w:color="auto"/>
                <w:left w:val="none" w:sz="0" w:space="0" w:color="auto"/>
                <w:bottom w:val="none" w:sz="0" w:space="0" w:color="auto"/>
                <w:right w:val="none" w:sz="0" w:space="0" w:color="auto"/>
              </w:divBdr>
            </w:div>
            <w:div w:id="102922571">
              <w:marLeft w:val="0"/>
              <w:marRight w:val="0"/>
              <w:marTop w:val="0"/>
              <w:marBottom w:val="0"/>
              <w:divBdr>
                <w:top w:val="none" w:sz="0" w:space="0" w:color="auto"/>
                <w:left w:val="none" w:sz="0" w:space="0" w:color="auto"/>
                <w:bottom w:val="none" w:sz="0" w:space="0" w:color="auto"/>
                <w:right w:val="none" w:sz="0" w:space="0" w:color="auto"/>
              </w:divBdr>
            </w:div>
            <w:div w:id="1655254384">
              <w:marLeft w:val="0"/>
              <w:marRight w:val="0"/>
              <w:marTop w:val="0"/>
              <w:marBottom w:val="0"/>
              <w:divBdr>
                <w:top w:val="none" w:sz="0" w:space="0" w:color="auto"/>
                <w:left w:val="none" w:sz="0" w:space="0" w:color="auto"/>
                <w:bottom w:val="none" w:sz="0" w:space="0" w:color="auto"/>
                <w:right w:val="none" w:sz="0" w:space="0" w:color="auto"/>
              </w:divBdr>
            </w:div>
            <w:div w:id="765273590">
              <w:marLeft w:val="0"/>
              <w:marRight w:val="0"/>
              <w:marTop w:val="0"/>
              <w:marBottom w:val="0"/>
              <w:divBdr>
                <w:top w:val="none" w:sz="0" w:space="0" w:color="auto"/>
                <w:left w:val="none" w:sz="0" w:space="0" w:color="auto"/>
                <w:bottom w:val="none" w:sz="0" w:space="0" w:color="auto"/>
                <w:right w:val="none" w:sz="0" w:space="0" w:color="auto"/>
              </w:divBdr>
            </w:div>
            <w:div w:id="1358503806">
              <w:marLeft w:val="0"/>
              <w:marRight w:val="0"/>
              <w:marTop w:val="0"/>
              <w:marBottom w:val="0"/>
              <w:divBdr>
                <w:top w:val="none" w:sz="0" w:space="0" w:color="auto"/>
                <w:left w:val="none" w:sz="0" w:space="0" w:color="auto"/>
                <w:bottom w:val="none" w:sz="0" w:space="0" w:color="auto"/>
                <w:right w:val="none" w:sz="0" w:space="0" w:color="auto"/>
              </w:divBdr>
            </w:div>
            <w:div w:id="843978260">
              <w:marLeft w:val="0"/>
              <w:marRight w:val="0"/>
              <w:marTop w:val="0"/>
              <w:marBottom w:val="0"/>
              <w:divBdr>
                <w:top w:val="none" w:sz="0" w:space="0" w:color="auto"/>
                <w:left w:val="none" w:sz="0" w:space="0" w:color="auto"/>
                <w:bottom w:val="none" w:sz="0" w:space="0" w:color="auto"/>
                <w:right w:val="none" w:sz="0" w:space="0" w:color="auto"/>
              </w:divBdr>
            </w:div>
            <w:div w:id="367268284">
              <w:marLeft w:val="0"/>
              <w:marRight w:val="0"/>
              <w:marTop w:val="0"/>
              <w:marBottom w:val="0"/>
              <w:divBdr>
                <w:top w:val="none" w:sz="0" w:space="0" w:color="auto"/>
                <w:left w:val="none" w:sz="0" w:space="0" w:color="auto"/>
                <w:bottom w:val="none" w:sz="0" w:space="0" w:color="auto"/>
                <w:right w:val="none" w:sz="0" w:space="0" w:color="auto"/>
              </w:divBdr>
            </w:div>
            <w:div w:id="1567715283">
              <w:marLeft w:val="0"/>
              <w:marRight w:val="0"/>
              <w:marTop w:val="0"/>
              <w:marBottom w:val="0"/>
              <w:divBdr>
                <w:top w:val="none" w:sz="0" w:space="0" w:color="auto"/>
                <w:left w:val="none" w:sz="0" w:space="0" w:color="auto"/>
                <w:bottom w:val="none" w:sz="0" w:space="0" w:color="auto"/>
                <w:right w:val="none" w:sz="0" w:space="0" w:color="auto"/>
              </w:divBdr>
            </w:div>
            <w:div w:id="330301663">
              <w:marLeft w:val="0"/>
              <w:marRight w:val="0"/>
              <w:marTop w:val="0"/>
              <w:marBottom w:val="0"/>
              <w:divBdr>
                <w:top w:val="none" w:sz="0" w:space="0" w:color="auto"/>
                <w:left w:val="none" w:sz="0" w:space="0" w:color="auto"/>
                <w:bottom w:val="none" w:sz="0" w:space="0" w:color="auto"/>
                <w:right w:val="none" w:sz="0" w:space="0" w:color="auto"/>
              </w:divBdr>
            </w:div>
            <w:div w:id="1939481847">
              <w:marLeft w:val="0"/>
              <w:marRight w:val="0"/>
              <w:marTop w:val="0"/>
              <w:marBottom w:val="0"/>
              <w:divBdr>
                <w:top w:val="none" w:sz="0" w:space="0" w:color="auto"/>
                <w:left w:val="none" w:sz="0" w:space="0" w:color="auto"/>
                <w:bottom w:val="none" w:sz="0" w:space="0" w:color="auto"/>
                <w:right w:val="none" w:sz="0" w:space="0" w:color="auto"/>
              </w:divBdr>
            </w:div>
            <w:div w:id="645091032">
              <w:marLeft w:val="0"/>
              <w:marRight w:val="0"/>
              <w:marTop w:val="0"/>
              <w:marBottom w:val="0"/>
              <w:divBdr>
                <w:top w:val="none" w:sz="0" w:space="0" w:color="auto"/>
                <w:left w:val="none" w:sz="0" w:space="0" w:color="auto"/>
                <w:bottom w:val="none" w:sz="0" w:space="0" w:color="auto"/>
                <w:right w:val="none" w:sz="0" w:space="0" w:color="auto"/>
              </w:divBdr>
            </w:div>
            <w:div w:id="1456144989">
              <w:marLeft w:val="0"/>
              <w:marRight w:val="0"/>
              <w:marTop w:val="0"/>
              <w:marBottom w:val="0"/>
              <w:divBdr>
                <w:top w:val="none" w:sz="0" w:space="0" w:color="auto"/>
                <w:left w:val="none" w:sz="0" w:space="0" w:color="auto"/>
                <w:bottom w:val="none" w:sz="0" w:space="0" w:color="auto"/>
                <w:right w:val="none" w:sz="0" w:space="0" w:color="auto"/>
              </w:divBdr>
            </w:div>
            <w:div w:id="697707641">
              <w:marLeft w:val="0"/>
              <w:marRight w:val="0"/>
              <w:marTop w:val="0"/>
              <w:marBottom w:val="0"/>
              <w:divBdr>
                <w:top w:val="none" w:sz="0" w:space="0" w:color="auto"/>
                <w:left w:val="none" w:sz="0" w:space="0" w:color="auto"/>
                <w:bottom w:val="none" w:sz="0" w:space="0" w:color="auto"/>
                <w:right w:val="none" w:sz="0" w:space="0" w:color="auto"/>
              </w:divBdr>
            </w:div>
            <w:div w:id="898397703">
              <w:marLeft w:val="0"/>
              <w:marRight w:val="0"/>
              <w:marTop w:val="0"/>
              <w:marBottom w:val="0"/>
              <w:divBdr>
                <w:top w:val="none" w:sz="0" w:space="0" w:color="auto"/>
                <w:left w:val="none" w:sz="0" w:space="0" w:color="auto"/>
                <w:bottom w:val="none" w:sz="0" w:space="0" w:color="auto"/>
                <w:right w:val="none" w:sz="0" w:space="0" w:color="auto"/>
              </w:divBdr>
            </w:div>
            <w:div w:id="621376874">
              <w:marLeft w:val="0"/>
              <w:marRight w:val="0"/>
              <w:marTop w:val="0"/>
              <w:marBottom w:val="0"/>
              <w:divBdr>
                <w:top w:val="none" w:sz="0" w:space="0" w:color="auto"/>
                <w:left w:val="none" w:sz="0" w:space="0" w:color="auto"/>
                <w:bottom w:val="none" w:sz="0" w:space="0" w:color="auto"/>
                <w:right w:val="none" w:sz="0" w:space="0" w:color="auto"/>
              </w:divBdr>
            </w:div>
            <w:div w:id="283465370">
              <w:marLeft w:val="0"/>
              <w:marRight w:val="0"/>
              <w:marTop w:val="0"/>
              <w:marBottom w:val="0"/>
              <w:divBdr>
                <w:top w:val="none" w:sz="0" w:space="0" w:color="auto"/>
                <w:left w:val="none" w:sz="0" w:space="0" w:color="auto"/>
                <w:bottom w:val="none" w:sz="0" w:space="0" w:color="auto"/>
                <w:right w:val="none" w:sz="0" w:space="0" w:color="auto"/>
              </w:divBdr>
            </w:div>
            <w:div w:id="1976912025">
              <w:marLeft w:val="0"/>
              <w:marRight w:val="0"/>
              <w:marTop w:val="0"/>
              <w:marBottom w:val="0"/>
              <w:divBdr>
                <w:top w:val="none" w:sz="0" w:space="0" w:color="auto"/>
                <w:left w:val="none" w:sz="0" w:space="0" w:color="auto"/>
                <w:bottom w:val="none" w:sz="0" w:space="0" w:color="auto"/>
                <w:right w:val="none" w:sz="0" w:space="0" w:color="auto"/>
              </w:divBdr>
            </w:div>
            <w:div w:id="561407052">
              <w:marLeft w:val="0"/>
              <w:marRight w:val="0"/>
              <w:marTop w:val="0"/>
              <w:marBottom w:val="0"/>
              <w:divBdr>
                <w:top w:val="none" w:sz="0" w:space="0" w:color="auto"/>
                <w:left w:val="none" w:sz="0" w:space="0" w:color="auto"/>
                <w:bottom w:val="none" w:sz="0" w:space="0" w:color="auto"/>
                <w:right w:val="none" w:sz="0" w:space="0" w:color="auto"/>
              </w:divBdr>
            </w:div>
            <w:div w:id="1262492646">
              <w:marLeft w:val="0"/>
              <w:marRight w:val="0"/>
              <w:marTop w:val="0"/>
              <w:marBottom w:val="0"/>
              <w:divBdr>
                <w:top w:val="none" w:sz="0" w:space="0" w:color="auto"/>
                <w:left w:val="none" w:sz="0" w:space="0" w:color="auto"/>
                <w:bottom w:val="none" w:sz="0" w:space="0" w:color="auto"/>
                <w:right w:val="none" w:sz="0" w:space="0" w:color="auto"/>
              </w:divBdr>
            </w:div>
            <w:div w:id="1257515914">
              <w:marLeft w:val="0"/>
              <w:marRight w:val="0"/>
              <w:marTop w:val="0"/>
              <w:marBottom w:val="0"/>
              <w:divBdr>
                <w:top w:val="none" w:sz="0" w:space="0" w:color="auto"/>
                <w:left w:val="none" w:sz="0" w:space="0" w:color="auto"/>
                <w:bottom w:val="none" w:sz="0" w:space="0" w:color="auto"/>
                <w:right w:val="none" w:sz="0" w:space="0" w:color="auto"/>
              </w:divBdr>
            </w:div>
            <w:div w:id="1469125492">
              <w:marLeft w:val="0"/>
              <w:marRight w:val="0"/>
              <w:marTop w:val="0"/>
              <w:marBottom w:val="0"/>
              <w:divBdr>
                <w:top w:val="none" w:sz="0" w:space="0" w:color="auto"/>
                <w:left w:val="none" w:sz="0" w:space="0" w:color="auto"/>
                <w:bottom w:val="none" w:sz="0" w:space="0" w:color="auto"/>
                <w:right w:val="none" w:sz="0" w:space="0" w:color="auto"/>
              </w:divBdr>
            </w:div>
            <w:div w:id="1317030486">
              <w:marLeft w:val="0"/>
              <w:marRight w:val="0"/>
              <w:marTop w:val="0"/>
              <w:marBottom w:val="0"/>
              <w:divBdr>
                <w:top w:val="none" w:sz="0" w:space="0" w:color="auto"/>
                <w:left w:val="none" w:sz="0" w:space="0" w:color="auto"/>
                <w:bottom w:val="none" w:sz="0" w:space="0" w:color="auto"/>
                <w:right w:val="none" w:sz="0" w:space="0" w:color="auto"/>
              </w:divBdr>
            </w:div>
            <w:div w:id="1544636175">
              <w:marLeft w:val="0"/>
              <w:marRight w:val="0"/>
              <w:marTop w:val="0"/>
              <w:marBottom w:val="0"/>
              <w:divBdr>
                <w:top w:val="none" w:sz="0" w:space="0" w:color="auto"/>
                <w:left w:val="none" w:sz="0" w:space="0" w:color="auto"/>
                <w:bottom w:val="none" w:sz="0" w:space="0" w:color="auto"/>
                <w:right w:val="none" w:sz="0" w:space="0" w:color="auto"/>
              </w:divBdr>
            </w:div>
            <w:div w:id="827211208">
              <w:marLeft w:val="0"/>
              <w:marRight w:val="0"/>
              <w:marTop w:val="0"/>
              <w:marBottom w:val="0"/>
              <w:divBdr>
                <w:top w:val="none" w:sz="0" w:space="0" w:color="auto"/>
                <w:left w:val="none" w:sz="0" w:space="0" w:color="auto"/>
                <w:bottom w:val="none" w:sz="0" w:space="0" w:color="auto"/>
                <w:right w:val="none" w:sz="0" w:space="0" w:color="auto"/>
              </w:divBdr>
            </w:div>
            <w:div w:id="1161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591360089">
      <w:bodyDiv w:val="1"/>
      <w:marLeft w:val="0"/>
      <w:marRight w:val="0"/>
      <w:marTop w:val="0"/>
      <w:marBottom w:val="0"/>
      <w:divBdr>
        <w:top w:val="none" w:sz="0" w:space="0" w:color="auto"/>
        <w:left w:val="none" w:sz="0" w:space="0" w:color="auto"/>
        <w:bottom w:val="none" w:sz="0" w:space="0" w:color="auto"/>
        <w:right w:val="none" w:sz="0" w:space="0" w:color="auto"/>
      </w:divBdr>
    </w:div>
    <w:div w:id="609626200">
      <w:bodyDiv w:val="1"/>
      <w:marLeft w:val="0"/>
      <w:marRight w:val="0"/>
      <w:marTop w:val="0"/>
      <w:marBottom w:val="0"/>
      <w:divBdr>
        <w:top w:val="none" w:sz="0" w:space="0" w:color="auto"/>
        <w:left w:val="none" w:sz="0" w:space="0" w:color="auto"/>
        <w:bottom w:val="none" w:sz="0" w:space="0" w:color="auto"/>
        <w:right w:val="none" w:sz="0" w:space="0" w:color="auto"/>
      </w:divBdr>
    </w:div>
    <w:div w:id="621303307">
      <w:bodyDiv w:val="1"/>
      <w:marLeft w:val="0"/>
      <w:marRight w:val="0"/>
      <w:marTop w:val="0"/>
      <w:marBottom w:val="0"/>
      <w:divBdr>
        <w:top w:val="none" w:sz="0" w:space="0" w:color="auto"/>
        <w:left w:val="none" w:sz="0" w:space="0" w:color="auto"/>
        <w:bottom w:val="none" w:sz="0" w:space="0" w:color="auto"/>
        <w:right w:val="none" w:sz="0" w:space="0" w:color="auto"/>
      </w:divBdr>
      <w:divsChild>
        <w:div w:id="720058236">
          <w:marLeft w:val="0"/>
          <w:marRight w:val="0"/>
          <w:marTop w:val="0"/>
          <w:marBottom w:val="0"/>
          <w:divBdr>
            <w:top w:val="none" w:sz="0" w:space="0" w:color="auto"/>
            <w:left w:val="none" w:sz="0" w:space="0" w:color="auto"/>
            <w:bottom w:val="none" w:sz="0" w:space="0" w:color="auto"/>
            <w:right w:val="none" w:sz="0" w:space="0" w:color="auto"/>
          </w:divBdr>
          <w:divsChild>
            <w:div w:id="484932412">
              <w:marLeft w:val="0"/>
              <w:marRight w:val="0"/>
              <w:marTop w:val="0"/>
              <w:marBottom w:val="0"/>
              <w:divBdr>
                <w:top w:val="none" w:sz="0" w:space="0" w:color="auto"/>
                <w:left w:val="none" w:sz="0" w:space="0" w:color="auto"/>
                <w:bottom w:val="none" w:sz="0" w:space="0" w:color="auto"/>
                <w:right w:val="none" w:sz="0" w:space="0" w:color="auto"/>
              </w:divBdr>
            </w:div>
            <w:div w:id="1553997345">
              <w:marLeft w:val="0"/>
              <w:marRight w:val="0"/>
              <w:marTop w:val="0"/>
              <w:marBottom w:val="0"/>
              <w:divBdr>
                <w:top w:val="none" w:sz="0" w:space="0" w:color="auto"/>
                <w:left w:val="none" w:sz="0" w:space="0" w:color="auto"/>
                <w:bottom w:val="none" w:sz="0" w:space="0" w:color="auto"/>
                <w:right w:val="none" w:sz="0" w:space="0" w:color="auto"/>
              </w:divBdr>
            </w:div>
            <w:div w:id="1682971154">
              <w:marLeft w:val="0"/>
              <w:marRight w:val="0"/>
              <w:marTop w:val="0"/>
              <w:marBottom w:val="0"/>
              <w:divBdr>
                <w:top w:val="none" w:sz="0" w:space="0" w:color="auto"/>
                <w:left w:val="none" w:sz="0" w:space="0" w:color="auto"/>
                <w:bottom w:val="none" w:sz="0" w:space="0" w:color="auto"/>
                <w:right w:val="none" w:sz="0" w:space="0" w:color="auto"/>
              </w:divBdr>
            </w:div>
            <w:div w:id="1177884241">
              <w:marLeft w:val="0"/>
              <w:marRight w:val="0"/>
              <w:marTop w:val="0"/>
              <w:marBottom w:val="0"/>
              <w:divBdr>
                <w:top w:val="none" w:sz="0" w:space="0" w:color="auto"/>
                <w:left w:val="none" w:sz="0" w:space="0" w:color="auto"/>
                <w:bottom w:val="none" w:sz="0" w:space="0" w:color="auto"/>
                <w:right w:val="none" w:sz="0" w:space="0" w:color="auto"/>
              </w:divBdr>
            </w:div>
            <w:div w:id="944774573">
              <w:marLeft w:val="0"/>
              <w:marRight w:val="0"/>
              <w:marTop w:val="0"/>
              <w:marBottom w:val="0"/>
              <w:divBdr>
                <w:top w:val="none" w:sz="0" w:space="0" w:color="auto"/>
                <w:left w:val="none" w:sz="0" w:space="0" w:color="auto"/>
                <w:bottom w:val="none" w:sz="0" w:space="0" w:color="auto"/>
                <w:right w:val="none" w:sz="0" w:space="0" w:color="auto"/>
              </w:divBdr>
            </w:div>
            <w:div w:id="25449710">
              <w:marLeft w:val="0"/>
              <w:marRight w:val="0"/>
              <w:marTop w:val="0"/>
              <w:marBottom w:val="0"/>
              <w:divBdr>
                <w:top w:val="none" w:sz="0" w:space="0" w:color="auto"/>
                <w:left w:val="none" w:sz="0" w:space="0" w:color="auto"/>
                <w:bottom w:val="none" w:sz="0" w:space="0" w:color="auto"/>
                <w:right w:val="none" w:sz="0" w:space="0" w:color="auto"/>
              </w:divBdr>
            </w:div>
            <w:div w:id="1565262777">
              <w:marLeft w:val="0"/>
              <w:marRight w:val="0"/>
              <w:marTop w:val="0"/>
              <w:marBottom w:val="0"/>
              <w:divBdr>
                <w:top w:val="none" w:sz="0" w:space="0" w:color="auto"/>
                <w:left w:val="none" w:sz="0" w:space="0" w:color="auto"/>
                <w:bottom w:val="none" w:sz="0" w:space="0" w:color="auto"/>
                <w:right w:val="none" w:sz="0" w:space="0" w:color="auto"/>
              </w:divBdr>
            </w:div>
            <w:div w:id="1422412621">
              <w:marLeft w:val="0"/>
              <w:marRight w:val="0"/>
              <w:marTop w:val="0"/>
              <w:marBottom w:val="0"/>
              <w:divBdr>
                <w:top w:val="none" w:sz="0" w:space="0" w:color="auto"/>
                <w:left w:val="none" w:sz="0" w:space="0" w:color="auto"/>
                <w:bottom w:val="none" w:sz="0" w:space="0" w:color="auto"/>
                <w:right w:val="none" w:sz="0" w:space="0" w:color="auto"/>
              </w:divBdr>
            </w:div>
            <w:div w:id="1947496685">
              <w:marLeft w:val="0"/>
              <w:marRight w:val="0"/>
              <w:marTop w:val="0"/>
              <w:marBottom w:val="0"/>
              <w:divBdr>
                <w:top w:val="none" w:sz="0" w:space="0" w:color="auto"/>
                <w:left w:val="none" w:sz="0" w:space="0" w:color="auto"/>
                <w:bottom w:val="none" w:sz="0" w:space="0" w:color="auto"/>
                <w:right w:val="none" w:sz="0" w:space="0" w:color="auto"/>
              </w:divBdr>
            </w:div>
            <w:div w:id="1324772159">
              <w:marLeft w:val="0"/>
              <w:marRight w:val="0"/>
              <w:marTop w:val="0"/>
              <w:marBottom w:val="0"/>
              <w:divBdr>
                <w:top w:val="none" w:sz="0" w:space="0" w:color="auto"/>
                <w:left w:val="none" w:sz="0" w:space="0" w:color="auto"/>
                <w:bottom w:val="none" w:sz="0" w:space="0" w:color="auto"/>
                <w:right w:val="none" w:sz="0" w:space="0" w:color="auto"/>
              </w:divBdr>
            </w:div>
            <w:div w:id="1899583623">
              <w:marLeft w:val="0"/>
              <w:marRight w:val="0"/>
              <w:marTop w:val="0"/>
              <w:marBottom w:val="0"/>
              <w:divBdr>
                <w:top w:val="none" w:sz="0" w:space="0" w:color="auto"/>
                <w:left w:val="none" w:sz="0" w:space="0" w:color="auto"/>
                <w:bottom w:val="none" w:sz="0" w:space="0" w:color="auto"/>
                <w:right w:val="none" w:sz="0" w:space="0" w:color="auto"/>
              </w:divBdr>
            </w:div>
            <w:div w:id="1253974234">
              <w:marLeft w:val="0"/>
              <w:marRight w:val="0"/>
              <w:marTop w:val="0"/>
              <w:marBottom w:val="0"/>
              <w:divBdr>
                <w:top w:val="none" w:sz="0" w:space="0" w:color="auto"/>
                <w:left w:val="none" w:sz="0" w:space="0" w:color="auto"/>
                <w:bottom w:val="none" w:sz="0" w:space="0" w:color="auto"/>
                <w:right w:val="none" w:sz="0" w:space="0" w:color="auto"/>
              </w:divBdr>
            </w:div>
            <w:div w:id="1774741220">
              <w:marLeft w:val="0"/>
              <w:marRight w:val="0"/>
              <w:marTop w:val="0"/>
              <w:marBottom w:val="0"/>
              <w:divBdr>
                <w:top w:val="none" w:sz="0" w:space="0" w:color="auto"/>
                <w:left w:val="none" w:sz="0" w:space="0" w:color="auto"/>
                <w:bottom w:val="none" w:sz="0" w:space="0" w:color="auto"/>
                <w:right w:val="none" w:sz="0" w:space="0" w:color="auto"/>
              </w:divBdr>
            </w:div>
            <w:div w:id="1895777343">
              <w:marLeft w:val="0"/>
              <w:marRight w:val="0"/>
              <w:marTop w:val="0"/>
              <w:marBottom w:val="0"/>
              <w:divBdr>
                <w:top w:val="none" w:sz="0" w:space="0" w:color="auto"/>
                <w:left w:val="none" w:sz="0" w:space="0" w:color="auto"/>
                <w:bottom w:val="none" w:sz="0" w:space="0" w:color="auto"/>
                <w:right w:val="none" w:sz="0" w:space="0" w:color="auto"/>
              </w:divBdr>
            </w:div>
            <w:div w:id="1104378359">
              <w:marLeft w:val="0"/>
              <w:marRight w:val="0"/>
              <w:marTop w:val="0"/>
              <w:marBottom w:val="0"/>
              <w:divBdr>
                <w:top w:val="none" w:sz="0" w:space="0" w:color="auto"/>
                <w:left w:val="none" w:sz="0" w:space="0" w:color="auto"/>
                <w:bottom w:val="none" w:sz="0" w:space="0" w:color="auto"/>
                <w:right w:val="none" w:sz="0" w:space="0" w:color="auto"/>
              </w:divBdr>
            </w:div>
            <w:div w:id="892154961">
              <w:marLeft w:val="0"/>
              <w:marRight w:val="0"/>
              <w:marTop w:val="0"/>
              <w:marBottom w:val="0"/>
              <w:divBdr>
                <w:top w:val="none" w:sz="0" w:space="0" w:color="auto"/>
                <w:left w:val="none" w:sz="0" w:space="0" w:color="auto"/>
                <w:bottom w:val="none" w:sz="0" w:space="0" w:color="auto"/>
                <w:right w:val="none" w:sz="0" w:space="0" w:color="auto"/>
              </w:divBdr>
            </w:div>
            <w:div w:id="683365191">
              <w:marLeft w:val="0"/>
              <w:marRight w:val="0"/>
              <w:marTop w:val="0"/>
              <w:marBottom w:val="0"/>
              <w:divBdr>
                <w:top w:val="none" w:sz="0" w:space="0" w:color="auto"/>
                <w:left w:val="none" w:sz="0" w:space="0" w:color="auto"/>
                <w:bottom w:val="none" w:sz="0" w:space="0" w:color="auto"/>
                <w:right w:val="none" w:sz="0" w:space="0" w:color="auto"/>
              </w:divBdr>
            </w:div>
            <w:div w:id="1558394927">
              <w:marLeft w:val="0"/>
              <w:marRight w:val="0"/>
              <w:marTop w:val="0"/>
              <w:marBottom w:val="0"/>
              <w:divBdr>
                <w:top w:val="none" w:sz="0" w:space="0" w:color="auto"/>
                <w:left w:val="none" w:sz="0" w:space="0" w:color="auto"/>
                <w:bottom w:val="none" w:sz="0" w:space="0" w:color="auto"/>
                <w:right w:val="none" w:sz="0" w:space="0" w:color="auto"/>
              </w:divBdr>
            </w:div>
            <w:div w:id="248775599">
              <w:marLeft w:val="0"/>
              <w:marRight w:val="0"/>
              <w:marTop w:val="0"/>
              <w:marBottom w:val="0"/>
              <w:divBdr>
                <w:top w:val="none" w:sz="0" w:space="0" w:color="auto"/>
                <w:left w:val="none" w:sz="0" w:space="0" w:color="auto"/>
                <w:bottom w:val="none" w:sz="0" w:space="0" w:color="auto"/>
                <w:right w:val="none" w:sz="0" w:space="0" w:color="auto"/>
              </w:divBdr>
            </w:div>
            <w:div w:id="1496191749">
              <w:marLeft w:val="0"/>
              <w:marRight w:val="0"/>
              <w:marTop w:val="0"/>
              <w:marBottom w:val="0"/>
              <w:divBdr>
                <w:top w:val="none" w:sz="0" w:space="0" w:color="auto"/>
                <w:left w:val="none" w:sz="0" w:space="0" w:color="auto"/>
                <w:bottom w:val="none" w:sz="0" w:space="0" w:color="auto"/>
                <w:right w:val="none" w:sz="0" w:space="0" w:color="auto"/>
              </w:divBdr>
            </w:div>
            <w:div w:id="839083199">
              <w:marLeft w:val="0"/>
              <w:marRight w:val="0"/>
              <w:marTop w:val="0"/>
              <w:marBottom w:val="0"/>
              <w:divBdr>
                <w:top w:val="none" w:sz="0" w:space="0" w:color="auto"/>
                <w:left w:val="none" w:sz="0" w:space="0" w:color="auto"/>
                <w:bottom w:val="none" w:sz="0" w:space="0" w:color="auto"/>
                <w:right w:val="none" w:sz="0" w:space="0" w:color="auto"/>
              </w:divBdr>
            </w:div>
            <w:div w:id="110976135">
              <w:marLeft w:val="0"/>
              <w:marRight w:val="0"/>
              <w:marTop w:val="0"/>
              <w:marBottom w:val="0"/>
              <w:divBdr>
                <w:top w:val="none" w:sz="0" w:space="0" w:color="auto"/>
                <w:left w:val="none" w:sz="0" w:space="0" w:color="auto"/>
                <w:bottom w:val="none" w:sz="0" w:space="0" w:color="auto"/>
                <w:right w:val="none" w:sz="0" w:space="0" w:color="auto"/>
              </w:divBdr>
            </w:div>
            <w:div w:id="1331982225">
              <w:marLeft w:val="0"/>
              <w:marRight w:val="0"/>
              <w:marTop w:val="0"/>
              <w:marBottom w:val="0"/>
              <w:divBdr>
                <w:top w:val="none" w:sz="0" w:space="0" w:color="auto"/>
                <w:left w:val="none" w:sz="0" w:space="0" w:color="auto"/>
                <w:bottom w:val="none" w:sz="0" w:space="0" w:color="auto"/>
                <w:right w:val="none" w:sz="0" w:space="0" w:color="auto"/>
              </w:divBdr>
            </w:div>
            <w:div w:id="1022171719">
              <w:marLeft w:val="0"/>
              <w:marRight w:val="0"/>
              <w:marTop w:val="0"/>
              <w:marBottom w:val="0"/>
              <w:divBdr>
                <w:top w:val="none" w:sz="0" w:space="0" w:color="auto"/>
                <w:left w:val="none" w:sz="0" w:space="0" w:color="auto"/>
                <w:bottom w:val="none" w:sz="0" w:space="0" w:color="auto"/>
                <w:right w:val="none" w:sz="0" w:space="0" w:color="auto"/>
              </w:divBdr>
            </w:div>
            <w:div w:id="817038309">
              <w:marLeft w:val="0"/>
              <w:marRight w:val="0"/>
              <w:marTop w:val="0"/>
              <w:marBottom w:val="0"/>
              <w:divBdr>
                <w:top w:val="none" w:sz="0" w:space="0" w:color="auto"/>
                <w:left w:val="none" w:sz="0" w:space="0" w:color="auto"/>
                <w:bottom w:val="none" w:sz="0" w:space="0" w:color="auto"/>
                <w:right w:val="none" w:sz="0" w:space="0" w:color="auto"/>
              </w:divBdr>
            </w:div>
            <w:div w:id="2136367527">
              <w:marLeft w:val="0"/>
              <w:marRight w:val="0"/>
              <w:marTop w:val="0"/>
              <w:marBottom w:val="0"/>
              <w:divBdr>
                <w:top w:val="none" w:sz="0" w:space="0" w:color="auto"/>
                <w:left w:val="none" w:sz="0" w:space="0" w:color="auto"/>
                <w:bottom w:val="none" w:sz="0" w:space="0" w:color="auto"/>
                <w:right w:val="none" w:sz="0" w:space="0" w:color="auto"/>
              </w:divBdr>
            </w:div>
            <w:div w:id="1967195104">
              <w:marLeft w:val="0"/>
              <w:marRight w:val="0"/>
              <w:marTop w:val="0"/>
              <w:marBottom w:val="0"/>
              <w:divBdr>
                <w:top w:val="none" w:sz="0" w:space="0" w:color="auto"/>
                <w:left w:val="none" w:sz="0" w:space="0" w:color="auto"/>
                <w:bottom w:val="none" w:sz="0" w:space="0" w:color="auto"/>
                <w:right w:val="none" w:sz="0" w:space="0" w:color="auto"/>
              </w:divBdr>
            </w:div>
            <w:div w:id="1096942455">
              <w:marLeft w:val="0"/>
              <w:marRight w:val="0"/>
              <w:marTop w:val="0"/>
              <w:marBottom w:val="0"/>
              <w:divBdr>
                <w:top w:val="none" w:sz="0" w:space="0" w:color="auto"/>
                <w:left w:val="none" w:sz="0" w:space="0" w:color="auto"/>
                <w:bottom w:val="none" w:sz="0" w:space="0" w:color="auto"/>
                <w:right w:val="none" w:sz="0" w:space="0" w:color="auto"/>
              </w:divBdr>
            </w:div>
            <w:div w:id="1662847090">
              <w:marLeft w:val="0"/>
              <w:marRight w:val="0"/>
              <w:marTop w:val="0"/>
              <w:marBottom w:val="0"/>
              <w:divBdr>
                <w:top w:val="none" w:sz="0" w:space="0" w:color="auto"/>
                <w:left w:val="none" w:sz="0" w:space="0" w:color="auto"/>
                <w:bottom w:val="none" w:sz="0" w:space="0" w:color="auto"/>
                <w:right w:val="none" w:sz="0" w:space="0" w:color="auto"/>
              </w:divBdr>
            </w:div>
            <w:div w:id="416944123">
              <w:marLeft w:val="0"/>
              <w:marRight w:val="0"/>
              <w:marTop w:val="0"/>
              <w:marBottom w:val="0"/>
              <w:divBdr>
                <w:top w:val="none" w:sz="0" w:space="0" w:color="auto"/>
                <w:left w:val="none" w:sz="0" w:space="0" w:color="auto"/>
                <w:bottom w:val="none" w:sz="0" w:space="0" w:color="auto"/>
                <w:right w:val="none" w:sz="0" w:space="0" w:color="auto"/>
              </w:divBdr>
            </w:div>
            <w:div w:id="365910900">
              <w:marLeft w:val="0"/>
              <w:marRight w:val="0"/>
              <w:marTop w:val="0"/>
              <w:marBottom w:val="0"/>
              <w:divBdr>
                <w:top w:val="none" w:sz="0" w:space="0" w:color="auto"/>
                <w:left w:val="none" w:sz="0" w:space="0" w:color="auto"/>
                <w:bottom w:val="none" w:sz="0" w:space="0" w:color="auto"/>
                <w:right w:val="none" w:sz="0" w:space="0" w:color="auto"/>
              </w:divBdr>
            </w:div>
            <w:div w:id="55402234">
              <w:marLeft w:val="0"/>
              <w:marRight w:val="0"/>
              <w:marTop w:val="0"/>
              <w:marBottom w:val="0"/>
              <w:divBdr>
                <w:top w:val="none" w:sz="0" w:space="0" w:color="auto"/>
                <w:left w:val="none" w:sz="0" w:space="0" w:color="auto"/>
                <w:bottom w:val="none" w:sz="0" w:space="0" w:color="auto"/>
                <w:right w:val="none" w:sz="0" w:space="0" w:color="auto"/>
              </w:divBdr>
            </w:div>
            <w:div w:id="1198354109">
              <w:marLeft w:val="0"/>
              <w:marRight w:val="0"/>
              <w:marTop w:val="0"/>
              <w:marBottom w:val="0"/>
              <w:divBdr>
                <w:top w:val="none" w:sz="0" w:space="0" w:color="auto"/>
                <w:left w:val="none" w:sz="0" w:space="0" w:color="auto"/>
                <w:bottom w:val="none" w:sz="0" w:space="0" w:color="auto"/>
                <w:right w:val="none" w:sz="0" w:space="0" w:color="auto"/>
              </w:divBdr>
            </w:div>
            <w:div w:id="1827814826">
              <w:marLeft w:val="0"/>
              <w:marRight w:val="0"/>
              <w:marTop w:val="0"/>
              <w:marBottom w:val="0"/>
              <w:divBdr>
                <w:top w:val="none" w:sz="0" w:space="0" w:color="auto"/>
                <w:left w:val="none" w:sz="0" w:space="0" w:color="auto"/>
                <w:bottom w:val="none" w:sz="0" w:space="0" w:color="auto"/>
                <w:right w:val="none" w:sz="0" w:space="0" w:color="auto"/>
              </w:divBdr>
            </w:div>
            <w:div w:id="1310018310">
              <w:marLeft w:val="0"/>
              <w:marRight w:val="0"/>
              <w:marTop w:val="0"/>
              <w:marBottom w:val="0"/>
              <w:divBdr>
                <w:top w:val="none" w:sz="0" w:space="0" w:color="auto"/>
                <w:left w:val="none" w:sz="0" w:space="0" w:color="auto"/>
                <w:bottom w:val="none" w:sz="0" w:space="0" w:color="auto"/>
                <w:right w:val="none" w:sz="0" w:space="0" w:color="auto"/>
              </w:divBdr>
            </w:div>
            <w:div w:id="924000589">
              <w:marLeft w:val="0"/>
              <w:marRight w:val="0"/>
              <w:marTop w:val="0"/>
              <w:marBottom w:val="0"/>
              <w:divBdr>
                <w:top w:val="none" w:sz="0" w:space="0" w:color="auto"/>
                <w:left w:val="none" w:sz="0" w:space="0" w:color="auto"/>
                <w:bottom w:val="none" w:sz="0" w:space="0" w:color="auto"/>
                <w:right w:val="none" w:sz="0" w:space="0" w:color="auto"/>
              </w:divBdr>
            </w:div>
            <w:div w:id="461850786">
              <w:marLeft w:val="0"/>
              <w:marRight w:val="0"/>
              <w:marTop w:val="0"/>
              <w:marBottom w:val="0"/>
              <w:divBdr>
                <w:top w:val="none" w:sz="0" w:space="0" w:color="auto"/>
                <w:left w:val="none" w:sz="0" w:space="0" w:color="auto"/>
                <w:bottom w:val="none" w:sz="0" w:space="0" w:color="auto"/>
                <w:right w:val="none" w:sz="0" w:space="0" w:color="auto"/>
              </w:divBdr>
            </w:div>
            <w:div w:id="65811038">
              <w:marLeft w:val="0"/>
              <w:marRight w:val="0"/>
              <w:marTop w:val="0"/>
              <w:marBottom w:val="0"/>
              <w:divBdr>
                <w:top w:val="none" w:sz="0" w:space="0" w:color="auto"/>
                <w:left w:val="none" w:sz="0" w:space="0" w:color="auto"/>
                <w:bottom w:val="none" w:sz="0" w:space="0" w:color="auto"/>
                <w:right w:val="none" w:sz="0" w:space="0" w:color="auto"/>
              </w:divBdr>
            </w:div>
            <w:div w:id="1405034060">
              <w:marLeft w:val="0"/>
              <w:marRight w:val="0"/>
              <w:marTop w:val="0"/>
              <w:marBottom w:val="0"/>
              <w:divBdr>
                <w:top w:val="none" w:sz="0" w:space="0" w:color="auto"/>
                <w:left w:val="none" w:sz="0" w:space="0" w:color="auto"/>
                <w:bottom w:val="none" w:sz="0" w:space="0" w:color="auto"/>
                <w:right w:val="none" w:sz="0" w:space="0" w:color="auto"/>
              </w:divBdr>
            </w:div>
            <w:div w:id="1736272842">
              <w:marLeft w:val="0"/>
              <w:marRight w:val="0"/>
              <w:marTop w:val="0"/>
              <w:marBottom w:val="0"/>
              <w:divBdr>
                <w:top w:val="none" w:sz="0" w:space="0" w:color="auto"/>
                <w:left w:val="none" w:sz="0" w:space="0" w:color="auto"/>
                <w:bottom w:val="none" w:sz="0" w:space="0" w:color="auto"/>
                <w:right w:val="none" w:sz="0" w:space="0" w:color="auto"/>
              </w:divBdr>
            </w:div>
            <w:div w:id="1603344457">
              <w:marLeft w:val="0"/>
              <w:marRight w:val="0"/>
              <w:marTop w:val="0"/>
              <w:marBottom w:val="0"/>
              <w:divBdr>
                <w:top w:val="none" w:sz="0" w:space="0" w:color="auto"/>
                <w:left w:val="none" w:sz="0" w:space="0" w:color="auto"/>
                <w:bottom w:val="none" w:sz="0" w:space="0" w:color="auto"/>
                <w:right w:val="none" w:sz="0" w:space="0" w:color="auto"/>
              </w:divBdr>
            </w:div>
            <w:div w:id="629238850">
              <w:marLeft w:val="0"/>
              <w:marRight w:val="0"/>
              <w:marTop w:val="0"/>
              <w:marBottom w:val="0"/>
              <w:divBdr>
                <w:top w:val="none" w:sz="0" w:space="0" w:color="auto"/>
                <w:left w:val="none" w:sz="0" w:space="0" w:color="auto"/>
                <w:bottom w:val="none" w:sz="0" w:space="0" w:color="auto"/>
                <w:right w:val="none" w:sz="0" w:space="0" w:color="auto"/>
              </w:divBdr>
            </w:div>
            <w:div w:id="1449424295">
              <w:marLeft w:val="0"/>
              <w:marRight w:val="0"/>
              <w:marTop w:val="0"/>
              <w:marBottom w:val="0"/>
              <w:divBdr>
                <w:top w:val="none" w:sz="0" w:space="0" w:color="auto"/>
                <w:left w:val="none" w:sz="0" w:space="0" w:color="auto"/>
                <w:bottom w:val="none" w:sz="0" w:space="0" w:color="auto"/>
                <w:right w:val="none" w:sz="0" w:space="0" w:color="auto"/>
              </w:divBdr>
            </w:div>
            <w:div w:id="542986993">
              <w:marLeft w:val="0"/>
              <w:marRight w:val="0"/>
              <w:marTop w:val="0"/>
              <w:marBottom w:val="0"/>
              <w:divBdr>
                <w:top w:val="none" w:sz="0" w:space="0" w:color="auto"/>
                <w:left w:val="none" w:sz="0" w:space="0" w:color="auto"/>
                <w:bottom w:val="none" w:sz="0" w:space="0" w:color="auto"/>
                <w:right w:val="none" w:sz="0" w:space="0" w:color="auto"/>
              </w:divBdr>
            </w:div>
            <w:div w:id="2003967522">
              <w:marLeft w:val="0"/>
              <w:marRight w:val="0"/>
              <w:marTop w:val="0"/>
              <w:marBottom w:val="0"/>
              <w:divBdr>
                <w:top w:val="none" w:sz="0" w:space="0" w:color="auto"/>
                <w:left w:val="none" w:sz="0" w:space="0" w:color="auto"/>
                <w:bottom w:val="none" w:sz="0" w:space="0" w:color="auto"/>
                <w:right w:val="none" w:sz="0" w:space="0" w:color="auto"/>
              </w:divBdr>
            </w:div>
            <w:div w:id="40638443">
              <w:marLeft w:val="0"/>
              <w:marRight w:val="0"/>
              <w:marTop w:val="0"/>
              <w:marBottom w:val="0"/>
              <w:divBdr>
                <w:top w:val="none" w:sz="0" w:space="0" w:color="auto"/>
                <w:left w:val="none" w:sz="0" w:space="0" w:color="auto"/>
                <w:bottom w:val="none" w:sz="0" w:space="0" w:color="auto"/>
                <w:right w:val="none" w:sz="0" w:space="0" w:color="auto"/>
              </w:divBdr>
            </w:div>
            <w:div w:id="768502425">
              <w:marLeft w:val="0"/>
              <w:marRight w:val="0"/>
              <w:marTop w:val="0"/>
              <w:marBottom w:val="0"/>
              <w:divBdr>
                <w:top w:val="none" w:sz="0" w:space="0" w:color="auto"/>
                <w:left w:val="none" w:sz="0" w:space="0" w:color="auto"/>
                <w:bottom w:val="none" w:sz="0" w:space="0" w:color="auto"/>
                <w:right w:val="none" w:sz="0" w:space="0" w:color="auto"/>
              </w:divBdr>
            </w:div>
            <w:div w:id="492651254">
              <w:marLeft w:val="0"/>
              <w:marRight w:val="0"/>
              <w:marTop w:val="0"/>
              <w:marBottom w:val="0"/>
              <w:divBdr>
                <w:top w:val="none" w:sz="0" w:space="0" w:color="auto"/>
                <w:left w:val="none" w:sz="0" w:space="0" w:color="auto"/>
                <w:bottom w:val="none" w:sz="0" w:space="0" w:color="auto"/>
                <w:right w:val="none" w:sz="0" w:space="0" w:color="auto"/>
              </w:divBdr>
            </w:div>
            <w:div w:id="2061173924">
              <w:marLeft w:val="0"/>
              <w:marRight w:val="0"/>
              <w:marTop w:val="0"/>
              <w:marBottom w:val="0"/>
              <w:divBdr>
                <w:top w:val="none" w:sz="0" w:space="0" w:color="auto"/>
                <w:left w:val="none" w:sz="0" w:space="0" w:color="auto"/>
                <w:bottom w:val="none" w:sz="0" w:space="0" w:color="auto"/>
                <w:right w:val="none" w:sz="0" w:space="0" w:color="auto"/>
              </w:divBdr>
            </w:div>
            <w:div w:id="540557091">
              <w:marLeft w:val="0"/>
              <w:marRight w:val="0"/>
              <w:marTop w:val="0"/>
              <w:marBottom w:val="0"/>
              <w:divBdr>
                <w:top w:val="none" w:sz="0" w:space="0" w:color="auto"/>
                <w:left w:val="none" w:sz="0" w:space="0" w:color="auto"/>
                <w:bottom w:val="none" w:sz="0" w:space="0" w:color="auto"/>
                <w:right w:val="none" w:sz="0" w:space="0" w:color="auto"/>
              </w:divBdr>
            </w:div>
            <w:div w:id="1260025186">
              <w:marLeft w:val="0"/>
              <w:marRight w:val="0"/>
              <w:marTop w:val="0"/>
              <w:marBottom w:val="0"/>
              <w:divBdr>
                <w:top w:val="none" w:sz="0" w:space="0" w:color="auto"/>
                <w:left w:val="none" w:sz="0" w:space="0" w:color="auto"/>
                <w:bottom w:val="none" w:sz="0" w:space="0" w:color="auto"/>
                <w:right w:val="none" w:sz="0" w:space="0" w:color="auto"/>
              </w:divBdr>
            </w:div>
            <w:div w:id="1774746845">
              <w:marLeft w:val="0"/>
              <w:marRight w:val="0"/>
              <w:marTop w:val="0"/>
              <w:marBottom w:val="0"/>
              <w:divBdr>
                <w:top w:val="none" w:sz="0" w:space="0" w:color="auto"/>
                <w:left w:val="none" w:sz="0" w:space="0" w:color="auto"/>
                <w:bottom w:val="none" w:sz="0" w:space="0" w:color="auto"/>
                <w:right w:val="none" w:sz="0" w:space="0" w:color="auto"/>
              </w:divBdr>
            </w:div>
            <w:div w:id="1610357515">
              <w:marLeft w:val="0"/>
              <w:marRight w:val="0"/>
              <w:marTop w:val="0"/>
              <w:marBottom w:val="0"/>
              <w:divBdr>
                <w:top w:val="none" w:sz="0" w:space="0" w:color="auto"/>
                <w:left w:val="none" w:sz="0" w:space="0" w:color="auto"/>
                <w:bottom w:val="none" w:sz="0" w:space="0" w:color="auto"/>
                <w:right w:val="none" w:sz="0" w:space="0" w:color="auto"/>
              </w:divBdr>
            </w:div>
            <w:div w:id="374280224">
              <w:marLeft w:val="0"/>
              <w:marRight w:val="0"/>
              <w:marTop w:val="0"/>
              <w:marBottom w:val="0"/>
              <w:divBdr>
                <w:top w:val="none" w:sz="0" w:space="0" w:color="auto"/>
                <w:left w:val="none" w:sz="0" w:space="0" w:color="auto"/>
                <w:bottom w:val="none" w:sz="0" w:space="0" w:color="auto"/>
                <w:right w:val="none" w:sz="0" w:space="0" w:color="auto"/>
              </w:divBdr>
            </w:div>
            <w:div w:id="924193722">
              <w:marLeft w:val="0"/>
              <w:marRight w:val="0"/>
              <w:marTop w:val="0"/>
              <w:marBottom w:val="0"/>
              <w:divBdr>
                <w:top w:val="none" w:sz="0" w:space="0" w:color="auto"/>
                <w:left w:val="none" w:sz="0" w:space="0" w:color="auto"/>
                <w:bottom w:val="none" w:sz="0" w:space="0" w:color="auto"/>
                <w:right w:val="none" w:sz="0" w:space="0" w:color="auto"/>
              </w:divBdr>
            </w:div>
            <w:div w:id="1330865311">
              <w:marLeft w:val="0"/>
              <w:marRight w:val="0"/>
              <w:marTop w:val="0"/>
              <w:marBottom w:val="0"/>
              <w:divBdr>
                <w:top w:val="none" w:sz="0" w:space="0" w:color="auto"/>
                <w:left w:val="none" w:sz="0" w:space="0" w:color="auto"/>
                <w:bottom w:val="none" w:sz="0" w:space="0" w:color="auto"/>
                <w:right w:val="none" w:sz="0" w:space="0" w:color="auto"/>
              </w:divBdr>
            </w:div>
            <w:div w:id="1488663636">
              <w:marLeft w:val="0"/>
              <w:marRight w:val="0"/>
              <w:marTop w:val="0"/>
              <w:marBottom w:val="0"/>
              <w:divBdr>
                <w:top w:val="none" w:sz="0" w:space="0" w:color="auto"/>
                <w:left w:val="none" w:sz="0" w:space="0" w:color="auto"/>
                <w:bottom w:val="none" w:sz="0" w:space="0" w:color="auto"/>
                <w:right w:val="none" w:sz="0" w:space="0" w:color="auto"/>
              </w:divBdr>
            </w:div>
            <w:div w:id="167445412">
              <w:marLeft w:val="0"/>
              <w:marRight w:val="0"/>
              <w:marTop w:val="0"/>
              <w:marBottom w:val="0"/>
              <w:divBdr>
                <w:top w:val="none" w:sz="0" w:space="0" w:color="auto"/>
                <w:left w:val="none" w:sz="0" w:space="0" w:color="auto"/>
                <w:bottom w:val="none" w:sz="0" w:space="0" w:color="auto"/>
                <w:right w:val="none" w:sz="0" w:space="0" w:color="auto"/>
              </w:divBdr>
            </w:div>
            <w:div w:id="686640729">
              <w:marLeft w:val="0"/>
              <w:marRight w:val="0"/>
              <w:marTop w:val="0"/>
              <w:marBottom w:val="0"/>
              <w:divBdr>
                <w:top w:val="none" w:sz="0" w:space="0" w:color="auto"/>
                <w:left w:val="none" w:sz="0" w:space="0" w:color="auto"/>
                <w:bottom w:val="none" w:sz="0" w:space="0" w:color="auto"/>
                <w:right w:val="none" w:sz="0" w:space="0" w:color="auto"/>
              </w:divBdr>
            </w:div>
            <w:div w:id="1093207155">
              <w:marLeft w:val="0"/>
              <w:marRight w:val="0"/>
              <w:marTop w:val="0"/>
              <w:marBottom w:val="0"/>
              <w:divBdr>
                <w:top w:val="none" w:sz="0" w:space="0" w:color="auto"/>
                <w:left w:val="none" w:sz="0" w:space="0" w:color="auto"/>
                <w:bottom w:val="none" w:sz="0" w:space="0" w:color="auto"/>
                <w:right w:val="none" w:sz="0" w:space="0" w:color="auto"/>
              </w:divBdr>
            </w:div>
            <w:div w:id="915014988">
              <w:marLeft w:val="0"/>
              <w:marRight w:val="0"/>
              <w:marTop w:val="0"/>
              <w:marBottom w:val="0"/>
              <w:divBdr>
                <w:top w:val="none" w:sz="0" w:space="0" w:color="auto"/>
                <w:left w:val="none" w:sz="0" w:space="0" w:color="auto"/>
                <w:bottom w:val="none" w:sz="0" w:space="0" w:color="auto"/>
                <w:right w:val="none" w:sz="0" w:space="0" w:color="auto"/>
              </w:divBdr>
            </w:div>
            <w:div w:id="1306007744">
              <w:marLeft w:val="0"/>
              <w:marRight w:val="0"/>
              <w:marTop w:val="0"/>
              <w:marBottom w:val="0"/>
              <w:divBdr>
                <w:top w:val="none" w:sz="0" w:space="0" w:color="auto"/>
                <w:left w:val="none" w:sz="0" w:space="0" w:color="auto"/>
                <w:bottom w:val="none" w:sz="0" w:space="0" w:color="auto"/>
                <w:right w:val="none" w:sz="0" w:space="0" w:color="auto"/>
              </w:divBdr>
            </w:div>
            <w:div w:id="484053864">
              <w:marLeft w:val="0"/>
              <w:marRight w:val="0"/>
              <w:marTop w:val="0"/>
              <w:marBottom w:val="0"/>
              <w:divBdr>
                <w:top w:val="none" w:sz="0" w:space="0" w:color="auto"/>
                <w:left w:val="none" w:sz="0" w:space="0" w:color="auto"/>
                <w:bottom w:val="none" w:sz="0" w:space="0" w:color="auto"/>
                <w:right w:val="none" w:sz="0" w:space="0" w:color="auto"/>
              </w:divBdr>
            </w:div>
            <w:div w:id="167408665">
              <w:marLeft w:val="0"/>
              <w:marRight w:val="0"/>
              <w:marTop w:val="0"/>
              <w:marBottom w:val="0"/>
              <w:divBdr>
                <w:top w:val="none" w:sz="0" w:space="0" w:color="auto"/>
                <w:left w:val="none" w:sz="0" w:space="0" w:color="auto"/>
                <w:bottom w:val="none" w:sz="0" w:space="0" w:color="auto"/>
                <w:right w:val="none" w:sz="0" w:space="0" w:color="auto"/>
              </w:divBdr>
            </w:div>
            <w:div w:id="308637743">
              <w:marLeft w:val="0"/>
              <w:marRight w:val="0"/>
              <w:marTop w:val="0"/>
              <w:marBottom w:val="0"/>
              <w:divBdr>
                <w:top w:val="none" w:sz="0" w:space="0" w:color="auto"/>
                <w:left w:val="none" w:sz="0" w:space="0" w:color="auto"/>
                <w:bottom w:val="none" w:sz="0" w:space="0" w:color="auto"/>
                <w:right w:val="none" w:sz="0" w:space="0" w:color="auto"/>
              </w:divBdr>
            </w:div>
            <w:div w:id="1400253076">
              <w:marLeft w:val="0"/>
              <w:marRight w:val="0"/>
              <w:marTop w:val="0"/>
              <w:marBottom w:val="0"/>
              <w:divBdr>
                <w:top w:val="none" w:sz="0" w:space="0" w:color="auto"/>
                <w:left w:val="none" w:sz="0" w:space="0" w:color="auto"/>
                <w:bottom w:val="none" w:sz="0" w:space="0" w:color="auto"/>
                <w:right w:val="none" w:sz="0" w:space="0" w:color="auto"/>
              </w:divBdr>
            </w:div>
            <w:div w:id="35467506">
              <w:marLeft w:val="0"/>
              <w:marRight w:val="0"/>
              <w:marTop w:val="0"/>
              <w:marBottom w:val="0"/>
              <w:divBdr>
                <w:top w:val="none" w:sz="0" w:space="0" w:color="auto"/>
                <w:left w:val="none" w:sz="0" w:space="0" w:color="auto"/>
                <w:bottom w:val="none" w:sz="0" w:space="0" w:color="auto"/>
                <w:right w:val="none" w:sz="0" w:space="0" w:color="auto"/>
              </w:divBdr>
            </w:div>
            <w:div w:id="1391883602">
              <w:marLeft w:val="0"/>
              <w:marRight w:val="0"/>
              <w:marTop w:val="0"/>
              <w:marBottom w:val="0"/>
              <w:divBdr>
                <w:top w:val="none" w:sz="0" w:space="0" w:color="auto"/>
                <w:left w:val="none" w:sz="0" w:space="0" w:color="auto"/>
                <w:bottom w:val="none" w:sz="0" w:space="0" w:color="auto"/>
                <w:right w:val="none" w:sz="0" w:space="0" w:color="auto"/>
              </w:divBdr>
            </w:div>
            <w:div w:id="2091004338">
              <w:marLeft w:val="0"/>
              <w:marRight w:val="0"/>
              <w:marTop w:val="0"/>
              <w:marBottom w:val="0"/>
              <w:divBdr>
                <w:top w:val="none" w:sz="0" w:space="0" w:color="auto"/>
                <w:left w:val="none" w:sz="0" w:space="0" w:color="auto"/>
                <w:bottom w:val="none" w:sz="0" w:space="0" w:color="auto"/>
                <w:right w:val="none" w:sz="0" w:space="0" w:color="auto"/>
              </w:divBdr>
            </w:div>
            <w:div w:id="431440508">
              <w:marLeft w:val="0"/>
              <w:marRight w:val="0"/>
              <w:marTop w:val="0"/>
              <w:marBottom w:val="0"/>
              <w:divBdr>
                <w:top w:val="none" w:sz="0" w:space="0" w:color="auto"/>
                <w:left w:val="none" w:sz="0" w:space="0" w:color="auto"/>
                <w:bottom w:val="none" w:sz="0" w:space="0" w:color="auto"/>
                <w:right w:val="none" w:sz="0" w:space="0" w:color="auto"/>
              </w:divBdr>
            </w:div>
            <w:div w:id="951665079">
              <w:marLeft w:val="0"/>
              <w:marRight w:val="0"/>
              <w:marTop w:val="0"/>
              <w:marBottom w:val="0"/>
              <w:divBdr>
                <w:top w:val="none" w:sz="0" w:space="0" w:color="auto"/>
                <w:left w:val="none" w:sz="0" w:space="0" w:color="auto"/>
                <w:bottom w:val="none" w:sz="0" w:space="0" w:color="auto"/>
                <w:right w:val="none" w:sz="0" w:space="0" w:color="auto"/>
              </w:divBdr>
            </w:div>
            <w:div w:id="626396759">
              <w:marLeft w:val="0"/>
              <w:marRight w:val="0"/>
              <w:marTop w:val="0"/>
              <w:marBottom w:val="0"/>
              <w:divBdr>
                <w:top w:val="none" w:sz="0" w:space="0" w:color="auto"/>
                <w:left w:val="none" w:sz="0" w:space="0" w:color="auto"/>
                <w:bottom w:val="none" w:sz="0" w:space="0" w:color="auto"/>
                <w:right w:val="none" w:sz="0" w:space="0" w:color="auto"/>
              </w:divBdr>
            </w:div>
            <w:div w:id="926773528">
              <w:marLeft w:val="0"/>
              <w:marRight w:val="0"/>
              <w:marTop w:val="0"/>
              <w:marBottom w:val="0"/>
              <w:divBdr>
                <w:top w:val="none" w:sz="0" w:space="0" w:color="auto"/>
                <w:left w:val="none" w:sz="0" w:space="0" w:color="auto"/>
                <w:bottom w:val="none" w:sz="0" w:space="0" w:color="auto"/>
                <w:right w:val="none" w:sz="0" w:space="0" w:color="auto"/>
              </w:divBdr>
            </w:div>
            <w:div w:id="1337270498">
              <w:marLeft w:val="0"/>
              <w:marRight w:val="0"/>
              <w:marTop w:val="0"/>
              <w:marBottom w:val="0"/>
              <w:divBdr>
                <w:top w:val="none" w:sz="0" w:space="0" w:color="auto"/>
                <w:left w:val="none" w:sz="0" w:space="0" w:color="auto"/>
                <w:bottom w:val="none" w:sz="0" w:space="0" w:color="auto"/>
                <w:right w:val="none" w:sz="0" w:space="0" w:color="auto"/>
              </w:divBdr>
            </w:div>
            <w:div w:id="331227420">
              <w:marLeft w:val="0"/>
              <w:marRight w:val="0"/>
              <w:marTop w:val="0"/>
              <w:marBottom w:val="0"/>
              <w:divBdr>
                <w:top w:val="none" w:sz="0" w:space="0" w:color="auto"/>
                <w:left w:val="none" w:sz="0" w:space="0" w:color="auto"/>
                <w:bottom w:val="none" w:sz="0" w:space="0" w:color="auto"/>
                <w:right w:val="none" w:sz="0" w:space="0" w:color="auto"/>
              </w:divBdr>
            </w:div>
            <w:div w:id="781996518">
              <w:marLeft w:val="0"/>
              <w:marRight w:val="0"/>
              <w:marTop w:val="0"/>
              <w:marBottom w:val="0"/>
              <w:divBdr>
                <w:top w:val="none" w:sz="0" w:space="0" w:color="auto"/>
                <w:left w:val="none" w:sz="0" w:space="0" w:color="auto"/>
                <w:bottom w:val="none" w:sz="0" w:space="0" w:color="auto"/>
                <w:right w:val="none" w:sz="0" w:space="0" w:color="auto"/>
              </w:divBdr>
            </w:div>
            <w:div w:id="2045016094">
              <w:marLeft w:val="0"/>
              <w:marRight w:val="0"/>
              <w:marTop w:val="0"/>
              <w:marBottom w:val="0"/>
              <w:divBdr>
                <w:top w:val="none" w:sz="0" w:space="0" w:color="auto"/>
                <w:left w:val="none" w:sz="0" w:space="0" w:color="auto"/>
                <w:bottom w:val="none" w:sz="0" w:space="0" w:color="auto"/>
                <w:right w:val="none" w:sz="0" w:space="0" w:color="auto"/>
              </w:divBdr>
            </w:div>
            <w:div w:id="1072120961">
              <w:marLeft w:val="0"/>
              <w:marRight w:val="0"/>
              <w:marTop w:val="0"/>
              <w:marBottom w:val="0"/>
              <w:divBdr>
                <w:top w:val="none" w:sz="0" w:space="0" w:color="auto"/>
                <w:left w:val="none" w:sz="0" w:space="0" w:color="auto"/>
                <w:bottom w:val="none" w:sz="0" w:space="0" w:color="auto"/>
                <w:right w:val="none" w:sz="0" w:space="0" w:color="auto"/>
              </w:divBdr>
            </w:div>
            <w:div w:id="946304792">
              <w:marLeft w:val="0"/>
              <w:marRight w:val="0"/>
              <w:marTop w:val="0"/>
              <w:marBottom w:val="0"/>
              <w:divBdr>
                <w:top w:val="none" w:sz="0" w:space="0" w:color="auto"/>
                <w:left w:val="none" w:sz="0" w:space="0" w:color="auto"/>
                <w:bottom w:val="none" w:sz="0" w:space="0" w:color="auto"/>
                <w:right w:val="none" w:sz="0" w:space="0" w:color="auto"/>
              </w:divBdr>
            </w:div>
            <w:div w:id="1835492221">
              <w:marLeft w:val="0"/>
              <w:marRight w:val="0"/>
              <w:marTop w:val="0"/>
              <w:marBottom w:val="0"/>
              <w:divBdr>
                <w:top w:val="none" w:sz="0" w:space="0" w:color="auto"/>
                <w:left w:val="none" w:sz="0" w:space="0" w:color="auto"/>
                <w:bottom w:val="none" w:sz="0" w:space="0" w:color="auto"/>
                <w:right w:val="none" w:sz="0" w:space="0" w:color="auto"/>
              </w:divBdr>
            </w:div>
            <w:div w:id="1753813862">
              <w:marLeft w:val="0"/>
              <w:marRight w:val="0"/>
              <w:marTop w:val="0"/>
              <w:marBottom w:val="0"/>
              <w:divBdr>
                <w:top w:val="none" w:sz="0" w:space="0" w:color="auto"/>
                <w:left w:val="none" w:sz="0" w:space="0" w:color="auto"/>
                <w:bottom w:val="none" w:sz="0" w:space="0" w:color="auto"/>
                <w:right w:val="none" w:sz="0" w:space="0" w:color="auto"/>
              </w:divBdr>
            </w:div>
            <w:div w:id="882716846">
              <w:marLeft w:val="0"/>
              <w:marRight w:val="0"/>
              <w:marTop w:val="0"/>
              <w:marBottom w:val="0"/>
              <w:divBdr>
                <w:top w:val="none" w:sz="0" w:space="0" w:color="auto"/>
                <w:left w:val="none" w:sz="0" w:space="0" w:color="auto"/>
                <w:bottom w:val="none" w:sz="0" w:space="0" w:color="auto"/>
                <w:right w:val="none" w:sz="0" w:space="0" w:color="auto"/>
              </w:divBdr>
            </w:div>
            <w:div w:id="654144325">
              <w:marLeft w:val="0"/>
              <w:marRight w:val="0"/>
              <w:marTop w:val="0"/>
              <w:marBottom w:val="0"/>
              <w:divBdr>
                <w:top w:val="none" w:sz="0" w:space="0" w:color="auto"/>
                <w:left w:val="none" w:sz="0" w:space="0" w:color="auto"/>
                <w:bottom w:val="none" w:sz="0" w:space="0" w:color="auto"/>
                <w:right w:val="none" w:sz="0" w:space="0" w:color="auto"/>
              </w:divBdr>
            </w:div>
            <w:div w:id="1142116289">
              <w:marLeft w:val="0"/>
              <w:marRight w:val="0"/>
              <w:marTop w:val="0"/>
              <w:marBottom w:val="0"/>
              <w:divBdr>
                <w:top w:val="none" w:sz="0" w:space="0" w:color="auto"/>
                <w:left w:val="none" w:sz="0" w:space="0" w:color="auto"/>
                <w:bottom w:val="none" w:sz="0" w:space="0" w:color="auto"/>
                <w:right w:val="none" w:sz="0" w:space="0" w:color="auto"/>
              </w:divBdr>
            </w:div>
            <w:div w:id="1075905491">
              <w:marLeft w:val="0"/>
              <w:marRight w:val="0"/>
              <w:marTop w:val="0"/>
              <w:marBottom w:val="0"/>
              <w:divBdr>
                <w:top w:val="none" w:sz="0" w:space="0" w:color="auto"/>
                <w:left w:val="none" w:sz="0" w:space="0" w:color="auto"/>
                <w:bottom w:val="none" w:sz="0" w:space="0" w:color="auto"/>
                <w:right w:val="none" w:sz="0" w:space="0" w:color="auto"/>
              </w:divBdr>
            </w:div>
            <w:div w:id="986007139">
              <w:marLeft w:val="0"/>
              <w:marRight w:val="0"/>
              <w:marTop w:val="0"/>
              <w:marBottom w:val="0"/>
              <w:divBdr>
                <w:top w:val="none" w:sz="0" w:space="0" w:color="auto"/>
                <w:left w:val="none" w:sz="0" w:space="0" w:color="auto"/>
                <w:bottom w:val="none" w:sz="0" w:space="0" w:color="auto"/>
                <w:right w:val="none" w:sz="0" w:space="0" w:color="auto"/>
              </w:divBdr>
            </w:div>
            <w:div w:id="1473137548">
              <w:marLeft w:val="0"/>
              <w:marRight w:val="0"/>
              <w:marTop w:val="0"/>
              <w:marBottom w:val="0"/>
              <w:divBdr>
                <w:top w:val="none" w:sz="0" w:space="0" w:color="auto"/>
                <w:left w:val="none" w:sz="0" w:space="0" w:color="auto"/>
                <w:bottom w:val="none" w:sz="0" w:space="0" w:color="auto"/>
                <w:right w:val="none" w:sz="0" w:space="0" w:color="auto"/>
              </w:divBdr>
            </w:div>
            <w:div w:id="1241789259">
              <w:marLeft w:val="0"/>
              <w:marRight w:val="0"/>
              <w:marTop w:val="0"/>
              <w:marBottom w:val="0"/>
              <w:divBdr>
                <w:top w:val="none" w:sz="0" w:space="0" w:color="auto"/>
                <w:left w:val="none" w:sz="0" w:space="0" w:color="auto"/>
                <w:bottom w:val="none" w:sz="0" w:space="0" w:color="auto"/>
                <w:right w:val="none" w:sz="0" w:space="0" w:color="auto"/>
              </w:divBdr>
            </w:div>
            <w:div w:id="1755541797">
              <w:marLeft w:val="0"/>
              <w:marRight w:val="0"/>
              <w:marTop w:val="0"/>
              <w:marBottom w:val="0"/>
              <w:divBdr>
                <w:top w:val="none" w:sz="0" w:space="0" w:color="auto"/>
                <w:left w:val="none" w:sz="0" w:space="0" w:color="auto"/>
                <w:bottom w:val="none" w:sz="0" w:space="0" w:color="auto"/>
                <w:right w:val="none" w:sz="0" w:space="0" w:color="auto"/>
              </w:divBdr>
            </w:div>
            <w:div w:id="962880798">
              <w:marLeft w:val="0"/>
              <w:marRight w:val="0"/>
              <w:marTop w:val="0"/>
              <w:marBottom w:val="0"/>
              <w:divBdr>
                <w:top w:val="none" w:sz="0" w:space="0" w:color="auto"/>
                <w:left w:val="none" w:sz="0" w:space="0" w:color="auto"/>
                <w:bottom w:val="none" w:sz="0" w:space="0" w:color="auto"/>
                <w:right w:val="none" w:sz="0" w:space="0" w:color="auto"/>
              </w:divBdr>
            </w:div>
            <w:div w:id="1175412656">
              <w:marLeft w:val="0"/>
              <w:marRight w:val="0"/>
              <w:marTop w:val="0"/>
              <w:marBottom w:val="0"/>
              <w:divBdr>
                <w:top w:val="none" w:sz="0" w:space="0" w:color="auto"/>
                <w:left w:val="none" w:sz="0" w:space="0" w:color="auto"/>
                <w:bottom w:val="none" w:sz="0" w:space="0" w:color="auto"/>
                <w:right w:val="none" w:sz="0" w:space="0" w:color="auto"/>
              </w:divBdr>
            </w:div>
            <w:div w:id="378625350">
              <w:marLeft w:val="0"/>
              <w:marRight w:val="0"/>
              <w:marTop w:val="0"/>
              <w:marBottom w:val="0"/>
              <w:divBdr>
                <w:top w:val="none" w:sz="0" w:space="0" w:color="auto"/>
                <w:left w:val="none" w:sz="0" w:space="0" w:color="auto"/>
                <w:bottom w:val="none" w:sz="0" w:space="0" w:color="auto"/>
                <w:right w:val="none" w:sz="0" w:space="0" w:color="auto"/>
              </w:divBdr>
            </w:div>
            <w:div w:id="1697074942">
              <w:marLeft w:val="0"/>
              <w:marRight w:val="0"/>
              <w:marTop w:val="0"/>
              <w:marBottom w:val="0"/>
              <w:divBdr>
                <w:top w:val="none" w:sz="0" w:space="0" w:color="auto"/>
                <w:left w:val="none" w:sz="0" w:space="0" w:color="auto"/>
                <w:bottom w:val="none" w:sz="0" w:space="0" w:color="auto"/>
                <w:right w:val="none" w:sz="0" w:space="0" w:color="auto"/>
              </w:divBdr>
            </w:div>
            <w:div w:id="2091005888">
              <w:marLeft w:val="0"/>
              <w:marRight w:val="0"/>
              <w:marTop w:val="0"/>
              <w:marBottom w:val="0"/>
              <w:divBdr>
                <w:top w:val="none" w:sz="0" w:space="0" w:color="auto"/>
                <w:left w:val="none" w:sz="0" w:space="0" w:color="auto"/>
                <w:bottom w:val="none" w:sz="0" w:space="0" w:color="auto"/>
                <w:right w:val="none" w:sz="0" w:space="0" w:color="auto"/>
              </w:divBdr>
            </w:div>
            <w:div w:id="1273587380">
              <w:marLeft w:val="0"/>
              <w:marRight w:val="0"/>
              <w:marTop w:val="0"/>
              <w:marBottom w:val="0"/>
              <w:divBdr>
                <w:top w:val="none" w:sz="0" w:space="0" w:color="auto"/>
                <w:left w:val="none" w:sz="0" w:space="0" w:color="auto"/>
                <w:bottom w:val="none" w:sz="0" w:space="0" w:color="auto"/>
                <w:right w:val="none" w:sz="0" w:space="0" w:color="auto"/>
              </w:divBdr>
            </w:div>
            <w:div w:id="855656333">
              <w:marLeft w:val="0"/>
              <w:marRight w:val="0"/>
              <w:marTop w:val="0"/>
              <w:marBottom w:val="0"/>
              <w:divBdr>
                <w:top w:val="none" w:sz="0" w:space="0" w:color="auto"/>
                <w:left w:val="none" w:sz="0" w:space="0" w:color="auto"/>
                <w:bottom w:val="none" w:sz="0" w:space="0" w:color="auto"/>
                <w:right w:val="none" w:sz="0" w:space="0" w:color="auto"/>
              </w:divBdr>
            </w:div>
            <w:div w:id="238901707">
              <w:marLeft w:val="0"/>
              <w:marRight w:val="0"/>
              <w:marTop w:val="0"/>
              <w:marBottom w:val="0"/>
              <w:divBdr>
                <w:top w:val="none" w:sz="0" w:space="0" w:color="auto"/>
                <w:left w:val="none" w:sz="0" w:space="0" w:color="auto"/>
                <w:bottom w:val="none" w:sz="0" w:space="0" w:color="auto"/>
                <w:right w:val="none" w:sz="0" w:space="0" w:color="auto"/>
              </w:divBdr>
            </w:div>
            <w:div w:id="1834178623">
              <w:marLeft w:val="0"/>
              <w:marRight w:val="0"/>
              <w:marTop w:val="0"/>
              <w:marBottom w:val="0"/>
              <w:divBdr>
                <w:top w:val="none" w:sz="0" w:space="0" w:color="auto"/>
                <w:left w:val="none" w:sz="0" w:space="0" w:color="auto"/>
                <w:bottom w:val="none" w:sz="0" w:space="0" w:color="auto"/>
                <w:right w:val="none" w:sz="0" w:space="0" w:color="auto"/>
              </w:divBdr>
            </w:div>
            <w:div w:id="53503690">
              <w:marLeft w:val="0"/>
              <w:marRight w:val="0"/>
              <w:marTop w:val="0"/>
              <w:marBottom w:val="0"/>
              <w:divBdr>
                <w:top w:val="none" w:sz="0" w:space="0" w:color="auto"/>
                <w:left w:val="none" w:sz="0" w:space="0" w:color="auto"/>
                <w:bottom w:val="none" w:sz="0" w:space="0" w:color="auto"/>
                <w:right w:val="none" w:sz="0" w:space="0" w:color="auto"/>
              </w:divBdr>
            </w:div>
            <w:div w:id="1759710898">
              <w:marLeft w:val="0"/>
              <w:marRight w:val="0"/>
              <w:marTop w:val="0"/>
              <w:marBottom w:val="0"/>
              <w:divBdr>
                <w:top w:val="none" w:sz="0" w:space="0" w:color="auto"/>
                <w:left w:val="none" w:sz="0" w:space="0" w:color="auto"/>
                <w:bottom w:val="none" w:sz="0" w:space="0" w:color="auto"/>
                <w:right w:val="none" w:sz="0" w:space="0" w:color="auto"/>
              </w:divBdr>
            </w:div>
            <w:div w:id="1316959539">
              <w:marLeft w:val="0"/>
              <w:marRight w:val="0"/>
              <w:marTop w:val="0"/>
              <w:marBottom w:val="0"/>
              <w:divBdr>
                <w:top w:val="none" w:sz="0" w:space="0" w:color="auto"/>
                <w:left w:val="none" w:sz="0" w:space="0" w:color="auto"/>
                <w:bottom w:val="none" w:sz="0" w:space="0" w:color="auto"/>
                <w:right w:val="none" w:sz="0" w:space="0" w:color="auto"/>
              </w:divBdr>
            </w:div>
            <w:div w:id="19748804">
              <w:marLeft w:val="0"/>
              <w:marRight w:val="0"/>
              <w:marTop w:val="0"/>
              <w:marBottom w:val="0"/>
              <w:divBdr>
                <w:top w:val="none" w:sz="0" w:space="0" w:color="auto"/>
                <w:left w:val="none" w:sz="0" w:space="0" w:color="auto"/>
                <w:bottom w:val="none" w:sz="0" w:space="0" w:color="auto"/>
                <w:right w:val="none" w:sz="0" w:space="0" w:color="auto"/>
              </w:divBdr>
            </w:div>
            <w:div w:id="619996238">
              <w:marLeft w:val="0"/>
              <w:marRight w:val="0"/>
              <w:marTop w:val="0"/>
              <w:marBottom w:val="0"/>
              <w:divBdr>
                <w:top w:val="none" w:sz="0" w:space="0" w:color="auto"/>
                <w:left w:val="none" w:sz="0" w:space="0" w:color="auto"/>
                <w:bottom w:val="none" w:sz="0" w:space="0" w:color="auto"/>
                <w:right w:val="none" w:sz="0" w:space="0" w:color="auto"/>
              </w:divBdr>
            </w:div>
            <w:div w:id="758402261">
              <w:marLeft w:val="0"/>
              <w:marRight w:val="0"/>
              <w:marTop w:val="0"/>
              <w:marBottom w:val="0"/>
              <w:divBdr>
                <w:top w:val="none" w:sz="0" w:space="0" w:color="auto"/>
                <w:left w:val="none" w:sz="0" w:space="0" w:color="auto"/>
                <w:bottom w:val="none" w:sz="0" w:space="0" w:color="auto"/>
                <w:right w:val="none" w:sz="0" w:space="0" w:color="auto"/>
              </w:divBdr>
            </w:div>
            <w:div w:id="830145451">
              <w:marLeft w:val="0"/>
              <w:marRight w:val="0"/>
              <w:marTop w:val="0"/>
              <w:marBottom w:val="0"/>
              <w:divBdr>
                <w:top w:val="none" w:sz="0" w:space="0" w:color="auto"/>
                <w:left w:val="none" w:sz="0" w:space="0" w:color="auto"/>
                <w:bottom w:val="none" w:sz="0" w:space="0" w:color="auto"/>
                <w:right w:val="none" w:sz="0" w:space="0" w:color="auto"/>
              </w:divBdr>
            </w:div>
            <w:div w:id="948244992">
              <w:marLeft w:val="0"/>
              <w:marRight w:val="0"/>
              <w:marTop w:val="0"/>
              <w:marBottom w:val="0"/>
              <w:divBdr>
                <w:top w:val="none" w:sz="0" w:space="0" w:color="auto"/>
                <w:left w:val="none" w:sz="0" w:space="0" w:color="auto"/>
                <w:bottom w:val="none" w:sz="0" w:space="0" w:color="auto"/>
                <w:right w:val="none" w:sz="0" w:space="0" w:color="auto"/>
              </w:divBdr>
            </w:div>
            <w:div w:id="483934454">
              <w:marLeft w:val="0"/>
              <w:marRight w:val="0"/>
              <w:marTop w:val="0"/>
              <w:marBottom w:val="0"/>
              <w:divBdr>
                <w:top w:val="none" w:sz="0" w:space="0" w:color="auto"/>
                <w:left w:val="none" w:sz="0" w:space="0" w:color="auto"/>
                <w:bottom w:val="none" w:sz="0" w:space="0" w:color="auto"/>
                <w:right w:val="none" w:sz="0" w:space="0" w:color="auto"/>
              </w:divBdr>
            </w:div>
            <w:div w:id="1071585887">
              <w:marLeft w:val="0"/>
              <w:marRight w:val="0"/>
              <w:marTop w:val="0"/>
              <w:marBottom w:val="0"/>
              <w:divBdr>
                <w:top w:val="none" w:sz="0" w:space="0" w:color="auto"/>
                <w:left w:val="none" w:sz="0" w:space="0" w:color="auto"/>
                <w:bottom w:val="none" w:sz="0" w:space="0" w:color="auto"/>
                <w:right w:val="none" w:sz="0" w:space="0" w:color="auto"/>
              </w:divBdr>
            </w:div>
            <w:div w:id="877206999">
              <w:marLeft w:val="0"/>
              <w:marRight w:val="0"/>
              <w:marTop w:val="0"/>
              <w:marBottom w:val="0"/>
              <w:divBdr>
                <w:top w:val="none" w:sz="0" w:space="0" w:color="auto"/>
                <w:left w:val="none" w:sz="0" w:space="0" w:color="auto"/>
                <w:bottom w:val="none" w:sz="0" w:space="0" w:color="auto"/>
                <w:right w:val="none" w:sz="0" w:space="0" w:color="auto"/>
              </w:divBdr>
            </w:div>
            <w:div w:id="1563901897">
              <w:marLeft w:val="0"/>
              <w:marRight w:val="0"/>
              <w:marTop w:val="0"/>
              <w:marBottom w:val="0"/>
              <w:divBdr>
                <w:top w:val="none" w:sz="0" w:space="0" w:color="auto"/>
                <w:left w:val="none" w:sz="0" w:space="0" w:color="auto"/>
                <w:bottom w:val="none" w:sz="0" w:space="0" w:color="auto"/>
                <w:right w:val="none" w:sz="0" w:space="0" w:color="auto"/>
              </w:divBdr>
            </w:div>
            <w:div w:id="667558508">
              <w:marLeft w:val="0"/>
              <w:marRight w:val="0"/>
              <w:marTop w:val="0"/>
              <w:marBottom w:val="0"/>
              <w:divBdr>
                <w:top w:val="none" w:sz="0" w:space="0" w:color="auto"/>
                <w:left w:val="none" w:sz="0" w:space="0" w:color="auto"/>
                <w:bottom w:val="none" w:sz="0" w:space="0" w:color="auto"/>
                <w:right w:val="none" w:sz="0" w:space="0" w:color="auto"/>
              </w:divBdr>
            </w:div>
            <w:div w:id="574970213">
              <w:marLeft w:val="0"/>
              <w:marRight w:val="0"/>
              <w:marTop w:val="0"/>
              <w:marBottom w:val="0"/>
              <w:divBdr>
                <w:top w:val="none" w:sz="0" w:space="0" w:color="auto"/>
                <w:left w:val="none" w:sz="0" w:space="0" w:color="auto"/>
                <w:bottom w:val="none" w:sz="0" w:space="0" w:color="auto"/>
                <w:right w:val="none" w:sz="0" w:space="0" w:color="auto"/>
              </w:divBdr>
            </w:div>
            <w:div w:id="236600917">
              <w:marLeft w:val="0"/>
              <w:marRight w:val="0"/>
              <w:marTop w:val="0"/>
              <w:marBottom w:val="0"/>
              <w:divBdr>
                <w:top w:val="none" w:sz="0" w:space="0" w:color="auto"/>
                <w:left w:val="none" w:sz="0" w:space="0" w:color="auto"/>
                <w:bottom w:val="none" w:sz="0" w:space="0" w:color="auto"/>
                <w:right w:val="none" w:sz="0" w:space="0" w:color="auto"/>
              </w:divBdr>
            </w:div>
            <w:div w:id="1770850355">
              <w:marLeft w:val="0"/>
              <w:marRight w:val="0"/>
              <w:marTop w:val="0"/>
              <w:marBottom w:val="0"/>
              <w:divBdr>
                <w:top w:val="none" w:sz="0" w:space="0" w:color="auto"/>
                <w:left w:val="none" w:sz="0" w:space="0" w:color="auto"/>
                <w:bottom w:val="none" w:sz="0" w:space="0" w:color="auto"/>
                <w:right w:val="none" w:sz="0" w:space="0" w:color="auto"/>
              </w:divBdr>
            </w:div>
            <w:div w:id="519513267">
              <w:marLeft w:val="0"/>
              <w:marRight w:val="0"/>
              <w:marTop w:val="0"/>
              <w:marBottom w:val="0"/>
              <w:divBdr>
                <w:top w:val="none" w:sz="0" w:space="0" w:color="auto"/>
                <w:left w:val="none" w:sz="0" w:space="0" w:color="auto"/>
                <w:bottom w:val="none" w:sz="0" w:space="0" w:color="auto"/>
                <w:right w:val="none" w:sz="0" w:space="0" w:color="auto"/>
              </w:divBdr>
            </w:div>
            <w:div w:id="1858274150">
              <w:marLeft w:val="0"/>
              <w:marRight w:val="0"/>
              <w:marTop w:val="0"/>
              <w:marBottom w:val="0"/>
              <w:divBdr>
                <w:top w:val="none" w:sz="0" w:space="0" w:color="auto"/>
                <w:left w:val="none" w:sz="0" w:space="0" w:color="auto"/>
                <w:bottom w:val="none" w:sz="0" w:space="0" w:color="auto"/>
                <w:right w:val="none" w:sz="0" w:space="0" w:color="auto"/>
              </w:divBdr>
            </w:div>
            <w:div w:id="1629242840">
              <w:marLeft w:val="0"/>
              <w:marRight w:val="0"/>
              <w:marTop w:val="0"/>
              <w:marBottom w:val="0"/>
              <w:divBdr>
                <w:top w:val="none" w:sz="0" w:space="0" w:color="auto"/>
                <w:left w:val="none" w:sz="0" w:space="0" w:color="auto"/>
                <w:bottom w:val="none" w:sz="0" w:space="0" w:color="auto"/>
                <w:right w:val="none" w:sz="0" w:space="0" w:color="auto"/>
              </w:divBdr>
            </w:div>
            <w:div w:id="452749513">
              <w:marLeft w:val="0"/>
              <w:marRight w:val="0"/>
              <w:marTop w:val="0"/>
              <w:marBottom w:val="0"/>
              <w:divBdr>
                <w:top w:val="none" w:sz="0" w:space="0" w:color="auto"/>
                <w:left w:val="none" w:sz="0" w:space="0" w:color="auto"/>
                <w:bottom w:val="none" w:sz="0" w:space="0" w:color="auto"/>
                <w:right w:val="none" w:sz="0" w:space="0" w:color="auto"/>
              </w:divBdr>
            </w:div>
            <w:div w:id="166286626">
              <w:marLeft w:val="0"/>
              <w:marRight w:val="0"/>
              <w:marTop w:val="0"/>
              <w:marBottom w:val="0"/>
              <w:divBdr>
                <w:top w:val="none" w:sz="0" w:space="0" w:color="auto"/>
                <w:left w:val="none" w:sz="0" w:space="0" w:color="auto"/>
                <w:bottom w:val="none" w:sz="0" w:space="0" w:color="auto"/>
                <w:right w:val="none" w:sz="0" w:space="0" w:color="auto"/>
              </w:divBdr>
            </w:div>
            <w:div w:id="709498423">
              <w:marLeft w:val="0"/>
              <w:marRight w:val="0"/>
              <w:marTop w:val="0"/>
              <w:marBottom w:val="0"/>
              <w:divBdr>
                <w:top w:val="none" w:sz="0" w:space="0" w:color="auto"/>
                <w:left w:val="none" w:sz="0" w:space="0" w:color="auto"/>
                <w:bottom w:val="none" w:sz="0" w:space="0" w:color="auto"/>
                <w:right w:val="none" w:sz="0" w:space="0" w:color="auto"/>
              </w:divBdr>
            </w:div>
            <w:div w:id="1182623456">
              <w:marLeft w:val="0"/>
              <w:marRight w:val="0"/>
              <w:marTop w:val="0"/>
              <w:marBottom w:val="0"/>
              <w:divBdr>
                <w:top w:val="none" w:sz="0" w:space="0" w:color="auto"/>
                <w:left w:val="none" w:sz="0" w:space="0" w:color="auto"/>
                <w:bottom w:val="none" w:sz="0" w:space="0" w:color="auto"/>
                <w:right w:val="none" w:sz="0" w:space="0" w:color="auto"/>
              </w:divBdr>
            </w:div>
            <w:div w:id="1401516955">
              <w:marLeft w:val="0"/>
              <w:marRight w:val="0"/>
              <w:marTop w:val="0"/>
              <w:marBottom w:val="0"/>
              <w:divBdr>
                <w:top w:val="none" w:sz="0" w:space="0" w:color="auto"/>
                <w:left w:val="none" w:sz="0" w:space="0" w:color="auto"/>
                <w:bottom w:val="none" w:sz="0" w:space="0" w:color="auto"/>
                <w:right w:val="none" w:sz="0" w:space="0" w:color="auto"/>
              </w:divBdr>
            </w:div>
            <w:div w:id="980959747">
              <w:marLeft w:val="0"/>
              <w:marRight w:val="0"/>
              <w:marTop w:val="0"/>
              <w:marBottom w:val="0"/>
              <w:divBdr>
                <w:top w:val="none" w:sz="0" w:space="0" w:color="auto"/>
                <w:left w:val="none" w:sz="0" w:space="0" w:color="auto"/>
                <w:bottom w:val="none" w:sz="0" w:space="0" w:color="auto"/>
                <w:right w:val="none" w:sz="0" w:space="0" w:color="auto"/>
              </w:divBdr>
            </w:div>
            <w:div w:id="136538138">
              <w:marLeft w:val="0"/>
              <w:marRight w:val="0"/>
              <w:marTop w:val="0"/>
              <w:marBottom w:val="0"/>
              <w:divBdr>
                <w:top w:val="none" w:sz="0" w:space="0" w:color="auto"/>
                <w:left w:val="none" w:sz="0" w:space="0" w:color="auto"/>
                <w:bottom w:val="none" w:sz="0" w:space="0" w:color="auto"/>
                <w:right w:val="none" w:sz="0" w:space="0" w:color="auto"/>
              </w:divBdr>
            </w:div>
            <w:div w:id="1370106216">
              <w:marLeft w:val="0"/>
              <w:marRight w:val="0"/>
              <w:marTop w:val="0"/>
              <w:marBottom w:val="0"/>
              <w:divBdr>
                <w:top w:val="none" w:sz="0" w:space="0" w:color="auto"/>
                <w:left w:val="none" w:sz="0" w:space="0" w:color="auto"/>
                <w:bottom w:val="none" w:sz="0" w:space="0" w:color="auto"/>
                <w:right w:val="none" w:sz="0" w:space="0" w:color="auto"/>
              </w:divBdr>
            </w:div>
            <w:div w:id="556287023">
              <w:marLeft w:val="0"/>
              <w:marRight w:val="0"/>
              <w:marTop w:val="0"/>
              <w:marBottom w:val="0"/>
              <w:divBdr>
                <w:top w:val="none" w:sz="0" w:space="0" w:color="auto"/>
                <w:left w:val="none" w:sz="0" w:space="0" w:color="auto"/>
                <w:bottom w:val="none" w:sz="0" w:space="0" w:color="auto"/>
                <w:right w:val="none" w:sz="0" w:space="0" w:color="auto"/>
              </w:divBdr>
            </w:div>
            <w:div w:id="1528567718">
              <w:marLeft w:val="0"/>
              <w:marRight w:val="0"/>
              <w:marTop w:val="0"/>
              <w:marBottom w:val="0"/>
              <w:divBdr>
                <w:top w:val="none" w:sz="0" w:space="0" w:color="auto"/>
                <w:left w:val="none" w:sz="0" w:space="0" w:color="auto"/>
                <w:bottom w:val="none" w:sz="0" w:space="0" w:color="auto"/>
                <w:right w:val="none" w:sz="0" w:space="0" w:color="auto"/>
              </w:divBdr>
            </w:div>
            <w:div w:id="1360859587">
              <w:marLeft w:val="0"/>
              <w:marRight w:val="0"/>
              <w:marTop w:val="0"/>
              <w:marBottom w:val="0"/>
              <w:divBdr>
                <w:top w:val="none" w:sz="0" w:space="0" w:color="auto"/>
                <w:left w:val="none" w:sz="0" w:space="0" w:color="auto"/>
                <w:bottom w:val="none" w:sz="0" w:space="0" w:color="auto"/>
                <w:right w:val="none" w:sz="0" w:space="0" w:color="auto"/>
              </w:divBdr>
            </w:div>
            <w:div w:id="1719084164">
              <w:marLeft w:val="0"/>
              <w:marRight w:val="0"/>
              <w:marTop w:val="0"/>
              <w:marBottom w:val="0"/>
              <w:divBdr>
                <w:top w:val="none" w:sz="0" w:space="0" w:color="auto"/>
                <w:left w:val="none" w:sz="0" w:space="0" w:color="auto"/>
                <w:bottom w:val="none" w:sz="0" w:space="0" w:color="auto"/>
                <w:right w:val="none" w:sz="0" w:space="0" w:color="auto"/>
              </w:divBdr>
            </w:div>
            <w:div w:id="1755786126">
              <w:marLeft w:val="0"/>
              <w:marRight w:val="0"/>
              <w:marTop w:val="0"/>
              <w:marBottom w:val="0"/>
              <w:divBdr>
                <w:top w:val="none" w:sz="0" w:space="0" w:color="auto"/>
                <w:left w:val="none" w:sz="0" w:space="0" w:color="auto"/>
                <w:bottom w:val="none" w:sz="0" w:space="0" w:color="auto"/>
                <w:right w:val="none" w:sz="0" w:space="0" w:color="auto"/>
              </w:divBdr>
            </w:div>
            <w:div w:id="80612453">
              <w:marLeft w:val="0"/>
              <w:marRight w:val="0"/>
              <w:marTop w:val="0"/>
              <w:marBottom w:val="0"/>
              <w:divBdr>
                <w:top w:val="none" w:sz="0" w:space="0" w:color="auto"/>
                <w:left w:val="none" w:sz="0" w:space="0" w:color="auto"/>
                <w:bottom w:val="none" w:sz="0" w:space="0" w:color="auto"/>
                <w:right w:val="none" w:sz="0" w:space="0" w:color="auto"/>
              </w:divBdr>
            </w:div>
            <w:div w:id="2710616">
              <w:marLeft w:val="0"/>
              <w:marRight w:val="0"/>
              <w:marTop w:val="0"/>
              <w:marBottom w:val="0"/>
              <w:divBdr>
                <w:top w:val="none" w:sz="0" w:space="0" w:color="auto"/>
                <w:left w:val="none" w:sz="0" w:space="0" w:color="auto"/>
                <w:bottom w:val="none" w:sz="0" w:space="0" w:color="auto"/>
                <w:right w:val="none" w:sz="0" w:space="0" w:color="auto"/>
              </w:divBdr>
            </w:div>
            <w:div w:id="1247038827">
              <w:marLeft w:val="0"/>
              <w:marRight w:val="0"/>
              <w:marTop w:val="0"/>
              <w:marBottom w:val="0"/>
              <w:divBdr>
                <w:top w:val="none" w:sz="0" w:space="0" w:color="auto"/>
                <w:left w:val="none" w:sz="0" w:space="0" w:color="auto"/>
                <w:bottom w:val="none" w:sz="0" w:space="0" w:color="auto"/>
                <w:right w:val="none" w:sz="0" w:space="0" w:color="auto"/>
              </w:divBdr>
            </w:div>
            <w:div w:id="386414544">
              <w:marLeft w:val="0"/>
              <w:marRight w:val="0"/>
              <w:marTop w:val="0"/>
              <w:marBottom w:val="0"/>
              <w:divBdr>
                <w:top w:val="none" w:sz="0" w:space="0" w:color="auto"/>
                <w:left w:val="none" w:sz="0" w:space="0" w:color="auto"/>
                <w:bottom w:val="none" w:sz="0" w:space="0" w:color="auto"/>
                <w:right w:val="none" w:sz="0" w:space="0" w:color="auto"/>
              </w:divBdr>
            </w:div>
            <w:div w:id="1017390550">
              <w:marLeft w:val="0"/>
              <w:marRight w:val="0"/>
              <w:marTop w:val="0"/>
              <w:marBottom w:val="0"/>
              <w:divBdr>
                <w:top w:val="none" w:sz="0" w:space="0" w:color="auto"/>
                <w:left w:val="none" w:sz="0" w:space="0" w:color="auto"/>
                <w:bottom w:val="none" w:sz="0" w:space="0" w:color="auto"/>
                <w:right w:val="none" w:sz="0" w:space="0" w:color="auto"/>
              </w:divBdr>
            </w:div>
            <w:div w:id="329915345">
              <w:marLeft w:val="0"/>
              <w:marRight w:val="0"/>
              <w:marTop w:val="0"/>
              <w:marBottom w:val="0"/>
              <w:divBdr>
                <w:top w:val="none" w:sz="0" w:space="0" w:color="auto"/>
                <w:left w:val="none" w:sz="0" w:space="0" w:color="auto"/>
                <w:bottom w:val="none" w:sz="0" w:space="0" w:color="auto"/>
                <w:right w:val="none" w:sz="0" w:space="0" w:color="auto"/>
              </w:divBdr>
            </w:div>
            <w:div w:id="558130654">
              <w:marLeft w:val="0"/>
              <w:marRight w:val="0"/>
              <w:marTop w:val="0"/>
              <w:marBottom w:val="0"/>
              <w:divBdr>
                <w:top w:val="none" w:sz="0" w:space="0" w:color="auto"/>
                <w:left w:val="none" w:sz="0" w:space="0" w:color="auto"/>
                <w:bottom w:val="none" w:sz="0" w:space="0" w:color="auto"/>
                <w:right w:val="none" w:sz="0" w:space="0" w:color="auto"/>
              </w:divBdr>
            </w:div>
            <w:div w:id="302076803">
              <w:marLeft w:val="0"/>
              <w:marRight w:val="0"/>
              <w:marTop w:val="0"/>
              <w:marBottom w:val="0"/>
              <w:divBdr>
                <w:top w:val="none" w:sz="0" w:space="0" w:color="auto"/>
                <w:left w:val="none" w:sz="0" w:space="0" w:color="auto"/>
                <w:bottom w:val="none" w:sz="0" w:space="0" w:color="auto"/>
                <w:right w:val="none" w:sz="0" w:space="0" w:color="auto"/>
              </w:divBdr>
            </w:div>
            <w:div w:id="1601598893">
              <w:marLeft w:val="0"/>
              <w:marRight w:val="0"/>
              <w:marTop w:val="0"/>
              <w:marBottom w:val="0"/>
              <w:divBdr>
                <w:top w:val="none" w:sz="0" w:space="0" w:color="auto"/>
                <w:left w:val="none" w:sz="0" w:space="0" w:color="auto"/>
                <w:bottom w:val="none" w:sz="0" w:space="0" w:color="auto"/>
                <w:right w:val="none" w:sz="0" w:space="0" w:color="auto"/>
              </w:divBdr>
            </w:div>
            <w:div w:id="451171673">
              <w:marLeft w:val="0"/>
              <w:marRight w:val="0"/>
              <w:marTop w:val="0"/>
              <w:marBottom w:val="0"/>
              <w:divBdr>
                <w:top w:val="none" w:sz="0" w:space="0" w:color="auto"/>
                <w:left w:val="none" w:sz="0" w:space="0" w:color="auto"/>
                <w:bottom w:val="none" w:sz="0" w:space="0" w:color="auto"/>
                <w:right w:val="none" w:sz="0" w:space="0" w:color="auto"/>
              </w:divBdr>
            </w:div>
            <w:div w:id="1368067120">
              <w:marLeft w:val="0"/>
              <w:marRight w:val="0"/>
              <w:marTop w:val="0"/>
              <w:marBottom w:val="0"/>
              <w:divBdr>
                <w:top w:val="none" w:sz="0" w:space="0" w:color="auto"/>
                <w:left w:val="none" w:sz="0" w:space="0" w:color="auto"/>
                <w:bottom w:val="none" w:sz="0" w:space="0" w:color="auto"/>
                <w:right w:val="none" w:sz="0" w:space="0" w:color="auto"/>
              </w:divBdr>
            </w:div>
            <w:div w:id="475538410">
              <w:marLeft w:val="0"/>
              <w:marRight w:val="0"/>
              <w:marTop w:val="0"/>
              <w:marBottom w:val="0"/>
              <w:divBdr>
                <w:top w:val="none" w:sz="0" w:space="0" w:color="auto"/>
                <w:left w:val="none" w:sz="0" w:space="0" w:color="auto"/>
                <w:bottom w:val="none" w:sz="0" w:space="0" w:color="auto"/>
                <w:right w:val="none" w:sz="0" w:space="0" w:color="auto"/>
              </w:divBdr>
            </w:div>
            <w:div w:id="1396396420">
              <w:marLeft w:val="0"/>
              <w:marRight w:val="0"/>
              <w:marTop w:val="0"/>
              <w:marBottom w:val="0"/>
              <w:divBdr>
                <w:top w:val="none" w:sz="0" w:space="0" w:color="auto"/>
                <w:left w:val="none" w:sz="0" w:space="0" w:color="auto"/>
                <w:bottom w:val="none" w:sz="0" w:space="0" w:color="auto"/>
                <w:right w:val="none" w:sz="0" w:space="0" w:color="auto"/>
              </w:divBdr>
            </w:div>
            <w:div w:id="1631782216">
              <w:marLeft w:val="0"/>
              <w:marRight w:val="0"/>
              <w:marTop w:val="0"/>
              <w:marBottom w:val="0"/>
              <w:divBdr>
                <w:top w:val="none" w:sz="0" w:space="0" w:color="auto"/>
                <w:left w:val="none" w:sz="0" w:space="0" w:color="auto"/>
                <w:bottom w:val="none" w:sz="0" w:space="0" w:color="auto"/>
                <w:right w:val="none" w:sz="0" w:space="0" w:color="auto"/>
              </w:divBdr>
            </w:div>
            <w:div w:id="890650119">
              <w:marLeft w:val="0"/>
              <w:marRight w:val="0"/>
              <w:marTop w:val="0"/>
              <w:marBottom w:val="0"/>
              <w:divBdr>
                <w:top w:val="none" w:sz="0" w:space="0" w:color="auto"/>
                <w:left w:val="none" w:sz="0" w:space="0" w:color="auto"/>
                <w:bottom w:val="none" w:sz="0" w:space="0" w:color="auto"/>
                <w:right w:val="none" w:sz="0" w:space="0" w:color="auto"/>
              </w:divBdr>
            </w:div>
            <w:div w:id="835341072">
              <w:marLeft w:val="0"/>
              <w:marRight w:val="0"/>
              <w:marTop w:val="0"/>
              <w:marBottom w:val="0"/>
              <w:divBdr>
                <w:top w:val="none" w:sz="0" w:space="0" w:color="auto"/>
                <w:left w:val="none" w:sz="0" w:space="0" w:color="auto"/>
                <w:bottom w:val="none" w:sz="0" w:space="0" w:color="auto"/>
                <w:right w:val="none" w:sz="0" w:space="0" w:color="auto"/>
              </w:divBdr>
            </w:div>
            <w:div w:id="1351878227">
              <w:marLeft w:val="0"/>
              <w:marRight w:val="0"/>
              <w:marTop w:val="0"/>
              <w:marBottom w:val="0"/>
              <w:divBdr>
                <w:top w:val="none" w:sz="0" w:space="0" w:color="auto"/>
                <w:left w:val="none" w:sz="0" w:space="0" w:color="auto"/>
                <w:bottom w:val="none" w:sz="0" w:space="0" w:color="auto"/>
                <w:right w:val="none" w:sz="0" w:space="0" w:color="auto"/>
              </w:divBdr>
            </w:div>
            <w:div w:id="738600915">
              <w:marLeft w:val="0"/>
              <w:marRight w:val="0"/>
              <w:marTop w:val="0"/>
              <w:marBottom w:val="0"/>
              <w:divBdr>
                <w:top w:val="none" w:sz="0" w:space="0" w:color="auto"/>
                <w:left w:val="none" w:sz="0" w:space="0" w:color="auto"/>
                <w:bottom w:val="none" w:sz="0" w:space="0" w:color="auto"/>
                <w:right w:val="none" w:sz="0" w:space="0" w:color="auto"/>
              </w:divBdr>
            </w:div>
            <w:div w:id="1418987937">
              <w:marLeft w:val="0"/>
              <w:marRight w:val="0"/>
              <w:marTop w:val="0"/>
              <w:marBottom w:val="0"/>
              <w:divBdr>
                <w:top w:val="none" w:sz="0" w:space="0" w:color="auto"/>
                <w:left w:val="none" w:sz="0" w:space="0" w:color="auto"/>
                <w:bottom w:val="none" w:sz="0" w:space="0" w:color="auto"/>
                <w:right w:val="none" w:sz="0" w:space="0" w:color="auto"/>
              </w:divBdr>
            </w:div>
            <w:div w:id="2098867089">
              <w:marLeft w:val="0"/>
              <w:marRight w:val="0"/>
              <w:marTop w:val="0"/>
              <w:marBottom w:val="0"/>
              <w:divBdr>
                <w:top w:val="none" w:sz="0" w:space="0" w:color="auto"/>
                <w:left w:val="none" w:sz="0" w:space="0" w:color="auto"/>
                <w:bottom w:val="none" w:sz="0" w:space="0" w:color="auto"/>
                <w:right w:val="none" w:sz="0" w:space="0" w:color="auto"/>
              </w:divBdr>
            </w:div>
            <w:div w:id="1566526923">
              <w:marLeft w:val="0"/>
              <w:marRight w:val="0"/>
              <w:marTop w:val="0"/>
              <w:marBottom w:val="0"/>
              <w:divBdr>
                <w:top w:val="none" w:sz="0" w:space="0" w:color="auto"/>
                <w:left w:val="none" w:sz="0" w:space="0" w:color="auto"/>
                <w:bottom w:val="none" w:sz="0" w:space="0" w:color="auto"/>
                <w:right w:val="none" w:sz="0" w:space="0" w:color="auto"/>
              </w:divBdr>
            </w:div>
            <w:div w:id="2017807941">
              <w:marLeft w:val="0"/>
              <w:marRight w:val="0"/>
              <w:marTop w:val="0"/>
              <w:marBottom w:val="0"/>
              <w:divBdr>
                <w:top w:val="none" w:sz="0" w:space="0" w:color="auto"/>
                <w:left w:val="none" w:sz="0" w:space="0" w:color="auto"/>
                <w:bottom w:val="none" w:sz="0" w:space="0" w:color="auto"/>
                <w:right w:val="none" w:sz="0" w:space="0" w:color="auto"/>
              </w:divBdr>
            </w:div>
            <w:div w:id="1074476842">
              <w:marLeft w:val="0"/>
              <w:marRight w:val="0"/>
              <w:marTop w:val="0"/>
              <w:marBottom w:val="0"/>
              <w:divBdr>
                <w:top w:val="none" w:sz="0" w:space="0" w:color="auto"/>
                <w:left w:val="none" w:sz="0" w:space="0" w:color="auto"/>
                <w:bottom w:val="none" w:sz="0" w:space="0" w:color="auto"/>
                <w:right w:val="none" w:sz="0" w:space="0" w:color="auto"/>
              </w:divBdr>
            </w:div>
            <w:div w:id="1510489685">
              <w:marLeft w:val="0"/>
              <w:marRight w:val="0"/>
              <w:marTop w:val="0"/>
              <w:marBottom w:val="0"/>
              <w:divBdr>
                <w:top w:val="none" w:sz="0" w:space="0" w:color="auto"/>
                <w:left w:val="none" w:sz="0" w:space="0" w:color="auto"/>
                <w:bottom w:val="none" w:sz="0" w:space="0" w:color="auto"/>
                <w:right w:val="none" w:sz="0" w:space="0" w:color="auto"/>
              </w:divBdr>
            </w:div>
            <w:div w:id="1631086689">
              <w:marLeft w:val="0"/>
              <w:marRight w:val="0"/>
              <w:marTop w:val="0"/>
              <w:marBottom w:val="0"/>
              <w:divBdr>
                <w:top w:val="none" w:sz="0" w:space="0" w:color="auto"/>
                <w:left w:val="none" w:sz="0" w:space="0" w:color="auto"/>
                <w:bottom w:val="none" w:sz="0" w:space="0" w:color="auto"/>
                <w:right w:val="none" w:sz="0" w:space="0" w:color="auto"/>
              </w:divBdr>
            </w:div>
            <w:div w:id="1717583274">
              <w:marLeft w:val="0"/>
              <w:marRight w:val="0"/>
              <w:marTop w:val="0"/>
              <w:marBottom w:val="0"/>
              <w:divBdr>
                <w:top w:val="none" w:sz="0" w:space="0" w:color="auto"/>
                <w:left w:val="none" w:sz="0" w:space="0" w:color="auto"/>
                <w:bottom w:val="none" w:sz="0" w:space="0" w:color="auto"/>
                <w:right w:val="none" w:sz="0" w:space="0" w:color="auto"/>
              </w:divBdr>
            </w:div>
            <w:div w:id="896667351">
              <w:marLeft w:val="0"/>
              <w:marRight w:val="0"/>
              <w:marTop w:val="0"/>
              <w:marBottom w:val="0"/>
              <w:divBdr>
                <w:top w:val="none" w:sz="0" w:space="0" w:color="auto"/>
                <w:left w:val="none" w:sz="0" w:space="0" w:color="auto"/>
                <w:bottom w:val="none" w:sz="0" w:space="0" w:color="auto"/>
                <w:right w:val="none" w:sz="0" w:space="0" w:color="auto"/>
              </w:divBdr>
            </w:div>
            <w:div w:id="1537159695">
              <w:marLeft w:val="0"/>
              <w:marRight w:val="0"/>
              <w:marTop w:val="0"/>
              <w:marBottom w:val="0"/>
              <w:divBdr>
                <w:top w:val="none" w:sz="0" w:space="0" w:color="auto"/>
                <w:left w:val="none" w:sz="0" w:space="0" w:color="auto"/>
                <w:bottom w:val="none" w:sz="0" w:space="0" w:color="auto"/>
                <w:right w:val="none" w:sz="0" w:space="0" w:color="auto"/>
              </w:divBdr>
            </w:div>
            <w:div w:id="1956521617">
              <w:marLeft w:val="0"/>
              <w:marRight w:val="0"/>
              <w:marTop w:val="0"/>
              <w:marBottom w:val="0"/>
              <w:divBdr>
                <w:top w:val="none" w:sz="0" w:space="0" w:color="auto"/>
                <w:left w:val="none" w:sz="0" w:space="0" w:color="auto"/>
                <w:bottom w:val="none" w:sz="0" w:space="0" w:color="auto"/>
                <w:right w:val="none" w:sz="0" w:space="0" w:color="auto"/>
              </w:divBdr>
            </w:div>
            <w:div w:id="210115584">
              <w:marLeft w:val="0"/>
              <w:marRight w:val="0"/>
              <w:marTop w:val="0"/>
              <w:marBottom w:val="0"/>
              <w:divBdr>
                <w:top w:val="none" w:sz="0" w:space="0" w:color="auto"/>
                <w:left w:val="none" w:sz="0" w:space="0" w:color="auto"/>
                <w:bottom w:val="none" w:sz="0" w:space="0" w:color="auto"/>
                <w:right w:val="none" w:sz="0" w:space="0" w:color="auto"/>
              </w:divBdr>
            </w:div>
            <w:div w:id="737092926">
              <w:marLeft w:val="0"/>
              <w:marRight w:val="0"/>
              <w:marTop w:val="0"/>
              <w:marBottom w:val="0"/>
              <w:divBdr>
                <w:top w:val="none" w:sz="0" w:space="0" w:color="auto"/>
                <w:left w:val="none" w:sz="0" w:space="0" w:color="auto"/>
                <w:bottom w:val="none" w:sz="0" w:space="0" w:color="auto"/>
                <w:right w:val="none" w:sz="0" w:space="0" w:color="auto"/>
              </w:divBdr>
            </w:div>
            <w:div w:id="1475640984">
              <w:marLeft w:val="0"/>
              <w:marRight w:val="0"/>
              <w:marTop w:val="0"/>
              <w:marBottom w:val="0"/>
              <w:divBdr>
                <w:top w:val="none" w:sz="0" w:space="0" w:color="auto"/>
                <w:left w:val="none" w:sz="0" w:space="0" w:color="auto"/>
                <w:bottom w:val="none" w:sz="0" w:space="0" w:color="auto"/>
                <w:right w:val="none" w:sz="0" w:space="0" w:color="auto"/>
              </w:divBdr>
            </w:div>
            <w:div w:id="882474608">
              <w:marLeft w:val="0"/>
              <w:marRight w:val="0"/>
              <w:marTop w:val="0"/>
              <w:marBottom w:val="0"/>
              <w:divBdr>
                <w:top w:val="none" w:sz="0" w:space="0" w:color="auto"/>
                <w:left w:val="none" w:sz="0" w:space="0" w:color="auto"/>
                <w:bottom w:val="none" w:sz="0" w:space="0" w:color="auto"/>
                <w:right w:val="none" w:sz="0" w:space="0" w:color="auto"/>
              </w:divBdr>
            </w:div>
            <w:div w:id="1228491708">
              <w:marLeft w:val="0"/>
              <w:marRight w:val="0"/>
              <w:marTop w:val="0"/>
              <w:marBottom w:val="0"/>
              <w:divBdr>
                <w:top w:val="none" w:sz="0" w:space="0" w:color="auto"/>
                <w:left w:val="none" w:sz="0" w:space="0" w:color="auto"/>
                <w:bottom w:val="none" w:sz="0" w:space="0" w:color="auto"/>
                <w:right w:val="none" w:sz="0" w:space="0" w:color="auto"/>
              </w:divBdr>
            </w:div>
            <w:div w:id="94905412">
              <w:marLeft w:val="0"/>
              <w:marRight w:val="0"/>
              <w:marTop w:val="0"/>
              <w:marBottom w:val="0"/>
              <w:divBdr>
                <w:top w:val="none" w:sz="0" w:space="0" w:color="auto"/>
                <w:left w:val="none" w:sz="0" w:space="0" w:color="auto"/>
                <w:bottom w:val="none" w:sz="0" w:space="0" w:color="auto"/>
                <w:right w:val="none" w:sz="0" w:space="0" w:color="auto"/>
              </w:divBdr>
            </w:div>
            <w:div w:id="1436511814">
              <w:marLeft w:val="0"/>
              <w:marRight w:val="0"/>
              <w:marTop w:val="0"/>
              <w:marBottom w:val="0"/>
              <w:divBdr>
                <w:top w:val="none" w:sz="0" w:space="0" w:color="auto"/>
                <w:left w:val="none" w:sz="0" w:space="0" w:color="auto"/>
                <w:bottom w:val="none" w:sz="0" w:space="0" w:color="auto"/>
                <w:right w:val="none" w:sz="0" w:space="0" w:color="auto"/>
              </w:divBdr>
            </w:div>
            <w:div w:id="467670587">
              <w:marLeft w:val="0"/>
              <w:marRight w:val="0"/>
              <w:marTop w:val="0"/>
              <w:marBottom w:val="0"/>
              <w:divBdr>
                <w:top w:val="none" w:sz="0" w:space="0" w:color="auto"/>
                <w:left w:val="none" w:sz="0" w:space="0" w:color="auto"/>
                <w:bottom w:val="none" w:sz="0" w:space="0" w:color="auto"/>
                <w:right w:val="none" w:sz="0" w:space="0" w:color="auto"/>
              </w:divBdr>
            </w:div>
            <w:div w:id="1626230049">
              <w:marLeft w:val="0"/>
              <w:marRight w:val="0"/>
              <w:marTop w:val="0"/>
              <w:marBottom w:val="0"/>
              <w:divBdr>
                <w:top w:val="none" w:sz="0" w:space="0" w:color="auto"/>
                <w:left w:val="none" w:sz="0" w:space="0" w:color="auto"/>
                <w:bottom w:val="none" w:sz="0" w:space="0" w:color="auto"/>
                <w:right w:val="none" w:sz="0" w:space="0" w:color="auto"/>
              </w:divBdr>
            </w:div>
            <w:div w:id="16926334">
              <w:marLeft w:val="0"/>
              <w:marRight w:val="0"/>
              <w:marTop w:val="0"/>
              <w:marBottom w:val="0"/>
              <w:divBdr>
                <w:top w:val="none" w:sz="0" w:space="0" w:color="auto"/>
                <w:left w:val="none" w:sz="0" w:space="0" w:color="auto"/>
                <w:bottom w:val="none" w:sz="0" w:space="0" w:color="auto"/>
                <w:right w:val="none" w:sz="0" w:space="0" w:color="auto"/>
              </w:divBdr>
            </w:div>
            <w:div w:id="2109226804">
              <w:marLeft w:val="0"/>
              <w:marRight w:val="0"/>
              <w:marTop w:val="0"/>
              <w:marBottom w:val="0"/>
              <w:divBdr>
                <w:top w:val="none" w:sz="0" w:space="0" w:color="auto"/>
                <w:left w:val="none" w:sz="0" w:space="0" w:color="auto"/>
                <w:bottom w:val="none" w:sz="0" w:space="0" w:color="auto"/>
                <w:right w:val="none" w:sz="0" w:space="0" w:color="auto"/>
              </w:divBdr>
            </w:div>
            <w:div w:id="1114208010">
              <w:marLeft w:val="0"/>
              <w:marRight w:val="0"/>
              <w:marTop w:val="0"/>
              <w:marBottom w:val="0"/>
              <w:divBdr>
                <w:top w:val="none" w:sz="0" w:space="0" w:color="auto"/>
                <w:left w:val="none" w:sz="0" w:space="0" w:color="auto"/>
                <w:bottom w:val="none" w:sz="0" w:space="0" w:color="auto"/>
                <w:right w:val="none" w:sz="0" w:space="0" w:color="auto"/>
              </w:divBdr>
            </w:div>
            <w:div w:id="1614089172">
              <w:marLeft w:val="0"/>
              <w:marRight w:val="0"/>
              <w:marTop w:val="0"/>
              <w:marBottom w:val="0"/>
              <w:divBdr>
                <w:top w:val="none" w:sz="0" w:space="0" w:color="auto"/>
                <w:left w:val="none" w:sz="0" w:space="0" w:color="auto"/>
                <w:bottom w:val="none" w:sz="0" w:space="0" w:color="auto"/>
                <w:right w:val="none" w:sz="0" w:space="0" w:color="auto"/>
              </w:divBdr>
            </w:div>
            <w:div w:id="1346207506">
              <w:marLeft w:val="0"/>
              <w:marRight w:val="0"/>
              <w:marTop w:val="0"/>
              <w:marBottom w:val="0"/>
              <w:divBdr>
                <w:top w:val="none" w:sz="0" w:space="0" w:color="auto"/>
                <w:left w:val="none" w:sz="0" w:space="0" w:color="auto"/>
                <w:bottom w:val="none" w:sz="0" w:space="0" w:color="auto"/>
                <w:right w:val="none" w:sz="0" w:space="0" w:color="auto"/>
              </w:divBdr>
            </w:div>
            <w:div w:id="200174186">
              <w:marLeft w:val="0"/>
              <w:marRight w:val="0"/>
              <w:marTop w:val="0"/>
              <w:marBottom w:val="0"/>
              <w:divBdr>
                <w:top w:val="none" w:sz="0" w:space="0" w:color="auto"/>
                <w:left w:val="none" w:sz="0" w:space="0" w:color="auto"/>
                <w:bottom w:val="none" w:sz="0" w:space="0" w:color="auto"/>
                <w:right w:val="none" w:sz="0" w:space="0" w:color="auto"/>
              </w:divBdr>
            </w:div>
            <w:div w:id="502208493">
              <w:marLeft w:val="0"/>
              <w:marRight w:val="0"/>
              <w:marTop w:val="0"/>
              <w:marBottom w:val="0"/>
              <w:divBdr>
                <w:top w:val="none" w:sz="0" w:space="0" w:color="auto"/>
                <w:left w:val="none" w:sz="0" w:space="0" w:color="auto"/>
                <w:bottom w:val="none" w:sz="0" w:space="0" w:color="auto"/>
                <w:right w:val="none" w:sz="0" w:space="0" w:color="auto"/>
              </w:divBdr>
            </w:div>
            <w:div w:id="1612513480">
              <w:marLeft w:val="0"/>
              <w:marRight w:val="0"/>
              <w:marTop w:val="0"/>
              <w:marBottom w:val="0"/>
              <w:divBdr>
                <w:top w:val="none" w:sz="0" w:space="0" w:color="auto"/>
                <w:left w:val="none" w:sz="0" w:space="0" w:color="auto"/>
                <w:bottom w:val="none" w:sz="0" w:space="0" w:color="auto"/>
                <w:right w:val="none" w:sz="0" w:space="0" w:color="auto"/>
              </w:divBdr>
            </w:div>
            <w:div w:id="146096922">
              <w:marLeft w:val="0"/>
              <w:marRight w:val="0"/>
              <w:marTop w:val="0"/>
              <w:marBottom w:val="0"/>
              <w:divBdr>
                <w:top w:val="none" w:sz="0" w:space="0" w:color="auto"/>
                <w:left w:val="none" w:sz="0" w:space="0" w:color="auto"/>
                <w:bottom w:val="none" w:sz="0" w:space="0" w:color="auto"/>
                <w:right w:val="none" w:sz="0" w:space="0" w:color="auto"/>
              </w:divBdr>
            </w:div>
            <w:div w:id="1266884312">
              <w:marLeft w:val="0"/>
              <w:marRight w:val="0"/>
              <w:marTop w:val="0"/>
              <w:marBottom w:val="0"/>
              <w:divBdr>
                <w:top w:val="none" w:sz="0" w:space="0" w:color="auto"/>
                <w:left w:val="none" w:sz="0" w:space="0" w:color="auto"/>
                <w:bottom w:val="none" w:sz="0" w:space="0" w:color="auto"/>
                <w:right w:val="none" w:sz="0" w:space="0" w:color="auto"/>
              </w:divBdr>
            </w:div>
            <w:div w:id="1325819517">
              <w:marLeft w:val="0"/>
              <w:marRight w:val="0"/>
              <w:marTop w:val="0"/>
              <w:marBottom w:val="0"/>
              <w:divBdr>
                <w:top w:val="none" w:sz="0" w:space="0" w:color="auto"/>
                <w:left w:val="none" w:sz="0" w:space="0" w:color="auto"/>
                <w:bottom w:val="none" w:sz="0" w:space="0" w:color="auto"/>
                <w:right w:val="none" w:sz="0" w:space="0" w:color="auto"/>
              </w:divBdr>
            </w:div>
            <w:div w:id="1672488556">
              <w:marLeft w:val="0"/>
              <w:marRight w:val="0"/>
              <w:marTop w:val="0"/>
              <w:marBottom w:val="0"/>
              <w:divBdr>
                <w:top w:val="none" w:sz="0" w:space="0" w:color="auto"/>
                <w:left w:val="none" w:sz="0" w:space="0" w:color="auto"/>
                <w:bottom w:val="none" w:sz="0" w:space="0" w:color="auto"/>
                <w:right w:val="none" w:sz="0" w:space="0" w:color="auto"/>
              </w:divBdr>
            </w:div>
            <w:div w:id="86271684">
              <w:marLeft w:val="0"/>
              <w:marRight w:val="0"/>
              <w:marTop w:val="0"/>
              <w:marBottom w:val="0"/>
              <w:divBdr>
                <w:top w:val="none" w:sz="0" w:space="0" w:color="auto"/>
                <w:left w:val="none" w:sz="0" w:space="0" w:color="auto"/>
                <w:bottom w:val="none" w:sz="0" w:space="0" w:color="auto"/>
                <w:right w:val="none" w:sz="0" w:space="0" w:color="auto"/>
              </w:divBdr>
            </w:div>
            <w:div w:id="133640690">
              <w:marLeft w:val="0"/>
              <w:marRight w:val="0"/>
              <w:marTop w:val="0"/>
              <w:marBottom w:val="0"/>
              <w:divBdr>
                <w:top w:val="none" w:sz="0" w:space="0" w:color="auto"/>
                <w:left w:val="none" w:sz="0" w:space="0" w:color="auto"/>
                <w:bottom w:val="none" w:sz="0" w:space="0" w:color="auto"/>
                <w:right w:val="none" w:sz="0" w:space="0" w:color="auto"/>
              </w:divBdr>
            </w:div>
            <w:div w:id="717781648">
              <w:marLeft w:val="0"/>
              <w:marRight w:val="0"/>
              <w:marTop w:val="0"/>
              <w:marBottom w:val="0"/>
              <w:divBdr>
                <w:top w:val="none" w:sz="0" w:space="0" w:color="auto"/>
                <w:left w:val="none" w:sz="0" w:space="0" w:color="auto"/>
                <w:bottom w:val="none" w:sz="0" w:space="0" w:color="auto"/>
                <w:right w:val="none" w:sz="0" w:space="0" w:color="auto"/>
              </w:divBdr>
            </w:div>
            <w:div w:id="461272055">
              <w:marLeft w:val="0"/>
              <w:marRight w:val="0"/>
              <w:marTop w:val="0"/>
              <w:marBottom w:val="0"/>
              <w:divBdr>
                <w:top w:val="none" w:sz="0" w:space="0" w:color="auto"/>
                <w:left w:val="none" w:sz="0" w:space="0" w:color="auto"/>
                <w:bottom w:val="none" w:sz="0" w:space="0" w:color="auto"/>
                <w:right w:val="none" w:sz="0" w:space="0" w:color="auto"/>
              </w:divBdr>
            </w:div>
            <w:div w:id="1787694513">
              <w:marLeft w:val="0"/>
              <w:marRight w:val="0"/>
              <w:marTop w:val="0"/>
              <w:marBottom w:val="0"/>
              <w:divBdr>
                <w:top w:val="none" w:sz="0" w:space="0" w:color="auto"/>
                <w:left w:val="none" w:sz="0" w:space="0" w:color="auto"/>
                <w:bottom w:val="none" w:sz="0" w:space="0" w:color="auto"/>
                <w:right w:val="none" w:sz="0" w:space="0" w:color="auto"/>
              </w:divBdr>
            </w:div>
            <w:div w:id="1017123001">
              <w:marLeft w:val="0"/>
              <w:marRight w:val="0"/>
              <w:marTop w:val="0"/>
              <w:marBottom w:val="0"/>
              <w:divBdr>
                <w:top w:val="none" w:sz="0" w:space="0" w:color="auto"/>
                <w:left w:val="none" w:sz="0" w:space="0" w:color="auto"/>
                <w:bottom w:val="none" w:sz="0" w:space="0" w:color="auto"/>
                <w:right w:val="none" w:sz="0" w:space="0" w:color="auto"/>
              </w:divBdr>
            </w:div>
            <w:div w:id="236987573">
              <w:marLeft w:val="0"/>
              <w:marRight w:val="0"/>
              <w:marTop w:val="0"/>
              <w:marBottom w:val="0"/>
              <w:divBdr>
                <w:top w:val="none" w:sz="0" w:space="0" w:color="auto"/>
                <w:left w:val="none" w:sz="0" w:space="0" w:color="auto"/>
                <w:bottom w:val="none" w:sz="0" w:space="0" w:color="auto"/>
                <w:right w:val="none" w:sz="0" w:space="0" w:color="auto"/>
              </w:divBdr>
            </w:div>
            <w:div w:id="1435517585">
              <w:marLeft w:val="0"/>
              <w:marRight w:val="0"/>
              <w:marTop w:val="0"/>
              <w:marBottom w:val="0"/>
              <w:divBdr>
                <w:top w:val="none" w:sz="0" w:space="0" w:color="auto"/>
                <w:left w:val="none" w:sz="0" w:space="0" w:color="auto"/>
                <w:bottom w:val="none" w:sz="0" w:space="0" w:color="auto"/>
                <w:right w:val="none" w:sz="0" w:space="0" w:color="auto"/>
              </w:divBdr>
            </w:div>
            <w:div w:id="1342272089">
              <w:marLeft w:val="0"/>
              <w:marRight w:val="0"/>
              <w:marTop w:val="0"/>
              <w:marBottom w:val="0"/>
              <w:divBdr>
                <w:top w:val="none" w:sz="0" w:space="0" w:color="auto"/>
                <w:left w:val="none" w:sz="0" w:space="0" w:color="auto"/>
                <w:bottom w:val="none" w:sz="0" w:space="0" w:color="auto"/>
                <w:right w:val="none" w:sz="0" w:space="0" w:color="auto"/>
              </w:divBdr>
            </w:div>
            <w:div w:id="1507672260">
              <w:marLeft w:val="0"/>
              <w:marRight w:val="0"/>
              <w:marTop w:val="0"/>
              <w:marBottom w:val="0"/>
              <w:divBdr>
                <w:top w:val="none" w:sz="0" w:space="0" w:color="auto"/>
                <w:left w:val="none" w:sz="0" w:space="0" w:color="auto"/>
                <w:bottom w:val="none" w:sz="0" w:space="0" w:color="auto"/>
                <w:right w:val="none" w:sz="0" w:space="0" w:color="auto"/>
              </w:divBdr>
            </w:div>
            <w:div w:id="901216059">
              <w:marLeft w:val="0"/>
              <w:marRight w:val="0"/>
              <w:marTop w:val="0"/>
              <w:marBottom w:val="0"/>
              <w:divBdr>
                <w:top w:val="none" w:sz="0" w:space="0" w:color="auto"/>
                <w:left w:val="none" w:sz="0" w:space="0" w:color="auto"/>
                <w:bottom w:val="none" w:sz="0" w:space="0" w:color="auto"/>
                <w:right w:val="none" w:sz="0" w:space="0" w:color="auto"/>
              </w:divBdr>
            </w:div>
            <w:div w:id="1241478555">
              <w:marLeft w:val="0"/>
              <w:marRight w:val="0"/>
              <w:marTop w:val="0"/>
              <w:marBottom w:val="0"/>
              <w:divBdr>
                <w:top w:val="none" w:sz="0" w:space="0" w:color="auto"/>
                <w:left w:val="none" w:sz="0" w:space="0" w:color="auto"/>
                <w:bottom w:val="none" w:sz="0" w:space="0" w:color="auto"/>
                <w:right w:val="none" w:sz="0" w:space="0" w:color="auto"/>
              </w:divBdr>
            </w:div>
            <w:div w:id="1807308220">
              <w:marLeft w:val="0"/>
              <w:marRight w:val="0"/>
              <w:marTop w:val="0"/>
              <w:marBottom w:val="0"/>
              <w:divBdr>
                <w:top w:val="none" w:sz="0" w:space="0" w:color="auto"/>
                <w:left w:val="none" w:sz="0" w:space="0" w:color="auto"/>
                <w:bottom w:val="none" w:sz="0" w:space="0" w:color="auto"/>
                <w:right w:val="none" w:sz="0" w:space="0" w:color="auto"/>
              </w:divBdr>
            </w:div>
            <w:div w:id="496070786">
              <w:marLeft w:val="0"/>
              <w:marRight w:val="0"/>
              <w:marTop w:val="0"/>
              <w:marBottom w:val="0"/>
              <w:divBdr>
                <w:top w:val="none" w:sz="0" w:space="0" w:color="auto"/>
                <w:left w:val="none" w:sz="0" w:space="0" w:color="auto"/>
                <w:bottom w:val="none" w:sz="0" w:space="0" w:color="auto"/>
                <w:right w:val="none" w:sz="0" w:space="0" w:color="auto"/>
              </w:divBdr>
            </w:div>
            <w:div w:id="1217621279">
              <w:marLeft w:val="0"/>
              <w:marRight w:val="0"/>
              <w:marTop w:val="0"/>
              <w:marBottom w:val="0"/>
              <w:divBdr>
                <w:top w:val="none" w:sz="0" w:space="0" w:color="auto"/>
                <w:left w:val="none" w:sz="0" w:space="0" w:color="auto"/>
                <w:bottom w:val="none" w:sz="0" w:space="0" w:color="auto"/>
                <w:right w:val="none" w:sz="0" w:space="0" w:color="auto"/>
              </w:divBdr>
            </w:div>
            <w:div w:id="1767460185">
              <w:marLeft w:val="0"/>
              <w:marRight w:val="0"/>
              <w:marTop w:val="0"/>
              <w:marBottom w:val="0"/>
              <w:divBdr>
                <w:top w:val="none" w:sz="0" w:space="0" w:color="auto"/>
                <w:left w:val="none" w:sz="0" w:space="0" w:color="auto"/>
                <w:bottom w:val="none" w:sz="0" w:space="0" w:color="auto"/>
                <w:right w:val="none" w:sz="0" w:space="0" w:color="auto"/>
              </w:divBdr>
            </w:div>
            <w:div w:id="1980526569">
              <w:marLeft w:val="0"/>
              <w:marRight w:val="0"/>
              <w:marTop w:val="0"/>
              <w:marBottom w:val="0"/>
              <w:divBdr>
                <w:top w:val="none" w:sz="0" w:space="0" w:color="auto"/>
                <w:left w:val="none" w:sz="0" w:space="0" w:color="auto"/>
                <w:bottom w:val="none" w:sz="0" w:space="0" w:color="auto"/>
                <w:right w:val="none" w:sz="0" w:space="0" w:color="auto"/>
              </w:divBdr>
            </w:div>
            <w:div w:id="1490439223">
              <w:marLeft w:val="0"/>
              <w:marRight w:val="0"/>
              <w:marTop w:val="0"/>
              <w:marBottom w:val="0"/>
              <w:divBdr>
                <w:top w:val="none" w:sz="0" w:space="0" w:color="auto"/>
                <w:left w:val="none" w:sz="0" w:space="0" w:color="auto"/>
                <w:bottom w:val="none" w:sz="0" w:space="0" w:color="auto"/>
                <w:right w:val="none" w:sz="0" w:space="0" w:color="auto"/>
              </w:divBdr>
            </w:div>
            <w:div w:id="107968571">
              <w:marLeft w:val="0"/>
              <w:marRight w:val="0"/>
              <w:marTop w:val="0"/>
              <w:marBottom w:val="0"/>
              <w:divBdr>
                <w:top w:val="none" w:sz="0" w:space="0" w:color="auto"/>
                <w:left w:val="none" w:sz="0" w:space="0" w:color="auto"/>
                <w:bottom w:val="none" w:sz="0" w:space="0" w:color="auto"/>
                <w:right w:val="none" w:sz="0" w:space="0" w:color="auto"/>
              </w:divBdr>
            </w:div>
            <w:div w:id="562251304">
              <w:marLeft w:val="0"/>
              <w:marRight w:val="0"/>
              <w:marTop w:val="0"/>
              <w:marBottom w:val="0"/>
              <w:divBdr>
                <w:top w:val="none" w:sz="0" w:space="0" w:color="auto"/>
                <w:left w:val="none" w:sz="0" w:space="0" w:color="auto"/>
                <w:bottom w:val="none" w:sz="0" w:space="0" w:color="auto"/>
                <w:right w:val="none" w:sz="0" w:space="0" w:color="auto"/>
              </w:divBdr>
            </w:div>
            <w:div w:id="84108414">
              <w:marLeft w:val="0"/>
              <w:marRight w:val="0"/>
              <w:marTop w:val="0"/>
              <w:marBottom w:val="0"/>
              <w:divBdr>
                <w:top w:val="none" w:sz="0" w:space="0" w:color="auto"/>
                <w:left w:val="none" w:sz="0" w:space="0" w:color="auto"/>
                <w:bottom w:val="none" w:sz="0" w:space="0" w:color="auto"/>
                <w:right w:val="none" w:sz="0" w:space="0" w:color="auto"/>
              </w:divBdr>
            </w:div>
            <w:div w:id="1485969061">
              <w:marLeft w:val="0"/>
              <w:marRight w:val="0"/>
              <w:marTop w:val="0"/>
              <w:marBottom w:val="0"/>
              <w:divBdr>
                <w:top w:val="none" w:sz="0" w:space="0" w:color="auto"/>
                <w:left w:val="none" w:sz="0" w:space="0" w:color="auto"/>
                <w:bottom w:val="none" w:sz="0" w:space="0" w:color="auto"/>
                <w:right w:val="none" w:sz="0" w:space="0" w:color="auto"/>
              </w:divBdr>
            </w:div>
            <w:div w:id="931933055">
              <w:marLeft w:val="0"/>
              <w:marRight w:val="0"/>
              <w:marTop w:val="0"/>
              <w:marBottom w:val="0"/>
              <w:divBdr>
                <w:top w:val="none" w:sz="0" w:space="0" w:color="auto"/>
                <w:left w:val="none" w:sz="0" w:space="0" w:color="auto"/>
                <w:bottom w:val="none" w:sz="0" w:space="0" w:color="auto"/>
                <w:right w:val="none" w:sz="0" w:space="0" w:color="auto"/>
              </w:divBdr>
            </w:div>
            <w:div w:id="1036278374">
              <w:marLeft w:val="0"/>
              <w:marRight w:val="0"/>
              <w:marTop w:val="0"/>
              <w:marBottom w:val="0"/>
              <w:divBdr>
                <w:top w:val="none" w:sz="0" w:space="0" w:color="auto"/>
                <w:left w:val="none" w:sz="0" w:space="0" w:color="auto"/>
                <w:bottom w:val="none" w:sz="0" w:space="0" w:color="auto"/>
                <w:right w:val="none" w:sz="0" w:space="0" w:color="auto"/>
              </w:divBdr>
            </w:div>
            <w:div w:id="585500154">
              <w:marLeft w:val="0"/>
              <w:marRight w:val="0"/>
              <w:marTop w:val="0"/>
              <w:marBottom w:val="0"/>
              <w:divBdr>
                <w:top w:val="none" w:sz="0" w:space="0" w:color="auto"/>
                <w:left w:val="none" w:sz="0" w:space="0" w:color="auto"/>
                <w:bottom w:val="none" w:sz="0" w:space="0" w:color="auto"/>
                <w:right w:val="none" w:sz="0" w:space="0" w:color="auto"/>
              </w:divBdr>
            </w:div>
            <w:div w:id="1634098707">
              <w:marLeft w:val="0"/>
              <w:marRight w:val="0"/>
              <w:marTop w:val="0"/>
              <w:marBottom w:val="0"/>
              <w:divBdr>
                <w:top w:val="none" w:sz="0" w:space="0" w:color="auto"/>
                <w:left w:val="none" w:sz="0" w:space="0" w:color="auto"/>
                <w:bottom w:val="none" w:sz="0" w:space="0" w:color="auto"/>
                <w:right w:val="none" w:sz="0" w:space="0" w:color="auto"/>
              </w:divBdr>
            </w:div>
            <w:div w:id="721826763">
              <w:marLeft w:val="0"/>
              <w:marRight w:val="0"/>
              <w:marTop w:val="0"/>
              <w:marBottom w:val="0"/>
              <w:divBdr>
                <w:top w:val="none" w:sz="0" w:space="0" w:color="auto"/>
                <w:left w:val="none" w:sz="0" w:space="0" w:color="auto"/>
                <w:bottom w:val="none" w:sz="0" w:space="0" w:color="auto"/>
                <w:right w:val="none" w:sz="0" w:space="0" w:color="auto"/>
              </w:divBdr>
            </w:div>
            <w:div w:id="75834256">
              <w:marLeft w:val="0"/>
              <w:marRight w:val="0"/>
              <w:marTop w:val="0"/>
              <w:marBottom w:val="0"/>
              <w:divBdr>
                <w:top w:val="none" w:sz="0" w:space="0" w:color="auto"/>
                <w:left w:val="none" w:sz="0" w:space="0" w:color="auto"/>
                <w:bottom w:val="none" w:sz="0" w:space="0" w:color="auto"/>
                <w:right w:val="none" w:sz="0" w:space="0" w:color="auto"/>
              </w:divBdr>
            </w:div>
            <w:div w:id="1400905162">
              <w:marLeft w:val="0"/>
              <w:marRight w:val="0"/>
              <w:marTop w:val="0"/>
              <w:marBottom w:val="0"/>
              <w:divBdr>
                <w:top w:val="none" w:sz="0" w:space="0" w:color="auto"/>
                <w:left w:val="none" w:sz="0" w:space="0" w:color="auto"/>
                <w:bottom w:val="none" w:sz="0" w:space="0" w:color="auto"/>
                <w:right w:val="none" w:sz="0" w:space="0" w:color="auto"/>
              </w:divBdr>
            </w:div>
            <w:div w:id="1468932289">
              <w:marLeft w:val="0"/>
              <w:marRight w:val="0"/>
              <w:marTop w:val="0"/>
              <w:marBottom w:val="0"/>
              <w:divBdr>
                <w:top w:val="none" w:sz="0" w:space="0" w:color="auto"/>
                <w:left w:val="none" w:sz="0" w:space="0" w:color="auto"/>
                <w:bottom w:val="none" w:sz="0" w:space="0" w:color="auto"/>
                <w:right w:val="none" w:sz="0" w:space="0" w:color="auto"/>
              </w:divBdr>
            </w:div>
            <w:div w:id="520969091">
              <w:marLeft w:val="0"/>
              <w:marRight w:val="0"/>
              <w:marTop w:val="0"/>
              <w:marBottom w:val="0"/>
              <w:divBdr>
                <w:top w:val="none" w:sz="0" w:space="0" w:color="auto"/>
                <w:left w:val="none" w:sz="0" w:space="0" w:color="auto"/>
                <w:bottom w:val="none" w:sz="0" w:space="0" w:color="auto"/>
                <w:right w:val="none" w:sz="0" w:space="0" w:color="auto"/>
              </w:divBdr>
            </w:div>
            <w:div w:id="16853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957">
      <w:bodyDiv w:val="1"/>
      <w:marLeft w:val="0"/>
      <w:marRight w:val="0"/>
      <w:marTop w:val="0"/>
      <w:marBottom w:val="0"/>
      <w:divBdr>
        <w:top w:val="none" w:sz="0" w:space="0" w:color="auto"/>
        <w:left w:val="none" w:sz="0" w:space="0" w:color="auto"/>
        <w:bottom w:val="none" w:sz="0" w:space="0" w:color="auto"/>
        <w:right w:val="none" w:sz="0" w:space="0" w:color="auto"/>
      </w:divBdr>
      <w:divsChild>
        <w:div w:id="423965053">
          <w:marLeft w:val="0"/>
          <w:marRight w:val="0"/>
          <w:marTop w:val="0"/>
          <w:marBottom w:val="0"/>
          <w:divBdr>
            <w:top w:val="none" w:sz="0" w:space="0" w:color="auto"/>
            <w:left w:val="none" w:sz="0" w:space="0" w:color="auto"/>
            <w:bottom w:val="none" w:sz="0" w:space="0" w:color="auto"/>
            <w:right w:val="none" w:sz="0" w:space="0" w:color="auto"/>
          </w:divBdr>
          <w:divsChild>
            <w:div w:id="925529152">
              <w:marLeft w:val="0"/>
              <w:marRight w:val="0"/>
              <w:marTop w:val="0"/>
              <w:marBottom w:val="0"/>
              <w:divBdr>
                <w:top w:val="none" w:sz="0" w:space="0" w:color="auto"/>
                <w:left w:val="none" w:sz="0" w:space="0" w:color="auto"/>
                <w:bottom w:val="none" w:sz="0" w:space="0" w:color="auto"/>
                <w:right w:val="none" w:sz="0" w:space="0" w:color="auto"/>
              </w:divBdr>
            </w:div>
            <w:div w:id="1997416993">
              <w:marLeft w:val="0"/>
              <w:marRight w:val="0"/>
              <w:marTop w:val="0"/>
              <w:marBottom w:val="0"/>
              <w:divBdr>
                <w:top w:val="none" w:sz="0" w:space="0" w:color="auto"/>
                <w:left w:val="none" w:sz="0" w:space="0" w:color="auto"/>
                <w:bottom w:val="none" w:sz="0" w:space="0" w:color="auto"/>
                <w:right w:val="none" w:sz="0" w:space="0" w:color="auto"/>
              </w:divBdr>
            </w:div>
            <w:div w:id="1237863730">
              <w:marLeft w:val="0"/>
              <w:marRight w:val="0"/>
              <w:marTop w:val="0"/>
              <w:marBottom w:val="0"/>
              <w:divBdr>
                <w:top w:val="none" w:sz="0" w:space="0" w:color="auto"/>
                <w:left w:val="none" w:sz="0" w:space="0" w:color="auto"/>
                <w:bottom w:val="none" w:sz="0" w:space="0" w:color="auto"/>
                <w:right w:val="none" w:sz="0" w:space="0" w:color="auto"/>
              </w:divBdr>
            </w:div>
            <w:div w:id="589460749">
              <w:marLeft w:val="0"/>
              <w:marRight w:val="0"/>
              <w:marTop w:val="0"/>
              <w:marBottom w:val="0"/>
              <w:divBdr>
                <w:top w:val="none" w:sz="0" w:space="0" w:color="auto"/>
                <w:left w:val="none" w:sz="0" w:space="0" w:color="auto"/>
                <w:bottom w:val="none" w:sz="0" w:space="0" w:color="auto"/>
                <w:right w:val="none" w:sz="0" w:space="0" w:color="auto"/>
              </w:divBdr>
            </w:div>
            <w:div w:id="632714344">
              <w:marLeft w:val="0"/>
              <w:marRight w:val="0"/>
              <w:marTop w:val="0"/>
              <w:marBottom w:val="0"/>
              <w:divBdr>
                <w:top w:val="none" w:sz="0" w:space="0" w:color="auto"/>
                <w:left w:val="none" w:sz="0" w:space="0" w:color="auto"/>
                <w:bottom w:val="none" w:sz="0" w:space="0" w:color="auto"/>
                <w:right w:val="none" w:sz="0" w:space="0" w:color="auto"/>
              </w:divBdr>
            </w:div>
            <w:div w:id="1763141193">
              <w:marLeft w:val="0"/>
              <w:marRight w:val="0"/>
              <w:marTop w:val="0"/>
              <w:marBottom w:val="0"/>
              <w:divBdr>
                <w:top w:val="none" w:sz="0" w:space="0" w:color="auto"/>
                <w:left w:val="none" w:sz="0" w:space="0" w:color="auto"/>
                <w:bottom w:val="none" w:sz="0" w:space="0" w:color="auto"/>
                <w:right w:val="none" w:sz="0" w:space="0" w:color="auto"/>
              </w:divBdr>
            </w:div>
            <w:div w:id="359934920">
              <w:marLeft w:val="0"/>
              <w:marRight w:val="0"/>
              <w:marTop w:val="0"/>
              <w:marBottom w:val="0"/>
              <w:divBdr>
                <w:top w:val="none" w:sz="0" w:space="0" w:color="auto"/>
                <w:left w:val="none" w:sz="0" w:space="0" w:color="auto"/>
                <w:bottom w:val="none" w:sz="0" w:space="0" w:color="auto"/>
                <w:right w:val="none" w:sz="0" w:space="0" w:color="auto"/>
              </w:divBdr>
            </w:div>
            <w:div w:id="1060203383">
              <w:marLeft w:val="0"/>
              <w:marRight w:val="0"/>
              <w:marTop w:val="0"/>
              <w:marBottom w:val="0"/>
              <w:divBdr>
                <w:top w:val="none" w:sz="0" w:space="0" w:color="auto"/>
                <w:left w:val="none" w:sz="0" w:space="0" w:color="auto"/>
                <w:bottom w:val="none" w:sz="0" w:space="0" w:color="auto"/>
                <w:right w:val="none" w:sz="0" w:space="0" w:color="auto"/>
              </w:divBdr>
            </w:div>
            <w:div w:id="1480923924">
              <w:marLeft w:val="0"/>
              <w:marRight w:val="0"/>
              <w:marTop w:val="0"/>
              <w:marBottom w:val="0"/>
              <w:divBdr>
                <w:top w:val="none" w:sz="0" w:space="0" w:color="auto"/>
                <w:left w:val="none" w:sz="0" w:space="0" w:color="auto"/>
                <w:bottom w:val="none" w:sz="0" w:space="0" w:color="auto"/>
                <w:right w:val="none" w:sz="0" w:space="0" w:color="auto"/>
              </w:divBdr>
            </w:div>
            <w:div w:id="1458258656">
              <w:marLeft w:val="0"/>
              <w:marRight w:val="0"/>
              <w:marTop w:val="0"/>
              <w:marBottom w:val="0"/>
              <w:divBdr>
                <w:top w:val="none" w:sz="0" w:space="0" w:color="auto"/>
                <w:left w:val="none" w:sz="0" w:space="0" w:color="auto"/>
                <w:bottom w:val="none" w:sz="0" w:space="0" w:color="auto"/>
                <w:right w:val="none" w:sz="0" w:space="0" w:color="auto"/>
              </w:divBdr>
            </w:div>
            <w:div w:id="584075687">
              <w:marLeft w:val="0"/>
              <w:marRight w:val="0"/>
              <w:marTop w:val="0"/>
              <w:marBottom w:val="0"/>
              <w:divBdr>
                <w:top w:val="none" w:sz="0" w:space="0" w:color="auto"/>
                <w:left w:val="none" w:sz="0" w:space="0" w:color="auto"/>
                <w:bottom w:val="none" w:sz="0" w:space="0" w:color="auto"/>
                <w:right w:val="none" w:sz="0" w:space="0" w:color="auto"/>
              </w:divBdr>
            </w:div>
            <w:div w:id="770009845">
              <w:marLeft w:val="0"/>
              <w:marRight w:val="0"/>
              <w:marTop w:val="0"/>
              <w:marBottom w:val="0"/>
              <w:divBdr>
                <w:top w:val="none" w:sz="0" w:space="0" w:color="auto"/>
                <w:left w:val="none" w:sz="0" w:space="0" w:color="auto"/>
                <w:bottom w:val="none" w:sz="0" w:space="0" w:color="auto"/>
                <w:right w:val="none" w:sz="0" w:space="0" w:color="auto"/>
              </w:divBdr>
            </w:div>
            <w:div w:id="1337880626">
              <w:marLeft w:val="0"/>
              <w:marRight w:val="0"/>
              <w:marTop w:val="0"/>
              <w:marBottom w:val="0"/>
              <w:divBdr>
                <w:top w:val="none" w:sz="0" w:space="0" w:color="auto"/>
                <w:left w:val="none" w:sz="0" w:space="0" w:color="auto"/>
                <w:bottom w:val="none" w:sz="0" w:space="0" w:color="auto"/>
                <w:right w:val="none" w:sz="0" w:space="0" w:color="auto"/>
              </w:divBdr>
            </w:div>
            <w:div w:id="1637953692">
              <w:marLeft w:val="0"/>
              <w:marRight w:val="0"/>
              <w:marTop w:val="0"/>
              <w:marBottom w:val="0"/>
              <w:divBdr>
                <w:top w:val="none" w:sz="0" w:space="0" w:color="auto"/>
                <w:left w:val="none" w:sz="0" w:space="0" w:color="auto"/>
                <w:bottom w:val="none" w:sz="0" w:space="0" w:color="auto"/>
                <w:right w:val="none" w:sz="0" w:space="0" w:color="auto"/>
              </w:divBdr>
            </w:div>
            <w:div w:id="1643192426">
              <w:marLeft w:val="0"/>
              <w:marRight w:val="0"/>
              <w:marTop w:val="0"/>
              <w:marBottom w:val="0"/>
              <w:divBdr>
                <w:top w:val="none" w:sz="0" w:space="0" w:color="auto"/>
                <w:left w:val="none" w:sz="0" w:space="0" w:color="auto"/>
                <w:bottom w:val="none" w:sz="0" w:space="0" w:color="auto"/>
                <w:right w:val="none" w:sz="0" w:space="0" w:color="auto"/>
              </w:divBdr>
            </w:div>
            <w:div w:id="627130259">
              <w:marLeft w:val="0"/>
              <w:marRight w:val="0"/>
              <w:marTop w:val="0"/>
              <w:marBottom w:val="0"/>
              <w:divBdr>
                <w:top w:val="none" w:sz="0" w:space="0" w:color="auto"/>
                <w:left w:val="none" w:sz="0" w:space="0" w:color="auto"/>
                <w:bottom w:val="none" w:sz="0" w:space="0" w:color="auto"/>
                <w:right w:val="none" w:sz="0" w:space="0" w:color="auto"/>
              </w:divBdr>
            </w:div>
            <w:div w:id="2009021348">
              <w:marLeft w:val="0"/>
              <w:marRight w:val="0"/>
              <w:marTop w:val="0"/>
              <w:marBottom w:val="0"/>
              <w:divBdr>
                <w:top w:val="none" w:sz="0" w:space="0" w:color="auto"/>
                <w:left w:val="none" w:sz="0" w:space="0" w:color="auto"/>
                <w:bottom w:val="none" w:sz="0" w:space="0" w:color="auto"/>
                <w:right w:val="none" w:sz="0" w:space="0" w:color="auto"/>
              </w:divBdr>
            </w:div>
            <w:div w:id="559444615">
              <w:marLeft w:val="0"/>
              <w:marRight w:val="0"/>
              <w:marTop w:val="0"/>
              <w:marBottom w:val="0"/>
              <w:divBdr>
                <w:top w:val="none" w:sz="0" w:space="0" w:color="auto"/>
                <w:left w:val="none" w:sz="0" w:space="0" w:color="auto"/>
                <w:bottom w:val="none" w:sz="0" w:space="0" w:color="auto"/>
                <w:right w:val="none" w:sz="0" w:space="0" w:color="auto"/>
              </w:divBdr>
            </w:div>
            <w:div w:id="1093891528">
              <w:marLeft w:val="0"/>
              <w:marRight w:val="0"/>
              <w:marTop w:val="0"/>
              <w:marBottom w:val="0"/>
              <w:divBdr>
                <w:top w:val="none" w:sz="0" w:space="0" w:color="auto"/>
                <w:left w:val="none" w:sz="0" w:space="0" w:color="auto"/>
                <w:bottom w:val="none" w:sz="0" w:space="0" w:color="auto"/>
                <w:right w:val="none" w:sz="0" w:space="0" w:color="auto"/>
              </w:divBdr>
            </w:div>
            <w:div w:id="683704168">
              <w:marLeft w:val="0"/>
              <w:marRight w:val="0"/>
              <w:marTop w:val="0"/>
              <w:marBottom w:val="0"/>
              <w:divBdr>
                <w:top w:val="none" w:sz="0" w:space="0" w:color="auto"/>
                <w:left w:val="none" w:sz="0" w:space="0" w:color="auto"/>
                <w:bottom w:val="none" w:sz="0" w:space="0" w:color="auto"/>
                <w:right w:val="none" w:sz="0" w:space="0" w:color="auto"/>
              </w:divBdr>
            </w:div>
            <w:div w:id="1496148320">
              <w:marLeft w:val="0"/>
              <w:marRight w:val="0"/>
              <w:marTop w:val="0"/>
              <w:marBottom w:val="0"/>
              <w:divBdr>
                <w:top w:val="none" w:sz="0" w:space="0" w:color="auto"/>
                <w:left w:val="none" w:sz="0" w:space="0" w:color="auto"/>
                <w:bottom w:val="none" w:sz="0" w:space="0" w:color="auto"/>
                <w:right w:val="none" w:sz="0" w:space="0" w:color="auto"/>
              </w:divBdr>
            </w:div>
            <w:div w:id="536699283">
              <w:marLeft w:val="0"/>
              <w:marRight w:val="0"/>
              <w:marTop w:val="0"/>
              <w:marBottom w:val="0"/>
              <w:divBdr>
                <w:top w:val="none" w:sz="0" w:space="0" w:color="auto"/>
                <w:left w:val="none" w:sz="0" w:space="0" w:color="auto"/>
                <w:bottom w:val="none" w:sz="0" w:space="0" w:color="auto"/>
                <w:right w:val="none" w:sz="0" w:space="0" w:color="auto"/>
              </w:divBdr>
            </w:div>
            <w:div w:id="1623264185">
              <w:marLeft w:val="0"/>
              <w:marRight w:val="0"/>
              <w:marTop w:val="0"/>
              <w:marBottom w:val="0"/>
              <w:divBdr>
                <w:top w:val="none" w:sz="0" w:space="0" w:color="auto"/>
                <w:left w:val="none" w:sz="0" w:space="0" w:color="auto"/>
                <w:bottom w:val="none" w:sz="0" w:space="0" w:color="auto"/>
                <w:right w:val="none" w:sz="0" w:space="0" w:color="auto"/>
              </w:divBdr>
            </w:div>
            <w:div w:id="1130785414">
              <w:marLeft w:val="0"/>
              <w:marRight w:val="0"/>
              <w:marTop w:val="0"/>
              <w:marBottom w:val="0"/>
              <w:divBdr>
                <w:top w:val="none" w:sz="0" w:space="0" w:color="auto"/>
                <w:left w:val="none" w:sz="0" w:space="0" w:color="auto"/>
                <w:bottom w:val="none" w:sz="0" w:space="0" w:color="auto"/>
                <w:right w:val="none" w:sz="0" w:space="0" w:color="auto"/>
              </w:divBdr>
            </w:div>
            <w:div w:id="927926708">
              <w:marLeft w:val="0"/>
              <w:marRight w:val="0"/>
              <w:marTop w:val="0"/>
              <w:marBottom w:val="0"/>
              <w:divBdr>
                <w:top w:val="none" w:sz="0" w:space="0" w:color="auto"/>
                <w:left w:val="none" w:sz="0" w:space="0" w:color="auto"/>
                <w:bottom w:val="none" w:sz="0" w:space="0" w:color="auto"/>
                <w:right w:val="none" w:sz="0" w:space="0" w:color="auto"/>
              </w:divBdr>
            </w:div>
            <w:div w:id="1155537014">
              <w:marLeft w:val="0"/>
              <w:marRight w:val="0"/>
              <w:marTop w:val="0"/>
              <w:marBottom w:val="0"/>
              <w:divBdr>
                <w:top w:val="none" w:sz="0" w:space="0" w:color="auto"/>
                <w:left w:val="none" w:sz="0" w:space="0" w:color="auto"/>
                <w:bottom w:val="none" w:sz="0" w:space="0" w:color="auto"/>
                <w:right w:val="none" w:sz="0" w:space="0" w:color="auto"/>
              </w:divBdr>
            </w:div>
            <w:div w:id="85006239">
              <w:marLeft w:val="0"/>
              <w:marRight w:val="0"/>
              <w:marTop w:val="0"/>
              <w:marBottom w:val="0"/>
              <w:divBdr>
                <w:top w:val="none" w:sz="0" w:space="0" w:color="auto"/>
                <w:left w:val="none" w:sz="0" w:space="0" w:color="auto"/>
                <w:bottom w:val="none" w:sz="0" w:space="0" w:color="auto"/>
                <w:right w:val="none" w:sz="0" w:space="0" w:color="auto"/>
              </w:divBdr>
            </w:div>
            <w:div w:id="867110114">
              <w:marLeft w:val="0"/>
              <w:marRight w:val="0"/>
              <w:marTop w:val="0"/>
              <w:marBottom w:val="0"/>
              <w:divBdr>
                <w:top w:val="none" w:sz="0" w:space="0" w:color="auto"/>
                <w:left w:val="none" w:sz="0" w:space="0" w:color="auto"/>
                <w:bottom w:val="none" w:sz="0" w:space="0" w:color="auto"/>
                <w:right w:val="none" w:sz="0" w:space="0" w:color="auto"/>
              </w:divBdr>
            </w:div>
            <w:div w:id="968558511">
              <w:marLeft w:val="0"/>
              <w:marRight w:val="0"/>
              <w:marTop w:val="0"/>
              <w:marBottom w:val="0"/>
              <w:divBdr>
                <w:top w:val="none" w:sz="0" w:space="0" w:color="auto"/>
                <w:left w:val="none" w:sz="0" w:space="0" w:color="auto"/>
                <w:bottom w:val="none" w:sz="0" w:space="0" w:color="auto"/>
                <w:right w:val="none" w:sz="0" w:space="0" w:color="auto"/>
              </w:divBdr>
            </w:div>
            <w:div w:id="1436289975">
              <w:marLeft w:val="0"/>
              <w:marRight w:val="0"/>
              <w:marTop w:val="0"/>
              <w:marBottom w:val="0"/>
              <w:divBdr>
                <w:top w:val="none" w:sz="0" w:space="0" w:color="auto"/>
                <w:left w:val="none" w:sz="0" w:space="0" w:color="auto"/>
                <w:bottom w:val="none" w:sz="0" w:space="0" w:color="auto"/>
                <w:right w:val="none" w:sz="0" w:space="0" w:color="auto"/>
              </w:divBdr>
            </w:div>
            <w:div w:id="1983923435">
              <w:marLeft w:val="0"/>
              <w:marRight w:val="0"/>
              <w:marTop w:val="0"/>
              <w:marBottom w:val="0"/>
              <w:divBdr>
                <w:top w:val="none" w:sz="0" w:space="0" w:color="auto"/>
                <w:left w:val="none" w:sz="0" w:space="0" w:color="auto"/>
                <w:bottom w:val="none" w:sz="0" w:space="0" w:color="auto"/>
                <w:right w:val="none" w:sz="0" w:space="0" w:color="auto"/>
              </w:divBdr>
            </w:div>
            <w:div w:id="1977835963">
              <w:marLeft w:val="0"/>
              <w:marRight w:val="0"/>
              <w:marTop w:val="0"/>
              <w:marBottom w:val="0"/>
              <w:divBdr>
                <w:top w:val="none" w:sz="0" w:space="0" w:color="auto"/>
                <w:left w:val="none" w:sz="0" w:space="0" w:color="auto"/>
                <w:bottom w:val="none" w:sz="0" w:space="0" w:color="auto"/>
                <w:right w:val="none" w:sz="0" w:space="0" w:color="auto"/>
              </w:divBdr>
            </w:div>
            <w:div w:id="1458986797">
              <w:marLeft w:val="0"/>
              <w:marRight w:val="0"/>
              <w:marTop w:val="0"/>
              <w:marBottom w:val="0"/>
              <w:divBdr>
                <w:top w:val="none" w:sz="0" w:space="0" w:color="auto"/>
                <w:left w:val="none" w:sz="0" w:space="0" w:color="auto"/>
                <w:bottom w:val="none" w:sz="0" w:space="0" w:color="auto"/>
                <w:right w:val="none" w:sz="0" w:space="0" w:color="auto"/>
              </w:divBdr>
            </w:div>
            <w:div w:id="1948272998">
              <w:marLeft w:val="0"/>
              <w:marRight w:val="0"/>
              <w:marTop w:val="0"/>
              <w:marBottom w:val="0"/>
              <w:divBdr>
                <w:top w:val="none" w:sz="0" w:space="0" w:color="auto"/>
                <w:left w:val="none" w:sz="0" w:space="0" w:color="auto"/>
                <w:bottom w:val="none" w:sz="0" w:space="0" w:color="auto"/>
                <w:right w:val="none" w:sz="0" w:space="0" w:color="auto"/>
              </w:divBdr>
            </w:div>
            <w:div w:id="1985547313">
              <w:marLeft w:val="0"/>
              <w:marRight w:val="0"/>
              <w:marTop w:val="0"/>
              <w:marBottom w:val="0"/>
              <w:divBdr>
                <w:top w:val="none" w:sz="0" w:space="0" w:color="auto"/>
                <w:left w:val="none" w:sz="0" w:space="0" w:color="auto"/>
                <w:bottom w:val="none" w:sz="0" w:space="0" w:color="auto"/>
                <w:right w:val="none" w:sz="0" w:space="0" w:color="auto"/>
              </w:divBdr>
            </w:div>
            <w:div w:id="1163858586">
              <w:marLeft w:val="0"/>
              <w:marRight w:val="0"/>
              <w:marTop w:val="0"/>
              <w:marBottom w:val="0"/>
              <w:divBdr>
                <w:top w:val="none" w:sz="0" w:space="0" w:color="auto"/>
                <w:left w:val="none" w:sz="0" w:space="0" w:color="auto"/>
                <w:bottom w:val="none" w:sz="0" w:space="0" w:color="auto"/>
                <w:right w:val="none" w:sz="0" w:space="0" w:color="auto"/>
              </w:divBdr>
            </w:div>
            <w:div w:id="449207522">
              <w:marLeft w:val="0"/>
              <w:marRight w:val="0"/>
              <w:marTop w:val="0"/>
              <w:marBottom w:val="0"/>
              <w:divBdr>
                <w:top w:val="none" w:sz="0" w:space="0" w:color="auto"/>
                <w:left w:val="none" w:sz="0" w:space="0" w:color="auto"/>
                <w:bottom w:val="none" w:sz="0" w:space="0" w:color="auto"/>
                <w:right w:val="none" w:sz="0" w:space="0" w:color="auto"/>
              </w:divBdr>
            </w:div>
            <w:div w:id="1872915033">
              <w:marLeft w:val="0"/>
              <w:marRight w:val="0"/>
              <w:marTop w:val="0"/>
              <w:marBottom w:val="0"/>
              <w:divBdr>
                <w:top w:val="none" w:sz="0" w:space="0" w:color="auto"/>
                <w:left w:val="none" w:sz="0" w:space="0" w:color="auto"/>
                <w:bottom w:val="none" w:sz="0" w:space="0" w:color="auto"/>
                <w:right w:val="none" w:sz="0" w:space="0" w:color="auto"/>
              </w:divBdr>
            </w:div>
            <w:div w:id="21829352">
              <w:marLeft w:val="0"/>
              <w:marRight w:val="0"/>
              <w:marTop w:val="0"/>
              <w:marBottom w:val="0"/>
              <w:divBdr>
                <w:top w:val="none" w:sz="0" w:space="0" w:color="auto"/>
                <w:left w:val="none" w:sz="0" w:space="0" w:color="auto"/>
                <w:bottom w:val="none" w:sz="0" w:space="0" w:color="auto"/>
                <w:right w:val="none" w:sz="0" w:space="0" w:color="auto"/>
              </w:divBdr>
            </w:div>
            <w:div w:id="1213158342">
              <w:marLeft w:val="0"/>
              <w:marRight w:val="0"/>
              <w:marTop w:val="0"/>
              <w:marBottom w:val="0"/>
              <w:divBdr>
                <w:top w:val="none" w:sz="0" w:space="0" w:color="auto"/>
                <w:left w:val="none" w:sz="0" w:space="0" w:color="auto"/>
                <w:bottom w:val="none" w:sz="0" w:space="0" w:color="auto"/>
                <w:right w:val="none" w:sz="0" w:space="0" w:color="auto"/>
              </w:divBdr>
            </w:div>
            <w:div w:id="86392177">
              <w:marLeft w:val="0"/>
              <w:marRight w:val="0"/>
              <w:marTop w:val="0"/>
              <w:marBottom w:val="0"/>
              <w:divBdr>
                <w:top w:val="none" w:sz="0" w:space="0" w:color="auto"/>
                <w:left w:val="none" w:sz="0" w:space="0" w:color="auto"/>
                <w:bottom w:val="none" w:sz="0" w:space="0" w:color="auto"/>
                <w:right w:val="none" w:sz="0" w:space="0" w:color="auto"/>
              </w:divBdr>
            </w:div>
            <w:div w:id="817769767">
              <w:marLeft w:val="0"/>
              <w:marRight w:val="0"/>
              <w:marTop w:val="0"/>
              <w:marBottom w:val="0"/>
              <w:divBdr>
                <w:top w:val="none" w:sz="0" w:space="0" w:color="auto"/>
                <w:left w:val="none" w:sz="0" w:space="0" w:color="auto"/>
                <w:bottom w:val="none" w:sz="0" w:space="0" w:color="auto"/>
                <w:right w:val="none" w:sz="0" w:space="0" w:color="auto"/>
              </w:divBdr>
            </w:div>
            <w:div w:id="1047608531">
              <w:marLeft w:val="0"/>
              <w:marRight w:val="0"/>
              <w:marTop w:val="0"/>
              <w:marBottom w:val="0"/>
              <w:divBdr>
                <w:top w:val="none" w:sz="0" w:space="0" w:color="auto"/>
                <w:left w:val="none" w:sz="0" w:space="0" w:color="auto"/>
                <w:bottom w:val="none" w:sz="0" w:space="0" w:color="auto"/>
                <w:right w:val="none" w:sz="0" w:space="0" w:color="auto"/>
              </w:divBdr>
            </w:div>
            <w:div w:id="295988014">
              <w:marLeft w:val="0"/>
              <w:marRight w:val="0"/>
              <w:marTop w:val="0"/>
              <w:marBottom w:val="0"/>
              <w:divBdr>
                <w:top w:val="none" w:sz="0" w:space="0" w:color="auto"/>
                <w:left w:val="none" w:sz="0" w:space="0" w:color="auto"/>
                <w:bottom w:val="none" w:sz="0" w:space="0" w:color="auto"/>
                <w:right w:val="none" w:sz="0" w:space="0" w:color="auto"/>
              </w:divBdr>
            </w:div>
            <w:div w:id="1684088134">
              <w:marLeft w:val="0"/>
              <w:marRight w:val="0"/>
              <w:marTop w:val="0"/>
              <w:marBottom w:val="0"/>
              <w:divBdr>
                <w:top w:val="none" w:sz="0" w:space="0" w:color="auto"/>
                <w:left w:val="none" w:sz="0" w:space="0" w:color="auto"/>
                <w:bottom w:val="none" w:sz="0" w:space="0" w:color="auto"/>
                <w:right w:val="none" w:sz="0" w:space="0" w:color="auto"/>
              </w:divBdr>
            </w:div>
            <w:div w:id="309208754">
              <w:marLeft w:val="0"/>
              <w:marRight w:val="0"/>
              <w:marTop w:val="0"/>
              <w:marBottom w:val="0"/>
              <w:divBdr>
                <w:top w:val="none" w:sz="0" w:space="0" w:color="auto"/>
                <w:left w:val="none" w:sz="0" w:space="0" w:color="auto"/>
                <w:bottom w:val="none" w:sz="0" w:space="0" w:color="auto"/>
                <w:right w:val="none" w:sz="0" w:space="0" w:color="auto"/>
              </w:divBdr>
            </w:div>
            <w:div w:id="510267291">
              <w:marLeft w:val="0"/>
              <w:marRight w:val="0"/>
              <w:marTop w:val="0"/>
              <w:marBottom w:val="0"/>
              <w:divBdr>
                <w:top w:val="none" w:sz="0" w:space="0" w:color="auto"/>
                <w:left w:val="none" w:sz="0" w:space="0" w:color="auto"/>
                <w:bottom w:val="none" w:sz="0" w:space="0" w:color="auto"/>
                <w:right w:val="none" w:sz="0" w:space="0" w:color="auto"/>
              </w:divBdr>
            </w:div>
            <w:div w:id="1030299188">
              <w:marLeft w:val="0"/>
              <w:marRight w:val="0"/>
              <w:marTop w:val="0"/>
              <w:marBottom w:val="0"/>
              <w:divBdr>
                <w:top w:val="none" w:sz="0" w:space="0" w:color="auto"/>
                <w:left w:val="none" w:sz="0" w:space="0" w:color="auto"/>
                <w:bottom w:val="none" w:sz="0" w:space="0" w:color="auto"/>
                <w:right w:val="none" w:sz="0" w:space="0" w:color="auto"/>
              </w:divBdr>
            </w:div>
            <w:div w:id="1179202541">
              <w:marLeft w:val="0"/>
              <w:marRight w:val="0"/>
              <w:marTop w:val="0"/>
              <w:marBottom w:val="0"/>
              <w:divBdr>
                <w:top w:val="none" w:sz="0" w:space="0" w:color="auto"/>
                <w:left w:val="none" w:sz="0" w:space="0" w:color="auto"/>
                <w:bottom w:val="none" w:sz="0" w:space="0" w:color="auto"/>
                <w:right w:val="none" w:sz="0" w:space="0" w:color="auto"/>
              </w:divBdr>
            </w:div>
            <w:div w:id="384918228">
              <w:marLeft w:val="0"/>
              <w:marRight w:val="0"/>
              <w:marTop w:val="0"/>
              <w:marBottom w:val="0"/>
              <w:divBdr>
                <w:top w:val="none" w:sz="0" w:space="0" w:color="auto"/>
                <w:left w:val="none" w:sz="0" w:space="0" w:color="auto"/>
                <w:bottom w:val="none" w:sz="0" w:space="0" w:color="auto"/>
                <w:right w:val="none" w:sz="0" w:space="0" w:color="auto"/>
              </w:divBdr>
            </w:div>
            <w:div w:id="2078698066">
              <w:marLeft w:val="0"/>
              <w:marRight w:val="0"/>
              <w:marTop w:val="0"/>
              <w:marBottom w:val="0"/>
              <w:divBdr>
                <w:top w:val="none" w:sz="0" w:space="0" w:color="auto"/>
                <w:left w:val="none" w:sz="0" w:space="0" w:color="auto"/>
                <w:bottom w:val="none" w:sz="0" w:space="0" w:color="auto"/>
                <w:right w:val="none" w:sz="0" w:space="0" w:color="auto"/>
              </w:divBdr>
            </w:div>
            <w:div w:id="1831019492">
              <w:marLeft w:val="0"/>
              <w:marRight w:val="0"/>
              <w:marTop w:val="0"/>
              <w:marBottom w:val="0"/>
              <w:divBdr>
                <w:top w:val="none" w:sz="0" w:space="0" w:color="auto"/>
                <w:left w:val="none" w:sz="0" w:space="0" w:color="auto"/>
                <w:bottom w:val="none" w:sz="0" w:space="0" w:color="auto"/>
                <w:right w:val="none" w:sz="0" w:space="0" w:color="auto"/>
              </w:divBdr>
            </w:div>
            <w:div w:id="1836530615">
              <w:marLeft w:val="0"/>
              <w:marRight w:val="0"/>
              <w:marTop w:val="0"/>
              <w:marBottom w:val="0"/>
              <w:divBdr>
                <w:top w:val="none" w:sz="0" w:space="0" w:color="auto"/>
                <w:left w:val="none" w:sz="0" w:space="0" w:color="auto"/>
                <w:bottom w:val="none" w:sz="0" w:space="0" w:color="auto"/>
                <w:right w:val="none" w:sz="0" w:space="0" w:color="auto"/>
              </w:divBdr>
            </w:div>
            <w:div w:id="2066640925">
              <w:marLeft w:val="0"/>
              <w:marRight w:val="0"/>
              <w:marTop w:val="0"/>
              <w:marBottom w:val="0"/>
              <w:divBdr>
                <w:top w:val="none" w:sz="0" w:space="0" w:color="auto"/>
                <w:left w:val="none" w:sz="0" w:space="0" w:color="auto"/>
                <w:bottom w:val="none" w:sz="0" w:space="0" w:color="auto"/>
                <w:right w:val="none" w:sz="0" w:space="0" w:color="auto"/>
              </w:divBdr>
            </w:div>
            <w:div w:id="750346391">
              <w:marLeft w:val="0"/>
              <w:marRight w:val="0"/>
              <w:marTop w:val="0"/>
              <w:marBottom w:val="0"/>
              <w:divBdr>
                <w:top w:val="none" w:sz="0" w:space="0" w:color="auto"/>
                <w:left w:val="none" w:sz="0" w:space="0" w:color="auto"/>
                <w:bottom w:val="none" w:sz="0" w:space="0" w:color="auto"/>
                <w:right w:val="none" w:sz="0" w:space="0" w:color="auto"/>
              </w:divBdr>
            </w:div>
            <w:div w:id="323558736">
              <w:marLeft w:val="0"/>
              <w:marRight w:val="0"/>
              <w:marTop w:val="0"/>
              <w:marBottom w:val="0"/>
              <w:divBdr>
                <w:top w:val="none" w:sz="0" w:space="0" w:color="auto"/>
                <w:left w:val="none" w:sz="0" w:space="0" w:color="auto"/>
                <w:bottom w:val="none" w:sz="0" w:space="0" w:color="auto"/>
                <w:right w:val="none" w:sz="0" w:space="0" w:color="auto"/>
              </w:divBdr>
            </w:div>
            <w:div w:id="611208319">
              <w:marLeft w:val="0"/>
              <w:marRight w:val="0"/>
              <w:marTop w:val="0"/>
              <w:marBottom w:val="0"/>
              <w:divBdr>
                <w:top w:val="none" w:sz="0" w:space="0" w:color="auto"/>
                <w:left w:val="none" w:sz="0" w:space="0" w:color="auto"/>
                <w:bottom w:val="none" w:sz="0" w:space="0" w:color="auto"/>
                <w:right w:val="none" w:sz="0" w:space="0" w:color="auto"/>
              </w:divBdr>
            </w:div>
            <w:div w:id="809981744">
              <w:marLeft w:val="0"/>
              <w:marRight w:val="0"/>
              <w:marTop w:val="0"/>
              <w:marBottom w:val="0"/>
              <w:divBdr>
                <w:top w:val="none" w:sz="0" w:space="0" w:color="auto"/>
                <w:left w:val="none" w:sz="0" w:space="0" w:color="auto"/>
                <w:bottom w:val="none" w:sz="0" w:space="0" w:color="auto"/>
                <w:right w:val="none" w:sz="0" w:space="0" w:color="auto"/>
              </w:divBdr>
            </w:div>
            <w:div w:id="2088110414">
              <w:marLeft w:val="0"/>
              <w:marRight w:val="0"/>
              <w:marTop w:val="0"/>
              <w:marBottom w:val="0"/>
              <w:divBdr>
                <w:top w:val="none" w:sz="0" w:space="0" w:color="auto"/>
                <w:left w:val="none" w:sz="0" w:space="0" w:color="auto"/>
                <w:bottom w:val="none" w:sz="0" w:space="0" w:color="auto"/>
                <w:right w:val="none" w:sz="0" w:space="0" w:color="auto"/>
              </w:divBdr>
            </w:div>
            <w:div w:id="150760474">
              <w:marLeft w:val="0"/>
              <w:marRight w:val="0"/>
              <w:marTop w:val="0"/>
              <w:marBottom w:val="0"/>
              <w:divBdr>
                <w:top w:val="none" w:sz="0" w:space="0" w:color="auto"/>
                <w:left w:val="none" w:sz="0" w:space="0" w:color="auto"/>
                <w:bottom w:val="none" w:sz="0" w:space="0" w:color="auto"/>
                <w:right w:val="none" w:sz="0" w:space="0" w:color="auto"/>
              </w:divBdr>
            </w:div>
            <w:div w:id="1456824842">
              <w:marLeft w:val="0"/>
              <w:marRight w:val="0"/>
              <w:marTop w:val="0"/>
              <w:marBottom w:val="0"/>
              <w:divBdr>
                <w:top w:val="none" w:sz="0" w:space="0" w:color="auto"/>
                <w:left w:val="none" w:sz="0" w:space="0" w:color="auto"/>
                <w:bottom w:val="none" w:sz="0" w:space="0" w:color="auto"/>
                <w:right w:val="none" w:sz="0" w:space="0" w:color="auto"/>
              </w:divBdr>
            </w:div>
            <w:div w:id="1122308984">
              <w:marLeft w:val="0"/>
              <w:marRight w:val="0"/>
              <w:marTop w:val="0"/>
              <w:marBottom w:val="0"/>
              <w:divBdr>
                <w:top w:val="none" w:sz="0" w:space="0" w:color="auto"/>
                <w:left w:val="none" w:sz="0" w:space="0" w:color="auto"/>
                <w:bottom w:val="none" w:sz="0" w:space="0" w:color="auto"/>
                <w:right w:val="none" w:sz="0" w:space="0" w:color="auto"/>
              </w:divBdr>
            </w:div>
            <w:div w:id="1645965794">
              <w:marLeft w:val="0"/>
              <w:marRight w:val="0"/>
              <w:marTop w:val="0"/>
              <w:marBottom w:val="0"/>
              <w:divBdr>
                <w:top w:val="none" w:sz="0" w:space="0" w:color="auto"/>
                <w:left w:val="none" w:sz="0" w:space="0" w:color="auto"/>
                <w:bottom w:val="none" w:sz="0" w:space="0" w:color="auto"/>
                <w:right w:val="none" w:sz="0" w:space="0" w:color="auto"/>
              </w:divBdr>
            </w:div>
            <w:div w:id="295796673">
              <w:marLeft w:val="0"/>
              <w:marRight w:val="0"/>
              <w:marTop w:val="0"/>
              <w:marBottom w:val="0"/>
              <w:divBdr>
                <w:top w:val="none" w:sz="0" w:space="0" w:color="auto"/>
                <w:left w:val="none" w:sz="0" w:space="0" w:color="auto"/>
                <w:bottom w:val="none" w:sz="0" w:space="0" w:color="auto"/>
                <w:right w:val="none" w:sz="0" w:space="0" w:color="auto"/>
              </w:divBdr>
            </w:div>
            <w:div w:id="1331057129">
              <w:marLeft w:val="0"/>
              <w:marRight w:val="0"/>
              <w:marTop w:val="0"/>
              <w:marBottom w:val="0"/>
              <w:divBdr>
                <w:top w:val="none" w:sz="0" w:space="0" w:color="auto"/>
                <w:left w:val="none" w:sz="0" w:space="0" w:color="auto"/>
                <w:bottom w:val="none" w:sz="0" w:space="0" w:color="auto"/>
                <w:right w:val="none" w:sz="0" w:space="0" w:color="auto"/>
              </w:divBdr>
            </w:div>
            <w:div w:id="1730879677">
              <w:marLeft w:val="0"/>
              <w:marRight w:val="0"/>
              <w:marTop w:val="0"/>
              <w:marBottom w:val="0"/>
              <w:divBdr>
                <w:top w:val="none" w:sz="0" w:space="0" w:color="auto"/>
                <w:left w:val="none" w:sz="0" w:space="0" w:color="auto"/>
                <w:bottom w:val="none" w:sz="0" w:space="0" w:color="auto"/>
                <w:right w:val="none" w:sz="0" w:space="0" w:color="auto"/>
              </w:divBdr>
            </w:div>
            <w:div w:id="102919549">
              <w:marLeft w:val="0"/>
              <w:marRight w:val="0"/>
              <w:marTop w:val="0"/>
              <w:marBottom w:val="0"/>
              <w:divBdr>
                <w:top w:val="none" w:sz="0" w:space="0" w:color="auto"/>
                <w:left w:val="none" w:sz="0" w:space="0" w:color="auto"/>
                <w:bottom w:val="none" w:sz="0" w:space="0" w:color="auto"/>
                <w:right w:val="none" w:sz="0" w:space="0" w:color="auto"/>
              </w:divBdr>
            </w:div>
            <w:div w:id="1789542648">
              <w:marLeft w:val="0"/>
              <w:marRight w:val="0"/>
              <w:marTop w:val="0"/>
              <w:marBottom w:val="0"/>
              <w:divBdr>
                <w:top w:val="none" w:sz="0" w:space="0" w:color="auto"/>
                <w:left w:val="none" w:sz="0" w:space="0" w:color="auto"/>
                <w:bottom w:val="none" w:sz="0" w:space="0" w:color="auto"/>
                <w:right w:val="none" w:sz="0" w:space="0" w:color="auto"/>
              </w:divBdr>
            </w:div>
            <w:div w:id="320500652">
              <w:marLeft w:val="0"/>
              <w:marRight w:val="0"/>
              <w:marTop w:val="0"/>
              <w:marBottom w:val="0"/>
              <w:divBdr>
                <w:top w:val="none" w:sz="0" w:space="0" w:color="auto"/>
                <w:left w:val="none" w:sz="0" w:space="0" w:color="auto"/>
                <w:bottom w:val="none" w:sz="0" w:space="0" w:color="auto"/>
                <w:right w:val="none" w:sz="0" w:space="0" w:color="auto"/>
              </w:divBdr>
            </w:div>
            <w:div w:id="1136145255">
              <w:marLeft w:val="0"/>
              <w:marRight w:val="0"/>
              <w:marTop w:val="0"/>
              <w:marBottom w:val="0"/>
              <w:divBdr>
                <w:top w:val="none" w:sz="0" w:space="0" w:color="auto"/>
                <w:left w:val="none" w:sz="0" w:space="0" w:color="auto"/>
                <w:bottom w:val="none" w:sz="0" w:space="0" w:color="auto"/>
                <w:right w:val="none" w:sz="0" w:space="0" w:color="auto"/>
              </w:divBdr>
            </w:div>
            <w:div w:id="96146962">
              <w:marLeft w:val="0"/>
              <w:marRight w:val="0"/>
              <w:marTop w:val="0"/>
              <w:marBottom w:val="0"/>
              <w:divBdr>
                <w:top w:val="none" w:sz="0" w:space="0" w:color="auto"/>
                <w:left w:val="none" w:sz="0" w:space="0" w:color="auto"/>
                <w:bottom w:val="none" w:sz="0" w:space="0" w:color="auto"/>
                <w:right w:val="none" w:sz="0" w:space="0" w:color="auto"/>
              </w:divBdr>
            </w:div>
            <w:div w:id="1094588663">
              <w:marLeft w:val="0"/>
              <w:marRight w:val="0"/>
              <w:marTop w:val="0"/>
              <w:marBottom w:val="0"/>
              <w:divBdr>
                <w:top w:val="none" w:sz="0" w:space="0" w:color="auto"/>
                <w:left w:val="none" w:sz="0" w:space="0" w:color="auto"/>
                <w:bottom w:val="none" w:sz="0" w:space="0" w:color="auto"/>
                <w:right w:val="none" w:sz="0" w:space="0" w:color="auto"/>
              </w:divBdr>
            </w:div>
            <w:div w:id="1225601648">
              <w:marLeft w:val="0"/>
              <w:marRight w:val="0"/>
              <w:marTop w:val="0"/>
              <w:marBottom w:val="0"/>
              <w:divBdr>
                <w:top w:val="none" w:sz="0" w:space="0" w:color="auto"/>
                <w:left w:val="none" w:sz="0" w:space="0" w:color="auto"/>
                <w:bottom w:val="none" w:sz="0" w:space="0" w:color="auto"/>
                <w:right w:val="none" w:sz="0" w:space="0" w:color="auto"/>
              </w:divBdr>
            </w:div>
            <w:div w:id="28923662">
              <w:marLeft w:val="0"/>
              <w:marRight w:val="0"/>
              <w:marTop w:val="0"/>
              <w:marBottom w:val="0"/>
              <w:divBdr>
                <w:top w:val="none" w:sz="0" w:space="0" w:color="auto"/>
                <w:left w:val="none" w:sz="0" w:space="0" w:color="auto"/>
                <w:bottom w:val="none" w:sz="0" w:space="0" w:color="auto"/>
                <w:right w:val="none" w:sz="0" w:space="0" w:color="auto"/>
              </w:divBdr>
            </w:div>
            <w:div w:id="1616524650">
              <w:marLeft w:val="0"/>
              <w:marRight w:val="0"/>
              <w:marTop w:val="0"/>
              <w:marBottom w:val="0"/>
              <w:divBdr>
                <w:top w:val="none" w:sz="0" w:space="0" w:color="auto"/>
                <w:left w:val="none" w:sz="0" w:space="0" w:color="auto"/>
                <w:bottom w:val="none" w:sz="0" w:space="0" w:color="auto"/>
                <w:right w:val="none" w:sz="0" w:space="0" w:color="auto"/>
              </w:divBdr>
            </w:div>
            <w:div w:id="786895271">
              <w:marLeft w:val="0"/>
              <w:marRight w:val="0"/>
              <w:marTop w:val="0"/>
              <w:marBottom w:val="0"/>
              <w:divBdr>
                <w:top w:val="none" w:sz="0" w:space="0" w:color="auto"/>
                <w:left w:val="none" w:sz="0" w:space="0" w:color="auto"/>
                <w:bottom w:val="none" w:sz="0" w:space="0" w:color="auto"/>
                <w:right w:val="none" w:sz="0" w:space="0" w:color="auto"/>
              </w:divBdr>
            </w:div>
            <w:div w:id="1218710602">
              <w:marLeft w:val="0"/>
              <w:marRight w:val="0"/>
              <w:marTop w:val="0"/>
              <w:marBottom w:val="0"/>
              <w:divBdr>
                <w:top w:val="none" w:sz="0" w:space="0" w:color="auto"/>
                <w:left w:val="none" w:sz="0" w:space="0" w:color="auto"/>
                <w:bottom w:val="none" w:sz="0" w:space="0" w:color="auto"/>
                <w:right w:val="none" w:sz="0" w:space="0" w:color="auto"/>
              </w:divBdr>
            </w:div>
            <w:div w:id="2122069694">
              <w:marLeft w:val="0"/>
              <w:marRight w:val="0"/>
              <w:marTop w:val="0"/>
              <w:marBottom w:val="0"/>
              <w:divBdr>
                <w:top w:val="none" w:sz="0" w:space="0" w:color="auto"/>
                <w:left w:val="none" w:sz="0" w:space="0" w:color="auto"/>
                <w:bottom w:val="none" w:sz="0" w:space="0" w:color="auto"/>
                <w:right w:val="none" w:sz="0" w:space="0" w:color="auto"/>
              </w:divBdr>
            </w:div>
            <w:div w:id="528571454">
              <w:marLeft w:val="0"/>
              <w:marRight w:val="0"/>
              <w:marTop w:val="0"/>
              <w:marBottom w:val="0"/>
              <w:divBdr>
                <w:top w:val="none" w:sz="0" w:space="0" w:color="auto"/>
                <w:left w:val="none" w:sz="0" w:space="0" w:color="auto"/>
                <w:bottom w:val="none" w:sz="0" w:space="0" w:color="auto"/>
                <w:right w:val="none" w:sz="0" w:space="0" w:color="auto"/>
              </w:divBdr>
            </w:div>
            <w:div w:id="1455558886">
              <w:marLeft w:val="0"/>
              <w:marRight w:val="0"/>
              <w:marTop w:val="0"/>
              <w:marBottom w:val="0"/>
              <w:divBdr>
                <w:top w:val="none" w:sz="0" w:space="0" w:color="auto"/>
                <w:left w:val="none" w:sz="0" w:space="0" w:color="auto"/>
                <w:bottom w:val="none" w:sz="0" w:space="0" w:color="auto"/>
                <w:right w:val="none" w:sz="0" w:space="0" w:color="auto"/>
              </w:divBdr>
            </w:div>
            <w:div w:id="1194684215">
              <w:marLeft w:val="0"/>
              <w:marRight w:val="0"/>
              <w:marTop w:val="0"/>
              <w:marBottom w:val="0"/>
              <w:divBdr>
                <w:top w:val="none" w:sz="0" w:space="0" w:color="auto"/>
                <w:left w:val="none" w:sz="0" w:space="0" w:color="auto"/>
                <w:bottom w:val="none" w:sz="0" w:space="0" w:color="auto"/>
                <w:right w:val="none" w:sz="0" w:space="0" w:color="auto"/>
              </w:divBdr>
            </w:div>
            <w:div w:id="847016517">
              <w:marLeft w:val="0"/>
              <w:marRight w:val="0"/>
              <w:marTop w:val="0"/>
              <w:marBottom w:val="0"/>
              <w:divBdr>
                <w:top w:val="none" w:sz="0" w:space="0" w:color="auto"/>
                <w:left w:val="none" w:sz="0" w:space="0" w:color="auto"/>
                <w:bottom w:val="none" w:sz="0" w:space="0" w:color="auto"/>
                <w:right w:val="none" w:sz="0" w:space="0" w:color="auto"/>
              </w:divBdr>
            </w:div>
            <w:div w:id="1823037164">
              <w:marLeft w:val="0"/>
              <w:marRight w:val="0"/>
              <w:marTop w:val="0"/>
              <w:marBottom w:val="0"/>
              <w:divBdr>
                <w:top w:val="none" w:sz="0" w:space="0" w:color="auto"/>
                <w:left w:val="none" w:sz="0" w:space="0" w:color="auto"/>
                <w:bottom w:val="none" w:sz="0" w:space="0" w:color="auto"/>
                <w:right w:val="none" w:sz="0" w:space="0" w:color="auto"/>
              </w:divBdr>
            </w:div>
            <w:div w:id="1174344317">
              <w:marLeft w:val="0"/>
              <w:marRight w:val="0"/>
              <w:marTop w:val="0"/>
              <w:marBottom w:val="0"/>
              <w:divBdr>
                <w:top w:val="none" w:sz="0" w:space="0" w:color="auto"/>
                <w:left w:val="none" w:sz="0" w:space="0" w:color="auto"/>
                <w:bottom w:val="none" w:sz="0" w:space="0" w:color="auto"/>
                <w:right w:val="none" w:sz="0" w:space="0" w:color="auto"/>
              </w:divBdr>
            </w:div>
            <w:div w:id="1255672261">
              <w:marLeft w:val="0"/>
              <w:marRight w:val="0"/>
              <w:marTop w:val="0"/>
              <w:marBottom w:val="0"/>
              <w:divBdr>
                <w:top w:val="none" w:sz="0" w:space="0" w:color="auto"/>
                <w:left w:val="none" w:sz="0" w:space="0" w:color="auto"/>
                <w:bottom w:val="none" w:sz="0" w:space="0" w:color="auto"/>
                <w:right w:val="none" w:sz="0" w:space="0" w:color="auto"/>
              </w:divBdr>
            </w:div>
            <w:div w:id="1666279322">
              <w:marLeft w:val="0"/>
              <w:marRight w:val="0"/>
              <w:marTop w:val="0"/>
              <w:marBottom w:val="0"/>
              <w:divBdr>
                <w:top w:val="none" w:sz="0" w:space="0" w:color="auto"/>
                <w:left w:val="none" w:sz="0" w:space="0" w:color="auto"/>
                <w:bottom w:val="none" w:sz="0" w:space="0" w:color="auto"/>
                <w:right w:val="none" w:sz="0" w:space="0" w:color="auto"/>
              </w:divBdr>
            </w:div>
            <w:div w:id="737901551">
              <w:marLeft w:val="0"/>
              <w:marRight w:val="0"/>
              <w:marTop w:val="0"/>
              <w:marBottom w:val="0"/>
              <w:divBdr>
                <w:top w:val="none" w:sz="0" w:space="0" w:color="auto"/>
                <w:left w:val="none" w:sz="0" w:space="0" w:color="auto"/>
                <w:bottom w:val="none" w:sz="0" w:space="0" w:color="auto"/>
                <w:right w:val="none" w:sz="0" w:space="0" w:color="auto"/>
              </w:divBdr>
            </w:div>
            <w:div w:id="920211761">
              <w:marLeft w:val="0"/>
              <w:marRight w:val="0"/>
              <w:marTop w:val="0"/>
              <w:marBottom w:val="0"/>
              <w:divBdr>
                <w:top w:val="none" w:sz="0" w:space="0" w:color="auto"/>
                <w:left w:val="none" w:sz="0" w:space="0" w:color="auto"/>
                <w:bottom w:val="none" w:sz="0" w:space="0" w:color="auto"/>
                <w:right w:val="none" w:sz="0" w:space="0" w:color="auto"/>
              </w:divBdr>
            </w:div>
            <w:div w:id="1538548948">
              <w:marLeft w:val="0"/>
              <w:marRight w:val="0"/>
              <w:marTop w:val="0"/>
              <w:marBottom w:val="0"/>
              <w:divBdr>
                <w:top w:val="none" w:sz="0" w:space="0" w:color="auto"/>
                <w:left w:val="none" w:sz="0" w:space="0" w:color="auto"/>
                <w:bottom w:val="none" w:sz="0" w:space="0" w:color="auto"/>
                <w:right w:val="none" w:sz="0" w:space="0" w:color="auto"/>
              </w:divBdr>
            </w:div>
            <w:div w:id="746804753">
              <w:marLeft w:val="0"/>
              <w:marRight w:val="0"/>
              <w:marTop w:val="0"/>
              <w:marBottom w:val="0"/>
              <w:divBdr>
                <w:top w:val="none" w:sz="0" w:space="0" w:color="auto"/>
                <w:left w:val="none" w:sz="0" w:space="0" w:color="auto"/>
                <w:bottom w:val="none" w:sz="0" w:space="0" w:color="auto"/>
                <w:right w:val="none" w:sz="0" w:space="0" w:color="auto"/>
              </w:divBdr>
            </w:div>
            <w:div w:id="1851987978">
              <w:marLeft w:val="0"/>
              <w:marRight w:val="0"/>
              <w:marTop w:val="0"/>
              <w:marBottom w:val="0"/>
              <w:divBdr>
                <w:top w:val="none" w:sz="0" w:space="0" w:color="auto"/>
                <w:left w:val="none" w:sz="0" w:space="0" w:color="auto"/>
                <w:bottom w:val="none" w:sz="0" w:space="0" w:color="auto"/>
                <w:right w:val="none" w:sz="0" w:space="0" w:color="auto"/>
              </w:divBdr>
            </w:div>
            <w:div w:id="1112552203">
              <w:marLeft w:val="0"/>
              <w:marRight w:val="0"/>
              <w:marTop w:val="0"/>
              <w:marBottom w:val="0"/>
              <w:divBdr>
                <w:top w:val="none" w:sz="0" w:space="0" w:color="auto"/>
                <w:left w:val="none" w:sz="0" w:space="0" w:color="auto"/>
                <w:bottom w:val="none" w:sz="0" w:space="0" w:color="auto"/>
                <w:right w:val="none" w:sz="0" w:space="0" w:color="auto"/>
              </w:divBdr>
            </w:div>
            <w:div w:id="1226530230">
              <w:marLeft w:val="0"/>
              <w:marRight w:val="0"/>
              <w:marTop w:val="0"/>
              <w:marBottom w:val="0"/>
              <w:divBdr>
                <w:top w:val="none" w:sz="0" w:space="0" w:color="auto"/>
                <w:left w:val="none" w:sz="0" w:space="0" w:color="auto"/>
                <w:bottom w:val="none" w:sz="0" w:space="0" w:color="auto"/>
                <w:right w:val="none" w:sz="0" w:space="0" w:color="auto"/>
              </w:divBdr>
            </w:div>
            <w:div w:id="1109814648">
              <w:marLeft w:val="0"/>
              <w:marRight w:val="0"/>
              <w:marTop w:val="0"/>
              <w:marBottom w:val="0"/>
              <w:divBdr>
                <w:top w:val="none" w:sz="0" w:space="0" w:color="auto"/>
                <w:left w:val="none" w:sz="0" w:space="0" w:color="auto"/>
                <w:bottom w:val="none" w:sz="0" w:space="0" w:color="auto"/>
                <w:right w:val="none" w:sz="0" w:space="0" w:color="auto"/>
              </w:divBdr>
            </w:div>
            <w:div w:id="1275750016">
              <w:marLeft w:val="0"/>
              <w:marRight w:val="0"/>
              <w:marTop w:val="0"/>
              <w:marBottom w:val="0"/>
              <w:divBdr>
                <w:top w:val="none" w:sz="0" w:space="0" w:color="auto"/>
                <w:left w:val="none" w:sz="0" w:space="0" w:color="auto"/>
                <w:bottom w:val="none" w:sz="0" w:space="0" w:color="auto"/>
                <w:right w:val="none" w:sz="0" w:space="0" w:color="auto"/>
              </w:divBdr>
            </w:div>
            <w:div w:id="1920481771">
              <w:marLeft w:val="0"/>
              <w:marRight w:val="0"/>
              <w:marTop w:val="0"/>
              <w:marBottom w:val="0"/>
              <w:divBdr>
                <w:top w:val="none" w:sz="0" w:space="0" w:color="auto"/>
                <w:left w:val="none" w:sz="0" w:space="0" w:color="auto"/>
                <w:bottom w:val="none" w:sz="0" w:space="0" w:color="auto"/>
                <w:right w:val="none" w:sz="0" w:space="0" w:color="auto"/>
              </w:divBdr>
            </w:div>
            <w:div w:id="13457418">
              <w:marLeft w:val="0"/>
              <w:marRight w:val="0"/>
              <w:marTop w:val="0"/>
              <w:marBottom w:val="0"/>
              <w:divBdr>
                <w:top w:val="none" w:sz="0" w:space="0" w:color="auto"/>
                <w:left w:val="none" w:sz="0" w:space="0" w:color="auto"/>
                <w:bottom w:val="none" w:sz="0" w:space="0" w:color="auto"/>
                <w:right w:val="none" w:sz="0" w:space="0" w:color="auto"/>
              </w:divBdr>
            </w:div>
            <w:div w:id="456145990">
              <w:marLeft w:val="0"/>
              <w:marRight w:val="0"/>
              <w:marTop w:val="0"/>
              <w:marBottom w:val="0"/>
              <w:divBdr>
                <w:top w:val="none" w:sz="0" w:space="0" w:color="auto"/>
                <w:left w:val="none" w:sz="0" w:space="0" w:color="auto"/>
                <w:bottom w:val="none" w:sz="0" w:space="0" w:color="auto"/>
                <w:right w:val="none" w:sz="0" w:space="0" w:color="auto"/>
              </w:divBdr>
            </w:div>
            <w:div w:id="1486779627">
              <w:marLeft w:val="0"/>
              <w:marRight w:val="0"/>
              <w:marTop w:val="0"/>
              <w:marBottom w:val="0"/>
              <w:divBdr>
                <w:top w:val="none" w:sz="0" w:space="0" w:color="auto"/>
                <w:left w:val="none" w:sz="0" w:space="0" w:color="auto"/>
                <w:bottom w:val="none" w:sz="0" w:space="0" w:color="auto"/>
                <w:right w:val="none" w:sz="0" w:space="0" w:color="auto"/>
              </w:divBdr>
            </w:div>
            <w:div w:id="2131514242">
              <w:marLeft w:val="0"/>
              <w:marRight w:val="0"/>
              <w:marTop w:val="0"/>
              <w:marBottom w:val="0"/>
              <w:divBdr>
                <w:top w:val="none" w:sz="0" w:space="0" w:color="auto"/>
                <w:left w:val="none" w:sz="0" w:space="0" w:color="auto"/>
                <w:bottom w:val="none" w:sz="0" w:space="0" w:color="auto"/>
                <w:right w:val="none" w:sz="0" w:space="0" w:color="auto"/>
              </w:divBdr>
            </w:div>
            <w:div w:id="1157721561">
              <w:marLeft w:val="0"/>
              <w:marRight w:val="0"/>
              <w:marTop w:val="0"/>
              <w:marBottom w:val="0"/>
              <w:divBdr>
                <w:top w:val="none" w:sz="0" w:space="0" w:color="auto"/>
                <w:left w:val="none" w:sz="0" w:space="0" w:color="auto"/>
                <w:bottom w:val="none" w:sz="0" w:space="0" w:color="auto"/>
                <w:right w:val="none" w:sz="0" w:space="0" w:color="auto"/>
              </w:divBdr>
            </w:div>
            <w:div w:id="864102744">
              <w:marLeft w:val="0"/>
              <w:marRight w:val="0"/>
              <w:marTop w:val="0"/>
              <w:marBottom w:val="0"/>
              <w:divBdr>
                <w:top w:val="none" w:sz="0" w:space="0" w:color="auto"/>
                <w:left w:val="none" w:sz="0" w:space="0" w:color="auto"/>
                <w:bottom w:val="none" w:sz="0" w:space="0" w:color="auto"/>
                <w:right w:val="none" w:sz="0" w:space="0" w:color="auto"/>
              </w:divBdr>
            </w:div>
            <w:div w:id="992105180">
              <w:marLeft w:val="0"/>
              <w:marRight w:val="0"/>
              <w:marTop w:val="0"/>
              <w:marBottom w:val="0"/>
              <w:divBdr>
                <w:top w:val="none" w:sz="0" w:space="0" w:color="auto"/>
                <w:left w:val="none" w:sz="0" w:space="0" w:color="auto"/>
                <w:bottom w:val="none" w:sz="0" w:space="0" w:color="auto"/>
                <w:right w:val="none" w:sz="0" w:space="0" w:color="auto"/>
              </w:divBdr>
            </w:div>
            <w:div w:id="1785690692">
              <w:marLeft w:val="0"/>
              <w:marRight w:val="0"/>
              <w:marTop w:val="0"/>
              <w:marBottom w:val="0"/>
              <w:divBdr>
                <w:top w:val="none" w:sz="0" w:space="0" w:color="auto"/>
                <w:left w:val="none" w:sz="0" w:space="0" w:color="auto"/>
                <w:bottom w:val="none" w:sz="0" w:space="0" w:color="auto"/>
                <w:right w:val="none" w:sz="0" w:space="0" w:color="auto"/>
              </w:divBdr>
            </w:div>
            <w:div w:id="697631535">
              <w:marLeft w:val="0"/>
              <w:marRight w:val="0"/>
              <w:marTop w:val="0"/>
              <w:marBottom w:val="0"/>
              <w:divBdr>
                <w:top w:val="none" w:sz="0" w:space="0" w:color="auto"/>
                <w:left w:val="none" w:sz="0" w:space="0" w:color="auto"/>
                <w:bottom w:val="none" w:sz="0" w:space="0" w:color="auto"/>
                <w:right w:val="none" w:sz="0" w:space="0" w:color="auto"/>
              </w:divBdr>
            </w:div>
            <w:div w:id="420176609">
              <w:marLeft w:val="0"/>
              <w:marRight w:val="0"/>
              <w:marTop w:val="0"/>
              <w:marBottom w:val="0"/>
              <w:divBdr>
                <w:top w:val="none" w:sz="0" w:space="0" w:color="auto"/>
                <w:left w:val="none" w:sz="0" w:space="0" w:color="auto"/>
                <w:bottom w:val="none" w:sz="0" w:space="0" w:color="auto"/>
                <w:right w:val="none" w:sz="0" w:space="0" w:color="auto"/>
              </w:divBdr>
            </w:div>
            <w:div w:id="114832979">
              <w:marLeft w:val="0"/>
              <w:marRight w:val="0"/>
              <w:marTop w:val="0"/>
              <w:marBottom w:val="0"/>
              <w:divBdr>
                <w:top w:val="none" w:sz="0" w:space="0" w:color="auto"/>
                <w:left w:val="none" w:sz="0" w:space="0" w:color="auto"/>
                <w:bottom w:val="none" w:sz="0" w:space="0" w:color="auto"/>
                <w:right w:val="none" w:sz="0" w:space="0" w:color="auto"/>
              </w:divBdr>
            </w:div>
            <w:div w:id="406879398">
              <w:marLeft w:val="0"/>
              <w:marRight w:val="0"/>
              <w:marTop w:val="0"/>
              <w:marBottom w:val="0"/>
              <w:divBdr>
                <w:top w:val="none" w:sz="0" w:space="0" w:color="auto"/>
                <w:left w:val="none" w:sz="0" w:space="0" w:color="auto"/>
                <w:bottom w:val="none" w:sz="0" w:space="0" w:color="auto"/>
                <w:right w:val="none" w:sz="0" w:space="0" w:color="auto"/>
              </w:divBdr>
            </w:div>
            <w:div w:id="353189128">
              <w:marLeft w:val="0"/>
              <w:marRight w:val="0"/>
              <w:marTop w:val="0"/>
              <w:marBottom w:val="0"/>
              <w:divBdr>
                <w:top w:val="none" w:sz="0" w:space="0" w:color="auto"/>
                <w:left w:val="none" w:sz="0" w:space="0" w:color="auto"/>
                <w:bottom w:val="none" w:sz="0" w:space="0" w:color="auto"/>
                <w:right w:val="none" w:sz="0" w:space="0" w:color="auto"/>
              </w:divBdr>
            </w:div>
            <w:div w:id="2080710781">
              <w:marLeft w:val="0"/>
              <w:marRight w:val="0"/>
              <w:marTop w:val="0"/>
              <w:marBottom w:val="0"/>
              <w:divBdr>
                <w:top w:val="none" w:sz="0" w:space="0" w:color="auto"/>
                <w:left w:val="none" w:sz="0" w:space="0" w:color="auto"/>
                <w:bottom w:val="none" w:sz="0" w:space="0" w:color="auto"/>
                <w:right w:val="none" w:sz="0" w:space="0" w:color="auto"/>
              </w:divBdr>
            </w:div>
            <w:div w:id="1830056391">
              <w:marLeft w:val="0"/>
              <w:marRight w:val="0"/>
              <w:marTop w:val="0"/>
              <w:marBottom w:val="0"/>
              <w:divBdr>
                <w:top w:val="none" w:sz="0" w:space="0" w:color="auto"/>
                <w:left w:val="none" w:sz="0" w:space="0" w:color="auto"/>
                <w:bottom w:val="none" w:sz="0" w:space="0" w:color="auto"/>
                <w:right w:val="none" w:sz="0" w:space="0" w:color="auto"/>
              </w:divBdr>
            </w:div>
            <w:div w:id="1983995208">
              <w:marLeft w:val="0"/>
              <w:marRight w:val="0"/>
              <w:marTop w:val="0"/>
              <w:marBottom w:val="0"/>
              <w:divBdr>
                <w:top w:val="none" w:sz="0" w:space="0" w:color="auto"/>
                <w:left w:val="none" w:sz="0" w:space="0" w:color="auto"/>
                <w:bottom w:val="none" w:sz="0" w:space="0" w:color="auto"/>
                <w:right w:val="none" w:sz="0" w:space="0" w:color="auto"/>
              </w:divBdr>
            </w:div>
            <w:div w:id="770589290">
              <w:marLeft w:val="0"/>
              <w:marRight w:val="0"/>
              <w:marTop w:val="0"/>
              <w:marBottom w:val="0"/>
              <w:divBdr>
                <w:top w:val="none" w:sz="0" w:space="0" w:color="auto"/>
                <w:left w:val="none" w:sz="0" w:space="0" w:color="auto"/>
                <w:bottom w:val="none" w:sz="0" w:space="0" w:color="auto"/>
                <w:right w:val="none" w:sz="0" w:space="0" w:color="auto"/>
              </w:divBdr>
            </w:div>
            <w:div w:id="1711880230">
              <w:marLeft w:val="0"/>
              <w:marRight w:val="0"/>
              <w:marTop w:val="0"/>
              <w:marBottom w:val="0"/>
              <w:divBdr>
                <w:top w:val="none" w:sz="0" w:space="0" w:color="auto"/>
                <w:left w:val="none" w:sz="0" w:space="0" w:color="auto"/>
                <w:bottom w:val="none" w:sz="0" w:space="0" w:color="auto"/>
                <w:right w:val="none" w:sz="0" w:space="0" w:color="auto"/>
              </w:divBdr>
            </w:div>
            <w:div w:id="461316088">
              <w:marLeft w:val="0"/>
              <w:marRight w:val="0"/>
              <w:marTop w:val="0"/>
              <w:marBottom w:val="0"/>
              <w:divBdr>
                <w:top w:val="none" w:sz="0" w:space="0" w:color="auto"/>
                <w:left w:val="none" w:sz="0" w:space="0" w:color="auto"/>
                <w:bottom w:val="none" w:sz="0" w:space="0" w:color="auto"/>
                <w:right w:val="none" w:sz="0" w:space="0" w:color="auto"/>
              </w:divBdr>
            </w:div>
            <w:div w:id="1986667342">
              <w:marLeft w:val="0"/>
              <w:marRight w:val="0"/>
              <w:marTop w:val="0"/>
              <w:marBottom w:val="0"/>
              <w:divBdr>
                <w:top w:val="none" w:sz="0" w:space="0" w:color="auto"/>
                <w:left w:val="none" w:sz="0" w:space="0" w:color="auto"/>
                <w:bottom w:val="none" w:sz="0" w:space="0" w:color="auto"/>
                <w:right w:val="none" w:sz="0" w:space="0" w:color="auto"/>
              </w:divBdr>
            </w:div>
            <w:div w:id="2140950255">
              <w:marLeft w:val="0"/>
              <w:marRight w:val="0"/>
              <w:marTop w:val="0"/>
              <w:marBottom w:val="0"/>
              <w:divBdr>
                <w:top w:val="none" w:sz="0" w:space="0" w:color="auto"/>
                <w:left w:val="none" w:sz="0" w:space="0" w:color="auto"/>
                <w:bottom w:val="none" w:sz="0" w:space="0" w:color="auto"/>
                <w:right w:val="none" w:sz="0" w:space="0" w:color="auto"/>
              </w:divBdr>
            </w:div>
            <w:div w:id="864826829">
              <w:marLeft w:val="0"/>
              <w:marRight w:val="0"/>
              <w:marTop w:val="0"/>
              <w:marBottom w:val="0"/>
              <w:divBdr>
                <w:top w:val="none" w:sz="0" w:space="0" w:color="auto"/>
                <w:left w:val="none" w:sz="0" w:space="0" w:color="auto"/>
                <w:bottom w:val="none" w:sz="0" w:space="0" w:color="auto"/>
                <w:right w:val="none" w:sz="0" w:space="0" w:color="auto"/>
              </w:divBdr>
            </w:div>
            <w:div w:id="308173211">
              <w:marLeft w:val="0"/>
              <w:marRight w:val="0"/>
              <w:marTop w:val="0"/>
              <w:marBottom w:val="0"/>
              <w:divBdr>
                <w:top w:val="none" w:sz="0" w:space="0" w:color="auto"/>
                <w:left w:val="none" w:sz="0" w:space="0" w:color="auto"/>
                <w:bottom w:val="none" w:sz="0" w:space="0" w:color="auto"/>
                <w:right w:val="none" w:sz="0" w:space="0" w:color="auto"/>
              </w:divBdr>
            </w:div>
            <w:div w:id="867837150">
              <w:marLeft w:val="0"/>
              <w:marRight w:val="0"/>
              <w:marTop w:val="0"/>
              <w:marBottom w:val="0"/>
              <w:divBdr>
                <w:top w:val="none" w:sz="0" w:space="0" w:color="auto"/>
                <w:left w:val="none" w:sz="0" w:space="0" w:color="auto"/>
                <w:bottom w:val="none" w:sz="0" w:space="0" w:color="auto"/>
                <w:right w:val="none" w:sz="0" w:space="0" w:color="auto"/>
              </w:divBdr>
            </w:div>
            <w:div w:id="1999188393">
              <w:marLeft w:val="0"/>
              <w:marRight w:val="0"/>
              <w:marTop w:val="0"/>
              <w:marBottom w:val="0"/>
              <w:divBdr>
                <w:top w:val="none" w:sz="0" w:space="0" w:color="auto"/>
                <w:left w:val="none" w:sz="0" w:space="0" w:color="auto"/>
                <w:bottom w:val="none" w:sz="0" w:space="0" w:color="auto"/>
                <w:right w:val="none" w:sz="0" w:space="0" w:color="auto"/>
              </w:divBdr>
            </w:div>
            <w:div w:id="784539312">
              <w:marLeft w:val="0"/>
              <w:marRight w:val="0"/>
              <w:marTop w:val="0"/>
              <w:marBottom w:val="0"/>
              <w:divBdr>
                <w:top w:val="none" w:sz="0" w:space="0" w:color="auto"/>
                <w:left w:val="none" w:sz="0" w:space="0" w:color="auto"/>
                <w:bottom w:val="none" w:sz="0" w:space="0" w:color="auto"/>
                <w:right w:val="none" w:sz="0" w:space="0" w:color="auto"/>
              </w:divBdr>
            </w:div>
            <w:div w:id="1295065775">
              <w:marLeft w:val="0"/>
              <w:marRight w:val="0"/>
              <w:marTop w:val="0"/>
              <w:marBottom w:val="0"/>
              <w:divBdr>
                <w:top w:val="none" w:sz="0" w:space="0" w:color="auto"/>
                <w:left w:val="none" w:sz="0" w:space="0" w:color="auto"/>
                <w:bottom w:val="none" w:sz="0" w:space="0" w:color="auto"/>
                <w:right w:val="none" w:sz="0" w:space="0" w:color="auto"/>
              </w:divBdr>
            </w:div>
            <w:div w:id="614991825">
              <w:marLeft w:val="0"/>
              <w:marRight w:val="0"/>
              <w:marTop w:val="0"/>
              <w:marBottom w:val="0"/>
              <w:divBdr>
                <w:top w:val="none" w:sz="0" w:space="0" w:color="auto"/>
                <w:left w:val="none" w:sz="0" w:space="0" w:color="auto"/>
                <w:bottom w:val="none" w:sz="0" w:space="0" w:color="auto"/>
                <w:right w:val="none" w:sz="0" w:space="0" w:color="auto"/>
              </w:divBdr>
            </w:div>
            <w:div w:id="1617249848">
              <w:marLeft w:val="0"/>
              <w:marRight w:val="0"/>
              <w:marTop w:val="0"/>
              <w:marBottom w:val="0"/>
              <w:divBdr>
                <w:top w:val="none" w:sz="0" w:space="0" w:color="auto"/>
                <w:left w:val="none" w:sz="0" w:space="0" w:color="auto"/>
                <w:bottom w:val="none" w:sz="0" w:space="0" w:color="auto"/>
                <w:right w:val="none" w:sz="0" w:space="0" w:color="auto"/>
              </w:divBdr>
            </w:div>
            <w:div w:id="2076930629">
              <w:marLeft w:val="0"/>
              <w:marRight w:val="0"/>
              <w:marTop w:val="0"/>
              <w:marBottom w:val="0"/>
              <w:divBdr>
                <w:top w:val="none" w:sz="0" w:space="0" w:color="auto"/>
                <w:left w:val="none" w:sz="0" w:space="0" w:color="auto"/>
                <w:bottom w:val="none" w:sz="0" w:space="0" w:color="auto"/>
                <w:right w:val="none" w:sz="0" w:space="0" w:color="auto"/>
              </w:divBdr>
            </w:div>
            <w:div w:id="1785727639">
              <w:marLeft w:val="0"/>
              <w:marRight w:val="0"/>
              <w:marTop w:val="0"/>
              <w:marBottom w:val="0"/>
              <w:divBdr>
                <w:top w:val="none" w:sz="0" w:space="0" w:color="auto"/>
                <w:left w:val="none" w:sz="0" w:space="0" w:color="auto"/>
                <w:bottom w:val="none" w:sz="0" w:space="0" w:color="auto"/>
                <w:right w:val="none" w:sz="0" w:space="0" w:color="auto"/>
              </w:divBdr>
            </w:div>
            <w:div w:id="1225603473">
              <w:marLeft w:val="0"/>
              <w:marRight w:val="0"/>
              <w:marTop w:val="0"/>
              <w:marBottom w:val="0"/>
              <w:divBdr>
                <w:top w:val="none" w:sz="0" w:space="0" w:color="auto"/>
                <w:left w:val="none" w:sz="0" w:space="0" w:color="auto"/>
                <w:bottom w:val="none" w:sz="0" w:space="0" w:color="auto"/>
                <w:right w:val="none" w:sz="0" w:space="0" w:color="auto"/>
              </w:divBdr>
            </w:div>
            <w:div w:id="232398935">
              <w:marLeft w:val="0"/>
              <w:marRight w:val="0"/>
              <w:marTop w:val="0"/>
              <w:marBottom w:val="0"/>
              <w:divBdr>
                <w:top w:val="none" w:sz="0" w:space="0" w:color="auto"/>
                <w:left w:val="none" w:sz="0" w:space="0" w:color="auto"/>
                <w:bottom w:val="none" w:sz="0" w:space="0" w:color="auto"/>
                <w:right w:val="none" w:sz="0" w:space="0" w:color="auto"/>
              </w:divBdr>
            </w:div>
            <w:div w:id="1282296629">
              <w:marLeft w:val="0"/>
              <w:marRight w:val="0"/>
              <w:marTop w:val="0"/>
              <w:marBottom w:val="0"/>
              <w:divBdr>
                <w:top w:val="none" w:sz="0" w:space="0" w:color="auto"/>
                <w:left w:val="none" w:sz="0" w:space="0" w:color="auto"/>
                <w:bottom w:val="none" w:sz="0" w:space="0" w:color="auto"/>
                <w:right w:val="none" w:sz="0" w:space="0" w:color="auto"/>
              </w:divBdr>
            </w:div>
            <w:div w:id="1532760868">
              <w:marLeft w:val="0"/>
              <w:marRight w:val="0"/>
              <w:marTop w:val="0"/>
              <w:marBottom w:val="0"/>
              <w:divBdr>
                <w:top w:val="none" w:sz="0" w:space="0" w:color="auto"/>
                <w:left w:val="none" w:sz="0" w:space="0" w:color="auto"/>
                <w:bottom w:val="none" w:sz="0" w:space="0" w:color="auto"/>
                <w:right w:val="none" w:sz="0" w:space="0" w:color="auto"/>
              </w:divBdr>
            </w:div>
            <w:div w:id="1551528892">
              <w:marLeft w:val="0"/>
              <w:marRight w:val="0"/>
              <w:marTop w:val="0"/>
              <w:marBottom w:val="0"/>
              <w:divBdr>
                <w:top w:val="none" w:sz="0" w:space="0" w:color="auto"/>
                <w:left w:val="none" w:sz="0" w:space="0" w:color="auto"/>
                <w:bottom w:val="none" w:sz="0" w:space="0" w:color="auto"/>
                <w:right w:val="none" w:sz="0" w:space="0" w:color="auto"/>
              </w:divBdr>
            </w:div>
            <w:div w:id="814106477">
              <w:marLeft w:val="0"/>
              <w:marRight w:val="0"/>
              <w:marTop w:val="0"/>
              <w:marBottom w:val="0"/>
              <w:divBdr>
                <w:top w:val="none" w:sz="0" w:space="0" w:color="auto"/>
                <w:left w:val="none" w:sz="0" w:space="0" w:color="auto"/>
                <w:bottom w:val="none" w:sz="0" w:space="0" w:color="auto"/>
                <w:right w:val="none" w:sz="0" w:space="0" w:color="auto"/>
              </w:divBdr>
            </w:div>
            <w:div w:id="980695417">
              <w:marLeft w:val="0"/>
              <w:marRight w:val="0"/>
              <w:marTop w:val="0"/>
              <w:marBottom w:val="0"/>
              <w:divBdr>
                <w:top w:val="none" w:sz="0" w:space="0" w:color="auto"/>
                <w:left w:val="none" w:sz="0" w:space="0" w:color="auto"/>
                <w:bottom w:val="none" w:sz="0" w:space="0" w:color="auto"/>
                <w:right w:val="none" w:sz="0" w:space="0" w:color="auto"/>
              </w:divBdr>
            </w:div>
            <w:div w:id="1584604634">
              <w:marLeft w:val="0"/>
              <w:marRight w:val="0"/>
              <w:marTop w:val="0"/>
              <w:marBottom w:val="0"/>
              <w:divBdr>
                <w:top w:val="none" w:sz="0" w:space="0" w:color="auto"/>
                <w:left w:val="none" w:sz="0" w:space="0" w:color="auto"/>
                <w:bottom w:val="none" w:sz="0" w:space="0" w:color="auto"/>
                <w:right w:val="none" w:sz="0" w:space="0" w:color="auto"/>
              </w:divBdr>
            </w:div>
            <w:div w:id="1056010986">
              <w:marLeft w:val="0"/>
              <w:marRight w:val="0"/>
              <w:marTop w:val="0"/>
              <w:marBottom w:val="0"/>
              <w:divBdr>
                <w:top w:val="none" w:sz="0" w:space="0" w:color="auto"/>
                <w:left w:val="none" w:sz="0" w:space="0" w:color="auto"/>
                <w:bottom w:val="none" w:sz="0" w:space="0" w:color="auto"/>
                <w:right w:val="none" w:sz="0" w:space="0" w:color="auto"/>
              </w:divBdr>
            </w:div>
            <w:div w:id="481703127">
              <w:marLeft w:val="0"/>
              <w:marRight w:val="0"/>
              <w:marTop w:val="0"/>
              <w:marBottom w:val="0"/>
              <w:divBdr>
                <w:top w:val="none" w:sz="0" w:space="0" w:color="auto"/>
                <w:left w:val="none" w:sz="0" w:space="0" w:color="auto"/>
                <w:bottom w:val="none" w:sz="0" w:space="0" w:color="auto"/>
                <w:right w:val="none" w:sz="0" w:space="0" w:color="auto"/>
              </w:divBdr>
            </w:div>
            <w:div w:id="1139611132">
              <w:marLeft w:val="0"/>
              <w:marRight w:val="0"/>
              <w:marTop w:val="0"/>
              <w:marBottom w:val="0"/>
              <w:divBdr>
                <w:top w:val="none" w:sz="0" w:space="0" w:color="auto"/>
                <w:left w:val="none" w:sz="0" w:space="0" w:color="auto"/>
                <w:bottom w:val="none" w:sz="0" w:space="0" w:color="auto"/>
                <w:right w:val="none" w:sz="0" w:space="0" w:color="auto"/>
              </w:divBdr>
            </w:div>
            <w:div w:id="1836219394">
              <w:marLeft w:val="0"/>
              <w:marRight w:val="0"/>
              <w:marTop w:val="0"/>
              <w:marBottom w:val="0"/>
              <w:divBdr>
                <w:top w:val="none" w:sz="0" w:space="0" w:color="auto"/>
                <w:left w:val="none" w:sz="0" w:space="0" w:color="auto"/>
                <w:bottom w:val="none" w:sz="0" w:space="0" w:color="auto"/>
                <w:right w:val="none" w:sz="0" w:space="0" w:color="auto"/>
              </w:divBdr>
            </w:div>
            <w:div w:id="61415944">
              <w:marLeft w:val="0"/>
              <w:marRight w:val="0"/>
              <w:marTop w:val="0"/>
              <w:marBottom w:val="0"/>
              <w:divBdr>
                <w:top w:val="none" w:sz="0" w:space="0" w:color="auto"/>
                <w:left w:val="none" w:sz="0" w:space="0" w:color="auto"/>
                <w:bottom w:val="none" w:sz="0" w:space="0" w:color="auto"/>
                <w:right w:val="none" w:sz="0" w:space="0" w:color="auto"/>
              </w:divBdr>
            </w:div>
            <w:div w:id="303656501">
              <w:marLeft w:val="0"/>
              <w:marRight w:val="0"/>
              <w:marTop w:val="0"/>
              <w:marBottom w:val="0"/>
              <w:divBdr>
                <w:top w:val="none" w:sz="0" w:space="0" w:color="auto"/>
                <w:left w:val="none" w:sz="0" w:space="0" w:color="auto"/>
                <w:bottom w:val="none" w:sz="0" w:space="0" w:color="auto"/>
                <w:right w:val="none" w:sz="0" w:space="0" w:color="auto"/>
              </w:divBdr>
            </w:div>
            <w:div w:id="9337251">
              <w:marLeft w:val="0"/>
              <w:marRight w:val="0"/>
              <w:marTop w:val="0"/>
              <w:marBottom w:val="0"/>
              <w:divBdr>
                <w:top w:val="none" w:sz="0" w:space="0" w:color="auto"/>
                <w:left w:val="none" w:sz="0" w:space="0" w:color="auto"/>
                <w:bottom w:val="none" w:sz="0" w:space="0" w:color="auto"/>
                <w:right w:val="none" w:sz="0" w:space="0" w:color="auto"/>
              </w:divBdr>
            </w:div>
            <w:div w:id="403916948">
              <w:marLeft w:val="0"/>
              <w:marRight w:val="0"/>
              <w:marTop w:val="0"/>
              <w:marBottom w:val="0"/>
              <w:divBdr>
                <w:top w:val="none" w:sz="0" w:space="0" w:color="auto"/>
                <w:left w:val="none" w:sz="0" w:space="0" w:color="auto"/>
                <w:bottom w:val="none" w:sz="0" w:space="0" w:color="auto"/>
                <w:right w:val="none" w:sz="0" w:space="0" w:color="auto"/>
              </w:divBdr>
            </w:div>
            <w:div w:id="60099812">
              <w:marLeft w:val="0"/>
              <w:marRight w:val="0"/>
              <w:marTop w:val="0"/>
              <w:marBottom w:val="0"/>
              <w:divBdr>
                <w:top w:val="none" w:sz="0" w:space="0" w:color="auto"/>
                <w:left w:val="none" w:sz="0" w:space="0" w:color="auto"/>
                <w:bottom w:val="none" w:sz="0" w:space="0" w:color="auto"/>
                <w:right w:val="none" w:sz="0" w:space="0" w:color="auto"/>
              </w:divBdr>
            </w:div>
            <w:div w:id="410321649">
              <w:marLeft w:val="0"/>
              <w:marRight w:val="0"/>
              <w:marTop w:val="0"/>
              <w:marBottom w:val="0"/>
              <w:divBdr>
                <w:top w:val="none" w:sz="0" w:space="0" w:color="auto"/>
                <w:left w:val="none" w:sz="0" w:space="0" w:color="auto"/>
                <w:bottom w:val="none" w:sz="0" w:space="0" w:color="auto"/>
                <w:right w:val="none" w:sz="0" w:space="0" w:color="auto"/>
              </w:divBdr>
            </w:div>
            <w:div w:id="1804544495">
              <w:marLeft w:val="0"/>
              <w:marRight w:val="0"/>
              <w:marTop w:val="0"/>
              <w:marBottom w:val="0"/>
              <w:divBdr>
                <w:top w:val="none" w:sz="0" w:space="0" w:color="auto"/>
                <w:left w:val="none" w:sz="0" w:space="0" w:color="auto"/>
                <w:bottom w:val="none" w:sz="0" w:space="0" w:color="auto"/>
                <w:right w:val="none" w:sz="0" w:space="0" w:color="auto"/>
              </w:divBdr>
            </w:div>
            <w:div w:id="1511944409">
              <w:marLeft w:val="0"/>
              <w:marRight w:val="0"/>
              <w:marTop w:val="0"/>
              <w:marBottom w:val="0"/>
              <w:divBdr>
                <w:top w:val="none" w:sz="0" w:space="0" w:color="auto"/>
                <w:left w:val="none" w:sz="0" w:space="0" w:color="auto"/>
                <w:bottom w:val="none" w:sz="0" w:space="0" w:color="auto"/>
                <w:right w:val="none" w:sz="0" w:space="0" w:color="auto"/>
              </w:divBdr>
            </w:div>
            <w:div w:id="1499688606">
              <w:marLeft w:val="0"/>
              <w:marRight w:val="0"/>
              <w:marTop w:val="0"/>
              <w:marBottom w:val="0"/>
              <w:divBdr>
                <w:top w:val="none" w:sz="0" w:space="0" w:color="auto"/>
                <w:left w:val="none" w:sz="0" w:space="0" w:color="auto"/>
                <w:bottom w:val="none" w:sz="0" w:space="0" w:color="auto"/>
                <w:right w:val="none" w:sz="0" w:space="0" w:color="auto"/>
              </w:divBdr>
            </w:div>
            <w:div w:id="1169835698">
              <w:marLeft w:val="0"/>
              <w:marRight w:val="0"/>
              <w:marTop w:val="0"/>
              <w:marBottom w:val="0"/>
              <w:divBdr>
                <w:top w:val="none" w:sz="0" w:space="0" w:color="auto"/>
                <w:left w:val="none" w:sz="0" w:space="0" w:color="auto"/>
                <w:bottom w:val="none" w:sz="0" w:space="0" w:color="auto"/>
                <w:right w:val="none" w:sz="0" w:space="0" w:color="auto"/>
              </w:divBdr>
            </w:div>
            <w:div w:id="1094742155">
              <w:marLeft w:val="0"/>
              <w:marRight w:val="0"/>
              <w:marTop w:val="0"/>
              <w:marBottom w:val="0"/>
              <w:divBdr>
                <w:top w:val="none" w:sz="0" w:space="0" w:color="auto"/>
                <w:left w:val="none" w:sz="0" w:space="0" w:color="auto"/>
                <w:bottom w:val="none" w:sz="0" w:space="0" w:color="auto"/>
                <w:right w:val="none" w:sz="0" w:space="0" w:color="auto"/>
              </w:divBdr>
            </w:div>
            <w:div w:id="1094320433">
              <w:marLeft w:val="0"/>
              <w:marRight w:val="0"/>
              <w:marTop w:val="0"/>
              <w:marBottom w:val="0"/>
              <w:divBdr>
                <w:top w:val="none" w:sz="0" w:space="0" w:color="auto"/>
                <w:left w:val="none" w:sz="0" w:space="0" w:color="auto"/>
                <w:bottom w:val="none" w:sz="0" w:space="0" w:color="auto"/>
                <w:right w:val="none" w:sz="0" w:space="0" w:color="auto"/>
              </w:divBdr>
            </w:div>
            <w:div w:id="936401167">
              <w:marLeft w:val="0"/>
              <w:marRight w:val="0"/>
              <w:marTop w:val="0"/>
              <w:marBottom w:val="0"/>
              <w:divBdr>
                <w:top w:val="none" w:sz="0" w:space="0" w:color="auto"/>
                <w:left w:val="none" w:sz="0" w:space="0" w:color="auto"/>
                <w:bottom w:val="none" w:sz="0" w:space="0" w:color="auto"/>
                <w:right w:val="none" w:sz="0" w:space="0" w:color="auto"/>
              </w:divBdr>
            </w:div>
            <w:div w:id="1091775370">
              <w:marLeft w:val="0"/>
              <w:marRight w:val="0"/>
              <w:marTop w:val="0"/>
              <w:marBottom w:val="0"/>
              <w:divBdr>
                <w:top w:val="none" w:sz="0" w:space="0" w:color="auto"/>
                <w:left w:val="none" w:sz="0" w:space="0" w:color="auto"/>
                <w:bottom w:val="none" w:sz="0" w:space="0" w:color="auto"/>
                <w:right w:val="none" w:sz="0" w:space="0" w:color="auto"/>
              </w:divBdr>
            </w:div>
            <w:div w:id="1692411716">
              <w:marLeft w:val="0"/>
              <w:marRight w:val="0"/>
              <w:marTop w:val="0"/>
              <w:marBottom w:val="0"/>
              <w:divBdr>
                <w:top w:val="none" w:sz="0" w:space="0" w:color="auto"/>
                <w:left w:val="none" w:sz="0" w:space="0" w:color="auto"/>
                <w:bottom w:val="none" w:sz="0" w:space="0" w:color="auto"/>
                <w:right w:val="none" w:sz="0" w:space="0" w:color="auto"/>
              </w:divBdr>
            </w:div>
            <w:div w:id="27266089">
              <w:marLeft w:val="0"/>
              <w:marRight w:val="0"/>
              <w:marTop w:val="0"/>
              <w:marBottom w:val="0"/>
              <w:divBdr>
                <w:top w:val="none" w:sz="0" w:space="0" w:color="auto"/>
                <w:left w:val="none" w:sz="0" w:space="0" w:color="auto"/>
                <w:bottom w:val="none" w:sz="0" w:space="0" w:color="auto"/>
                <w:right w:val="none" w:sz="0" w:space="0" w:color="auto"/>
              </w:divBdr>
            </w:div>
            <w:div w:id="2132895788">
              <w:marLeft w:val="0"/>
              <w:marRight w:val="0"/>
              <w:marTop w:val="0"/>
              <w:marBottom w:val="0"/>
              <w:divBdr>
                <w:top w:val="none" w:sz="0" w:space="0" w:color="auto"/>
                <w:left w:val="none" w:sz="0" w:space="0" w:color="auto"/>
                <w:bottom w:val="none" w:sz="0" w:space="0" w:color="auto"/>
                <w:right w:val="none" w:sz="0" w:space="0" w:color="auto"/>
              </w:divBdr>
            </w:div>
            <w:div w:id="431361501">
              <w:marLeft w:val="0"/>
              <w:marRight w:val="0"/>
              <w:marTop w:val="0"/>
              <w:marBottom w:val="0"/>
              <w:divBdr>
                <w:top w:val="none" w:sz="0" w:space="0" w:color="auto"/>
                <w:left w:val="none" w:sz="0" w:space="0" w:color="auto"/>
                <w:bottom w:val="none" w:sz="0" w:space="0" w:color="auto"/>
                <w:right w:val="none" w:sz="0" w:space="0" w:color="auto"/>
              </w:divBdr>
            </w:div>
            <w:div w:id="1632206085">
              <w:marLeft w:val="0"/>
              <w:marRight w:val="0"/>
              <w:marTop w:val="0"/>
              <w:marBottom w:val="0"/>
              <w:divBdr>
                <w:top w:val="none" w:sz="0" w:space="0" w:color="auto"/>
                <w:left w:val="none" w:sz="0" w:space="0" w:color="auto"/>
                <w:bottom w:val="none" w:sz="0" w:space="0" w:color="auto"/>
                <w:right w:val="none" w:sz="0" w:space="0" w:color="auto"/>
              </w:divBdr>
            </w:div>
            <w:div w:id="1281912809">
              <w:marLeft w:val="0"/>
              <w:marRight w:val="0"/>
              <w:marTop w:val="0"/>
              <w:marBottom w:val="0"/>
              <w:divBdr>
                <w:top w:val="none" w:sz="0" w:space="0" w:color="auto"/>
                <w:left w:val="none" w:sz="0" w:space="0" w:color="auto"/>
                <w:bottom w:val="none" w:sz="0" w:space="0" w:color="auto"/>
                <w:right w:val="none" w:sz="0" w:space="0" w:color="auto"/>
              </w:divBdr>
            </w:div>
            <w:div w:id="1976595041">
              <w:marLeft w:val="0"/>
              <w:marRight w:val="0"/>
              <w:marTop w:val="0"/>
              <w:marBottom w:val="0"/>
              <w:divBdr>
                <w:top w:val="none" w:sz="0" w:space="0" w:color="auto"/>
                <w:left w:val="none" w:sz="0" w:space="0" w:color="auto"/>
                <w:bottom w:val="none" w:sz="0" w:space="0" w:color="auto"/>
                <w:right w:val="none" w:sz="0" w:space="0" w:color="auto"/>
              </w:divBdr>
            </w:div>
            <w:div w:id="236326239">
              <w:marLeft w:val="0"/>
              <w:marRight w:val="0"/>
              <w:marTop w:val="0"/>
              <w:marBottom w:val="0"/>
              <w:divBdr>
                <w:top w:val="none" w:sz="0" w:space="0" w:color="auto"/>
                <w:left w:val="none" w:sz="0" w:space="0" w:color="auto"/>
                <w:bottom w:val="none" w:sz="0" w:space="0" w:color="auto"/>
                <w:right w:val="none" w:sz="0" w:space="0" w:color="auto"/>
              </w:divBdr>
            </w:div>
            <w:div w:id="1865632340">
              <w:marLeft w:val="0"/>
              <w:marRight w:val="0"/>
              <w:marTop w:val="0"/>
              <w:marBottom w:val="0"/>
              <w:divBdr>
                <w:top w:val="none" w:sz="0" w:space="0" w:color="auto"/>
                <w:left w:val="none" w:sz="0" w:space="0" w:color="auto"/>
                <w:bottom w:val="none" w:sz="0" w:space="0" w:color="auto"/>
                <w:right w:val="none" w:sz="0" w:space="0" w:color="auto"/>
              </w:divBdr>
            </w:div>
            <w:div w:id="621426851">
              <w:marLeft w:val="0"/>
              <w:marRight w:val="0"/>
              <w:marTop w:val="0"/>
              <w:marBottom w:val="0"/>
              <w:divBdr>
                <w:top w:val="none" w:sz="0" w:space="0" w:color="auto"/>
                <w:left w:val="none" w:sz="0" w:space="0" w:color="auto"/>
                <w:bottom w:val="none" w:sz="0" w:space="0" w:color="auto"/>
                <w:right w:val="none" w:sz="0" w:space="0" w:color="auto"/>
              </w:divBdr>
            </w:div>
            <w:div w:id="1269696148">
              <w:marLeft w:val="0"/>
              <w:marRight w:val="0"/>
              <w:marTop w:val="0"/>
              <w:marBottom w:val="0"/>
              <w:divBdr>
                <w:top w:val="none" w:sz="0" w:space="0" w:color="auto"/>
                <w:left w:val="none" w:sz="0" w:space="0" w:color="auto"/>
                <w:bottom w:val="none" w:sz="0" w:space="0" w:color="auto"/>
                <w:right w:val="none" w:sz="0" w:space="0" w:color="auto"/>
              </w:divBdr>
            </w:div>
            <w:div w:id="1651784888">
              <w:marLeft w:val="0"/>
              <w:marRight w:val="0"/>
              <w:marTop w:val="0"/>
              <w:marBottom w:val="0"/>
              <w:divBdr>
                <w:top w:val="none" w:sz="0" w:space="0" w:color="auto"/>
                <w:left w:val="none" w:sz="0" w:space="0" w:color="auto"/>
                <w:bottom w:val="none" w:sz="0" w:space="0" w:color="auto"/>
                <w:right w:val="none" w:sz="0" w:space="0" w:color="auto"/>
              </w:divBdr>
            </w:div>
            <w:div w:id="82922842">
              <w:marLeft w:val="0"/>
              <w:marRight w:val="0"/>
              <w:marTop w:val="0"/>
              <w:marBottom w:val="0"/>
              <w:divBdr>
                <w:top w:val="none" w:sz="0" w:space="0" w:color="auto"/>
                <w:left w:val="none" w:sz="0" w:space="0" w:color="auto"/>
                <w:bottom w:val="none" w:sz="0" w:space="0" w:color="auto"/>
                <w:right w:val="none" w:sz="0" w:space="0" w:color="auto"/>
              </w:divBdr>
            </w:div>
            <w:div w:id="618536302">
              <w:marLeft w:val="0"/>
              <w:marRight w:val="0"/>
              <w:marTop w:val="0"/>
              <w:marBottom w:val="0"/>
              <w:divBdr>
                <w:top w:val="none" w:sz="0" w:space="0" w:color="auto"/>
                <w:left w:val="none" w:sz="0" w:space="0" w:color="auto"/>
                <w:bottom w:val="none" w:sz="0" w:space="0" w:color="auto"/>
                <w:right w:val="none" w:sz="0" w:space="0" w:color="auto"/>
              </w:divBdr>
            </w:div>
            <w:div w:id="140316511">
              <w:marLeft w:val="0"/>
              <w:marRight w:val="0"/>
              <w:marTop w:val="0"/>
              <w:marBottom w:val="0"/>
              <w:divBdr>
                <w:top w:val="none" w:sz="0" w:space="0" w:color="auto"/>
                <w:left w:val="none" w:sz="0" w:space="0" w:color="auto"/>
                <w:bottom w:val="none" w:sz="0" w:space="0" w:color="auto"/>
                <w:right w:val="none" w:sz="0" w:space="0" w:color="auto"/>
              </w:divBdr>
            </w:div>
            <w:div w:id="932201752">
              <w:marLeft w:val="0"/>
              <w:marRight w:val="0"/>
              <w:marTop w:val="0"/>
              <w:marBottom w:val="0"/>
              <w:divBdr>
                <w:top w:val="none" w:sz="0" w:space="0" w:color="auto"/>
                <w:left w:val="none" w:sz="0" w:space="0" w:color="auto"/>
                <w:bottom w:val="none" w:sz="0" w:space="0" w:color="auto"/>
                <w:right w:val="none" w:sz="0" w:space="0" w:color="auto"/>
              </w:divBdr>
            </w:div>
            <w:div w:id="1412045960">
              <w:marLeft w:val="0"/>
              <w:marRight w:val="0"/>
              <w:marTop w:val="0"/>
              <w:marBottom w:val="0"/>
              <w:divBdr>
                <w:top w:val="none" w:sz="0" w:space="0" w:color="auto"/>
                <w:left w:val="none" w:sz="0" w:space="0" w:color="auto"/>
                <w:bottom w:val="none" w:sz="0" w:space="0" w:color="auto"/>
                <w:right w:val="none" w:sz="0" w:space="0" w:color="auto"/>
              </w:divBdr>
            </w:div>
            <w:div w:id="489373897">
              <w:marLeft w:val="0"/>
              <w:marRight w:val="0"/>
              <w:marTop w:val="0"/>
              <w:marBottom w:val="0"/>
              <w:divBdr>
                <w:top w:val="none" w:sz="0" w:space="0" w:color="auto"/>
                <w:left w:val="none" w:sz="0" w:space="0" w:color="auto"/>
                <w:bottom w:val="none" w:sz="0" w:space="0" w:color="auto"/>
                <w:right w:val="none" w:sz="0" w:space="0" w:color="auto"/>
              </w:divBdr>
            </w:div>
            <w:div w:id="2079863095">
              <w:marLeft w:val="0"/>
              <w:marRight w:val="0"/>
              <w:marTop w:val="0"/>
              <w:marBottom w:val="0"/>
              <w:divBdr>
                <w:top w:val="none" w:sz="0" w:space="0" w:color="auto"/>
                <w:left w:val="none" w:sz="0" w:space="0" w:color="auto"/>
                <w:bottom w:val="none" w:sz="0" w:space="0" w:color="auto"/>
                <w:right w:val="none" w:sz="0" w:space="0" w:color="auto"/>
              </w:divBdr>
            </w:div>
            <w:div w:id="658313100">
              <w:marLeft w:val="0"/>
              <w:marRight w:val="0"/>
              <w:marTop w:val="0"/>
              <w:marBottom w:val="0"/>
              <w:divBdr>
                <w:top w:val="none" w:sz="0" w:space="0" w:color="auto"/>
                <w:left w:val="none" w:sz="0" w:space="0" w:color="auto"/>
                <w:bottom w:val="none" w:sz="0" w:space="0" w:color="auto"/>
                <w:right w:val="none" w:sz="0" w:space="0" w:color="auto"/>
              </w:divBdr>
            </w:div>
            <w:div w:id="2141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3685">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04908648">
      <w:bodyDiv w:val="1"/>
      <w:marLeft w:val="0"/>
      <w:marRight w:val="0"/>
      <w:marTop w:val="0"/>
      <w:marBottom w:val="0"/>
      <w:divBdr>
        <w:top w:val="none" w:sz="0" w:space="0" w:color="auto"/>
        <w:left w:val="none" w:sz="0" w:space="0" w:color="auto"/>
        <w:bottom w:val="none" w:sz="0" w:space="0" w:color="auto"/>
        <w:right w:val="none" w:sz="0" w:space="0" w:color="auto"/>
      </w:divBdr>
    </w:div>
    <w:div w:id="718624502">
      <w:bodyDiv w:val="1"/>
      <w:marLeft w:val="0"/>
      <w:marRight w:val="0"/>
      <w:marTop w:val="0"/>
      <w:marBottom w:val="0"/>
      <w:divBdr>
        <w:top w:val="none" w:sz="0" w:space="0" w:color="auto"/>
        <w:left w:val="none" w:sz="0" w:space="0" w:color="auto"/>
        <w:bottom w:val="none" w:sz="0" w:space="0" w:color="auto"/>
        <w:right w:val="none" w:sz="0" w:space="0" w:color="auto"/>
      </w:divBdr>
    </w:div>
    <w:div w:id="816188635">
      <w:bodyDiv w:val="1"/>
      <w:marLeft w:val="0"/>
      <w:marRight w:val="0"/>
      <w:marTop w:val="0"/>
      <w:marBottom w:val="0"/>
      <w:divBdr>
        <w:top w:val="none" w:sz="0" w:space="0" w:color="auto"/>
        <w:left w:val="none" w:sz="0" w:space="0" w:color="auto"/>
        <w:bottom w:val="none" w:sz="0" w:space="0" w:color="auto"/>
        <w:right w:val="none" w:sz="0" w:space="0" w:color="auto"/>
      </w:divBdr>
    </w:div>
    <w:div w:id="852230520">
      <w:bodyDiv w:val="1"/>
      <w:marLeft w:val="0"/>
      <w:marRight w:val="0"/>
      <w:marTop w:val="0"/>
      <w:marBottom w:val="0"/>
      <w:divBdr>
        <w:top w:val="none" w:sz="0" w:space="0" w:color="auto"/>
        <w:left w:val="none" w:sz="0" w:space="0" w:color="auto"/>
        <w:bottom w:val="none" w:sz="0" w:space="0" w:color="auto"/>
        <w:right w:val="none" w:sz="0" w:space="0" w:color="auto"/>
      </w:divBdr>
      <w:divsChild>
        <w:div w:id="1556970306">
          <w:marLeft w:val="0"/>
          <w:marRight w:val="0"/>
          <w:marTop w:val="0"/>
          <w:marBottom w:val="0"/>
          <w:divBdr>
            <w:top w:val="none" w:sz="0" w:space="0" w:color="auto"/>
            <w:left w:val="none" w:sz="0" w:space="0" w:color="auto"/>
            <w:bottom w:val="none" w:sz="0" w:space="0" w:color="auto"/>
            <w:right w:val="none" w:sz="0" w:space="0" w:color="auto"/>
          </w:divBdr>
          <w:divsChild>
            <w:div w:id="509879360">
              <w:marLeft w:val="0"/>
              <w:marRight w:val="0"/>
              <w:marTop w:val="0"/>
              <w:marBottom w:val="0"/>
              <w:divBdr>
                <w:top w:val="none" w:sz="0" w:space="0" w:color="auto"/>
                <w:left w:val="none" w:sz="0" w:space="0" w:color="auto"/>
                <w:bottom w:val="none" w:sz="0" w:space="0" w:color="auto"/>
                <w:right w:val="none" w:sz="0" w:space="0" w:color="auto"/>
              </w:divBdr>
            </w:div>
            <w:div w:id="1205679551">
              <w:marLeft w:val="0"/>
              <w:marRight w:val="0"/>
              <w:marTop w:val="0"/>
              <w:marBottom w:val="0"/>
              <w:divBdr>
                <w:top w:val="none" w:sz="0" w:space="0" w:color="auto"/>
                <w:left w:val="none" w:sz="0" w:space="0" w:color="auto"/>
                <w:bottom w:val="none" w:sz="0" w:space="0" w:color="auto"/>
                <w:right w:val="none" w:sz="0" w:space="0" w:color="auto"/>
              </w:divBdr>
            </w:div>
            <w:div w:id="78992250">
              <w:marLeft w:val="0"/>
              <w:marRight w:val="0"/>
              <w:marTop w:val="0"/>
              <w:marBottom w:val="0"/>
              <w:divBdr>
                <w:top w:val="none" w:sz="0" w:space="0" w:color="auto"/>
                <w:left w:val="none" w:sz="0" w:space="0" w:color="auto"/>
                <w:bottom w:val="none" w:sz="0" w:space="0" w:color="auto"/>
                <w:right w:val="none" w:sz="0" w:space="0" w:color="auto"/>
              </w:divBdr>
            </w:div>
            <w:div w:id="287317709">
              <w:marLeft w:val="0"/>
              <w:marRight w:val="0"/>
              <w:marTop w:val="0"/>
              <w:marBottom w:val="0"/>
              <w:divBdr>
                <w:top w:val="none" w:sz="0" w:space="0" w:color="auto"/>
                <w:left w:val="none" w:sz="0" w:space="0" w:color="auto"/>
                <w:bottom w:val="none" w:sz="0" w:space="0" w:color="auto"/>
                <w:right w:val="none" w:sz="0" w:space="0" w:color="auto"/>
              </w:divBdr>
            </w:div>
            <w:div w:id="718211378">
              <w:marLeft w:val="0"/>
              <w:marRight w:val="0"/>
              <w:marTop w:val="0"/>
              <w:marBottom w:val="0"/>
              <w:divBdr>
                <w:top w:val="none" w:sz="0" w:space="0" w:color="auto"/>
                <w:left w:val="none" w:sz="0" w:space="0" w:color="auto"/>
                <w:bottom w:val="none" w:sz="0" w:space="0" w:color="auto"/>
                <w:right w:val="none" w:sz="0" w:space="0" w:color="auto"/>
              </w:divBdr>
            </w:div>
            <w:div w:id="10562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0488">
      <w:bodyDiv w:val="1"/>
      <w:marLeft w:val="0"/>
      <w:marRight w:val="0"/>
      <w:marTop w:val="0"/>
      <w:marBottom w:val="0"/>
      <w:divBdr>
        <w:top w:val="none" w:sz="0" w:space="0" w:color="auto"/>
        <w:left w:val="none" w:sz="0" w:space="0" w:color="auto"/>
        <w:bottom w:val="none" w:sz="0" w:space="0" w:color="auto"/>
        <w:right w:val="none" w:sz="0" w:space="0" w:color="auto"/>
      </w:divBdr>
    </w:div>
    <w:div w:id="892883416">
      <w:bodyDiv w:val="1"/>
      <w:marLeft w:val="0"/>
      <w:marRight w:val="0"/>
      <w:marTop w:val="0"/>
      <w:marBottom w:val="0"/>
      <w:divBdr>
        <w:top w:val="none" w:sz="0" w:space="0" w:color="auto"/>
        <w:left w:val="none" w:sz="0" w:space="0" w:color="auto"/>
        <w:bottom w:val="none" w:sz="0" w:space="0" w:color="auto"/>
        <w:right w:val="none" w:sz="0" w:space="0" w:color="auto"/>
      </w:divBdr>
    </w:div>
    <w:div w:id="955479898">
      <w:bodyDiv w:val="1"/>
      <w:marLeft w:val="0"/>
      <w:marRight w:val="0"/>
      <w:marTop w:val="0"/>
      <w:marBottom w:val="0"/>
      <w:divBdr>
        <w:top w:val="none" w:sz="0" w:space="0" w:color="auto"/>
        <w:left w:val="none" w:sz="0" w:space="0" w:color="auto"/>
        <w:bottom w:val="none" w:sz="0" w:space="0" w:color="auto"/>
        <w:right w:val="none" w:sz="0" w:space="0" w:color="auto"/>
      </w:divBdr>
    </w:div>
    <w:div w:id="987632388">
      <w:bodyDiv w:val="1"/>
      <w:marLeft w:val="0"/>
      <w:marRight w:val="0"/>
      <w:marTop w:val="0"/>
      <w:marBottom w:val="0"/>
      <w:divBdr>
        <w:top w:val="none" w:sz="0" w:space="0" w:color="auto"/>
        <w:left w:val="none" w:sz="0" w:space="0" w:color="auto"/>
        <w:bottom w:val="none" w:sz="0" w:space="0" w:color="auto"/>
        <w:right w:val="none" w:sz="0" w:space="0" w:color="auto"/>
      </w:divBdr>
    </w:div>
    <w:div w:id="1089351330">
      <w:bodyDiv w:val="1"/>
      <w:marLeft w:val="0"/>
      <w:marRight w:val="0"/>
      <w:marTop w:val="0"/>
      <w:marBottom w:val="0"/>
      <w:divBdr>
        <w:top w:val="none" w:sz="0" w:space="0" w:color="auto"/>
        <w:left w:val="none" w:sz="0" w:space="0" w:color="auto"/>
        <w:bottom w:val="none" w:sz="0" w:space="0" w:color="auto"/>
        <w:right w:val="none" w:sz="0" w:space="0" w:color="auto"/>
      </w:divBdr>
    </w:div>
    <w:div w:id="1095787238">
      <w:bodyDiv w:val="1"/>
      <w:marLeft w:val="0"/>
      <w:marRight w:val="0"/>
      <w:marTop w:val="0"/>
      <w:marBottom w:val="0"/>
      <w:divBdr>
        <w:top w:val="none" w:sz="0" w:space="0" w:color="auto"/>
        <w:left w:val="none" w:sz="0" w:space="0" w:color="auto"/>
        <w:bottom w:val="none" w:sz="0" w:space="0" w:color="auto"/>
        <w:right w:val="none" w:sz="0" w:space="0" w:color="auto"/>
      </w:divBdr>
      <w:divsChild>
        <w:div w:id="544870303">
          <w:marLeft w:val="0"/>
          <w:marRight w:val="0"/>
          <w:marTop w:val="0"/>
          <w:marBottom w:val="0"/>
          <w:divBdr>
            <w:top w:val="none" w:sz="0" w:space="0" w:color="auto"/>
            <w:left w:val="none" w:sz="0" w:space="0" w:color="auto"/>
            <w:bottom w:val="none" w:sz="0" w:space="0" w:color="auto"/>
            <w:right w:val="none" w:sz="0" w:space="0" w:color="auto"/>
          </w:divBdr>
          <w:divsChild>
            <w:div w:id="1475566397">
              <w:marLeft w:val="0"/>
              <w:marRight w:val="0"/>
              <w:marTop w:val="0"/>
              <w:marBottom w:val="0"/>
              <w:divBdr>
                <w:top w:val="none" w:sz="0" w:space="0" w:color="auto"/>
                <w:left w:val="none" w:sz="0" w:space="0" w:color="auto"/>
                <w:bottom w:val="none" w:sz="0" w:space="0" w:color="auto"/>
                <w:right w:val="none" w:sz="0" w:space="0" w:color="auto"/>
              </w:divBdr>
            </w:div>
            <w:div w:id="1721977882">
              <w:marLeft w:val="0"/>
              <w:marRight w:val="0"/>
              <w:marTop w:val="0"/>
              <w:marBottom w:val="0"/>
              <w:divBdr>
                <w:top w:val="none" w:sz="0" w:space="0" w:color="auto"/>
                <w:left w:val="none" w:sz="0" w:space="0" w:color="auto"/>
                <w:bottom w:val="none" w:sz="0" w:space="0" w:color="auto"/>
                <w:right w:val="none" w:sz="0" w:space="0" w:color="auto"/>
              </w:divBdr>
            </w:div>
            <w:div w:id="665981450">
              <w:marLeft w:val="0"/>
              <w:marRight w:val="0"/>
              <w:marTop w:val="0"/>
              <w:marBottom w:val="0"/>
              <w:divBdr>
                <w:top w:val="none" w:sz="0" w:space="0" w:color="auto"/>
                <w:left w:val="none" w:sz="0" w:space="0" w:color="auto"/>
                <w:bottom w:val="none" w:sz="0" w:space="0" w:color="auto"/>
                <w:right w:val="none" w:sz="0" w:space="0" w:color="auto"/>
              </w:divBdr>
            </w:div>
            <w:div w:id="148905305">
              <w:marLeft w:val="0"/>
              <w:marRight w:val="0"/>
              <w:marTop w:val="0"/>
              <w:marBottom w:val="0"/>
              <w:divBdr>
                <w:top w:val="none" w:sz="0" w:space="0" w:color="auto"/>
                <w:left w:val="none" w:sz="0" w:space="0" w:color="auto"/>
                <w:bottom w:val="none" w:sz="0" w:space="0" w:color="auto"/>
                <w:right w:val="none" w:sz="0" w:space="0" w:color="auto"/>
              </w:divBdr>
            </w:div>
            <w:div w:id="1938712536">
              <w:marLeft w:val="0"/>
              <w:marRight w:val="0"/>
              <w:marTop w:val="0"/>
              <w:marBottom w:val="0"/>
              <w:divBdr>
                <w:top w:val="none" w:sz="0" w:space="0" w:color="auto"/>
                <w:left w:val="none" w:sz="0" w:space="0" w:color="auto"/>
                <w:bottom w:val="none" w:sz="0" w:space="0" w:color="auto"/>
                <w:right w:val="none" w:sz="0" w:space="0" w:color="auto"/>
              </w:divBdr>
            </w:div>
            <w:div w:id="1592424704">
              <w:marLeft w:val="0"/>
              <w:marRight w:val="0"/>
              <w:marTop w:val="0"/>
              <w:marBottom w:val="0"/>
              <w:divBdr>
                <w:top w:val="none" w:sz="0" w:space="0" w:color="auto"/>
                <w:left w:val="none" w:sz="0" w:space="0" w:color="auto"/>
                <w:bottom w:val="none" w:sz="0" w:space="0" w:color="auto"/>
                <w:right w:val="none" w:sz="0" w:space="0" w:color="auto"/>
              </w:divBdr>
            </w:div>
            <w:div w:id="374894505">
              <w:marLeft w:val="0"/>
              <w:marRight w:val="0"/>
              <w:marTop w:val="0"/>
              <w:marBottom w:val="0"/>
              <w:divBdr>
                <w:top w:val="none" w:sz="0" w:space="0" w:color="auto"/>
                <w:left w:val="none" w:sz="0" w:space="0" w:color="auto"/>
                <w:bottom w:val="none" w:sz="0" w:space="0" w:color="auto"/>
                <w:right w:val="none" w:sz="0" w:space="0" w:color="auto"/>
              </w:divBdr>
            </w:div>
            <w:div w:id="1449467211">
              <w:marLeft w:val="0"/>
              <w:marRight w:val="0"/>
              <w:marTop w:val="0"/>
              <w:marBottom w:val="0"/>
              <w:divBdr>
                <w:top w:val="none" w:sz="0" w:space="0" w:color="auto"/>
                <w:left w:val="none" w:sz="0" w:space="0" w:color="auto"/>
                <w:bottom w:val="none" w:sz="0" w:space="0" w:color="auto"/>
                <w:right w:val="none" w:sz="0" w:space="0" w:color="auto"/>
              </w:divBdr>
            </w:div>
            <w:div w:id="1610089849">
              <w:marLeft w:val="0"/>
              <w:marRight w:val="0"/>
              <w:marTop w:val="0"/>
              <w:marBottom w:val="0"/>
              <w:divBdr>
                <w:top w:val="none" w:sz="0" w:space="0" w:color="auto"/>
                <w:left w:val="none" w:sz="0" w:space="0" w:color="auto"/>
                <w:bottom w:val="none" w:sz="0" w:space="0" w:color="auto"/>
                <w:right w:val="none" w:sz="0" w:space="0" w:color="auto"/>
              </w:divBdr>
            </w:div>
            <w:div w:id="117267282">
              <w:marLeft w:val="0"/>
              <w:marRight w:val="0"/>
              <w:marTop w:val="0"/>
              <w:marBottom w:val="0"/>
              <w:divBdr>
                <w:top w:val="none" w:sz="0" w:space="0" w:color="auto"/>
                <w:left w:val="none" w:sz="0" w:space="0" w:color="auto"/>
                <w:bottom w:val="none" w:sz="0" w:space="0" w:color="auto"/>
                <w:right w:val="none" w:sz="0" w:space="0" w:color="auto"/>
              </w:divBdr>
            </w:div>
            <w:div w:id="2127263843">
              <w:marLeft w:val="0"/>
              <w:marRight w:val="0"/>
              <w:marTop w:val="0"/>
              <w:marBottom w:val="0"/>
              <w:divBdr>
                <w:top w:val="none" w:sz="0" w:space="0" w:color="auto"/>
                <w:left w:val="none" w:sz="0" w:space="0" w:color="auto"/>
                <w:bottom w:val="none" w:sz="0" w:space="0" w:color="auto"/>
                <w:right w:val="none" w:sz="0" w:space="0" w:color="auto"/>
              </w:divBdr>
            </w:div>
            <w:div w:id="528226388">
              <w:marLeft w:val="0"/>
              <w:marRight w:val="0"/>
              <w:marTop w:val="0"/>
              <w:marBottom w:val="0"/>
              <w:divBdr>
                <w:top w:val="none" w:sz="0" w:space="0" w:color="auto"/>
                <w:left w:val="none" w:sz="0" w:space="0" w:color="auto"/>
                <w:bottom w:val="none" w:sz="0" w:space="0" w:color="auto"/>
                <w:right w:val="none" w:sz="0" w:space="0" w:color="auto"/>
              </w:divBdr>
            </w:div>
            <w:div w:id="1296835755">
              <w:marLeft w:val="0"/>
              <w:marRight w:val="0"/>
              <w:marTop w:val="0"/>
              <w:marBottom w:val="0"/>
              <w:divBdr>
                <w:top w:val="none" w:sz="0" w:space="0" w:color="auto"/>
                <w:left w:val="none" w:sz="0" w:space="0" w:color="auto"/>
                <w:bottom w:val="none" w:sz="0" w:space="0" w:color="auto"/>
                <w:right w:val="none" w:sz="0" w:space="0" w:color="auto"/>
              </w:divBdr>
            </w:div>
            <w:div w:id="1322466850">
              <w:marLeft w:val="0"/>
              <w:marRight w:val="0"/>
              <w:marTop w:val="0"/>
              <w:marBottom w:val="0"/>
              <w:divBdr>
                <w:top w:val="none" w:sz="0" w:space="0" w:color="auto"/>
                <w:left w:val="none" w:sz="0" w:space="0" w:color="auto"/>
                <w:bottom w:val="none" w:sz="0" w:space="0" w:color="auto"/>
                <w:right w:val="none" w:sz="0" w:space="0" w:color="auto"/>
              </w:divBdr>
            </w:div>
            <w:div w:id="1131945168">
              <w:marLeft w:val="0"/>
              <w:marRight w:val="0"/>
              <w:marTop w:val="0"/>
              <w:marBottom w:val="0"/>
              <w:divBdr>
                <w:top w:val="none" w:sz="0" w:space="0" w:color="auto"/>
                <w:left w:val="none" w:sz="0" w:space="0" w:color="auto"/>
                <w:bottom w:val="none" w:sz="0" w:space="0" w:color="auto"/>
                <w:right w:val="none" w:sz="0" w:space="0" w:color="auto"/>
              </w:divBdr>
            </w:div>
            <w:div w:id="1585529097">
              <w:marLeft w:val="0"/>
              <w:marRight w:val="0"/>
              <w:marTop w:val="0"/>
              <w:marBottom w:val="0"/>
              <w:divBdr>
                <w:top w:val="none" w:sz="0" w:space="0" w:color="auto"/>
                <w:left w:val="none" w:sz="0" w:space="0" w:color="auto"/>
                <w:bottom w:val="none" w:sz="0" w:space="0" w:color="auto"/>
                <w:right w:val="none" w:sz="0" w:space="0" w:color="auto"/>
              </w:divBdr>
            </w:div>
            <w:div w:id="111483206">
              <w:marLeft w:val="0"/>
              <w:marRight w:val="0"/>
              <w:marTop w:val="0"/>
              <w:marBottom w:val="0"/>
              <w:divBdr>
                <w:top w:val="none" w:sz="0" w:space="0" w:color="auto"/>
                <w:left w:val="none" w:sz="0" w:space="0" w:color="auto"/>
                <w:bottom w:val="none" w:sz="0" w:space="0" w:color="auto"/>
                <w:right w:val="none" w:sz="0" w:space="0" w:color="auto"/>
              </w:divBdr>
            </w:div>
            <w:div w:id="847060875">
              <w:marLeft w:val="0"/>
              <w:marRight w:val="0"/>
              <w:marTop w:val="0"/>
              <w:marBottom w:val="0"/>
              <w:divBdr>
                <w:top w:val="none" w:sz="0" w:space="0" w:color="auto"/>
                <w:left w:val="none" w:sz="0" w:space="0" w:color="auto"/>
                <w:bottom w:val="none" w:sz="0" w:space="0" w:color="auto"/>
                <w:right w:val="none" w:sz="0" w:space="0" w:color="auto"/>
              </w:divBdr>
            </w:div>
            <w:div w:id="599261956">
              <w:marLeft w:val="0"/>
              <w:marRight w:val="0"/>
              <w:marTop w:val="0"/>
              <w:marBottom w:val="0"/>
              <w:divBdr>
                <w:top w:val="none" w:sz="0" w:space="0" w:color="auto"/>
                <w:left w:val="none" w:sz="0" w:space="0" w:color="auto"/>
                <w:bottom w:val="none" w:sz="0" w:space="0" w:color="auto"/>
                <w:right w:val="none" w:sz="0" w:space="0" w:color="auto"/>
              </w:divBdr>
            </w:div>
            <w:div w:id="1273710803">
              <w:marLeft w:val="0"/>
              <w:marRight w:val="0"/>
              <w:marTop w:val="0"/>
              <w:marBottom w:val="0"/>
              <w:divBdr>
                <w:top w:val="none" w:sz="0" w:space="0" w:color="auto"/>
                <w:left w:val="none" w:sz="0" w:space="0" w:color="auto"/>
                <w:bottom w:val="none" w:sz="0" w:space="0" w:color="auto"/>
                <w:right w:val="none" w:sz="0" w:space="0" w:color="auto"/>
              </w:divBdr>
            </w:div>
            <w:div w:id="1503855756">
              <w:marLeft w:val="0"/>
              <w:marRight w:val="0"/>
              <w:marTop w:val="0"/>
              <w:marBottom w:val="0"/>
              <w:divBdr>
                <w:top w:val="none" w:sz="0" w:space="0" w:color="auto"/>
                <w:left w:val="none" w:sz="0" w:space="0" w:color="auto"/>
                <w:bottom w:val="none" w:sz="0" w:space="0" w:color="auto"/>
                <w:right w:val="none" w:sz="0" w:space="0" w:color="auto"/>
              </w:divBdr>
            </w:div>
            <w:div w:id="182940002">
              <w:marLeft w:val="0"/>
              <w:marRight w:val="0"/>
              <w:marTop w:val="0"/>
              <w:marBottom w:val="0"/>
              <w:divBdr>
                <w:top w:val="none" w:sz="0" w:space="0" w:color="auto"/>
                <w:left w:val="none" w:sz="0" w:space="0" w:color="auto"/>
                <w:bottom w:val="none" w:sz="0" w:space="0" w:color="auto"/>
                <w:right w:val="none" w:sz="0" w:space="0" w:color="auto"/>
              </w:divBdr>
            </w:div>
            <w:div w:id="1439373840">
              <w:marLeft w:val="0"/>
              <w:marRight w:val="0"/>
              <w:marTop w:val="0"/>
              <w:marBottom w:val="0"/>
              <w:divBdr>
                <w:top w:val="none" w:sz="0" w:space="0" w:color="auto"/>
                <w:left w:val="none" w:sz="0" w:space="0" w:color="auto"/>
                <w:bottom w:val="none" w:sz="0" w:space="0" w:color="auto"/>
                <w:right w:val="none" w:sz="0" w:space="0" w:color="auto"/>
              </w:divBdr>
            </w:div>
            <w:div w:id="1557280962">
              <w:marLeft w:val="0"/>
              <w:marRight w:val="0"/>
              <w:marTop w:val="0"/>
              <w:marBottom w:val="0"/>
              <w:divBdr>
                <w:top w:val="none" w:sz="0" w:space="0" w:color="auto"/>
                <w:left w:val="none" w:sz="0" w:space="0" w:color="auto"/>
                <w:bottom w:val="none" w:sz="0" w:space="0" w:color="auto"/>
                <w:right w:val="none" w:sz="0" w:space="0" w:color="auto"/>
              </w:divBdr>
            </w:div>
            <w:div w:id="1883781184">
              <w:marLeft w:val="0"/>
              <w:marRight w:val="0"/>
              <w:marTop w:val="0"/>
              <w:marBottom w:val="0"/>
              <w:divBdr>
                <w:top w:val="none" w:sz="0" w:space="0" w:color="auto"/>
                <w:left w:val="none" w:sz="0" w:space="0" w:color="auto"/>
                <w:bottom w:val="none" w:sz="0" w:space="0" w:color="auto"/>
                <w:right w:val="none" w:sz="0" w:space="0" w:color="auto"/>
              </w:divBdr>
            </w:div>
            <w:div w:id="236987509">
              <w:marLeft w:val="0"/>
              <w:marRight w:val="0"/>
              <w:marTop w:val="0"/>
              <w:marBottom w:val="0"/>
              <w:divBdr>
                <w:top w:val="none" w:sz="0" w:space="0" w:color="auto"/>
                <w:left w:val="none" w:sz="0" w:space="0" w:color="auto"/>
                <w:bottom w:val="none" w:sz="0" w:space="0" w:color="auto"/>
                <w:right w:val="none" w:sz="0" w:space="0" w:color="auto"/>
              </w:divBdr>
            </w:div>
            <w:div w:id="979455059">
              <w:marLeft w:val="0"/>
              <w:marRight w:val="0"/>
              <w:marTop w:val="0"/>
              <w:marBottom w:val="0"/>
              <w:divBdr>
                <w:top w:val="none" w:sz="0" w:space="0" w:color="auto"/>
                <w:left w:val="none" w:sz="0" w:space="0" w:color="auto"/>
                <w:bottom w:val="none" w:sz="0" w:space="0" w:color="auto"/>
                <w:right w:val="none" w:sz="0" w:space="0" w:color="auto"/>
              </w:divBdr>
            </w:div>
            <w:div w:id="964579708">
              <w:marLeft w:val="0"/>
              <w:marRight w:val="0"/>
              <w:marTop w:val="0"/>
              <w:marBottom w:val="0"/>
              <w:divBdr>
                <w:top w:val="none" w:sz="0" w:space="0" w:color="auto"/>
                <w:left w:val="none" w:sz="0" w:space="0" w:color="auto"/>
                <w:bottom w:val="none" w:sz="0" w:space="0" w:color="auto"/>
                <w:right w:val="none" w:sz="0" w:space="0" w:color="auto"/>
              </w:divBdr>
            </w:div>
            <w:div w:id="860356920">
              <w:marLeft w:val="0"/>
              <w:marRight w:val="0"/>
              <w:marTop w:val="0"/>
              <w:marBottom w:val="0"/>
              <w:divBdr>
                <w:top w:val="none" w:sz="0" w:space="0" w:color="auto"/>
                <w:left w:val="none" w:sz="0" w:space="0" w:color="auto"/>
                <w:bottom w:val="none" w:sz="0" w:space="0" w:color="auto"/>
                <w:right w:val="none" w:sz="0" w:space="0" w:color="auto"/>
              </w:divBdr>
            </w:div>
            <w:div w:id="1543712495">
              <w:marLeft w:val="0"/>
              <w:marRight w:val="0"/>
              <w:marTop w:val="0"/>
              <w:marBottom w:val="0"/>
              <w:divBdr>
                <w:top w:val="none" w:sz="0" w:space="0" w:color="auto"/>
                <w:left w:val="none" w:sz="0" w:space="0" w:color="auto"/>
                <w:bottom w:val="none" w:sz="0" w:space="0" w:color="auto"/>
                <w:right w:val="none" w:sz="0" w:space="0" w:color="auto"/>
              </w:divBdr>
            </w:div>
            <w:div w:id="172690977">
              <w:marLeft w:val="0"/>
              <w:marRight w:val="0"/>
              <w:marTop w:val="0"/>
              <w:marBottom w:val="0"/>
              <w:divBdr>
                <w:top w:val="none" w:sz="0" w:space="0" w:color="auto"/>
                <w:left w:val="none" w:sz="0" w:space="0" w:color="auto"/>
                <w:bottom w:val="none" w:sz="0" w:space="0" w:color="auto"/>
                <w:right w:val="none" w:sz="0" w:space="0" w:color="auto"/>
              </w:divBdr>
            </w:div>
            <w:div w:id="59720335">
              <w:marLeft w:val="0"/>
              <w:marRight w:val="0"/>
              <w:marTop w:val="0"/>
              <w:marBottom w:val="0"/>
              <w:divBdr>
                <w:top w:val="none" w:sz="0" w:space="0" w:color="auto"/>
                <w:left w:val="none" w:sz="0" w:space="0" w:color="auto"/>
                <w:bottom w:val="none" w:sz="0" w:space="0" w:color="auto"/>
                <w:right w:val="none" w:sz="0" w:space="0" w:color="auto"/>
              </w:divBdr>
            </w:div>
            <w:div w:id="197862884">
              <w:marLeft w:val="0"/>
              <w:marRight w:val="0"/>
              <w:marTop w:val="0"/>
              <w:marBottom w:val="0"/>
              <w:divBdr>
                <w:top w:val="none" w:sz="0" w:space="0" w:color="auto"/>
                <w:left w:val="none" w:sz="0" w:space="0" w:color="auto"/>
                <w:bottom w:val="none" w:sz="0" w:space="0" w:color="auto"/>
                <w:right w:val="none" w:sz="0" w:space="0" w:color="auto"/>
              </w:divBdr>
            </w:div>
            <w:div w:id="971208948">
              <w:marLeft w:val="0"/>
              <w:marRight w:val="0"/>
              <w:marTop w:val="0"/>
              <w:marBottom w:val="0"/>
              <w:divBdr>
                <w:top w:val="none" w:sz="0" w:space="0" w:color="auto"/>
                <w:left w:val="none" w:sz="0" w:space="0" w:color="auto"/>
                <w:bottom w:val="none" w:sz="0" w:space="0" w:color="auto"/>
                <w:right w:val="none" w:sz="0" w:space="0" w:color="auto"/>
              </w:divBdr>
            </w:div>
            <w:div w:id="1671132742">
              <w:marLeft w:val="0"/>
              <w:marRight w:val="0"/>
              <w:marTop w:val="0"/>
              <w:marBottom w:val="0"/>
              <w:divBdr>
                <w:top w:val="none" w:sz="0" w:space="0" w:color="auto"/>
                <w:left w:val="none" w:sz="0" w:space="0" w:color="auto"/>
                <w:bottom w:val="none" w:sz="0" w:space="0" w:color="auto"/>
                <w:right w:val="none" w:sz="0" w:space="0" w:color="auto"/>
              </w:divBdr>
            </w:div>
            <w:div w:id="1969044261">
              <w:marLeft w:val="0"/>
              <w:marRight w:val="0"/>
              <w:marTop w:val="0"/>
              <w:marBottom w:val="0"/>
              <w:divBdr>
                <w:top w:val="none" w:sz="0" w:space="0" w:color="auto"/>
                <w:left w:val="none" w:sz="0" w:space="0" w:color="auto"/>
                <w:bottom w:val="none" w:sz="0" w:space="0" w:color="auto"/>
                <w:right w:val="none" w:sz="0" w:space="0" w:color="auto"/>
              </w:divBdr>
            </w:div>
            <w:div w:id="518007759">
              <w:marLeft w:val="0"/>
              <w:marRight w:val="0"/>
              <w:marTop w:val="0"/>
              <w:marBottom w:val="0"/>
              <w:divBdr>
                <w:top w:val="none" w:sz="0" w:space="0" w:color="auto"/>
                <w:left w:val="none" w:sz="0" w:space="0" w:color="auto"/>
                <w:bottom w:val="none" w:sz="0" w:space="0" w:color="auto"/>
                <w:right w:val="none" w:sz="0" w:space="0" w:color="auto"/>
              </w:divBdr>
            </w:div>
            <w:div w:id="1144854889">
              <w:marLeft w:val="0"/>
              <w:marRight w:val="0"/>
              <w:marTop w:val="0"/>
              <w:marBottom w:val="0"/>
              <w:divBdr>
                <w:top w:val="none" w:sz="0" w:space="0" w:color="auto"/>
                <w:left w:val="none" w:sz="0" w:space="0" w:color="auto"/>
                <w:bottom w:val="none" w:sz="0" w:space="0" w:color="auto"/>
                <w:right w:val="none" w:sz="0" w:space="0" w:color="auto"/>
              </w:divBdr>
            </w:div>
            <w:div w:id="1846237551">
              <w:marLeft w:val="0"/>
              <w:marRight w:val="0"/>
              <w:marTop w:val="0"/>
              <w:marBottom w:val="0"/>
              <w:divBdr>
                <w:top w:val="none" w:sz="0" w:space="0" w:color="auto"/>
                <w:left w:val="none" w:sz="0" w:space="0" w:color="auto"/>
                <w:bottom w:val="none" w:sz="0" w:space="0" w:color="auto"/>
                <w:right w:val="none" w:sz="0" w:space="0" w:color="auto"/>
              </w:divBdr>
            </w:div>
            <w:div w:id="739407240">
              <w:marLeft w:val="0"/>
              <w:marRight w:val="0"/>
              <w:marTop w:val="0"/>
              <w:marBottom w:val="0"/>
              <w:divBdr>
                <w:top w:val="none" w:sz="0" w:space="0" w:color="auto"/>
                <w:left w:val="none" w:sz="0" w:space="0" w:color="auto"/>
                <w:bottom w:val="none" w:sz="0" w:space="0" w:color="auto"/>
                <w:right w:val="none" w:sz="0" w:space="0" w:color="auto"/>
              </w:divBdr>
            </w:div>
            <w:div w:id="303975845">
              <w:marLeft w:val="0"/>
              <w:marRight w:val="0"/>
              <w:marTop w:val="0"/>
              <w:marBottom w:val="0"/>
              <w:divBdr>
                <w:top w:val="none" w:sz="0" w:space="0" w:color="auto"/>
                <w:left w:val="none" w:sz="0" w:space="0" w:color="auto"/>
                <w:bottom w:val="none" w:sz="0" w:space="0" w:color="auto"/>
                <w:right w:val="none" w:sz="0" w:space="0" w:color="auto"/>
              </w:divBdr>
            </w:div>
            <w:div w:id="1435898677">
              <w:marLeft w:val="0"/>
              <w:marRight w:val="0"/>
              <w:marTop w:val="0"/>
              <w:marBottom w:val="0"/>
              <w:divBdr>
                <w:top w:val="none" w:sz="0" w:space="0" w:color="auto"/>
                <w:left w:val="none" w:sz="0" w:space="0" w:color="auto"/>
                <w:bottom w:val="none" w:sz="0" w:space="0" w:color="auto"/>
                <w:right w:val="none" w:sz="0" w:space="0" w:color="auto"/>
              </w:divBdr>
            </w:div>
            <w:div w:id="1524780048">
              <w:marLeft w:val="0"/>
              <w:marRight w:val="0"/>
              <w:marTop w:val="0"/>
              <w:marBottom w:val="0"/>
              <w:divBdr>
                <w:top w:val="none" w:sz="0" w:space="0" w:color="auto"/>
                <w:left w:val="none" w:sz="0" w:space="0" w:color="auto"/>
                <w:bottom w:val="none" w:sz="0" w:space="0" w:color="auto"/>
                <w:right w:val="none" w:sz="0" w:space="0" w:color="auto"/>
              </w:divBdr>
            </w:div>
            <w:div w:id="599995100">
              <w:marLeft w:val="0"/>
              <w:marRight w:val="0"/>
              <w:marTop w:val="0"/>
              <w:marBottom w:val="0"/>
              <w:divBdr>
                <w:top w:val="none" w:sz="0" w:space="0" w:color="auto"/>
                <w:left w:val="none" w:sz="0" w:space="0" w:color="auto"/>
                <w:bottom w:val="none" w:sz="0" w:space="0" w:color="auto"/>
                <w:right w:val="none" w:sz="0" w:space="0" w:color="auto"/>
              </w:divBdr>
            </w:div>
            <w:div w:id="753863765">
              <w:marLeft w:val="0"/>
              <w:marRight w:val="0"/>
              <w:marTop w:val="0"/>
              <w:marBottom w:val="0"/>
              <w:divBdr>
                <w:top w:val="none" w:sz="0" w:space="0" w:color="auto"/>
                <w:left w:val="none" w:sz="0" w:space="0" w:color="auto"/>
                <w:bottom w:val="none" w:sz="0" w:space="0" w:color="auto"/>
                <w:right w:val="none" w:sz="0" w:space="0" w:color="auto"/>
              </w:divBdr>
            </w:div>
            <w:div w:id="571619567">
              <w:marLeft w:val="0"/>
              <w:marRight w:val="0"/>
              <w:marTop w:val="0"/>
              <w:marBottom w:val="0"/>
              <w:divBdr>
                <w:top w:val="none" w:sz="0" w:space="0" w:color="auto"/>
                <w:left w:val="none" w:sz="0" w:space="0" w:color="auto"/>
                <w:bottom w:val="none" w:sz="0" w:space="0" w:color="auto"/>
                <w:right w:val="none" w:sz="0" w:space="0" w:color="auto"/>
              </w:divBdr>
            </w:div>
            <w:div w:id="790050951">
              <w:marLeft w:val="0"/>
              <w:marRight w:val="0"/>
              <w:marTop w:val="0"/>
              <w:marBottom w:val="0"/>
              <w:divBdr>
                <w:top w:val="none" w:sz="0" w:space="0" w:color="auto"/>
                <w:left w:val="none" w:sz="0" w:space="0" w:color="auto"/>
                <w:bottom w:val="none" w:sz="0" w:space="0" w:color="auto"/>
                <w:right w:val="none" w:sz="0" w:space="0" w:color="auto"/>
              </w:divBdr>
            </w:div>
            <w:div w:id="563369305">
              <w:marLeft w:val="0"/>
              <w:marRight w:val="0"/>
              <w:marTop w:val="0"/>
              <w:marBottom w:val="0"/>
              <w:divBdr>
                <w:top w:val="none" w:sz="0" w:space="0" w:color="auto"/>
                <w:left w:val="none" w:sz="0" w:space="0" w:color="auto"/>
                <w:bottom w:val="none" w:sz="0" w:space="0" w:color="auto"/>
                <w:right w:val="none" w:sz="0" w:space="0" w:color="auto"/>
              </w:divBdr>
            </w:div>
            <w:div w:id="1303657985">
              <w:marLeft w:val="0"/>
              <w:marRight w:val="0"/>
              <w:marTop w:val="0"/>
              <w:marBottom w:val="0"/>
              <w:divBdr>
                <w:top w:val="none" w:sz="0" w:space="0" w:color="auto"/>
                <w:left w:val="none" w:sz="0" w:space="0" w:color="auto"/>
                <w:bottom w:val="none" w:sz="0" w:space="0" w:color="auto"/>
                <w:right w:val="none" w:sz="0" w:space="0" w:color="auto"/>
              </w:divBdr>
            </w:div>
            <w:div w:id="1066417710">
              <w:marLeft w:val="0"/>
              <w:marRight w:val="0"/>
              <w:marTop w:val="0"/>
              <w:marBottom w:val="0"/>
              <w:divBdr>
                <w:top w:val="none" w:sz="0" w:space="0" w:color="auto"/>
                <w:left w:val="none" w:sz="0" w:space="0" w:color="auto"/>
                <w:bottom w:val="none" w:sz="0" w:space="0" w:color="auto"/>
                <w:right w:val="none" w:sz="0" w:space="0" w:color="auto"/>
              </w:divBdr>
            </w:div>
            <w:div w:id="268582402">
              <w:marLeft w:val="0"/>
              <w:marRight w:val="0"/>
              <w:marTop w:val="0"/>
              <w:marBottom w:val="0"/>
              <w:divBdr>
                <w:top w:val="none" w:sz="0" w:space="0" w:color="auto"/>
                <w:left w:val="none" w:sz="0" w:space="0" w:color="auto"/>
                <w:bottom w:val="none" w:sz="0" w:space="0" w:color="auto"/>
                <w:right w:val="none" w:sz="0" w:space="0" w:color="auto"/>
              </w:divBdr>
            </w:div>
            <w:div w:id="1952279644">
              <w:marLeft w:val="0"/>
              <w:marRight w:val="0"/>
              <w:marTop w:val="0"/>
              <w:marBottom w:val="0"/>
              <w:divBdr>
                <w:top w:val="none" w:sz="0" w:space="0" w:color="auto"/>
                <w:left w:val="none" w:sz="0" w:space="0" w:color="auto"/>
                <w:bottom w:val="none" w:sz="0" w:space="0" w:color="auto"/>
                <w:right w:val="none" w:sz="0" w:space="0" w:color="auto"/>
              </w:divBdr>
            </w:div>
            <w:div w:id="989943427">
              <w:marLeft w:val="0"/>
              <w:marRight w:val="0"/>
              <w:marTop w:val="0"/>
              <w:marBottom w:val="0"/>
              <w:divBdr>
                <w:top w:val="none" w:sz="0" w:space="0" w:color="auto"/>
                <w:left w:val="none" w:sz="0" w:space="0" w:color="auto"/>
                <w:bottom w:val="none" w:sz="0" w:space="0" w:color="auto"/>
                <w:right w:val="none" w:sz="0" w:space="0" w:color="auto"/>
              </w:divBdr>
            </w:div>
            <w:div w:id="192572141">
              <w:marLeft w:val="0"/>
              <w:marRight w:val="0"/>
              <w:marTop w:val="0"/>
              <w:marBottom w:val="0"/>
              <w:divBdr>
                <w:top w:val="none" w:sz="0" w:space="0" w:color="auto"/>
                <w:left w:val="none" w:sz="0" w:space="0" w:color="auto"/>
                <w:bottom w:val="none" w:sz="0" w:space="0" w:color="auto"/>
                <w:right w:val="none" w:sz="0" w:space="0" w:color="auto"/>
              </w:divBdr>
            </w:div>
            <w:div w:id="1079403981">
              <w:marLeft w:val="0"/>
              <w:marRight w:val="0"/>
              <w:marTop w:val="0"/>
              <w:marBottom w:val="0"/>
              <w:divBdr>
                <w:top w:val="none" w:sz="0" w:space="0" w:color="auto"/>
                <w:left w:val="none" w:sz="0" w:space="0" w:color="auto"/>
                <w:bottom w:val="none" w:sz="0" w:space="0" w:color="auto"/>
                <w:right w:val="none" w:sz="0" w:space="0" w:color="auto"/>
              </w:divBdr>
            </w:div>
            <w:div w:id="2135636449">
              <w:marLeft w:val="0"/>
              <w:marRight w:val="0"/>
              <w:marTop w:val="0"/>
              <w:marBottom w:val="0"/>
              <w:divBdr>
                <w:top w:val="none" w:sz="0" w:space="0" w:color="auto"/>
                <w:left w:val="none" w:sz="0" w:space="0" w:color="auto"/>
                <w:bottom w:val="none" w:sz="0" w:space="0" w:color="auto"/>
                <w:right w:val="none" w:sz="0" w:space="0" w:color="auto"/>
              </w:divBdr>
            </w:div>
            <w:div w:id="149951183">
              <w:marLeft w:val="0"/>
              <w:marRight w:val="0"/>
              <w:marTop w:val="0"/>
              <w:marBottom w:val="0"/>
              <w:divBdr>
                <w:top w:val="none" w:sz="0" w:space="0" w:color="auto"/>
                <w:left w:val="none" w:sz="0" w:space="0" w:color="auto"/>
                <w:bottom w:val="none" w:sz="0" w:space="0" w:color="auto"/>
                <w:right w:val="none" w:sz="0" w:space="0" w:color="auto"/>
              </w:divBdr>
            </w:div>
            <w:div w:id="589659152">
              <w:marLeft w:val="0"/>
              <w:marRight w:val="0"/>
              <w:marTop w:val="0"/>
              <w:marBottom w:val="0"/>
              <w:divBdr>
                <w:top w:val="none" w:sz="0" w:space="0" w:color="auto"/>
                <w:left w:val="none" w:sz="0" w:space="0" w:color="auto"/>
                <w:bottom w:val="none" w:sz="0" w:space="0" w:color="auto"/>
                <w:right w:val="none" w:sz="0" w:space="0" w:color="auto"/>
              </w:divBdr>
            </w:div>
            <w:div w:id="423648272">
              <w:marLeft w:val="0"/>
              <w:marRight w:val="0"/>
              <w:marTop w:val="0"/>
              <w:marBottom w:val="0"/>
              <w:divBdr>
                <w:top w:val="none" w:sz="0" w:space="0" w:color="auto"/>
                <w:left w:val="none" w:sz="0" w:space="0" w:color="auto"/>
                <w:bottom w:val="none" w:sz="0" w:space="0" w:color="auto"/>
                <w:right w:val="none" w:sz="0" w:space="0" w:color="auto"/>
              </w:divBdr>
            </w:div>
            <w:div w:id="1696343646">
              <w:marLeft w:val="0"/>
              <w:marRight w:val="0"/>
              <w:marTop w:val="0"/>
              <w:marBottom w:val="0"/>
              <w:divBdr>
                <w:top w:val="none" w:sz="0" w:space="0" w:color="auto"/>
                <w:left w:val="none" w:sz="0" w:space="0" w:color="auto"/>
                <w:bottom w:val="none" w:sz="0" w:space="0" w:color="auto"/>
                <w:right w:val="none" w:sz="0" w:space="0" w:color="auto"/>
              </w:divBdr>
            </w:div>
            <w:div w:id="168297955">
              <w:marLeft w:val="0"/>
              <w:marRight w:val="0"/>
              <w:marTop w:val="0"/>
              <w:marBottom w:val="0"/>
              <w:divBdr>
                <w:top w:val="none" w:sz="0" w:space="0" w:color="auto"/>
                <w:left w:val="none" w:sz="0" w:space="0" w:color="auto"/>
                <w:bottom w:val="none" w:sz="0" w:space="0" w:color="auto"/>
                <w:right w:val="none" w:sz="0" w:space="0" w:color="auto"/>
              </w:divBdr>
            </w:div>
            <w:div w:id="1608536306">
              <w:marLeft w:val="0"/>
              <w:marRight w:val="0"/>
              <w:marTop w:val="0"/>
              <w:marBottom w:val="0"/>
              <w:divBdr>
                <w:top w:val="none" w:sz="0" w:space="0" w:color="auto"/>
                <w:left w:val="none" w:sz="0" w:space="0" w:color="auto"/>
                <w:bottom w:val="none" w:sz="0" w:space="0" w:color="auto"/>
                <w:right w:val="none" w:sz="0" w:space="0" w:color="auto"/>
              </w:divBdr>
            </w:div>
            <w:div w:id="1681350675">
              <w:marLeft w:val="0"/>
              <w:marRight w:val="0"/>
              <w:marTop w:val="0"/>
              <w:marBottom w:val="0"/>
              <w:divBdr>
                <w:top w:val="none" w:sz="0" w:space="0" w:color="auto"/>
                <w:left w:val="none" w:sz="0" w:space="0" w:color="auto"/>
                <w:bottom w:val="none" w:sz="0" w:space="0" w:color="auto"/>
                <w:right w:val="none" w:sz="0" w:space="0" w:color="auto"/>
              </w:divBdr>
            </w:div>
            <w:div w:id="1331563037">
              <w:marLeft w:val="0"/>
              <w:marRight w:val="0"/>
              <w:marTop w:val="0"/>
              <w:marBottom w:val="0"/>
              <w:divBdr>
                <w:top w:val="none" w:sz="0" w:space="0" w:color="auto"/>
                <w:left w:val="none" w:sz="0" w:space="0" w:color="auto"/>
                <w:bottom w:val="none" w:sz="0" w:space="0" w:color="auto"/>
                <w:right w:val="none" w:sz="0" w:space="0" w:color="auto"/>
              </w:divBdr>
            </w:div>
            <w:div w:id="105121009">
              <w:marLeft w:val="0"/>
              <w:marRight w:val="0"/>
              <w:marTop w:val="0"/>
              <w:marBottom w:val="0"/>
              <w:divBdr>
                <w:top w:val="none" w:sz="0" w:space="0" w:color="auto"/>
                <w:left w:val="none" w:sz="0" w:space="0" w:color="auto"/>
                <w:bottom w:val="none" w:sz="0" w:space="0" w:color="auto"/>
                <w:right w:val="none" w:sz="0" w:space="0" w:color="auto"/>
              </w:divBdr>
            </w:div>
            <w:div w:id="483275335">
              <w:marLeft w:val="0"/>
              <w:marRight w:val="0"/>
              <w:marTop w:val="0"/>
              <w:marBottom w:val="0"/>
              <w:divBdr>
                <w:top w:val="none" w:sz="0" w:space="0" w:color="auto"/>
                <w:left w:val="none" w:sz="0" w:space="0" w:color="auto"/>
                <w:bottom w:val="none" w:sz="0" w:space="0" w:color="auto"/>
                <w:right w:val="none" w:sz="0" w:space="0" w:color="auto"/>
              </w:divBdr>
            </w:div>
            <w:div w:id="1665932345">
              <w:marLeft w:val="0"/>
              <w:marRight w:val="0"/>
              <w:marTop w:val="0"/>
              <w:marBottom w:val="0"/>
              <w:divBdr>
                <w:top w:val="none" w:sz="0" w:space="0" w:color="auto"/>
                <w:left w:val="none" w:sz="0" w:space="0" w:color="auto"/>
                <w:bottom w:val="none" w:sz="0" w:space="0" w:color="auto"/>
                <w:right w:val="none" w:sz="0" w:space="0" w:color="auto"/>
              </w:divBdr>
            </w:div>
            <w:div w:id="995962218">
              <w:marLeft w:val="0"/>
              <w:marRight w:val="0"/>
              <w:marTop w:val="0"/>
              <w:marBottom w:val="0"/>
              <w:divBdr>
                <w:top w:val="none" w:sz="0" w:space="0" w:color="auto"/>
                <w:left w:val="none" w:sz="0" w:space="0" w:color="auto"/>
                <w:bottom w:val="none" w:sz="0" w:space="0" w:color="auto"/>
                <w:right w:val="none" w:sz="0" w:space="0" w:color="auto"/>
              </w:divBdr>
            </w:div>
            <w:div w:id="1322468895">
              <w:marLeft w:val="0"/>
              <w:marRight w:val="0"/>
              <w:marTop w:val="0"/>
              <w:marBottom w:val="0"/>
              <w:divBdr>
                <w:top w:val="none" w:sz="0" w:space="0" w:color="auto"/>
                <w:left w:val="none" w:sz="0" w:space="0" w:color="auto"/>
                <w:bottom w:val="none" w:sz="0" w:space="0" w:color="auto"/>
                <w:right w:val="none" w:sz="0" w:space="0" w:color="auto"/>
              </w:divBdr>
            </w:div>
            <w:div w:id="622730155">
              <w:marLeft w:val="0"/>
              <w:marRight w:val="0"/>
              <w:marTop w:val="0"/>
              <w:marBottom w:val="0"/>
              <w:divBdr>
                <w:top w:val="none" w:sz="0" w:space="0" w:color="auto"/>
                <w:left w:val="none" w:sz="0" w:space="0" w:color="auto"/>
                <w:bottom w:val="none" w:sz="0" w:space="0" w:color="auto"/>
                <w:right w:val="none" w:sz="0" w:space="0" w:color="auto"/>
              </w:divBdr>
            </w:div>
            <w:div w:id="2143426149">
              <w:marLeft w:val="0"/>
              <w:marRight w:val="0"/>
              <w:marTop w:val="0"/>
              <w:marBottom w:val="0"/>
              <w:divBdr>
                <w:top w:val="none" w:sz="0" w:space="0" w:color="auto"/>
                <w:left w:val="none" w:sz="0" w:space="0" w:color="auto"/>
                <w:bottom w:val="none" w:sz="0" w:space="0" w:color="auto"/>
                <w:right w:val="none" w:sz="0" w:space="0" w:color="auto"/>
              </w:divBdr>
            </w:div>
            <w:div w:id="743572364">
              <w:marLeft w:val="0"/>
              <w:marRight w:val="0"/>
              <w:marTop w:val="0"/>
              <w:marBottom w:val="0"/>
              <w:divBdr>
                <w:top w:val="none" w:sz="0" w:space="0" w:color="auto"/>
                <w:left w:val="none" w:sz="0" w:space="0" w:color="auto"/>
                <w:bottom w:val="none" w:sz="0" w:space="0" w:color="auto"/>
                <w:right w:val="none" w:sz="0" w:space="0" w:color="auto"/>
              </w:divBdr>
            </w:div>
            <w:div w:id="451558877">
              <w:marLeft w:val="0"/>
              <w:marRight w:val="0"/>
              <w:marTop w:val="0"/>
              <w:marBottom w:val="0"/>
              <w:divBdr>
                <w:top w:val="none" w:sz="0" w:space="0" w:color="auto"/>
                <w:left w:val="none" w:sz="0" w:space="0" w:color="auto"/>
                <w:bottom w:val="none" w:sz="0" w:space="0" w:color="auto"/>
                <w:right w:val="none" w:sz="0" w:space="0" w:color="auto"/>
              </w:divBdr>
            </w:div>
            <w:div w:id="1548300142">
              <w:marLeft w:val="0"/>
              <w:marRight w:val="0"/>
              <w:marTop w:val="0"/>
              <w:marBottom w:val="0"/>
              <w:divBdr>
                <w:top w:val="none" w:sz="0" w:space="0" w:color="auto"/>
                <w:left w:val="none" w:sz="0" w:space="0" w:color="auto"/>
                <w:bottom w:val="none" w:sz="0" w:space="0" w:color="auto"/>
                <w:right w:val="none" w:sz="0" w:space="0" w:color="auto"/>
              </w:divBdr>
            </w:div>
            <w:div w:id="329329814">
              <w:marLeft w:val="0"/>
              <w:marRight w:val="0"/>
              <w:marTop w:val="0"/>
              <w:marBottom w:val="0"/>
              <w:divBdr>
                <w:top w:val="none" w:sz="0" w:space="0" w:color="auto"/>
                <w:left w:val="none" w:sz="0" w:space="0" w:color="auto"/>
                <w:bottom w:val="none" w:sz="0" w:space="0" w:color="auto"/>
                <w:right w:val="none" w:sz="0" w:space="0" w:color="auto"/>
              </w:divBdr>
            </w:div>
            <w:div w:id="45952316">
              <w:marLeft w:val="0"/>
              <w:marRight w:val="0"/>
              <w:marTop w:val="0"/>
              <w:marBottom w:val="0"/>
              <w:divBdr>
                <w:top w:val="none" w:sz="0" w:space="0" w:color="auto"/>
                <w:left w:val="none" w:sz="0" w:space="0" w:color="auto"/>
                <w:bottom w:val="none" w:sz="0" w:space="0" w:color="auto"/>
                <w:right w:val="none" w:sz="0" w:space="0" w:color="auto"/>
              </w:divBdr>
            </w:div>
            <w:div w:id="1997880498">
              <w:marLeft w:val="0"/>
              <w:marRight w:val="0"/>
              <w:marTop w:val="0"/>
              <w:marBottom w:val="0"/>
              <w:divBdr>
                <w:top w:val="none" w:sz="0" w:space="0" w:color="auto"/>
                <w:left w:val="none" w:sz="0" w:space="0" w:color="auto"/>
                <w:bottom w:val="none" w:sz="0" w:space="0" w:color="auto"/>
                <w:right w:val="none" w:sz="0" w:space="0" w:color="auto"/>
              </w:divBdr>
            </w:div>
            <w:div w:id="294678351">
              <w:marLeft w:val="0"/>
              <w:marRight w:val="0"/>
              <w:marTop w:val="0"/>
              <w:marBottom w:val="0"/>
              <w:divBdr>
                <w:top w:val="none" w:sz="0" w:space="0" w:color="auto"/>
                <w:left w:val="none" w:sz="0" w:space="0" w:color="auto"/>
                <w:bottom w:val="none" w:sz="0" w:space="0" w:color="auto"/>
                <w:right w:val="none" w:sz="0" w:space="0" w:color="auto"/>
              </w:divBdr>
            </w:div>
            <w:div w:id="1496991506">
              <w:marLeft w:val="0"/>
              <w:marRight w:val="0"/>
              <w:marTop w:val="0"/>
              <w:marBottom w:val="0"/>
              <w:divBdr>
                <w:top w:val="none" w:sz="0" w:space="0" w:color="auto"/>
                <w:left w:val="none" w:sz="0" w:space="0" w:color="auto"/>
                <w:bottom w:val="none" w:sz="0" w:space="0" w:color="auto"/>
                <w:right w:val="none" w:sz="0" w:space="0" w:color="auto"/>
              </w:divBdr>
            </w:div>
            <w:div w:id="244152678">
              <w:marLeft w:val="0"/>
              <w:marRight w:val="0"/>
              <w:marTop w:val="0"/>
              <w:marBottom w:val="0"/>
              <w:divBdr>
                <w:top w:val="none" w:sz="0" w:space="0" w:color="auto"/>
                <w:left w:val="none" w:sz="0" w:space="0" w:color="auto"/>
                <w:bottom w:val="none" w:sz="0" w:space="0" w:color="auto"/>
                <w:right w:val="none" w:sz="0" w:space="0" w:color="auto"/>
              </w:divBdr>
            </w:div>
            <w:div w:id="1678653964">
              <w:marLeft w:val="0"/>
              <w:marRight w:val="0"/>
              <w:marTop w:val="0"/>
              <w:marBottom w:val="0"/>
              <w:divBdr>
                <w:top w:val="none" w:sz="0" w:space="0" w:color="auto"/>
                <w:left w:val="none" w:sz="0" w:space="0" w:color="auto"/>
                <w:bottom w:val="none" w:sz="0" w:space="0" w:color="auto"/>
                <w:right w:val="none" w:sz="0" w:space="0" w:color="auto"/>
              </w:divBdr>
            </w:div>
            <w:div w:id="1893690846">
              <w:marLeft w:val="0"/>
              <w:marRight w:val="0"/>
              <w:marTop w:val="0"/>
              <w:marBottom w:val="0"/>
              <w:divBdr>
                <w:top w:val="none" w:sz="0" w:space="0" w:color="auto"/>
                <w:left w:val="none" w:sz="0" w:space="0" w:color="auto"/>
                <w:bottom w:val="none" w:sz="0" w:space="0" w:color="auto"/>
                <w:right w:val="none" w:sz="0" w:space="0" w:color="auto"/>
              </w:divBdr>
            </w:div>
            <w:div w:id="40255233">
              <w:marLeft w:val="0"/>
              <w:marRight w:val="0"/>
              <w:marTop w:val="0"/>
              <w:marBottom w:val="0"/>
              <w:divBdr>
                <w:top w:val="none" w:sz="0" w:space="0" w:color="auto"/>
                <w:left w:val="none" w:sz="0" w:space="0" w:color="auto"/>
                <w:bottom w:val="none" w:sz="0" w:space="0" w:color="auto"/>
                <w:right w:val="none" w:sz="0" w:space="0" w:color="auto"/>
              </w:divBdr>
            </w:div>
            <w:div w:id="763189888">
              <w:marLeft w:val="0"/>
              <w:marRight w:val="0"/>
              <w:marTop w:val="0"/>
              <w:marBottom w:val="0"/>
              <w:divBdr>
                <w:top w:val="none" w:sz="0" w:space="0" w:color="auto"/>
                <w:left w:val="none" w:sz="0" w:space="0" w:color="auto"/>
                <w:bottom w:val="none" w:sz="0" w:space="0" w:color="auto"/>
                <w:right w:val="none" w:sz="0" w:space="0" w:color="auto"/>
              </w:divBdr>
            </w:div>
            <w:div w:id="24605165">
              <w:marLeft w:val="0"/>
              <w:marRight w:val="0"/>
              <w:marTop w:val="0"/>
              <w:marBottom w:val="0"/>
              <w:divBdr>
                <w:top w:val="none" w:sz="0" w:space="0" w:color="auto"/>
                <w:left w:val="none" w:sz="0" w:space="0" w:color="auto"/>
                <w:bottom w:val="none" w:sz="0" w:space="0" w:color="auto"/>
                <w:right w:val="none" w:sz="0" w:space="0" w:color="auto"/>
              </w:divBdr>
            </w:div>
            <w:div w:id="1099259528">
              <w:marLeft w:val="0"/>
              <w:marRight w:val="0"/>
              <w:marTop w:val="0"/>
              <w:marBottom w:val="0"/>
              <w:divBdr>
                <w:top w:val="none" w:sz="0" w:space="0" w:color="auto"/>
                <w:left w:val="none" w:sz="0" w:space="0" w:color="auto"/>
                <w:bottom w:val="none" w:sz="0" w:space="0" w:color="auto"/>
                <w:right w:val="none" w:sz="0" w:space="0" w:color="auto"/>
              </w:divBdr>
            </w:div>
            <w:div w:id="1035616604">
              <w:marLeft w:val="0"/>
              <w:marRight w:val="0"/>
              <w:marTop w:val="0"/>
              <w:marBottom w:val="0"/>
              <w:divBdr>
                <w:top w:val="none" w:sz="0" w:space="0" w:color="auto"/>
                <w:left w:val="none" w:sz="0" w:space="0" w:color="auto"/>
                <w:bottom w:val="none" w:sz="0" w:space="0" w:color="auto"/>
                <w:right w:val="none" w:sz="0" w:space="0" w:color="auto"/>
              </w:divBdr>
            </w:div>
            <w:div w:id="331446582">
              <w:marLeft w:val="0"/>
              <w:marRight w:val="0"/>
              <w:marTop w:val="0"/>
              <w:marBottom w:val="0"/>
              <w:divBdr>
                <w:top w:val="none" w:sz="0" w:space="0" w:color="auto"/>
                <w:left w:val="none" w:sz="0" w:space="0" w:color="auto"/>
                <w:bottom w:val="none" w:sz="0" w:space="0" w:color="auto"/>
                <w:right w:val="none" w:sz="0" w:space="0" w:color="auto"/>
              </w:divBdr>
            </w:div>
            <w:div w:id="1040547161">
              <w:marLeft w:val="0"/>
              <w:marRight w:val="0"/>
              <w:marTop w:val="0"/>
              <w:marBottom w:val="0"/>
              <w:divBdr>
                <w:top w:val="none" w:sz="0" w:space="0" w:color="auto"/>
                <w:left w:val="none" w:sz="0" w:space="0" w:color="auto"/>
                <w:bottom w:val="none" w:sz="0" w:space="0" w:color="auto"/>
                <w:right w:val="none" w:sz="0" w:space="0" w:color="auto"/>
              </w:divBdr>
            </w:div>
            <w:div w:id="1555774952">
              <w:marLeft w:val="0"/>
              <w:marRight w:val="0"/>
              <w:marTop w:val="0"/>
              <w:marBottom w:val="0"/>
              <w:divBdr>
                <w:top w:val="none" w:sz="0" w:space="0" w:color="auto"/>
                <w:left w:val="none" w:sz="0" w:space="0" w:color="auto"/>
                <w:bottom w:val="none" w:sz="0" w:space="0" w:color="auto"/>
                <w:right w:val="none" w:sz="0" w:space="0" w:color="auto"/>
              </w:divBdr>
            </w:div>
            <w:div w:id="2103331275">
              <w:marLeft w:val="0"/>
              <w:marRight w:val="0"/>
              <w:marTop w:val="0"/>
              <w:marBottom w:val="0"/>
              <w:divBdr>
                <w:top w:val="none" w:sz="0" w:space="0" w:color="auto"/>
                <w:left w:val="none" w:sz="0" w:space="0" w:color="auto"/>
                <w:bottom w:val="none" w:sz="0" w:space="0" w:color="auto"/>
                <w:right w:val="none" w:sz="0" w:space="0" w:color="auto"/>
              </w:divBdr>
            </w:div>
            <w:div w:id="497424590">
              <w:marLeft w:val="0"/>
              <w:marRight w:val="0"/>
              <w:marTop w:val="0"/>
              <w:marBottom w:val="0"/>
              <w:divBdr>
                <w:top w:val="none" w:sz="0" w:space="0" w:color="auto"/>
                <w:left w:val="none" w:sz="0" w:space="0" w:color="auto"/>
                <w:bottom w:val="none" w:sz="0" w:space="0" w:color="auto"/>
                <w:right w:val="none" w:sz="0" w:space="0" w:color="auto"/>
              </w:divBdr>
            </w:div>
            <w:div w:id="608008755">
              <w:marLeft w:val="0"/>
              <w:marRight w:val="0"/>
              <w:marTop w:val="0"/>
              <w:marBottom w:val="0"/>
              <w:divBdr>
                <w:top w:val="none" w:sz="0" w:space="0" w:color="auto"/>
                <w:left w:val="none" w:sz="0" w:space="0" w:color="auto"/>
                <w:bottom w:val="none" w:sz="0" w:space="0" w:color="auto"/>
                <w:right w:val="none" w:sz="0" w:space="0" w:color="auto"/>
              </w:divBdr>
            </w:div>
            <w:div w:id="286160956">
              <w:marLeft w:val="0"/>
              <w:marRight w:val="0"/>
              <w:marTop w:val="0"/>
              <w:marBottom w:val="0"/>
              <w:divBdr>
                <w:top w:val="none" w:sz="0" w:space="0" w:color="auto"/>
                <w:left w:val="none" w:sz="0" w:space="0" w:color="auto"/>
                <w:bottom w:val="none" w:sz="0" w:space="0" w:color="auto"/>
                <w:right w:val="none" w:sz="0" w:space="0" w:color="auto"/>
              </w:divBdr>
            </w:div>
            <w:div w:id="888541408">
              <w:marLeft w:val="0"/>
              <w:marRight w:val="0"/>
              <w:marTop w:val="0"/>
              <w:marBottom w:val="0"/>
              <w:divBdr>
                <w:top w:val="none" w:sz="0" w:space="0" w:color="auto"/>
                <w:left w:val="none" w:sz="0" w:space="0" w:color="auto"/>
                <w:bottom w:val="none" w:sz="0" w:space="0" w:color="auto"/>
                <w:right w:val="none" w:sz="0" w:space="0" w:color="auto"/>
              </w:divBdr>
            </w:div>
            <w:div w:id="1543517270">
              <w:marLeft w:val="0"/>
              <w:marRight w:val="0"/>
              <w:marTop w:val="0"/>
              <w:marBottom w:val="0"/>
              <w:divBdr>
                <w:top w:val="none" w:sz="0" w:space="0" w:color="auto"/>
                <w:left w:val="none" w:sz="0" w:space="0" w:color="auto"/>
                <w:bottom w:val="none" w:sz="0" w:space="0" w:color="auto"/>
                <w:right w:val="none" w:sz="0" w:space="0" w:color="auto"/>
              </w:divBdr>
            </w:div>
            <w:div w:id="1769766491">
              <w:marLeft w:val="0"/>
              <w:marRight w:val="0"/>
              <w:marTop w:val="0"/>
              <w:marBottom w:val="0"/>
              <w:divBdr>
                <w:top w:val="none" w:sz="0" w:space="0" w:color="auto"/>
                <w:left w:val="none" w:sz="0" w:space="0" w:color="auto"/>
                <w:bottom w:val="none" w:sz="0" w:space="0" w:color="auto"/>
                <w:right w:val="none" w:sz="0" w:space="0" w:color="auto"/>
              </w:divBdr>
            </w:div>
            <w:div w:id="116724758">
              <w:marLeft w:val="0"/>
              <w:marRight w:val="0"/>
              <w:marTop w:val="0"/>
              <w:marBottom w:val="0"/>
              <w:divBdr>
                <w:top w:val="none" w:sz="0" w:space="0" w:color="auto"/>
                <w:left w:val="none" w:sz="0" w:space="0" w:color="auto"/>
                <w:bottom w:val="none" w:sz="0" w:space="0" w:color="auto"/>
                <w:right w:val="none" w:sz="0" w:space="0" w:color="auto"/>
              </w:divBdr>
            </w:div>
            <w:div w:id="777873785">
              <w:marLeft w:val="0"/>
              <w:marRight w:val="0"/>
              <w:marTop w:val="0"/>
              <w:marBottom w:val="0"/>
              <w:divBdr>
                <w:top w:val="none" w:sz="0" w:space="0" w:color="auto"/>
                <w:left w:val="none" w:sz="0" w:space="0" w:color="auto"/>
                <w:bottom w:val="none" w:sz="0" w:space="0" w:color="auto"/>
                <w:right w:val="none" w:sz="0" w:space="0" w:color="auto"/>
              </w:divBdr>
            </w:div>
            <w:div w:id="20329301">
              <w:marLeft w:val="0"/>
              <w:marRight w:val="0"/>
              <w:marTop w:val="0"/>
              <w:marBottom w:val="0"/>
              <w:divBdr>
                <w:top w:val="none" w:sz="0" w:space="0" w:color="auto"/>
                <w:left w:val="none" w:sz="0" w:space="0" w:color="auto"/>
                <w:bottom w:val="none" w:sz="0" w:space="0" w:color="auto"/>
                <w:right w:val="none" w:sz="0" w:space="0" w:color="auto"/>
              </w:divBdr>
            </w:div>
            <w:div w:id="1356269068">
              <w:marLeft w:val="0"/>
              <w:marRight w:val="0"/>
              <w:marTop w:val="0"/>
              <w:marBottom w:val="0"/>
              <w:divBdr>
                <w:top w:val="none" w:sz="0" w:space="0" w:color="auto"/>
                <w:left w:val="none" w:sz="0" w:space="0" w:color="auto"/>
                <w:bottom w:val="none" w:sz="0" w:space="0" w:color="auto"/>
                <w:right w:val="none" w:sz="0" w:space="0" w:color="auto"/>
              </w:divBdr>
            </w:div>
            <w:div w:id="2106488852">
              <w:marLeft w:val="0"/>
              <w:marRight w:val="0"/>
              <w:marTop w:val="0"/>
              <w:marBottom w:val="0"/>
              <w:divBdr>
                <w:top w:val="none" w:sz="0" w:space="0" w:color="auto"/>
                <w:left w:val="none" w:sz="0" w:space="0" w:color="auto"/>
                <w:bottom w:val="none" w:sz="0" w:space="0" w:color="auto"/>
                <w:right w:val="none" w:sz="0" w:space="0" w:color="auto"/>
              </w:divBdr>
            </w:div>
            <w:div w:id="935402951">
              <w:marLeft w:val="0"/>
              <w:marRight w:val="0"/>
              <w:marTop w:val="0"/>
              <w:marBottom w:val="0"/>
              <w:divBdr>
                <w:top w:val="none" w:sz="0" w:space="0" w:color="auto"/>
                <w:left w:val="none" w:sz="0" w:space="0" w:color="auto"/>
                <w:bottom w:val="none" w:sz="0" w:space="0" w:color="auto"/>
                <w:right w:val="none" w:sz="0" w:space="0" w:color="auto"/>
              </w:divBdr>
            </w:div>
            <w:div w:id="1525552547">
              <w:marLeft w:val="0"/>
              <w:marRight w:val="0"/>
              <w:marTop w:val="0"/>
              <w:marBottom w:val="0"/>
              <w:divBdr>
                <w:top w:val="none" w:sz="0" w:space="0" w:color="auto"/>
                <w:left w:val="none" w:sz="0" w:space="0" w:color="auto"/>
                <w:bottom w:val="none" w:sz="0" w:space="0" w:color="auto"/>
                <w:right w:val="none" w:sz="0" w:space="0" w:color="auto"/>
              </w:divBdr>
            </w:div>
            <w:div w:id="639307007">
              <w:marLeft w:val="0"/>
              <w:marRight w:val="0"/>
              <w:marTop w:val="0"/>
              <w:marBottom w:val="0"/>
              <w:divBdr>
                <w:top w:val="none" w:sz="0" w:space="0" w:color="auto"/>
                <w:left w:val="none" w:sz="0" w:space="0" w:color="auto"/>
                <w:bottom w:val="none" w:sz="0" w:space="0" w:color="auto"/>
                <w:right w:val="none" w:sz="0" w:space="0" w:color="auto"/>
              </w:divBdr>
            </w:div>
            <w:div w:id="272399493">
              <w:marLeft w:val="0"/>
              <w:marRight w:val="0"/>
              <w:marTop w:val="0"/>
              <w:marBottom w:val="0"/>
              <w:divBdr>
                <w:top w:val="none" w:sz="0" w:space="0" w:color="auto"/>
                <w:left w:val="none" w:sz="0" w:space="0" w:color="auto"/>
                <w:bottom w:val="none" w:sz="0" w:space="0" w:color="auto"/>
                <w:right w:val="none" w:sz="0" w:space="0" w:color="auto"/>
              </w:divBdr>
            </w:div>
            <w:div w:id="910239593">
              <w:marLeft w:val="0"/>
              <w:marRight w:val="0"/>
              <w:marTop w:val="0"/>
              <w:marBottom w:val="0"/>
              <w:divBdr>
                <w:top w:val="none" w:sz="0" w:space="0" w:color="auto"/>
                <w:left w:val="none" w:sz="0" w:space="0" w:color="auto"/>
                <w:bottom w:val="none" w:sz="0" w:space="0" w:color="auto"/>
                <w:right w:val="none" w:sz="0" w:space="0" w:color="auto"/>
              </w:divBdr>
            </w:div>
            <w:div w:id="127017216">
              <w:marLeft w:val="0"/>
              <w:marRight w:val="0"/>
              <w:marTop w:val="0"/>
              <w:marBottom w:val="0"/>
              <w:divBdr>
                <w:top w:val="none" w:sz="0" w:space="0" w:color="auto"/>
                <w:left w:val="none" w:sz="0" w:space="0" w:color="auto"/>
                <w:bottom w:val="none" w:sz="0" w:space="0" w:color="auto"/>
                <w:right w:val="none" w:sz="0" w:space="0" w:color="auto"/>
              </w:divBdr>
            </w:div>
            <w:div w:id="469518048">
              <w:marLeft w:val="0"/>
              <w:marRight w:val="0"/>
              <w:marTop w:val="0"/>
              <w:marBottom w:val="0"/>
              <w:divBdr>
                <w:top w:val="none" w:sz="0" w:space="0" w:color="auto"/>
                <w:left w:val="none" w:sz="0" w:space="0" w:color="auto"/>
                <w:bottom w:val="none" w:sz="0" w:space="0" w:color="auto"/>
                <w:right w:val="none" w:sz="0" w:space="0" w:color="auto"/>
              </w:divBdr>
            </w:div>
            <w:div w:id="297493646">
              <w:marLeft w:val="0"/>
              <w:marRight w:val="0"/>
              <w:marTop w:val="0"/>
              <w:marBottom w:val="0"/>
              <w:divBdr>
                <w:top w:val="none" w:sz="0" w:space="0" w:color="auto"/>
                <w:left w:val="none" w:sz="0" w:space="0" w:color="auto"/>
                <w:bottom w:val="none" w:sz="0" w:space="0" w:color="auto"/>
                <w:right w:val="none" w:sz="0" w:space="0" w:color="auto"/>
              </w:divBdr>
            </w:div>
            <w:div w:id="780219987">
              <w:marLeft w:val="0"/>
              <w:marRight w:val="0"/>
              <w:marTop w:val="0"/>
              <w:marBottom w:val="0"/>
              <w:divBdr>
                <w:top w:val="none" w:sz="0" w:space="0" w:color="auto"/>
                <w:left w:val="none" w:sz="0" w:space="0" w:color="auto"/>
                <w:bottom w:val="none" w:sz="0" w:space="0" w:color="auto"/>
                <w:right w:val="none" w:sz="0" w:space="0" w:color="auto"/>
              </w:divBdr>
            </w:div>
            <w:div w:id="866143142">
              <w:marLeft w:val="0"/>
              <w:marRight w:val="0"/>
              <w:marTop w:val="0"/>
              <w:marBottom w:val="0"/>
              <w:divBdr>
                <w:top w:val="none" w:sz="0" w:space="0" w:color="auto"/>
                <w:left w:val="none" w:sz="0" w:space="0" w:color="auto"/>
                <w:bottom w:val="none" w:sz="0" w:space="0" w:color="auto"/>
                <w:right w:val="none" w:sz="0" w:space="0" w:color="auto"/>
              </w:divBdr>
            </w:div>
            <w:div w:id="1073313864">
              <w:marLeft w:val="0"/>
              <w:marRight w:val="0"/>
              <w:marTop w:val="0"/>
              <w:marBottom w:val="0"/>
              <w:divBdr>
                <w:top w:val="none" w:sz="0" w:space="0" w:color="auto"/>
                <w:left w:val="none" w:sz="0" w:space="0" w:color="auto"/>
                <w:bottom w:val="none" w:sz="0" w:space="0" w:color="auto"/>
                <w:right w:val="none" w:sz="0" w:space="0" w:color="auto"/>
              </w:divBdr>
            </w:div>
            <w:div w:id="35005660">
              <w:marLeft w:val="0"/>
              <w:marRight w:val="0"/>
              <w:marTop w:val="0"/>
              <w:marBottom w:val="0"/>
              <w:divBdr>
                <w:top w:val="none" w:sz="0" w:space="0" w:color="auto"/>
                <w:left w:val="none" w:sz="0" w:space="0" w:color="auto"/>
                <w:bottom w:val="none" w:sz="0" w:space="0" w:color="auto"/>
                <w:right w:val="none" w:sz="0" w:space="0" w:color="auto"/>
              </w:divBdr>
            </w:div>
            <w:div w:id="524249183">
              <w:marLeft w:val="0"/>
              <w:marRight w:val="0"/>
              <w:marTop w:val="0"/>
              <w:marBottom w:val="0"/>
              <w:divBdr>
                <w:top w:val="none" w:sz="0" w:space="0" w:color="auto"/>
                <w:left w:val="none" w:sz="0" w:space="0" w:color="auto"/>
                <w:bottom w:val="none" w:sz="0" w:space="0" w:color="auto"/>
                <w:right w:val="none" w:sz="0" w:space="0" w:color="auto"/>
              </w:divBdr>
            </w:div>
            <w:div w:id="659620786">
              <w:marLeft w:val="0"/>
              <w:marRight w:val="0"/>
              <w:marTop w:val="0"/>
              <w:marBottom w:val="0"/>
              <w:divBdr>
                <w:top w:val="none" w:sz="0" w:space="0" w:color="auto"/>
                <w:left w:val="none" w:sz="0" w:space="0" w:color="auto"/>
                <w:bottom w:val="none" w:sz="0" w:space="0" w:color="auto"/>
                <w:right w:val="none" w:sz="0" w:space="0" w:color="auto"/>
              </w:divBdr>
            </w:div>
            <w:div w:id="1481266664">
              <w:marLeft w:val="0"/>
              <w:marRight w:val="0"/>
              <w:marTop w:val="0"/>
              <w:marBottom w:val="0"/>
              <w:divBdr>
                <w:top w:val="none" w:sz="0" w:space="0" w:color="auto"/>
                <w:left w:val="none" w:sz="0" w:space="0" w:color="auto"/>
                <w:bottom w:val="none" w:sz="0" w:space="0" w:color="auto"/>
                <w:right w:val="none" w:sz="0" w:space="0" w:color="auto"/>
              </w:divBdr>
            </w:div>
            <w:div w:id="1173759097">
              <w:marLeft w:val="0"/>
              <w:marRight w:val="0"/>
              <w:marTop w:val="0"/>
              <w:marBottom w:val="0"/>
              <w:divBdr>
                <w:top w:val="none" w:sz="0" w:space="0" w:color="auto"/>
                <w:left w:val="none" w:sz="0" w:space="0" w:color="auto"/>
                <w:bottom w:val="none" w:sz="0" w:space="0" w:color="auto"/>
                <w:right w:val="none" w:sz="0" w:space="0" w:color="auto"/>
              </w:divBdr>
            </w:div>
            <w:div w:id="1511144562">
              <w:marLeft w:val="0"/>
              <w:marRight w:val="0"/>
              <w:marTop w:val="0"/>
              <w:marBottom w:val="0"/>
              <w:divBdr>
                <w:top w:val="none" w:sz="0" w:space="0" w:color="auto"/>
                <w:left w:val="none" w:sz="0" w:space="0" w:color="auto"/>
                <w:bottom w:val="none" w:sz="0" w:space="0" w:color="auto"/>
                <w:right w:val="none" w:sz="0" w:space="0" w:color="auto"/>
              </w:divBdr>
            </w:div>
            <w:div w:id="143931143">
              <w:marLeft w:val="0"/>
              <w:marRight w:val="0"/>
              <w:marTop w:val="0"/>
              <w:marBottom w:val="0"/>
              <w:divBdr>
                <w:top w:val="none" w:sz="0" w:space="0" w:color="auto"/>
                <w:left w:val="none" w:sz="0" w:space="0" w:color="auto"/>
                <w:bottom w:val="none" w:sz="0" w:space="0" w:color="auto"/>
                <w:right w:val="none" w:sz="0" w:space="0" w:color="auto"/>
              </w:divBdr>
            </w:div>
            <w:div w:id="272783324">
              <w:marLeft w:val="0"/>
              <w:marRight w:val="0"/>
              <w:marTop w:val="0"/>
              <w:marBottom w:val="0"/>
              <w:divBdr>
                <w:top w:val="none" w:sz="0" w:space="0" w:color="auto"/>
                <w:left w:val="none" w:sz="0" w:space="0" w:color="auto"/>
                <w:bottom w:val="none" w:sz="0" w:space="0" w:color="auto"/>
                <w:right w:val="none" w:sz="0" w:space="0" w:color="auto"/>
              </w:divBdr>
            </w:div>
            <w:div w:id="956326875">
              <w:marLeft w:val="0"/>
              <w:marRight w:val="0"/>
              <w:marTop w:val="0"/>
              <w:marBottom w:val="0"/>
              <w:divBdr>
                <w:top w:val="none" w:sz="0" w:space="0" w:color="auto"/>
                <w:left w:val="none" w:sz="0" w:space="0" w:color="auto"/>
                <w:bottom w:val="none" w:sz="0" w:space="0" w:color="auto"/>
                <w:right w:val="none" w:sz="0" w:space="0" w:color="auto"/>
              </w:divBdr>
            </w:div>
            <w:div w:id="1823691184">
              <w:marLeft w:val="0"/>
              <w:marRight w:val="0"/>
              <w:marTop w:val="0"/>
              <w:marBottom w:val="0"/>
              <w:divBdr>
                <w:top w:val="none" w:sz="0" w:space="0" w:color="auto"/>
                <w:left w:val="none" w:sz="0" w:space="0" w:color="auto"/>
                <w:bottom w:val="none" w:sz="0" w:space="0" w:color="auto"/>
                <w:right w:val="none" w:sz="0" w:space="0" w:color="auto"/>
              </w:divBdr>
            </w:div>
            <w:div w:id="1866670429">
              <w:marLeft w:val="0"/>
              <w:marRight w:val="0"/>
              <w:marTop w:val="0"/>
              <w:marBottom w:val="0"/>
              <w:divBdr>
                <w:top w:val="none" w:sz="0" w:space="0" w:color="auto"/>
                <w:left w:val="none" w:sz="0" w:space="0" w:color="auto"/>
                <w:bottom w:val="none" w:sz="0" w:space="0" w:color="auto"/>
                <w:right w:val="none" w:sz="0" w:space="0" w:color="auto"/>
              </w:divBdr>
            </w:div>
            <w:div w:id="1935361568">
              <w:marLeft w:val="0"/>
              <w:marRight w:val="0"/>
              <w:marTop w:val="0"/>
              <w:marBottom w:val="0"/>
              <w:divBdr>
                <w:top w:val="none" w:sz="0" w:space="0" w:color="auto"/>
                <w:left w:val="none" w:sz="0" w:space="0" w:color="auto"/>
                <w:bottom w:val="none" w:sz="0" w:space="0" w:color="auto"/>
                <w:right w:val="none" w:sz="0" w:space="0" w:color="auto"/>
              </w:divBdr>
            </w:div>
            <w:div w:id="1472795569">
              <w:marLeft w:val="0"/>
              <w:marRight w:val="0"/>
              <w:marTop w:val="0"/>
              <w:marBottom w:val="0"/>
              <w:divBdr>
                <w:top w:val="none" w:sz="0" w:space="0" w:color="auto"/>
                <w:left w:val="none" w:sz="0" w:space="0" w:color="auto"/>
                <w:bottom w:val="none" w:sz="0" w:space="0" w:color="auto"/>
                <w:right w:val="none" w:sz="0" w:space="0" w:color="auto"/>
              </w:divBdr>
            </w:div>
            <w:div w:id="1903518678">
              <w:marLeft w:val="0"/>
              <w:marRight w:val="0"/>
              <w:marTop w:val="0"/>
              <w:marBottom w:val="0"/>
              <w:divBdr>
                <w:top w:val="none" w:sz="0" w:space="0" w:color="auto"/>
                <w:left w:val="none" w:sz="0" w:space="0" w:color="auto"/>
                <w:bottom w:val="none" w:sz="0" w:space="0" w:color="auto"/>
                <w:right w:val="none" w:sz="0" w:space="0" w:color="auto"/>
              </w:divBdr>
            </w:div>
            <w:div w:id="995761224">
              <w:marLeft w:val="0"/>
              <w:marRight w:val="0"/>
              <w:marTop w:val="0"/>
              <w:marBottom w:val="0"/>
              <w:divBdr>
                <w:top w:val="none" w:sz="0" w:space="0" w:color="auto"/>
                <w:left w:val="none" w:sz="0" w:space="0" w:color="auto"/>
                <w:bottom w:val="none" w:sz="0" w:space="0" w:color="auto"/>
                <w:right w:val="none" w:sz="0" w:space="0" w:color="auto"/>
              </w:divBdr>
            </w:div>
            <w:div w:id="395665113">
              <w:marLeft w:val="0"/>
              <w:marRight w:val="0"/>
              <w:marTop w:val="0"/>
              <w:marBottom w:val="0"/>
              <w:divBdr>
                <w:top w:val="none" w:sz="0" w:space="0" w:color="auto"/>
                <w:left w:val="none" w:sz="0" w:space="0" w:color="auto"/>
                <w:bottom w:val="none" w:sz="0" w:space="0" w:color="auto"/>
                <w:right w:val="none" w:sz="0" w:space="0" w:color="auto"/>
              </w:divBdr>
            </w:div>
            <w:div w:id="1564028885">
              <w:marLeft w:val="0"/>
              <w:marRight w:val="0"/>
              <w:marTop w:val="0"/>
              <w:marBottom w:val="0"/>
              <w:divBdr>
                <w:top w:val="none" w:sz="0" w:space="0" w:color="auto"/>
                <w:left w:val="none" w:sz="0" w:space="0" w:color="auto"/>
                <w:bottom w:val="none" w:sz="0" w:space="0" w:color="auto"/>
                <w:right w:val="none" w:sz="0" w:space="0" w:color="auto"/>
              </w:divBdr>
            </w:div>
            <w:div w:id="660276758">
              <w:marLeft w:val="0"/>
              <w:marRight w:val="0"/>
              <w:marTop w:val="0"/>
              <w:marBottom w:val="0"/>
              <w:divBdr>
                <w:top w:val="none" w:sz="0" w:space="0" w:color="auto"/>
                <w:left w:val="none" w:sz="0" w:space="0" w:color="auto"/>
                <w:bottom w:val="none" w:sz="0" w:space="0" w:color="auto"/>
                <w:right w:val="none" w:sz="0" w:space="0" w:color="auto"/>
              </w:divBdr>
            </w:div>
            <w:div w:id="2105295833">
              <w:marLeft w:val="0"/>
              <w:marRight w:val="0"/>
              <w:marTop w:val="0"/>
              <w:marBottom w:val="0"/>
              <w:divBdr>
                <w:top w:val="none" w:sz="0" w:space="0" w:color="auto"/>
                <w:left w:val="none" w:sz="0" w:space="0" w:color="auto"/>
                <w:bottom w:val="none" w:sz="0" w:space="0" w:color="auto"/>
                <w:right w:val="none" w:sz="0" w:space="0" w:color="auto"/>
              </w:divBdr>
            </w:div>
            <w:div w:id="2102067422">
              <w:marLeft w:val="0"/>
              <w:marRight w:val="0"/>
              <w:marTop w:val="0"/>
              <w:marBottom w:val="0"/>
              <w:divBdr>
                <w:top w:val="none" w:sz="0" w:space="0" w:color="auto"/>
                <w:left w:val="none" w:sz="0" w:space="0" w:color="auto"/>
                <w:bottom w:val="none" w:sz="0" w:space="0" w:color="auto"/>
                <w:right w:val="none" w:sz="0" w:space="0" w:color="auto"/>
              </w:divBdr>
            </w:div>
            <w:div w:id="1537618819">
              <w:marLeft w:val="0"/>
              <w:marRight w:val="0"/>
              <w:marTop w:val="0"/>
              <w:marBottom w:val="0"/>
              <w:divBdr>
                <w:top w:val="none" w:sz="0" w:space="0" w:color="auto"/>
                <w:left w:val="none" w:sz="0" w:space="0" w:color="auto"/>
                <w:bottom w:val="none" w:sz="0" w:space="0" w:color="auto"/>
                <w:right w:val="none" w:sz="0" w:space="0" w:color="auto"/>
              </w:divBdr>
            </w:div>
            <w:div w:id="889224405">
              <w:marLeft w:val="0"/>
              <w:marRight w:val="0"/>
              <w:marTop w:val="0"/>
              <w:marBottom w:val="0"/>
              <w:divBdr>
                <w:top w:val="none" w:sz="0" w:space="0" w:color="auto"/>
                <w:left w:val="none" w:sz="0" w:space="0" w:color="auto"/>
                <w:bottom w:val="none" w:sz="0" w:space="0" w:color="auto"/>
                <w:right w:val="none" w:sz="0" w:space="0" w:color="auto"/>
              </w:divBdr>
            </w:div>
            <w:div w:id="819804736">
              <w:marLeft w:val="0"/>
              <w:marRight w:val="0"/>
              <w:marTop w:val="0"/>
              <w:marBottom w:val="0"/>
              <w:divBdr>
                <w:top w:val="none" w:sz="0" w:space="0" w:color="auto"/>
                <w:left w:val="none" w:sz="0" w:space="0" w:color="auto"/>
                <w:bottom w:val="none" w:sz="0" w:space="0" w:color="auto"/>
                <w:right w:val="none" w:sz="0" w:space="0" w:color="auto"/>
              </w:divBdr>
            </w:div>
            <w:div w:id="1144195321">
              <w:marLeft w:val="0"/>
              <w:marRight w:val="0"/>
              <w:marTop w:val="0"/>
              <w:marBottom w:val="0"/>
              <w:divBdr>
                <w:top w:val="none" w:sz="0" w:space="0" w:color="auto"/>
                <w:left w:val="none" w:sz="0" w:space="0" w:color="auto"/>
                <w:bottom w:val="none" w:sz="0" w:space="0" w:color="auto"/>
                <w:right w:val="none" w:sz="0" w:space="0" w:color="auto"/>
              </w:divBdr>
            </w:div>
            <w:div w:id="11765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3742">
      <w:bodyDiv w:val="1"/>
      <w:marLeft w:val="0"/>
      <w:marRight w:val="0"/>
      <w:marTop w:val="0"/>
      <w:marBottom w:val="0"/>
      <w:divBdr>
        <w:top w:val="none" w:sz="0" w:space="0" w:color="auto"/>
        <w:left w:val="none" w:sz="0" w:space="0" w:color="auto"/>
        <w:bottom w:val="none" w:sz="0" w:space="0" w:color="auto"/>
        <w:right w:val="none" w:sz="0" w:space="0" w:color="auto"/>
      </w:divBdr>
    </w:div>
    <w:div w:id="1115976640">
      <w:bodyDiv w:val="1"/>
      <w:marLeft w:val="0"/>
      <w:marRight w:val="0"/>
      <w:marTop w:val="0"/>
      <w:marBottom w:val="0"/>
      <w:divBdr>
        <w:top w:val="none" w:sz="0" w:space="0" w:color="auto"/>
        <w:left w:val="none" w:sz="0" w:space="0" w:color="auto"/>
        <w:bottom w:val="none" w:sz="0" w:space="0" w:color="auto"/>
        <w:right w:val="none" w:sz="0" w:space="0" w:color="auto"/>
      </w:divBdr>
    </w:div>
    <w:div w:id="1119688684">
      <w:bodyDiv w:val="1"/>
      <w:marLeft w:val="0"/>
      <w:marRight w:val="0"/>
      <w:marTop w:val="0"/>
      <w:marBottom w:val="0"/>
      <w:divBdr>
        <w:top w:val="none" w:sz="0" w:space="0" w:color="auto"/>
        <w:left w:val="none" w:sz="0" w:space="0" w:color="auto"/>
        <w:bottom w:val="none" w:sz="0" w:space="0" w:color="auto"/>
        <w:right w:val="none" w:sz="0" w:space="0" w:color="auto"/>
      </w:divBdr>
      <w:divsChild>
        <w:div w:id="1955549845">
          <w:marLeft w:val="0"/>
          <w:marRight w:val="0"/>
          <w:marTop w:val="0"/>
          <w:marBottom w:val="0"/>
          <w:divBdr>
            <w:top w:val="none" w:sz="0" w:space="0" w:color="auto"/>
            <w:left w:val="none" w:sz="0" w:space="0" w:color="auto"/>
            <w:bottom w:val="none" w:sz="0" w:space="0" w:color="auto"/>
            <w:right w:val="none" w:sz="0" w:space="0" w:color="auto"/>
          </w:divBdr>
          <w:divsChild>
            <w:div w:id="1736585199">
              <w:marLeft w:val="0"/>
              <w:marRight w:val="0"/>
              <w:marTop w:val="0"/>
              <w:marBottom w:val="0"/>
              <w:divBdr>
                <w:top w:val="none" w:sz="0" w:space="0" w:color="auto"/>
                <w:left w:val="none" w:sz="0" w:space="0" w:color="auto"/>
                <w:bottom w:val="none" w:sz="0" w:space="0" w:color="auto"/>
                <w:right w:val="none" w:sz="0" w:space="0" w:color="auto"/>
              </w:divBdr>
            </w:div>
            <w:div w:id="116026322">
              <w:marLeft w:val="0"/>
              <w:marRight w:val="0"/>
              <w:marTop w:val="0"/>
              <w:marBottom w:val="0"/>
              <w:divBdr>
                <w:top w:val="none" w:sz="0" w:space="0" w:color="auto"/>
                <w:left w:val="none" w:sz="0" w:space="0" w:color="auto"/>
                <w:bottom w:val="none" w:sz="0" w:space="0" w:color="auto"/>
                <w:right w:val="none" w:sz="0" w:space="0" w:color="auto"/>
              </w:divBdr>
            </w:div>
            <w:div w:id="311638123">
              <w:marLeft w:val="0"/>
              <w:marRight w:val="0"/>
              <w:marTop w:val="0"/>
              <w:marBottom w:val="0"/>
              <w:divBdr>
                <w:top w:val="none" w:sz="0" w:space="0" w:color="auto"/>
                <w:left w:val="none" w:sz="0" w:space="0" w:color="auto"/>
                <w:bottom w:val="none" w:sz="0" w:space="0" w:color="auto"/>
                <w:right w:val="none" w:sz="0" w:space="0" w:color="auto"/>
              </w:divBdr>
            </w:div>
            <w:div w:id="2102295159">
              <w:marLeft w:val="0"/>
              <w:marRight w:val="0"/>
              <w:marTop w:val="0"/>
              <w:marBottom w:val="0"/>
              <w:divBdr>
                <w:top w:val="none" w:sz="0" w:space="0" w:color="auto"/>
                <w:left w:val="none" w:sz="0" w:space="0" w:color="auto"/>
                <w:bottom w:val="none" w:sz="0" w:space="0" w:color="auto"/>
                <w:right w:val="none" w:sz="0" w:space="0" w:color="auto"/>
              </w:divBdr>
            </w:div>
            <w:div w:id="1165166847">
              <w:marLeft w:val="0"/>
              <w:marRight w:val="0"/>
              <w:marTop w:val="0"/>
              <w:marBottom w:val="0"/>
              <w:divBdr>
                <w:top w:val="none" w:sz="0" w:space="0" w:color="auto"/>
                <w:left w:val="none" w:sz="0" w:space="0" w:color="auto"/>
                <w:bottom w:val="none" w:sz="0" w:space="0" w:color="auto"/>
                <w:right w:val="none" w:sz="0" w:space="0" w:color="auto"/>
              </w:divBdr>
            </w:div>
            <w:div w:id="703136639">
              <w:marLeft w:val="0"/>
              <w:marRight w:val="0"/>
              <w:marTop w:val="0"/>
              <w:marBottom w:val="0"/>
              <w:divBdr>
                <w:top w:val="none" w:sz="0" w:space="0" w:color="auto"/>
                <w:left w:val="none" w:sz="0" w:space="0" w:color="auto"/>
                <w:bottom w:val="none" w:sz="0" w:space="0" w:color="auto"/>
                <w:right w:val="none" w:sz="0" w:space="0" w:color="auto"/>
              </w:divBdr>
            </w:div>
            <w:div w:id="440295288">
              <w:marLeft w:val="0"/>
              <w:marRight w:val="0"/>
              <w:marTop w:val="0"/>
              <w:marBottom w:val="0"/>
              <w:divBdr>
                <w:top w:val="none" w:sz="0" w:space="0" w:color="auto"/>
                <w:left w:val="none" w:sz="0" w:space="0" w:color="auto"/>
                <w:bottom w:val="none" w:sz="0" w:space="0" w:color="auto"/>
                <w:right w:val="none" w:sz="0" w:space="0" w:color="auto"/>
              </w:divBdr>
            </w:div>
            <w:div w:id="798569505">
              <w:marLeft w:val="0"/>
              <w:marRight w:val="0"/>
              <w:marTop w:val="0"/>
              <w:marBottom w:val="0"/>
              <w:divBdr>
                <w:top w:val="none" w:sz="0" w:space="0" w:color="auto"/>
                <w:left w:val="none" w:sz="0" w:space="0" w:color="auto"/>
                <w:bottom w:val="none" w:sz="0" w:space="0" w:color="auto"/>
                <w:right w:val="none" w:sz="0" w:space="0" w:color="auto"/>
              </w:divBdr>
            </w:div>
            <w:div w:id="2084372639">
              <w:marLeft w:val="0"/>
              <w:marRight w:val="0"/>
              <w:marTop w:val="0"/>
              <w:marBottom w:val="0"/>
              <w:divBdr>
                <w:top w:val="none" w:sz="0" w:space="0" w:color="auto"/>
                <w:left w:val="none" w:sz="0" w:space="0" w:color="auto"/>
                <w:bottom w:val="none" w:sz="0" w:space="0" w:color="auto"/>
                <w:right w:val="none" w:sz="0" w:space="0" w:color="auto"/>
              </w:divBdr>
            </w:div>
            <w:div w:id="1477063535">
              <w:marLeft w:val="0"/>
              <w:marRight w:val="0"/>
              <w:marTop w:val="0"/>
              <w:marBottom w:val="0"/>
              <w:divBdr>
                <w:top w:val="none" w:sz="0" w:space="0" w:color="auto"/>
                <w:left w:val="none" w:sz="0" w:space="0" w:color="auto"/>
                <w:bottom w:val="none" w:sz="0" w:space="0" w:color="auto"/>
                <w:right w:val="none" w:sz="0" w:space="0" w:color="auto"/>
              </w:divBdr>
            </w:div>
            <w:div w:id="1109856071">
              <w:marLeft w:val="0"/>
              <w:marRight w:val="0"/>
              <w:marTop w:val="0"/>
              <w:marBottom w:val="0"/>
              <w:divBdr>
                <w:top w:val="none" w:sz="0" w:space="0" w:color="auto"/>
                <w:left w:val="none" w:sz="0" w:space="0" w:color="auto"/>
                <w:bottom w:val="none" w:sz="0" w:space="0" w:color="auto"/>
                <w:right w:val="none" w:sz="0" w:space="0" w:color="auto"/>
              </w:divBdr>
            </w:div>
            <w:div w:id="866405333">
              <w:marLeft w:val="0"/>
              <w:marRight w:val="0"/>
              <w:marTop w:val="0"/>
              <w:marBottom w:val="0"/>
              <w:divBdr>
                <w:top w:val="none" w:sz="0" w:space="0" w:color="auto"/>
                <w:left w:val="none" w:sz="0" w:space="0" w:color="auto"/>
                <w:bottom w:val="none" w:sz="0" w:space="0" w:color="auto"/>
                <w:right w:val="none" w:sz="0" w:space="0" w:color="auto"/>
              </w:divBdr>
            </w:div>
            <w:div w:id="1345670902">
              <w:marLeft w:val="0"/>
              <w:marRight w:val="0"/>
              <w:marTop w:val="0"/>
              <w:marBottom w:val="0"/>
              <w:divBdr>
                <w:top w:val="none" w:sz="0" w:space="0" w:color="auto"/>
                <w:left w:val="none" w:sz="0" w:space="0" w:color="auto"/>
                <w:bottom w:val="none" w:sz="0" w:space="0" w:color="auto"/>
                <w:right w:val="none" w:sz="0" w:space="0" w:color="auto"/>
              </w:divBdr>
            </w:div>
            <w:div w:id="1114636793">
              <w:marLeft w:val="0"/>
              <w:marRight w:val="0"/>
              <w:marTop w:val="0"/>
              <w:marBottom w:val="0"/>
              <w:divBdr>
                <w:top w:val="none" w:sz="0" w:space="0" w:color="auto"/>
                <w:left w:val="none" w:sz="0" w:space="0" w:color="auto"/>
                <w:bottom w:val="none" w:sz="0" w:space="0" w:color="auto"/>
                <w:right w:val="none" w:sz="0" w:space="0" w:color="auto"/>
              </w:divBdr>
            </w:div>
            <w:div w:id="1046102941">
              <w:marLeft w:val="0"/>
              <w:marRight w:val="0"/>
              <w:marTop w:val="0"/>
              <w:marBottom w:val="0"/>
              <w:divBdr>
                <w:top w:val="none" w:sz="0" w:space="0" w:color="auto"/>
                <w:left w:val="none" w:sz="0" w:space="0" w:color="auto"/>
                <w:bottom w:val="none" w:sz="0" w:space="0" w:color="auto"/>
                <w:right w:val="none" w:sz="0" w:space="0" w:color="auto"/>
              </w:divBdr>
            </w:div>
            <w:div w:id="123425578">
              <w:marLeft w:val="0"/>
              <w:marRight w:val="0"/>
              <w:marTop w:val="0"/>
              <w:marBottom w:val="0"/>
              <w:divBdr>
                <w:top w:val="none" w:sz="0" w:space="0" w:color="auto"/>
                <w:left w:val="none" w:sz="0" w:space="0" w:color="auto"/>
                <w:bottom w:val="none" w:sz="0" w:space="0" w:color="auto"/>
                <w:right w:val="none" w:sz="0" w:space="0" w:color="auto"/>
              </w:divBdr>
            </w:div>
            <w:div w:id="448210564">
              <w:marLeft w:val="0"/>
              <w:marRight w:val="0"/>
              <w:marTop w:val="0"/>
              <w:marBottom w:val="0"/>
              <w:divBdr>
                <w:top w:val="none" w:sz="0" w:space="0" w:color="auto"/>
                <w:left w:val="none" w:sz="0" w:space="0" w:color="auto"/>
                <w:bottom w:val="none" w:sz="0" w:space="0" w:color="auto"/>
                <w:right w:val="none" w:sz="0" w:space="0" w:color="auto"/>
              </w:divBdr>
            </w:div>
            <w:div w:id="804811738">
              <w:marLeft w:val="0"/>
              <w:marRight w:val="0"/>
              <w:marTop w:val="0"/>
              <w:marBottom w:val="0"/>
              <w:divBdr>
                <w:top w:val="none" w:sz="0" w:space="0" w:color="auto"/>
                <w:left w:val="none" w:sz="0" w:space="0" w:color="auto"/>
                <w:bottom w:val="none" w:sz="0" w:space="0" w:color="auto"/>
                <w:right w:val="none" w:sz="0" w:space="0" w:color="auto"/>
              </w:divBdr>
            </w:div>
            <w:div w:id="547225773">
              <w:marLeft w:val="0"/>
              <w:marRight w:val="0"/>
              <w:marTop w:val="0"/>
              <w:marBottom w:val="0"/>
              <w:divBdr>
                <w:top w:val="none" w:sz="0" w:space="0" w:color="auto"/>
                <w:left w:val="none" w:sz="0" w:space="0" w:color="auto"/>
                <w:bottom w:val="none" w:sz="0" w:space="0" w:color="auto"/>
                <w:right w:val="none" w:sz="0" w:space="0" w:color="auto"/>
              </w:divBdr>
            </w:div>
            <w:div w:id="11804793">
              <w:marLeft w:val="0"/>
              <w:marRight w:val="0"/>
              <w:marTop w:val="0"/>
              <w:marBottom w:val="0"/>
              <w:divBdr>
                <w:top w:val="none" w:sz="0" w:space="0" w:color="auto"/>
                <w:left w:val="none" w:sz="0" w:space="0" w:color="auto"/>
                <w:bottom w:val="none" w:sz="0" w:space="0" w:color="auto"/>
                <w:right w:val="none" w:sz="0" w:space="0" w:color="auto"/>
              </w:divBdr>
            </w:div>
            <w:div w:id="1547450795">
              <w:marLeft w:val="0"/>
              <w:marRight w:val="0"/>
              <w:marTop w:val="0"/>
              <w:marBottom w:val="0"/>
              <w:divBdr>
                <w:top w:val="none" w:sz="0" w:space="0" w:color="auto"/>
                <w:left w:val="none" w:sz="0" w:space="0" w:color="auto"/>
                <w:bottom w:val="none" w:sz="0" w:space="0" w:color="auto"/>
                <w:right w:val="none" w:sz="0" w:space="0" w:color="auto"/>
              </w:divBdr>
            </w:div>
            <w:div w:id="1612322007">
              <w:marLeft w:val="0"/>
              <w:marRight w:val="0"/>
              <w:marTop w:val="0"/>
              <w:marBottom w:val="0"/>
              <w:divBdr>
                <w:top w:val="none" w:sz="0" w:space="0" w:color="auto"/>
                <w:left w:val="none" w:sz="0" w:space="0" w:color="auto"/>
                <w:bottom w:val="none" w:sz="0" w:space="0" w:color="auto"/>
                <w:right w:val="none" w:sz="0" w:space="0" w:color="auto"/>
              </w:divBdr>
            </w:div>
            <w:div w:id="2135369934">
              <w:marLeft w:val="0"/>
              <w:marRight w:val="0"/>
              <w:marTop w:val="0"/>
              <w:marBottom w:val="0"/>
              <w:divBdr>
                <w:top w:val="none" w:sz="0" w:space="0" w:color="auto"/>
                <w:left w:val="none" w:sz="0" w:space="0" w:color="auto"/>
                <w:bottom w:val="none" w:sz="0" w:space="0" w:color="auto"/>
                <w:right w:val="none" w:sz="0" w:space="0" w:color="auto"/>
              </w:divBdr>
            </w:div>
            <w:div w:id="1892495767">
              <w:marLeft w:val="0"/>
              <w:marRight w:val="0"/>
              <w:marTop w:val="0"/>
              <w:marBottom w:val="0"/>
              <w:divBdr>
                <w:top w:val="none" w:sz="0" w:space="0" w:color="auto"/>
                <w:left w:val="none" w:sz="0" w:space="0" w:color="auto"/>
                <w:bottom w:val="none" w:sz="0" w:space="0" w:color="auto"/>
                <w:right w:val="none" w:sz="0" w:space="0" w:color="auto"/>
              </w:divBdr>
            </w:div>
            <w:div w:id="16739279">
              <w:marLeft w:val="0"/>
              <w:marRight w:val="0"/>
              <w:marTop w:val="0"/>
              <w:marBottom w:val="0"/>
              <w:divBdr>
                <w:top w:val="none" w:sz="0" w:space="0" w:color="auto"/>
                <w:left w:val="none" w:sz="0" w:space="0" w:color="auto"/>
                <w:bottom w:val="none" w:sz="0" w:space="0" w:color="auto"/>
                <w:right w:val="none" w:sz="0" w:space="0" w:color="auto"/>
              </w:divBdr>
            </w:div>
            <w:div w:id="37709670">
              <w:marLeft w:val="0"/>
              <w:marRight w:val="0"/>
              <w:marTop w:val="0"/>
              <w:marBottom w:val="0"/>
              <w:divBdr>
                <w:top w:val="none" w:sz="0" w:space="0" w:color="auto"/>
                <w:left w:val="none" w:sz="0" w:space="0" w:color="auto"/>
                <w:bottom w:val="none" w:sz="0" w:space="0" w:color="auto"/>
                <w:right w:val="none" w:sz="0" w:space="0" w:color="auto"/>
              </w:divBdr>
            </w:div>
            <w:div w:id="1690330433">
              <w:marLeft w:val="0"/>
              <w:marRight w:val="0"/>
              <w:marTop w:val="0"/>
              <w:marBottom w:val="0"/>
              <w:divBdr>
                <w:top w:val="none" w:sz="0" w:space="0" w:color="auto"/>
                <w:left w:val="none" w:sz="0" w:space="0" w:color="auto"/>
                <w:bottom w:val="none" w:sz="0" w:space="0" w:color="auto"/>
                <w:right w:val="none" w:sz="0" w:space="0" w:color="auto"/>
              </w:divBdr>
            </w:div>
            <w:div w:id="102769681">
              <w:marLeft w:val="0"/>
              <w:marRight w:val="0"/>
              <w:marTop w:val="0"/>
              <w:marBottom w:val="0"/>
              <w:divBdr>
                <w:top w:val="none" w:sz="0" w:space="0" w:color="auto"/>
                <w:left w:val="none" w:sz="0" w:space="0" w:color="auto"/>
                <w:bottom w:val="none" w:sz="0" w:space="0" w:color="auto"/>
                <w:right w:val="none" w:sz="0" w:space="0" w:color="auto"/>
              </w:divBdr>
            </w:div>
            <w:div w:id="782722655">
              <w:marLeft w:val="0"/>
              <w:marRight w:val="0"/>
              <w:marTop w:val="0"/>
              <w:marBottom w:val="0"/>
              <w:divBdr>
                <w:top w:val="none" w:sz="0" w:space="0" w:color="auto"/>
                <w:left w:val="none" w:sz="0" w:space="0" w:color="auto"/>
                <w:bottom w:val="none" w:sz="0" w:space="0" w:color="auto"/>
                <w:right w:val="none" w:sz="0" w:space="0" w:color="auto"/>
              </w:divBdr>
            </w:div>
            <w:div w:id="2143112742">
              <w:marLeft w:val="0"/>
              <w:marRight w:val="0"/>
              <w:marTop w:val="0"/>
              <w:marBottom w:val="0"/>
              <w:divBdr>
                <w:top w:val="none" w:sz="0" w:space="0" w:color="auto"/>
                <w:left w:val="none" w:sz="0" w:space="0" w:color="auto"/>
                <w:bottom w:val="none" w:sz="0" w:space="0" w:color="auto"/>
                <w:right w:val="none" w:sz="0" w:space="0" w:color="auto"/>
              </w:divBdr>
            </w:div>
            <w:div w:id="877006766">
              <w:marLeft w:val="0"/>
              <w:marRight w:val="0"/>
              <w:marTop w:val="0"/>
              <w:marBottom w:val="0"/>
              <w:divBdr>
                <w:top w:val="none" w:sz="0" w:space="0" w:color="auto"/>
                <w:left w:val="none" w:sz="0" w:space="0" w:color="auto"/>
                <w:bottom w:val="none" w:sz="0" w:space="0" w:color="auto"/>
                <w:right w:val="none" w:sz="0" w:space="0" w:color="auto"/>
              </w:divBdr>
            </w:div>
            <w:div w:id="259414661">
              <w:marLeft w:val="0"/>
              <w:marRight w:val="0"/>
              <w:marTop w:val="0"/>
              <w:marBottom w:val="0"/>
              <w:divBdr>
                <w:top w:val="none" w:sz="0" w:space="0" w:color="auto"/>
                <w:left w:val="none" w:sz="0" w:space="0" w:color="auto"/>
                <w:bottom w:val="none" w:sz="0" w:space="0" w:color="auto"/>
                <w:right w:val="none" w:sz="0" w:space="0" w:color="auto"/>
              </w:divBdr>
            </w:div>
            <w:div w:id="1248072954">
              <w:marLeft w:val="0"/>
              <w:marRight w:val="0"/>
              <w:marTop w:val="0"/>
              <w:marBottom w:val="0"/>
              <w:divBdr>
                <w:top w:val="none" w:sz="0" w:space="0" w:color="auto"/>
                <w:left w:val="none" w:sz="0" w:space="0" w:color="auto"/>
                <w:bottom w:val="none" w:sz="0" w:space="0" w:color="auto"/>
                <w:right w:val="none" w:sz="0" w:space="0" w:color="auto"/>
              </w:divBdr>
            </w:div>
            <w:div w:id="1243221272">
              <w:marLeft w:val="0"/>
              <w:marRight w:val="0"/>
              <w:marTop w:val="0"/>
              <w:marBottom w:val="0"/>
              <w:divBdr>
                <w:top w:val="none" w:sz="0" w:space="0" w:color="auto"/>
                <w:left w:val="none" w:sz="0" w:space="0" w:color="auto"/>
                <w:bottom w:val="none" w:sz="0" w:space="0" w:color="auto"/>
                <w:right w:val="none" w:sz="0" w:space="0" w:color="auto"/>
              </w:divBdr>
            </w:div>
            <w:div w:id="1419525360">
              <w:marLeft w:val="0"/>
              <w:marRight w:val="0"/>
              <w:marTop w:val="0"/>
              <w:marBottom w:val="0"/>
              <w:divBdr>
                <w:top w:val="none" w:sz="0" w:space="0" w:color="auto"/>
                <w:left w:val="none" w:sz="0" w:space="0" w:color="auto"/>
                <w:bottom w:val="none" w:sz="0" w:space="0" w:color="auto"/>
                <w:right w:val="none" w:sz="0" w:space="0" w:color="auto"/>
              </w:divBdr>
            </w:div>
            <w:div w:id="1670980373">
              <w:marLeft w:val="0"/>
              <w:marRight w:val="0"/>
              <w:marTop w:val="0"/>
              <w:marBottom w:val="0"/>
              <w:divBdr>
                <w:top w:val="none" w:sz="0" w:space="0" w:color="auto"/>
                <w:left w:val="none" w:sz="0" w:space="0" w:color="auto"/>
                <w:bottom w:val="none" w:sz="0" w:space="0" w:color="auto"/>
                <w:right w:val="none" w:sz="0" w:space="0" w:color="auto"/>
              </w:divBdr>
            </w:div>
            <w:div w:id="1816333148">
              <w:marLeft w:val="0"/>
              <w:marRight w:val="0"/>
              <w:marTop w:val="0"/>
              <w:marBottom w:val="0"/>
              <w:divBdr>
                <w:top w:val="none" w:sz="0" w:space="0" w:color="auto"/>
                <w:left w:val="none" w:sz="0" w:space="0" w:color="auto"/>
                <w:bottom w:val="none" w:sz="0" w:space="0" w:color="auto"/>
                <w:right w:val="none" w:sz="0" w:space="0" w:color="auto"/>
              </w:divBdr>
            </w:div>
            <w:div w:id="1224173286">
              <w:marLeft w:val="0"/>
              <w:marRight w:val="0"/>
              <w:marTop w:val="0"/>
              <w:marBottom w:val="0"/>
              <w:divBdr>
                <w:top w:val="none" w:sz="0" w:space="0" w:color="auto"/>
                <w:left w:val="none" w:sz="0" w:space="0" w:color="auto"/>
                <w:bottom w:val="none" w:sz="0" w:space="0" w:color="auto"/>
                <w:right w:val="none" w:sz="0" w:space="0" w:color="auto"/>
              </w:divBdr>
            </w:div>
            <w:div w:id="1043866370">
              <w:marLeft w:val="0"/>
              <w:marRight w:val="0"/>
              <w:marTop w:val="0"/>
              <w:marBottom w:val="0"/>
              <w:divBdr>
                <w:top w:val="none" w:sz="0" w:space="0" w:color="auto"/>
                <w:left w:val="none" w:sz="0" w:space="0" w:color="auto"/>
                <w:bottom w:val="none" w:sz="0" w:space="0" w:color="auto"/>
                <w:right w:val="none" w:sz="0" w:space="0" w:color="auto"/>
              </w:divBdr>
            </w:div>
            <w:div w:id="683673162">
              <w:marLeft w:val="0"/>
              <w:marRight w:val="0"/>
              <w:marTop w:val="0"/>
              <w:marBottom w:val="0"/>
              <w:divBdr>
                <w:top w:val="none" w:sz="0" w:space="0" w:color="auto"/>
                <w:left w:val="none" w:sz="0" w:space="0" w:color="auto"/>
                <w:bottom w:val="none" w:sz="0" w:space="0" w:color="auto"/>
                <w:right w:val="none" w:sz="0" w:space="0" w:color="auto"/>
              </w:divBdr>
            </w:div>
            <w:div w:id="1171917798">
              <w:marLeft w:val="0"/>
              <w:marRight w:val="0"/>
              <w:marTop w:val="0"/>
              <w:marBottom w:val="0"/>
              <w:divBdr>
                <w:top w:val="none" w:sz="0" w:space="0" w:color="auto"/>
                <w:left w:val="none" w:sz="0" w:space="0" w:color="auto"/>
                <w:bottom w:val="none" w:sz="0" w:space="0" w:color="auto"/>
                <w:right w:val="none" w:sz="0" w:space="0" w:color="auto"/>
              </w:divBdr>
            </w:div>
            <w:div w:id="272638774">
              <w:marLeft w:val="0"/>
              <w:marRight w:val="0"/>
              <w:marTop w:val="0"/>
              <w:marBottom w:val="0"/>
              <w:divBdr>
                <w:top w:val="none" w:sz="0" w:space="0" w:color="auto"/>
                <w:left w:val="none" w:sz="0" w:space="0" w:color="auto"/>
                <w:bottom w:val="none" w:sz="0" w:space="0" w:color="auto"/>
                <w:right w:val="none" w:sz="0" w:space="0" w:color="auto"/>
              </w:divBdr>
            </w:div>
            <w:div w:id="1806584844">
              <w:marLeft w:val="0"/>
              <w:marRight w:val="0"/>
              <w:marTop w:val="0"/>
              <w:marBottom w:val="0"/>
              <w:divBdr>
                <w:top w:val="none" w:sz="0" w:space="0" w:color="auto"/>
                <w:left w:val="none" w:sz="0" w:space="0" w:color="auto"/>
                <w:bottom w:val="none" w:sz="0" w:space="0" w:color="auto"/>
                <w:right w:val="none" w:sz="0" w:space="0" w:color="auto"/>
              </w:divBdr>
            </w:div>
            <w:div w:id="1979726093">
              <w:marLeft w:val="0"/>
              <w:marRight w:val="0"/>
              <w:marTop w:val="0"/>
              <w:marBottom w:val="0"/>
              <w:divBdr>
                <w:top w:val="none" w:sz="0" w:space="0" w:color="auto"/>
                <w:left w:val="none" w:sz="0" w:space="0" w:color="auto"/>
                <w:bottom w:val="none" w:sz="0" w:space="0" w:color="auto"/>
                <w:right w:val="none" w:sz="0" w:space="0" w:color="auto"/>
              </w:divBdr>
            </w:div>
            <w:div w:id="847017831">
              <w:marLeft w:val="0"/>
              <w:marRight w:val="0"/>
              <w:marTop w:val="0"/>
              <w:marBottom w:val="0"/>
              <w:divBdr>
                <w:top w:val="none" w:sz="0" w:space="0" w:color="auto"/>
                <w:left w:val="none" w:sz="0" w:space="0" w:color="auto"/>
                <w:bottom w:val="none" w:sz="0" w:space="0" w:color="auto"/>
                <w:right w:val="none" w:sz="0" w:space="0" w:color="auto"/>
              </w:divBdr>
            </w:div>
            <w:div w:id="1612593195">
              <w:marLeft w:val="0"/>
              <w:marRight w:val="0"/>
              <w:marTop w:val="0"/>
              <w:marBottom w:val="0"/>
              <w:divBdr>
                <w:top w:val="none" w:sz="0" w:space="0" w:color="auto"/>
                <w:left w:val="none" w:sz="0" w:space="0" w:color="auto"/>
                <w:bottom w:val="none" w:sz="0" w:space="0" w:color="auto"/>
                <w:right w:val="none" w:sz="0" w:space="0" w:color="auto"/>
              </w:divBdr>
            </w:div>
            <w:div w:id="1575553218">
              <w:marLeft w:val="0"/>
              <w:marRight w:val="0"/>
              <w:marTop w:val="0"/>
              <w:marBottom w:val="0"/>
              <w:divBdr>
                <w:top w:val="none" w:sz="0" w:space="0" w:color="auto"/>
                <w:left w:val="none" w:sz="0" w:space="0" w:color="auto"/>
                <w:bottom w:val="none" w:sz="0" w:space="0" w:color="auto"/>
                <w:right w:val="none" w:sz="0" w:space="0" w:color="auto"/>
              </w:divBdr>
            </w:div>
            <w:div w:id="86729625">
              <w:marLeft w:val="0"/>
              <w:marRight w:val="0"/>
              <w:marTop w:val="0"/>
              <w:marBottom w:val="0"/>
              <w:divBdr>
                <w:top w:val="none" w:sz="0" w:space="0" w:color="auto"/>
                <w:left w:val="none" w:sz="0" w:space="0" w:color="auto"/>
                <w:bottom w:val="none" w:sz="0" w:space="0" w:color="auto"/>
                <w:right w:val="none" w:sz="0" w:space="0" w:color="auto"/>
              </w:divBdr>
            </w:div>
            <w:div w:id="276790660">
              <w:marLeft w:val="0"/>
              <w:marRight w:val="0"/>
              <w:marTop w:val="0"/>
              <w:marBottom w:val="0"/>
              <w:divBdr>
                <w:top w:val="none" w:sz="0" w:space="0" w:color="auto"/>
                <w:left w:val="none" w:sz="0" w:space="0" w:color="auto"/>
                <w:bottom w:val="none" w:sz="0" w:space="0" w:color="auto"/>
                <w:right w:val="none" w:sz="0" w:space="0" w:color="auto"/>
              </w:divBdr>
            </w:div>
            <w:div w:id="1533416753">
              <w:marLeft w:val="0"/>
              <w:marRight w:val="0"/>
              <w:marTop w:val="0"/>
              <w:marBottom w:val="0"/>
              <w:divBdr>
                <w:top w:val="none" w:sz="0" w:space="0" w:color="auto"/>
                <w:left w:val="none" w:sz="0" w:space="0" w:color="auto"/>
                <w:bottom w:val="none" w:sz="0" w:space="0" w:color="auto"/>
                <w:right w:val="none" w:sz="0" w:space="0" w:color="auto"/>
              </w:divBdr>
            </w:div>
            <w:div w:id="369958436">
              <w:marLeft w:val="0"/>
              <w:marRight w:val="0"/>
              <w:marTop w:val="0"/>
              <w:marBottom w:val="0"/>
              <w:divBdr>
                <w:top w:val="none" w:sz="0" w:space="0" w:color="auto"/>
                <w:left w:val="none" w:sz="0" w:space="0" w:color="auto"/>
                <w:bottom w:val="none" w:sz="0" w:space="0" w:color="auto"/>
                <w:right w:val="none" w:sz="0" w:space="0" w:color="auto"/>
              </w:divBdr>
            </w:div>
            <w:div w:id="1504975615">
              <w:marLeft w:val="0"/>
              <w:marRight w:val="0"/>
              <w:marTop w:val="0"/>
              <w:marBottom w:val="0"/>
              <w:divBdr>
                <w:top w:val="none" w:sz="0" w:space="0" w:color="auto"/>
                <w:left w:val="none" w:sz="0" w:space="0" w:color="auto"/>
                <w:bottom w:val="none" w:sz="0" w:space="0" w:color="auto"/>
                <w:right w:val="none" w:sz="0" w:space="0" w:color="auto"/>
              </w:divBdr>
            </w:div>
            <w:div w:id="1231768222">
              <w:marLeft w:val="0"/>
              <w:marRight w:val="0"/>
              <w:marTop w:val="0"/>
              <w:marBottom w:val="0"/>
              <w:divBdr>
                <w:top w:val="none" w:sz="0" w:space="0" w:color="auto"/>
                <w:left w:val="none" w:sz="0" w:space="0" w:color="auto"/>
                <w:bottom w:val="none" w:sz="0" w:space="0" w:color="auto"/>
                <w:right w:val="none" w:sz="0" w:space="0" w:color="auto"/>
              </w:divBdr>
            </w:div>
            <w:div w:id="832336668">
              <w:marLeft w:val="0"/>
              <w:marRight w:val="0"/>
              <w:marTop w:val="0"/>
              <w:marBottom w:val="0"/>
              <w:divBdr>
                <w:top w:val="none" w:sz="0" w:space="0" w:color="auto"/>
                <w:left w:val="none" w:sz="0" w:space="0" w:color="auto"/>
                <w:bottom w:val="none" w:sz="0" w:space="0" w:color="auto"/>
                <w:right w:val="none" w:sz="0" w:space="0" w:color="auto"/>
              </w:divBdr>
            </w:div>
            <w:div w:id="874276618">
              <w:marLeft w:val="0"/>
              <w:marRight w:val="0"/>
              <w:marTop w:val="0"/>
              <w:marBottom w:val="0"/>
              <w:divBdr>
                <w:top w:val="none" w:sz="0" w:space="0" w:color="auto"/>
                <w:left w:val="none" w:sz="0" w:space="0" w:color="auto"/>
                <w:bottom w:val="none" w:sz="0" w:space="0" w:color="auto"/>
                <w:right w:val="none" w:sz="0" w:space="0" w:color="auto"/>
              </w:divBdr>
            </w:div>
            <w:div w:id="428284021">
              <w:marLeft w:val="0"/>
              <w:marRight w:val="0"/>
              <w:marTop w:val="0"/>
              <w:marBottom w:val="0"/>
              <w:divBdr>
                <w:top w:val="none" w:sz="0" w:space="0" w:color="auto"/>
                <w:left w:val="none" w:sz="0" w:space="0" w:color="auto"/>
                <w:bottom w:val="none" w:sz="0" w:space="0" w:color="auto"/>
                <w:right w:val="none" w:sz="0" w:space="0" w:color="auto"/>
              </w:divBdr>
            </w:div>
            <w:div w:id="1304777506">
              <w:marLeft w:val="0"/>
              <w:marRight w:val="0"/>
              <w:marTop w:val="0"/>
              <w:marBottom w:val="0"/>
              <w:divBdr>
                <w:top w:val="none" w:sz="0" w:space="0" w:color="auto"/>
                <w:left w:val="none" w:sz="0" w:space="0" w:color="auto"/>
                <w:bottom w:val="none" w:sz="0" w:space="0" w:color="auto"/>
                <w:right w:val="none" w:sz="0" w:space="0" w:color="auto"/>
              </w:divBdr>
            </w:div>
            <w:div w:id="1476529277">
              <w:marLeft w:val="0"/>
              <w:marRight w:val="0"/>
              <w:marTop w:val="0"/>
              <w:marBottom w:val="0"/>
              <w:divBdr>
                <w:top w:val="none" w:sz="0" w:space="0" w:color="auto"/>
                <w:left w:val="none" w:sz="0" w:space="0" w:color="auto"/>
                <w:bottom w:val="none" w:sz="0" w:space="0" w:color="auto"/>
                <w:right w:val="none" w:sz="0" w:space="0" w:color="auto"/>
              </w:divBdr>
            </w:div>
            <w:div w:id="371273056">
              <w:marLeft w:val="0"/>
              <w:marRight w:val="0"/>
              <w:marTop w:val="0"/>
              <w:marBottom w:val="0"/>
              <w:divBdr>
                <w:top w:val="none" w:sz="0" w:space="0" w:color="auto"/>
                <w:left w:val="none" w:sz="0" w:space="0" w:color="auto"/>
                <w:bottom w:val="none" w:sz="0" w:space="0" w:color="auto"/>
                <w:right w:val="none" w:sz="0" w:space="0" w:color="auto"/>
              </w:divBdr>
            </w:div>
            <w:div w:id="1514344332">
              <w:marLeft w:val="0"/>
              <w:marRight w:val="0"/>
              <w:marTop w:val="0"/>
              <w:marBottom w:val="0"/>
              <w:divBdr>
                <w:top w:val="none" w:sz="0" w:space="0" w:color="auto"/>
                <w:left w:val="none" w:sz="0" w:space="0" w:color="auto"/>
                <w:bottom w:val="none" w:sz="0" w:space="0" w:color="auto"/>
                <w:right w:val="none" w:sz="0" w:space="0" w:color="auto"/>
              </w:divBdr>
            </w:div>
            <w:div w:id="1789426825">
              <w:marLeft w:val="0"/>
              <w:marRight w:val="0"/>
              <w:marTop w:val="0"/>
              <w:marBottom w:val="0"/>
              <w:divBdr>
                <w:top w:val="none" w:sz="0" w:space="0" w:color="auto"/>
                <w:left w:val="none" w:sz="0" w:space="0" w:color="auto"/>
                <w:bottom w:val="none" w:sz="0" w:space="0" w:color="auto"/>
                <w:right w:val="none" w:sz="0" w:space="0" w:color="auto"/>
              </w:divBdr>
            </w:div>
            <w:div w:id="818764114">
              <w:marLeft w:val="0"/>
              <w:marRight w:val="0"/>
              <w:marTop w:val="0"/>
              <w:marBottom w:val="0"/>
              <w:divBdr>
                <w:top w:val="none" w:sz="0" w:space="0" w:color="auto"/>
                <w:left w:val="none" w:sz="0" w:space="0" w:color="auto"/>
                <w:bottom w:val="none" w:sz="0" w:space="0" w:color="auto"/>
                <w:right w:val="none" w:sz="0" w:space="0" w:color="auto"/>
              </w:divBdr>
            </w:div>
            <w:div w:id="1085029982">
              <w:marLeft w:val="0"/>
              <w:marRight w:val="0"/>
              <w:marTop w:val="0"/>
              <w:marBottom w:val="0"/>
              <w:divBdr>
                <w:top w:val="none" w:sz="0" w:space="0" w:color="auto"/>
                <w:left w:val="none" w:sz="0" w:space="0" w:color="auto"/>
                <w:bottom w:val="none" w:sz="0" w:space="0" w:color="auto"/>
                <w:right w:val="none" w:sz="0" w:space="0" w:color="auto"/>
              </w:divBdr>
            </w:div>
            <w:div w:id="716856659">
              <w:marLeft w:val="0"/>
              <w:marRight w:val="0"/>
              <w:marTop w:val="0"/>
              <w:marBottom w:val="0"/>
              <w:divBdr>
                <w:top w:val="none" w:sz="0" w:space="0" w:color="auto"/>
                <w:left w:val="none" w:sz="0" w:space="0" w:color="auto"/>
                <w:bottom w:val="none" w:sz="0" w:space="0" w:color="auto"/>
                <w:right w:val="none" w:sz="0" w:space="0" w:color="auto"/>
              </w:divBdr>
            </w:div>
            <w:div w:id="1489594053">
              <w:marLeft w:val="0"/>
              <w:marRight w:val="0"/>
              <w:marTop w:val="0"/>
              <w:marBottom w:val="0"/>
              <w:divBdr>
                <w:top w:val="none" w:sz="0" w:space="0" w:color="auto"/>
                <w:left w:val="none" w:sz="0" w:space="0" w:color="auto"/>
                <w:bottom w:val="none" w:sz="0" w:space="0" w:color="auto"/>
                <w:right w:val="none" w:sz="0" w:space="0" w:color="auto"/>
              </w:divBdr>
            </w:div>
            <w:div w:id="958678987">
              <w:marLeft w:val="0"/>
              <w:marRight w:val="0"/>
              <w:marTop w:val="0"/>
              <w:marBottom w:val="0"/>
              <w:divBdr>
                <w:top w:val="none" w:sz="0" w:space="0" w:color="auto"/>
                <w:left w:val="none" w:sz="0" w:space="0" w:color="auto"/>
                <w:bottom w:val="none" w:sz="0" w:space="0" w:color="auto"/>
                <w:right w:val="none" w:sz="0" w:space="0" w:color="auto"/>
              </w:divBdr>
            </w:div>
            <w:div w:id="1576158501">
              <w:marLeft w:val="0"/>
              <w:marRight w:val="0"/>
              <w:marTop w:val="0"/>
              <w:marBottom w:val="0"/>
              <w:divBdr>
                <w:top w:val="none" w:sz="0" w:space="0" w:color="auto"/>
                <w:left w:val="none" w:sz="0" w:space="0" w:color="auto"/>
                <w:bottom w:val="none" w:sz="0" w:space="0" w:color="auto"/>
                <w:right w:val="none" w:sz="0" w:space="0" w:color="auto"/>
              </w:divBdr>
            </w:div>
            <w:div w:id="660499371">
              <w:marLeft w:val="0"/>
              <w:marRight w:val="0"/>
              <w:marTop w:val="0"/>
              <w:marBottom w:val="0"/>
              <w:divBdr>
                <w:top w:val="none" w:sz="0" w:space="0" w:color="auto"/>
                <w:left w:val="none" w:sz="0" w:space="0" w:color="auto"/>
                <w:bottom w:val="none" w:sz="0" w:space="0" w:color="auto"/>
                <w:right w:val="none" w:sz="0" w:space="0" w:color="auto"/>
              </w:divBdr>
            </w:div>
            <w:div w:id="889918410">
              <w:marLeft w:val="0"/>
              <w:marRight w:val="0"/>
              <w:marTop w:val="0"/>
              <w:marBottom w:val="0"/>
              <w:divBdr>
                <w:top w:val="none" w:sz="0" w:space="0" w:color="auto"/>
                <w:left w:val="none" w:sz="0" w:space="0" w:color="auto"/>
                <w:bottom w:val="none" w:sz="0" w:space="0" w:color="auto"/>
                <w:right w:val="none" w:sz="0" w:space="0" w:color="auto"/>
              </w:divBdr>
            </w:div>
            <w:div w:id="759835220">
              <w:marLeft w:val="0"/>
              <w:marRight w:val="0"/>
              <w:marTop w:val="0"/>
              <w:marBottom w:val="0"/>
              <w:divBdr>
                <w:top w:val="none" w:sz="0" w:space="0" w:color="auto"/>
                <w:left w:val="none" w:sz="0" w:space="0" w:color="auto"/>
                <w:bottom w:val="none" w:sz="0" w:space="0" w:color="auto"/>
                <w:right w:val="none" w:sz="0" w:space="0" w:color="auto"/>
              </w:divBdr>
            </w:div>
            <w:div w:id="1560510346">
              <w:marLeft w:val="0"/>
              <w:marRight w:val="0"/>
              <w:marTop w:val="0"/>
              <w:marBottom w:val="0"/>
              <w:divBdr>
                <w:top w:val="none" w:sz="0" w:space="0" w:color="auto"/>
                <w:left w:val="none" w:sz="0" w:space="0" w:color="auto"/>
                <w:bottom w:val="none" w:sz="0" w:space="0" w:color="auto"/>
                <w:right w:val="none" w:sz="0" w:space="0" w:color="auto"/>
              </w:divBdr>
            </w:div>
            <w:div w:id="32580756">
              <w:marLeft w:val="0"/>
              <w:marRight w:val="0"/>
              <w:marTop w:val="0"/>
              <w:marBottom w:val="0"/>
              <w:divBdr>
                <w:top w:val="none" w:sz="0" w:space="0" w:color="auto"/>
                <w:left w:val="none" w:sz="0" w:space="0" w:color="auto"/>
                <w:bottom w:val="none" w:sz="0" w:space="0" w:color="auto"/>
                <w:right w:val="none" w:sz="0" w:space="0" w:color="auto"/>
              </w:divBdr>
            </w:div>
            <w:div w:id="1409615580">
              <w:marLeft w:val="0"/>
              <w:marRight w:val="0"/>
              <w:marTop w:val="0"/>
              <w:marBottom w:val="0"/>
              <w:divBdr>
                <w:top w:val="none" w:sz="0" w:space="0" w:color="auto"/>
                <w:left w:val="none" w:sz="0" w:space="0" w:color="auto"/>
                <w:bottom w:val="none" w:sz="0" w:space="0" w:color="auto"/>
                <w:right w:val="none" w:sz="0" w:space="0" w:color="auto"/>
              </w:divBdr>
            </w:div>
            <w:div w:id="1070689960">
              <w:marLeft w:val="0"/>
              <w:marRight w:val="0"/>
              <w:marTop w:val="0"/>
              <w:marBottom w:val="0"/>
              <w:divBdr>
                <w:top w:val="none" w:sz="0" w:space="0" w:color="auto"/>
                <w:left w:val="none" w:sz="0" w:space="0" w:color="auto"/>
                <w:bottom w:val="none" w:sz="0" w:space="0" w:color="auto"/>
                <w:right w:val="none" w:sz="0" w:space="0" w:color="auto"/>
              </w:divBdr>
            </w:div>
            <w:div w:id="1123382369">
              <w:marLeft w:val="0"/>
              <w:marRight w:val="0"/>
              <w:marTop w:val="0"/>
              <w:marBottom w:val="0"/>
              <w:divBdr>
                <w:top w:val="none" w:sz="0" w:space="0" w:color="auto"/>
                <w:left w:val="none" w:sz="0" w:space="0" w:color="auto"/>
                <w:bottom w:val="none" w:sz="0" w:space="0" w:color="auto"/>
                <w:right w:val="none" w:sz="0" w:space="0" w:color="auto"/>
              </w:divBdr>
            </w:div>
            <w:div w:id="1538858569">
              <w:marLeft w:val="0"/>
              <w:marRight w:val="0"/>
              <w:marTop w:val="0"/>
              <w:marBottom w:val="0"/>
              <w:divBdr>
                <w:top w:val="none" w:sz="0" w:space="0" w:color="auto"/>
                <w:left w:val="none" w:sz="0" w:space="0" w:color="auto"/>
                <w:bottom w:val="none" w:sz="0" w:space="0" w:color="auto"/>
                <w:right w:val="none" w:sz="0" w:space="0" w:color="auto"/>
              </w:divBdr>
            </w:div>
            <w:div w:id="1908876311">
              <w:marLeft w:val="0"/>
              <w:marRight w:val="0"/>
              <w:marTop w:val="0"/>
              <w:marBottom w:val="0"/>
              <w:divBdr>
                <w:top w:val="none" w:sz="0" w:space="0" w:color="auto"/>
                <w:left w:val="none" w:sz="0" w:space="0" w:color="auto"/>
                <w:bottom w:val="none" w:sz="0" w:space="0" w:color="auto"/>
                <w:right w:val="none" w:sz="0" w:space="0" w:color="auto"/>
              </w:divBdr>
            </w:div>
            <w:div w:id="484473145">
              <w:marLeft w:val="0"/>
              <w:marRight w:val="0"/>
              <w:marTop w:val="0"/>
              <w:marBottom w:val="0"/>
              <w:divBdr>
                <w:top w:val="none" w:sz="0" w:space="0" w:color="auto"/>
                <w:left w:val="none" w:sz="0" w:space="0" w:color="auto"/>
                <w:bottom w:val="none" w:sz="0" w:space="0" w:color="auto"/>
                <w:right w:val="none" w:sz="0" w:space="0" w:color="auto"/>
              </w:divBdr>
            </w:div>
            <w:div w:id="797574716">
              <w:marLeft w:val="0"/>
              <w:marRight w:val="0"/>
              <w:marTop w:val="0"/>
              <w:marBottom w:val="0"/>
              <w:divBdr>
                <w:top w:val="none" w:sz="0" w:space="0" w:color="auto"/>
                <w:left w:val="none" w:sz="0" w:space="0" w:color="auto"/>
                <w:bottom w:val="none" w:sz="0" w:space="0" w:color="auto"/>
                <w:right w:val="none" w:sz="0" w:space="0" w:color="auto"/>
              </w:divBdr>
            </w:div>
            <w:div w:id="819345941">
              <w:marLeft w:val="0"/>
              <w:marRight w:val="0"/>
              <w:marTop w:val="0"/>
              <w:marBottom w:val="0"/>
              <w:divBdr>
                <w:top w:val="none" w:sz="0" w:space="0" w:color="auto"/>
                <w:left w:val="none" w:sz="0" w:space="0" w:color="auto"/>
                <w:bottom w:val="none" w:sz="0" w:space="0" w:color="auto"/>
                <w:right w:val="none" w:sz="0" w:space="0" w:color="auto"/>
              </w:divBdr>
            </w:div>
            <w:div w:id="1646860639">
              <w:marLeft w:val="0"/>
              <w:marRight w:val="0"/>
              <w:marTop w:val="0"/>
              <w:marBottom w:val="0"/>
              <w:divBdr>
                <w:top w:val="none" w:sz="0" w:space="0" w:color="auto"/>
                <w:left w:val="none" w:sz="0" w:space="0" w:color="auto"/>
                <w:bottom w:val="none" w:sz="0" w:space="0" w:color="auto"/>
                <w:right w:val="none" w:sz="0" w:space="0" w:color="auto"/>
              </w:divBdr>
            </w:div>
            <w:div w:id="1509102207">
              <w:marLeft w:val="0"/>
              <w:marRight w:val="0"/>
              <w:marTop w:val="0"/>
              <w:marBottom w:val="0"/>
              <w:divBdr>
                <w:top w:val="none" w:sz="0" w:space="0" w:color="auto"/>
                <w:left w:val="none" w:sz="0" w:space="0" w:color="auto"/>
                <w:bottom w:val="none" w:sz="0" w:space="0" w:color="auto"/>
                <w:right w:val="none" w:sz="0" w:space="0" w:color="auto"/>
              </w:divBdr>
            </w:div>
            <w:div w:id="808596730">
              <w:marLeft w:val="0"/>
              <w:marRight w:val="0"/>
              <w:marTop w:val="0"/>
              <w:marBottom w:val="0"/>
              <w:divBdr>
                <w:top w:val="none" w:sz="0" w:space="0" w:color="auto"/>
                <w:left w:val="none" w:sz="0" w:space="0" w:color="auto"/>
                <w:bottom w:val="none" w:sz="0" w:space="0" w:color="auto"/>
                <w:right w:val="none" w:sz="0" w:space="0" w:color="auto"/>
              </w:divBdr>
            </w:div>
            <w:div w:id="1979147309">
              <w:marLeft w:val="0"/>
              <w:marRight w:val="0"/>
              <w:marTop w:val="0"/>
              <w:marBottom w:val="0"/>
              <w:divBdr>
                <w:top w:val="none" w:sz="0" w:space="0" w:color="auto"/>
                <w:left w:val="none" w:sz="0" w:space="0" w:color="auto"/>
                <w:bottom w:val="none" w:sz="0" w:space="0" w:color="auto"/>
                <w:right w:val="none" w:sz="0" w:space="0" w:color="auto"/>
              </w:divBdr>
            </w:div>
            <w:div w:id="914050609">
              <w:marLeft w:val="0"/>
              <w:marRight w:val="0"/>
              <w:marTop w:val="0"/>
              <w:marBottom w:val="0"/>
              <w:divBdr>
                <w:top w:val="none" w:sz="0" w:space="0" w:color="auto"/>
                <w:left w:val="none" w:sz="0" w:space="0" w:color="auto"/>
                <w:bottom w:val="none" w:sz="0" w:space="0" w:color="auto"/>
                <w:right w:val="none" w:sz="0" w:space="0" w:color="auto"/>
              </w:divBdr>
            </w:div>
            <w:div w:id="1024984754">
              <w:marLeft w:val="0"/>
              <w:marRight w:val="0"/>
              <w:marTop w:val="0"/>
              <w:marBottom w:val="0"/>
              <w:divBdr>
                <w:top w:val="none" w:sz="0" w:space="0" w:color="auto"/>
                <w:left w:val="none" w:sz="0" w:space="0" w:color="auto"/>
                <w:bottom w:val="none" w:sz="0" w:space="0" w:color="auto"/>
                <w:right w:val="none" w:sz="0" w:space="0" w:color="auto"/>
              </w:divBdr>
            </w:div>
            <w:div w:id="1635408759">
              <w:marLeft w:val="0"/>
              <w:marRight w:val="0"/>
              <w:marTop w:val="0"/>
              <w:marBottom w:val="0"/>
              <w:divBdr>
                <w:top w:val="none" w:sz="0" w:space="0" w:color="auto"/>
                <w:left w:val="none" w:sz="0" w:space="0" w:color="auto"/>
                <w:bottom w:val="none" w:sz="0" w:space="0" w:color="auto"/>
                <w:right w:val="none" w:sz="0" w:space="0" w:color="auto"/>
              </w:divBdr>
            </w:div>
            <w:div w:id="364986351">
              <w:marLeft w:val="0"/>
              <w:marRight w:val="0"/>
              <w:marTop w:val="0"/>
              <w:marBottom w:val="0"/>
              <w:divBdr>
                <w:top w:val="none" w:sz="0" w:space="0" w:color="auto"/>
                <w:left w:val="none" w:sz="0" w:space="0" w:color="auto"/>
                <w:bottom w:val="none" w:sz="0" w:space="0" w:color="auto"/>
                <w:right w:val="none" w:sz="0" w:space="0" w:color="auto"/>
              </w:divBdr>
            </w:div>
            <w:div w:id="1254045928">
              <w:marLeft w:val="0"/>
              <w:marRight w:val="0"/>
              <w:marTop w:val="0"/>
              <w:marBottom w:val="0"/>
              <w:divBdr>
                <w:top w:val="none" w:sz="0" w:space="0" w:color="auto"/>
                <w:left w:val="none" w:sz="0" w:space="0" w:color="auto"/>
                <w:bottom w:val="none" w:sz="0" w:space="0" w:color="auto"/>
                <w:right w:val="none" w:sz="0" w:space="0" w:color="auto"/>
              </w:divBdr>
            </w:div>
            <w:div w:id="580217461">
              <w:marLeft w:val="0"/>
              <w:marRight w:val="0"/>
              <w:marTop w:val="0"/>
              <w:marBottom w:val="0"/>
              <w:divBdr>
                <w:top w:val="none" w:sz="0" w:space="0" w:color="auto"/>
                <w:left w:val="none" w:sz="0" w:space="0" w:color="auto"/>
                <w:bottom w:val="none" w:sz="0" w:space="0" w:color="auto"/>
                <w:right w:val="none" w:sz="0" w:space="0" w:color="auto"/>
              </w:divBdr>
            </w:div>
            <w:div w:id="696198943">
              <w:marLeft w:val="0"/>
              <w:marRight w:val="0"/>
              <w:marTop w:val="0"/>
              <w:marBottom w:val="0"/>
              <w:divBdr>
                <w:top w:val="none" w:sz="0" w:space="0" w:color="auto"/>
                <w:left w:val="none" w:sz="0" w:space="0" w:color="auto"/>
                <w:bottom w:val="none" w:sz="0" w:space="0" w:color="auto"/>
                <w:right w:val="none" w:sz="0" w:space="0" w:color="auto"/>
              </w:divBdr>
            </w:div>
            <w:div w:id="1762948665">
              <w:marLeft w:val="0"/>
              <w:marRight w:val="0"/>
              <w:marTop w:val="0"/>
              <w:marBottom w:val="0"/>
              <w:divBdr>
                <w:top w:val="none" w:sz="0" w:space="0" w:color="auto"/>
                <w:left w:val="none" w:sz="0" w:space="0" w:color="auto"/>
                <w:bottom w:val="none" w:sz="0" w:space="0" w:color="auto"/>
                <w:right w:val="none" w:sz="0" w:space="0" w:color="auto"/>
              </w:divBdr>
            </w:div>
            <w:div w:id="328101267">
              <w:marLeft w:val="0"/>
              <w:marRight w:val="0"/>
              <w:marTop w:val="0"/>
              <w:marBottom w:val="0"/>
              <w:divBdr>
                <w:top w:val="none" w:sz="0" w:space="0" w:color="auto"/>
                <w:left w:val="none" w:sz="0" w:space="0" w:color="auto"/>
                <w:bottom w:val="none" w:sz="0" w:space="0" w:color="auto"/>
                <w:right w:val="none" w:sz="0" w:space="0" w:color="auto"/>
              </w:divBdr>
            </w:div>
            <w:div w:id="1525901508">
              <w:marLeft w:val="0"/>
              <w:marRight w:val="0"/>
              <w:marTop w:val="0"/>
              <w:marBottom w:val="0"/>
              <w:divBdr>
                <w:top w:val="none" w:sz="0" w:space="0" w:color="auto"/>
                <w:left w:val="none" w:sz="0" w:space="0" w:color="auto"/>
                <w:bottom w:val="none" w:sz="0" w:space="0" w:color="auto"/>
                <w:right w:val="none" w:sz="0" w:space="0" w:color="auto"/>
              </w:divBdr>
            </w:div>
            <w:div w:id="1474061661">
              <w:marLeft w:val="0"/>
              <w:marRight w:val="0"/>
              <w:marTop w:val="0"/>
              <w:marBottom w:val="0"/>
              <w:divBdr>
                <w:top w:val="none" w:sz="0" w:space="0" w:color="auto"/>
                <w:left w:val="none" w:sz="0" w:space="0" w:color="auto"/>
                <w:bottom w:val="none" w:sz="0" w:space="0" w:color="auto"/>
                <w:right w:val="none" w:sz="0" w:space="0" w:color="auto"/>
              </w:divBdr>
            </w:div>
            <w:div w:id="1174806720">
              <w:marLeft w:val="0"/>
              <w:marRight w:val="0"/>
              <w:marTop w:val="0"/>
              <w:marBottom w:val="0"/>
              <w:divBdr>
                <w:top w:val="none" w:sz="0" w:space="0" w:color="auto"/>
                <w:left w:val="none" w:sz="0" w:space="0" w:color="auto"/>
                <w:bottom w:val="none" w:sz="0" w:space="0" w:color="auto"/>
                <w:right w:val="none" w:sz="0" w:space="0" w:color="auto"/>
              </w:divBdr>
            </w:div>
            <w:div w:id="1751661732">
              <w:marLeft w:val="0"/>
              <w:marRight w:val="0"/>
              <w:marTop w:val="0"/>
              <w:marBottom w:val="0"/>
              <w:divBdr>
                <w:top w:val="none" w:sz="0" w:space="0" w:color="auto"/>
                <w:left w:val="none" w:sz="0" w:space="0" w:color="auto"/>
                <w:bottom w:val="none" w:sz="0" w:space="0" w:color="auto"/>
                <w:right w:val="none" w:sz="0" w:space="0" w:color="auto"/>
              </w:divBdr>
            </w:div>
            <w:div w:id="1753503273">
              <w:marLeft w:val="0"/>
              <w:marRight w:val="0"/>
              <w:marTop w:val="0"/>
              <w:marBottom w:val="0"/>
              <w:divBdr>
                <w:top w:val="none" w:sz="0" w:space="0" w:color="auto"/>
                <w:left w:val="none" w:sz="0" w:space="0" w:color="auto"/>
                <w:bottom w:val="none" w:sz="0" w:space="0" w:color="auto"/>
                <w:right w:val="none" w:sz="0" w:space="0" w:color="auto"/>
              </w:divBdr>
            </w:div>
            <w:div w:id="2104261086">
              <w:marLeft w:val="0"/>
              <w:marRight w:val="0"/>
              <w:marTop w:val="0"/>
              <w:marBottom w:val="0"/>
              <w:divBdr>
                <w:top w:val="none" w:sz="0" w:space="0" w:color="auto"/>
                <w:left w:val="none" w:sz="0" w:space="0" w:color="auto"/>
                <w:bottom w:val="none" w:sz="0" w:space="0" w:color="auto"/>
                <w:right w:val="none" w:sz="0" w:space="0" w:color="auto"/>
              </w:divBdr>
            </w:div>
            <w:div w:id="1643392027">
              <w:marLeft w:val="0"/>
              <w:marRight w:val="0"/>
              <w:marTop w:val="0"/>
              <w:marBottom w:val="0"/>
              <w:divBdr>
                <w:top w:val="none" w:sz="0" w:space="0" w:color="auto"/>
                <w:left w:val="none" w:sz="0" w:space="0" w:color="auto"/>
                <w:bottom w:val="none" w:sz="0" w:space="0" w:color="auto"/>
                <w:right w:val="none" w:sz="0" w:space="0" w:color="auto"/>
              </w:divBdr>
            </w:div>
            <w:div w:id="281115549">
              <w:marLeft w:val="0"/>
              <w:marRight w:val="0"/>
              <w:marTop w:val="0"/>
              <w:marBottom w:val="0"/>
              <w:divBdr>
                <w:top w:val="none" w:sz="0" w:space="0" w:color="auto"/>
                <w:left w:val="none" w:sz="0" w:space="0" w:color="auto"/>
                <w:bottom w:val="none" w:sz="0" w:space="0" w:color="auto"/>
                <w:right w:val="none" w:sz="0" w:space="0" w:color="auto"/>
              </w:divBdr>
            </w:div>
            <w:div w:id="1576743415">
              <w:marLeft w:val="0"/>
              <w:marRight w:val="0"/>
              <w:marTop w:val="0"/>
              <w:marBottom w:val="0"/>
              <w:divBdr>
                <w:top w:val="none" w:sz="0" w:space="0" w:color="auto"/>
                <w:left w:val="none" w:sz="0" w:space="0" w:color="auto"/>
                <w:bottom w:val="none" w:sz="0" w:space="0" w:color="auto"/>
                <w:right w:val="none" w:sz="0" w:space="0" w:color="auto"/>
              </w:divBdr>
            </w:div>
            <w:div w:id="1831024201">
              <w:marLeft w:val="0"/>
              <w:marRight w:val="0"/>
              <w:marTop w:val="0"/>
              <w:marBottom w:val="0"/>
              <w:divBdr>
                <w:top w:val="none" w:sz="0" w:space="0" w:color="auto"/>
                <w:left w:val="none" w:sz="0" w:space="0" w:color="auto"/>
                <w:bottom w:val="none" w:sz="0" w:space="0" w:color="auto"/>
                <w:right w:val="none" w:sz="0" w:space="0" w:color="auto"/>
              </w:divBdr>
            </w:div>
            <w:div w:id="877398783">
              <w:marLeft w:val="0"/>
              <w:marRight w:val="0"/>
              <w:marTop w:val="0"/>
              <w:marBottom w:val="0"/>
              <w:divBdr>
                <w:top w:val="none" w:sz="0" w:space="0" w:color="auto"/>
                <w:left w:val="none" w:sz="0" w:space="0" w:color="auto"/>
                <w:bottom w:val="none" w:sz="0" w:space="0" w:color="auto"/>
                <w:right w:val="none" w:sz="0" w:space="0" w:color="auto"/>
              </w:divBdr>
            </w:div>
            <w:div w:id="1596589918">
              <w:marLeft w:val="0"/>
              <w:marRight w:val="0"/>
              <w:marTop w:val="0"/>
              <w:marBottom w:val="0"/>
              <w:divBdr>
                <w:top w:val="none" w:sz="0" w:space="0" w:color="auto"/>
                <w:left w:val="none" w:sz="0" w:space="0" w:color="auto"/>
                <w:bottom w:val="none" w:sz="0" w:space="0" w:color="auto"/>
                <w:right w:val="none" w:sz="0" w:space="0" w:color="auto"/>
              </w:divBdr>
            </w:div>
            <w:div w:id="778187647">
              <w:marLeft w:val="0"/>
              <w:marRight w:val="0"/>
              <w:marTop w:val="0"/>
              <w:marBottom w:val="0"/>
              <w:divBdr>
                <w:top w:val="none" w:sz="0" w:space="0" w:color="auto"/>
                <w:left w:val="none" w:sz="0" w:space="0" w:color="auto"/>
                <w:bottom w:val="none" w:sz="0" w:space="0" w:color="auto"/>
                <w:right w:val="none" w:sz="0" w:space="0" w:color="auto"/>
              </w:divBdr>
            </w:div>
            <w:div w:id="656805300">
              <w:marLeft w:val="0"/>
              <w:marRight w:val="0"/>
              <w:marTop w:val="0"/>
              <w:marBottom w:val="0"/>
              <w:divBdr>
                <w:top w:val="none" w:sz="0" w:space="0" w:color="auto"/>
                <w:left w:val="none" w:sz="0" w:space="0" w:color="auto"/>
                <w:bottom w:val="none" w:sz="0" w:space="0" w:color="auto"/>
                <w:right w:val="none" w:sz="0" w:space="0" w:color="auto"/>
              </w:divBdr>
            </w:div>
            <w:div w:id="1269778036">
              <w:marLeft w:val="0"/>
              <w:marRight w:val="0"/>
              <w:marTop w:val="0"/>
              <w:marBottom w:val="0"/>
              <w:divBdr>
                <w:top w:val="none" w:sz="0" w:space="0" w:color="auto"/>
                <w:left w:val="none" w:sz="0" w:space="0" w:color="auto"/>
                <w:bottom w:val="none" w:sz="0" w:space="0" w:color="auto"/>
                <w:right w:val="none" w:sz="0" w:space="0" w:color="auto"/>
              </w:divBdr>
            </w:div>
            <w:div w:id="1974631691">
              <w:marLeft w:val="0"/>
              <w:marRight w:val="0"/>
              <w:marTop w:val="0"/>
              <w:marBottom w:val="0"/>
              <w:divBdr>
                <w:top w:val="none" w:sz="0" w:space="0" w:color="auto"/>
                <w:left w:val="none" w:sz="0" w:space="0" w:color="auto"/>
                <w:bottom w:val="none" w:sz="0" w:space="0" w:color="auto"/>
                <w:right w:val="none" w:sz="0" w:space="0" w:color="auto"/>
              </w:divBdr>
            </w:div>
            <w:div w:id="742217296">
              <w:marLeft w:val="0"/>
              <w:marRight w:val="0"/>
              <w:marTop w:val="0"/>
              <w:marBottom w:val="0"/>
              <w:divBdr>
                <w:top w:val="none" w:sz="0" w:space="0" w:color="auto"/>
                <w:left w:val="none" w:sz="0" w:space="0" w:color="auto"/>
                <w:bottom w:val="none" w:sz="0" w:space="0" w:color="auto"/>
                <w:right w:val="none" w:sz="0" w:space="0" w:color="auto"/>
              </w:divBdr>
            </w:div>
            <w:div w:id="1837499971">
              <w:marLeft w:val="0"/>
              <w:marRight w:val="0"/>
              <w:marTop w:val="0"/>
              <w:marBottom w:val="0"/>
              <w:divBdr>
                <w:top w:val="none" w:sz="0" w:space="0" w:color="auto"/>
                <w:left w:val="none" w:sz="0" w:space="0" w:color="auto"/>
                <w:bottom w:val="none" w:sz="0" w:space="0" w:color="auto"/>
                <w:right w:val="none" w:sz="0" w:space="0" w:color="auto"/>
              </w:divBdr>
            </w:div>
            <w:div w:id="1128475348">
              <w:marLeft w:val="0"/>
              <w:marRight w:val="0"/>
              <w:marTop w:val="0"/>
              <w:marBottom w:val="0"/>
              <w:divBdr>
                <w:top w:val="none" w:sz="0" w:space="0" w:color="auto"/>
                <w:left w:val="none" w:sz="0" w:space="0" w:color="auto"/>
                <w:bottom w:val="none" w:sz="0" w:space="0" w:color="auto"/>
                <w:right w:val="none" w:sz="0" w:space="0" w:color="auto"/>
              </w:divBdr>
            </w:div>
            <w:div w:id="190730709">
              <w:marLeft w:val="0"/>
              <w:marRight w:val="0"/>
              <w:marTop w:val="0"/>
              <w:marBottom w:val="0"/>
              <w:divBdr>
                <w:top w:val="none" w:sz="0" w:space="0" w:color="auto"/>
                <w:left w:val="none" w:sz="0" w:space="0" w:color="auto"/>
                <w:bottom w:val="none" w:sz="0" w:space="0" w:color="auto"/>
                <w:right w:val="none" w:sz="0" w:space="0" w:color="auto"/>
              </w:divBdr>
            </w:div>
            <w:div w:id="1845439095">
              <w:marLeft w:val="0"/>
              <w:marRight w:val="0"/>
              <w:marTop w:val="0"/>
              <w:marBottom w:val="0"/>
              <w:divBdr>
                <w:top w:val="none" w:sz="0" w:space="0" w:color="auto"/>
                <w:left w:val="none" w:sz="0" w:space="0" w:color="auto"/>
                <w:bottom w:val="none" w:sz="0" w:space="0" w:color="auto"/>
                <w:right w:val="none" w:sz="0" w:space="0" w:color="auto"/>
              </w:divBdr>
            </w:div>
            <w:div w:id="427195596">
              <w:marLeft w:val="0"/>
              <w:marRight w:val="0"/>
              <w:marTop w:val="0"/>
              <w:marBottom w:val="0"/>
              <w:divBdr>
                <w:top w:val="none" w:sz="0" w:space="0" w:color="auto"/>
                <w:left w:val="none" w:sz="0" w:space="0" w:color="auto"/>
                <w:bottom w:val="none" w:sz="0" w:space="0" w:color="auto"/>
                <w:right w:val="none" w:sz="0" w:space="0" w:color="auto"/>
              </w:divBdr>
            </w:div>
            <w:div w:id="1436946153">
              <w:marLeft w:val="0"/>
              <w:marRight w:val="0"/>
              <w:marTop w:val="0"/>
              <w:marBottom w:val="0"/>
              <w:divBdr>
                <w:top w:val="none" w:sz="0" w:space="0" w:color="auto"/>
                <w:left w:val="none" w:sz="0" w:space="0" w:color="auto"/>
                <w:bottom w:val="none" w:sz="0" w:space="0" w:color="auto"/>
                <w:right w:val="none" w:sz="0" w:space="0" w:color="auto"/>
              </w:divBdr>
            </w:div>
            <w:div w:id="403379133">
              <w:marLeft w:val="0"/>
              <w:marRight w:val="0"/>
              <w:marTop w:val="0"/>
              <w:marBottom w:val="0"/>
              <w:divBdr>
                <w:top w:val="none" w:sz="0" w:space="0" w:color="auto"/>
                <w:left w:val="none" w:sz="0" w:space="0" w:color="auto"/>
                <w:bottom w:val="none" w:sz="0" w:space="0" w:color="auto"/>
                <w:right w:val="none" w:sz="0" w:space="0" w:color="auto"/>
              </w:divBdr>
            </w:div>
            <w:div w:id="1159035773">
              <w:marLeft w:val="0"/>
              <w:marRight w:val="0"/>
              <w:marTop w:val="0"/>
              <w:marBottom w:val="0"/>
              <w:divBdr>
                <w:top w:val="none" w:sz="0" w:space="0" w:color="auto"/>
                <w:left w:val="none" w:sz="0" w:space="0" w:color="auto"/>
                <w:bottom w:val="none" w:sz="0" w:space="0" w:color="auto"/>
                <w:right w:val="none" w:sz="0" w:space="0" w:color="auto"/>
              </w:divBdr>
            </w:div>
            <w:div w:id="454639276">
              <w:marLeft w:val="0"/>
              <w:marRight w:val="0"/>
              <w:marTop w:val="0"/>
              <w:marBottom w:val="0"/>
              <w:divBdr>
                <w:top w:val="none" w:sz="0" w:space="0" w:color="auto"/>
                <w:left w:val="none" w:sz="0" w:space="0" w:color="auto"/>
                <w:bottom w:val="none" w:sz="0" w:space="0" w:color="auto"/>
                <w:right w:val="none" w:sz="0" w:space="0" w:color="auto"/>
              </w:divBdr>
            </w:div>
            <w:div w:id="1885479923">
              <w:marLeft w:val="0"/>
              <w:marRight w:val="0"/>
              <w:marTop w:val="0"/>
              <w:marBottom w:val="0"/>
              <w:divBdr>
                <w:top w:val="none" w:sz="0" w:space="0" w:color="auto"/>
                <w:left w:val="none" w:sz="0" w:space="0" w:color="auto"/>
                <w:bottom w:val="none" w:sz="0" w:space="0" w:color="auto"/>
                <w:right w:val="none" w:sz="0" w:space="0" w:color="auto"/>
              </w:divBdr>
            </w:div>
            <w:div w:id="1012417215">
              <w:marLeft w:val="0"/>
              <w:marRight w:val="0"/>
              <w:marTop w:val="0"/>
              <w:marBottom w:val="0"/>
              <w:divBdr>
                <w:top w:val="none" w:sz="0" w:space="0" w:color="auto"/>
                <w:left w:val="none" w:sz="0" w:space="0" w:color="auto"/>
                <w:bottom w:val="none" w:sz="0" w:space="0" w:color="auto"/>
                <w:right w:val="none" w:sz="0" w:space="0" w:color="auto"/>
              </w:divBdr>
            </w:div>
            <w:div w:id="874345178">
              <w:marLeft w:val="0"/>
              <w:marRight w:val="0"/>
              <w:marTop w:val="0"/>
              <w:marBottom w:val="0"/>
              <w:divBdr>
                <w:top w:val="none" w:sz="0" w:space="0" w:color="auto"/>
                <w:left w:val="none" w:sz="0" w:space="0" w:color="auto"/>
                <w:bottom w:val="none" w:sz="0" w:space="0" w:color="auto"/>
                <w:right w:val="none" w:sz="0" w:space="0" w:color="auto"/>
              </w:divBdr>
            </w:div>
            <w:div w:id="1223709775">
              <w:marLeft w:val="0"/>
              <w:marRight w:val="0"/>
              <w:marTop w:val="0"/>
              <w:marBottom w:val="0"/>
              <w:divBdr>
                <w:top w:val="none" w:sz="0" w:space="0" w:color="auto"/>
                <w:left w:val="none" w:sz="0" w:space="0" w:color="auto"/>
                <w:bottom w:val="none" w:sz="0" w:space="0" w:color="auto"/>
                <w:right w:val="none" w:sz="0" w:space="0" w:color="auto"/>
              </w:divBdr>
            </w:div>
            <w:div w:id="2087336521">
              <w:marLeft w:val="0"/>
              <w:marRight w:val="0"/>
              <w:marTop w:val="0"/>
              <w:marBottom w:val="0"/>
              <w:divBdr>
                <w:top w:val="none" w:sz="0" w:space="0" w:color="auto"/>
                <w:left w:val="none" w:sz="0" w:space="0" w:color="auto"/>
                <w:bottom w:val="none" w:sz="0" w:space="0" w:color="auto"/>
                <w:right w:val="none" w:sz="0" w:space="0" w:color="auto"/>
              </w:divBdr>
            </w:div>
            <w:div w:id="33365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7754">
      <w:bodyDiv w:val="1"/>
      <w:marLeft w:val="0"/>
      <w:marRight w:val="0"/>
      <w:marTop w:val="0"/>
      <w:marBottom w:val="0"/>
      <w:divBdr>
        <w:top w:val="none" w:sz="0" w:space="0" w:color="auto"/>
        <w:left w:val="none" w:sz="0" w:space="0" w:color="auto"/>
        <w:bottom w:val="none" w:sz="0" w:space="0" w:color="auto"/>
        <w:right w:val="none" w:sz="0" w:space="0" w:color="auto"/>
      </w:divBdr>
      <w:divsChild>
        <w:div w:id="448934250">
          <w:marLeft w:val="0"/>
          <w:marRight w:val="0"/>
          <w:marTop w:val="0"/>
          <w:marBottom w:val="0"/>
          <w:divBdr>
            <w:top w:val="none" w:sz="0" w:space="0" w:color="auto"/>
            <w:left w:val="none" w:sz="0" w:space="0" w:color="auto"/>
            <w:bottom w:val="none" w:sz="0" w:space="0" w:color="auto"/>
            <w:right w:val="none" w:sz="0" w:space="0" w:color="auto"/>
          </w:divBdr>
          <w:divsChild>
            <w:div w:id="394200693">
              <w:marLeft w:val="0"/>
              <w:marRight w:val="0"/>
              <w:marTop w:val="0"/>
              <w:marBottom w:val="0"/>
              <w:divBdr>
                <w:top w:val="none" w:sz="0" w:space="0" w:color="auto"/>
                <w:left w:val="none" w:sz="0" w:space="0" w:color="auto"/>
                <w:bottom w:val="none" w:sz="0" w:space="0" w:color="auto"/>
                <w:right w:val="none" w:sz="0" w:space="0" w:color="auto"/>
              </w:divBdr>
            </w:div>
            <w:div w:id="1064455380">
              <w:marLeft w:val="0"/>
              <w:marRight w:val="0"/>
              <w:marTop w:val="0"/>
              <w:marBottom w:val="0"/>
              <w:divBdr>
                <w:top w:val="none" w:sz="0" w:space="0" w:color="auto"/>
                <w:left w:val="none" w:sz="0" w:space="0" w:color="auto"/>
                <w:bottom w:val="none" w:sz="0" w:space="0" w:color="auto"/>
                <w:right w:val="none" w:sz="0" w:space="0" w:color="auto"/>
              </w:divBdr>
            </w:div>
            <w:div w:id="172959282">
              <w:marLeft w:val="0"/>
              <w:marRight w:val="0"/>
              <w:marTop w:val="0"/>
              <w:marBottom w:val="0"/>
              <w:divBdr>
                <w:top w:val="none" w:sz="0" w:space="0" w:color="auto"/>
                <w:left w:val="none" w:sz="0" w:space="0" w:color="auto"/>
                <w:bottom w:val="none" w:sz="0" w:space="0" w:color="auto"/>
                <w:right w:val="none" w:sz="0" w:space="0" w:color="auto"/>
              </w:divBdr>
            </w:div>
            <w:div w:id="1846824900">
              <w:marLeft w:val="0"/>
              <w:marRight w:val="0"/>
              <w:marTop w:val="0"/>
              <w:marBottom w:val="0"/>
              <w:divBdr>
                <w:top w:val="none" w:sz="0" w:space="0" w:color="auto"/>
                <w:left w:val="none" w:sz="0" w:space="0" w:color="auto"/>
                <w:bottom w:val="none" w:sz="0" w:space="0" w:color="auto"/>
                <w:right w:val="none" w:sz="0" w:space="0" w:color="auto"/>
              </w:divBdr>
            </w:div>
            <w:div w:id="958339887">
              <w:marLeft w:val="0"/>
              <w:marRight w:val="0"/>
              <w:marTop w:val="0"/>
              <w:marBottom w:val="0"/>
              <w:divBdr>
                <w:top w:val="none" w:sz="0" w:space="0" w:color="auto"/>
                <w:left w:val="none" w:sz="0" w:space="0" w:color="auto"/>
                <w:bottom w:val="none" w:sz="0" w:space="0" w:color="auto"/>
                <w:right w:val="none" w:sz="0" w:space="0" w:color="auto"/>
              </w:divBdr>
            </w:div>
            <w:div w:id="2019844575">
              <w:marLeft w:val="0"/>
              <w:marRight w:val="0"/>
              <w:marTop w:val="0"/>
              <w:marBottom w:val="0"/>
              <w:divBdr>
                <w:top w:val="none" w:sz="0" w:space="0" w:color="auto"/>
                <w:left w:val="none" w:sz="0" w:space="0" w:color="auto"/>
                <w:bottom w:val="none" w:sz="0" w:space="0" w:color="auto"/>
                <w:right w:val="none" w:sz="0" w:space="0" w:color="auto"/>
              </w:divBdr>
            </w:div>
            <w:div w:id="1066606473">
              <w:marLeft w:val="0"/>
              <w:marRight w:val="0"/>
              <w:marTop w:val="0"/>
              <w:marBottom w:val="0"/>
              <w:divBdr>
                <w:top w:val="none" w:sz="0" w:space="0" w:color="auto"/>
                <w:left w:val="none" w:sz="0" w:space="0" w:color="auto"/>
                <w:bottom w:val="none" w:sz="0" w:space="0" w:color="auto"/>
                <w:right w:val="none" w:sz="0" w:space="0" w:color="auto"/>
              </w:divBdr>
            </w:div>
            <w:div w:id="1549414787">
              <w:marLeft w:val="0"/>
              <w:marRight w:val="0"/>
              <w:marTop w:val="0"/>
              <w:marBottom w:val="0"/>
              <w:divBdr>
                <w:top w:val="none" w:sz="0" w:space="0" w:color="auto"/>
                <w:left w:val="none" w:sz="0" w:space="0" w:color="auto"/>
                <w:bottom w:val="none" w:sz="0" w:space="0" w:color="auto"/>
                <w:right w:val="none" w:sz="0" w:space="0" w:color="auto"/>
              </w:divBdr>
            </w:div>
            <w:div w:id="236676149">
              <w:marLeft w:val="0"/>
              <w:marRight w:val="0"/>
              <w:marTop w:val="0"/>
              <w:marBottom w:val="0"/>
              <w:divBdr>
                <w:top w:val="none" w:sz="0" w:space="0" w:color="auto"/>
                <w:left w:val="none" w:sz="0" w:space="0" w:color="auto"/>
                <w:bottom w:val="none" w:sz="0" w:space="0" w:color="auto"/>
                <w:right w:val="none" w:sz="0" w:space="0" w:color="auto"/>
              </w:divBdr>
            </w:div>
            <w:div w:id="1956643075">
              <w:marLeft w:val="0"/>
              <w:marRight w:val="0"/>
              <w:marTop w:val="0"/>
              <w:marBottom w:val="0"/>
              <w:divBdr>
                <w:top w:val="none" w:sz="0" w:space="0" w:color="auto"/>
                <w:left w:val="none" w:sz="0" w:space="0" w:color="auto"/>
                <w:bottom w:val="none" w:sz="0" w:space="0" w:color="auto"/>
                <w:right w:val="none" w:sz="0" w:space="0" w:color="auto"/>
              </w:divBdr>
            </w:div>
            <w:div w:id="1799568176">
              <w:marLeft w:val="0"/>
              <w:marRight w:val="0"/>
              <w:marTop w:val="0"/>
              <w:marBottom w:val="0"/>
              <w:divBdr>
                <w:top w:val="none" w:sz="0" w:space="0" w:color="auto"/>
                <w:left w:val="none" w:sz="0" w:space="0" w:color="auto"/>
                <w:bottom w:val="none" w:sz="0" w:space="0" w:color="auto"/>
                <w:right w:val="none" w:sz="0" w:space="0" w:color="auto"/>
              </w:divBdr>
            </w:div>
            <w:div w:id="767427991">
              <w:marLeft w:val="0"/>
              <w:marRight w:val="0"/>
              <w:marTop w:val="0"/>
              <w:marBottom w:val="0"/>
              <w:divBdr>
                <w:top w:val="none" w:sz="0" w:space="0" w:color="auto"/>
                <w:left w:val="none" w:sz="0" w:space="0" w:color="auto"/>
                <w:bottom w:val="none" w:sz="0" w:space="0" w:color="auto"/>
                <w:right w:val="none" w:sz="0" w:space="0" w:color="auto"/>
              </w:divBdr>
            </w:div>
            <w:div w:id="79720930">
              <w:marLeft w:val="0"/>
              <w:marRight w:val="0"/>
              <w:marTop w:val="0"/>
              <w:marBottom w:val="0"/>
              <w:divBdr>
                <w:top w:val="none" w:sz="0" w:space="0" w:color="auto"/>
                <w:left w:val="none" w:sz="0" w:space="0" w:color="auto"/>
                <w:bottom w:val="none" w:sz="0" w:space="0" w:color="auto"/>
                <w:right w:val="none" w:sz="0" w:space="0" w:color="auto"/>
              </w:divBdr>
            </w:div>
            <w:div w:id="381637510">
              <w:marLeft w:val="0"/>
              <w:marRight w:val="0"/>
              <w:marTop w:val="0"/>
              <w:marBottom w:val="0"/>
              <w:divBdr>
                <w:top w:val="none" w:sz="0" w:space="0" w:color="auto"/>
                <w:left w:val="none" w:sz="0" w:space="0" w:color="auto"/>
                <w:bottom w:val="none" w:sz="0" w:space="0" w:color="auto"/>
                <w:right w:val="none" w:sz="0" w:space="0" w:color="auto"/>
              </w:divBdr>
            </w:div>
            <w:div w:id="1690836615">
              <w:marLeft w:val="0"/>
              <w:marRight w:val="0"/>
              <w:marTop w:val="0"/>
              <w:marBottom w:val="0"/>
              <w:divBdr>
                <w:top w:val="none" w:sz="0" w:space="0" w:color="auto"/>
                <w:left w:val="none" w:sz="0" w:space="0" w:color="auto"/>
                <w:bottom w:val="none" w:sz="0" w:space="0" w:color="auto"/>
                <w:right w:val="none" w:sz="0" w:space="0" w:color="auto"/>
              </w:divBdr>
            </w:div>
            <w:div w:id="922177284">
              <w:marLeft w:val="0"/>
              <w:marRight w:val="0"/>
              <w:marTop w:val="0"/>
              <w:marBottom w:val="0"/>
              <w:divBdr>
                <w:top w:val="none" w:sz="0" w:space="0" w:color="auto"/>
                <w:left w:val="none" w:sz="0" w:space="0" w:color="auto"/>
                <w:bottom w:val="none" w:sz="0" w:space="0" w:color="auto"/>
                <w:right w:val="none" w:sz="0" w:space="0" w:color="auto"/>
              </w:divBdr>
            </w:div>
            <w:div w:id="1671710175">
              <w:marLeft w:val="0"/>
              <w:marRight w:val="0"/>
              <w:marTop w:val="0"/>
              <w:marBottom w:val="0"/>
              <w:divBdr>
                <w:top w:val="none" w:sz="0" w:space="0" w:color="auto"/>
                <w:left w:val="none" w:sz="0" w:space="0" w:color="auto"/>
                <w:bottom w:val="none" w:sz="0" w:space="0" w:color="auto"/>
                <w:right w:val="none" w:sz="0" w:space="0" w:color="auto"/>
              </w:divBdr>
            </w:div>
            <w:div w:id="256058818">
              <w:marLeft w:val="0"/>
              <w:marRight w:val="0"/>
              <w:marTop w:val="0"/>
              <w:marBottom w:val="0"/>
              <w:divBdr>
                <w:top w:val="none" w:sz="0" w:space="0" w:color="auto"/>
                <w:left w:val="none" w:sz="0" w:space="0" w:color="auto"/>
                <w:bottom w:val="none" w:sz="0" w:space="0" w:color="auto"/>
                <w:right w:val="none" w:sz="0" w:space="0" w:color="auto"/>
              </w:divBdr>
            </w:div>
            <w:div w:id="640304170">
              <w:marLeft w:val="0"/>
              <w:marRight w:val="0"/>
              <w:marTop w:val="0"/>
              <w:marBottom w:val="0"/>
              <w:divBdr>
                <w:top w:val="none" w:sz="0" w:space="0" w:color="auto"/>
                <w:left w:val="none" w:sz="0" w:space="0" w:color="auto"/>
                <w:bottom w:val="none" w:sz="0" w:space="0" w:color="auto"/>
                <w:right w:val="none" w:sz="0" w:space="0" w:color="auto"/>
              </w:divBdr>
            </w:div>
            <w:div w:id="250700814">
              <w:marLeft w:val="0"/>
              <w:marRight w:val="0"/>
              <w:marTop w:val="0"/>
              <w:marBottom w:val="0"/>
              <w:divBdr>
                <w:top w:val="none" w:sz="0" w:space="0" w:color="auto"/>
                <w:left w:val="none" w:sz="0" w:space="0" w:color="auto"/>
                <w:bottom w:val="none" w:sz="0" w:space="0" w:color="auto"/>
                <w:right w:val="none" w:sz="0" w:space="0" w:color="auto"/>
              </w:divBdr>
            </w:div>
            <w:div w:id="245304001">
              <w:marLeft w:val="0"/>
              <w:marRight w:val="0"/>
              <w:marTop w:val="0"/>
              <w:marBottom w:val="0"/>
              <w:divBdr>
                <w:top w:val="none" w:sz="0" w:space="0" w:color="auto"/>
                <w:left w:val="none" w:sz="0" w:space="0" w:color="auto"/>
                <w:bottom w:val="none" w:sz="0" w:space="0" w:color="auto"/>
                <w:right w:val="none" w:sz="0" w:space="0" w:color="auto"/>
              </w:divBdr>
            </w:div>
            <w:div w:id="573703168">
              <w:marLeft w:val="0"/>
              <w:marRight w:val="0"/>
              <w:marTop w:val="0"/>
              <w:marBottom w:val="0"/>
              <w:divBdr>
                <w:top w:val="none" w:sz="0" w:space="0" w:color="auto"/>
                <w:left w:val="none" w:sz="0" w:space="0" w:color="auto"/>
                <w:bottom w:val="none" w:sz="0" w:space="0" w:color="auto"/>
                <w:right w:val="none" w:sz="0" w:space="0" w:color="auto"/>
              </w:divBdr>
            </w:div>
            <w:div w:id="2019191429">
              <w:marLeft w:val="0"/>
              <w:marRight w:val="0"/>
              <w:marTop w:val="0"/>
              <w:marBottom w:val="0"/>
              <w:divBdr>
                <w:top w:val="none" w:sz="0" w:space="0" w:color="auto"/>
                <w:left w:val="none" w:sz="0" w:space="0" w:color="auto"/>
                <w:bottom w:val="none" w:sz="0" w:space="0" w:color="auto"/>
                <w:right w:val="none" w:sz="0" w:space="0" w:color="auto"/>
              </w:divBdr>
            </w:div>
            <w:div w:id="95683543">
              <w:marLeft w:val="0"/>
              <w:marRight w:val="0"/>
              <w:marTop w:val="0"/>
              <w:marBottom w:val="0"/>
              <w:divBdr>
                <w:top w:val="none" w:sz="0" w:space="0" w:color="auto"/>
                <w:left w:val="none" w:sz="0" w:space="0" w:color="auto"/>
                <w:bottom w:val="none" w:sz="0" w:space="0" w:color="auto"/>
                <w:right w:val="none" w:sz="0" w:space="0" w:color="auto"/>
              </w:divBdr>
            </w:div>
            <w:div w:id="1580477384">
              <w:marLeft w:val="0"/>
              <w:marRight w:val="0"/>
              <w:marTop w:val="0"/>
              <w:marBottom w:val="0"/>
              <w:divBdr>
                <w:top w:val="none" w:sz="0" w:space="0" w:color="auto"/>
                <w:left w:val="none" w:sz="0" w:space="0" w:color="auto"/>
                <w:bottom w:val="none" w:sz="0" w:space="0" w:color="auto"/>
                <w:right w:val="none" w:sz="0" w:space="0" w:color="auto"/>
              </w:divBdr>
            </w:div>
            <w:div w:id="996149781">
              <w:marLeft w:val="0"/>
              <w:marRight w:val="0"/>
              <w:marTop w:val="0"/>
              <w:marBottom w:val="0"/>
              <w:divBdr>
                <w:top w:val="none" w:sz="0" w:space="0" w:color="auto"/>
                <w:left w:val="none" w:sz="0" w:space="0" w:color="auto"/>
                <w:bottom w:val="none" w:sz="0" w:space="0" w:color="auto"/>
                <w:right w:val="none" w:sz="0" w:space="0" w:color="auto"/>
              </w:divBdr>
            </w:div>
            <w:div w:id="1377199859">
              <w:marLeft w:val="0"/>
              <w:marRight w:val="0"/>
              <w:marTop w:val="0"/>
              <w:marBottom w:val="0"/>
              <w:divBdr>
                <w:top w:val="none" w:sz="0" w:space="0" w:color="auto"/>
                <w:left w:val="none" w:sz="0" w:space="0" w:color="auto"/>
                <w:bottom w:val="none" w:sz="0" w:space="0" w:color="auto"/>
                <w:right w:val="none" w:sz="0" w:space="0" w:color="auto"/>
              </w:divBdr>
            </w:div>
            <w:div w:id="463012607">
              <w:marLeft w:val="0"/>
              <w:marRight w:val="0"/>
              <w:marTop w:val="0"/>
              <w:marBottom w:val="0"/>
              <w:divBdr>
                <w:top w:val="none" w:sz="0" w:space="0" w:color="auto"/>
                <w:left w:val="none" w:sz="0" w:space="0" w:color="auto"/>
                <w:bottom w:val="none" w:sz="0" w:space="0" w:color="auto"/>
                <w:right w:val="none" w:sz="0" w:space="0" w:color="auto"/>
              </w:divBdr>
            </w:div>
            <w:div w:id="2008750543">
              <w:marLeft w:val="0"/>
              <w:marRight w:val="0"/>
              <w:marTop w:val="0"/>
              <w:marBottom w:val="0"/>
              <w:divBdr>
                <w:top w:val="none" w:sz="0" w:space="0" w:color="auto"/>
                <w:left w:val="none" w:sz="0" w:space="0" w:color="auto"/>
                <w:bottom w:val="none" w:sz="0" w:space="0" w:color="auto"/>
                <w:right w:val="none" w:sz="0" w:space="0" w:color="auto"/>
              </w:divBdr>
            </w:div>
            <w:div w:id="533925506">
              <w:marLeft w:val="0"/>
              <w:marRight w:val="0"/>
              <w:marTop w:val="0"/>
              <w:marBottom w:val="0"/>
              <w:divBdr>
                <w:top w:val="none" w:sz="0" w:space="0" w:color="auto"/>
                <w:left w:val="none" w:sz="0" w:space="0" w:color="auto"/>
                <w:bottom w:val="none" w:sz="0" w:space="0" w:color="auto"/>
                <w:right w:val="none" w:sz="0" w:space="0" w:color="auto"/>
              </w:divBdr>
            </w:div>
            <w:div w:id="515116564">
              <w:marLeft w:val="0"/>
              <w:marRight w:val="0"/>
              <w:marTop w:val="0"/>
              <w:marBottom w:val="0"/>
              <w:divBdr>
                <w:top w:val="none" w:sz="0" w:space="0" w:color="auto"/>
                <w:left w:val="none" w:sz="0" w:space="0" w:color="auto"/>
                <w:bottom w:val="none" w:sz="0" w:space="0" w:color="auto"/>
                <w:right w:val="none" w:sz="0" w:space="0" w:color="auto"/>
              </w:divBdr>
            </w:div>
            <w:div w:id="851188134">
              <w:marLeft w:val="0"/>
              <w:marRight w:val="0"/>
              <w:marTop w:val="0"/>
              <w:marBottom w:val="0"/>
              <w:divBdr>
                <w:top w:val="none" w:sz="0" w:space="0" w:color="auto"/>
                <w:left w:val="none" w:sz="0" w:space="0" w:color="auto"/>
                <w:bottom w:val="none" w:sz="0" w:space="0" w:color="auto"/>
                <w:right w:val="none" w:sz="0" w:space="0" w:color="auto"/>
              </w:divBdr>
            </w:div>
            <w:div w:id="54672320">
              <w:marLeft w:val="0"/>
              <w:marRight w:val="0"/>
              <w:marTop w:val="0"/>
              <w:marBottom w:val="0"/>
              <w:divBdr>
                <w:top w:val="none" w:sz="0" w:space="0" w:color="auto"/>
                <w:left w:val="none" w:sz="0" w:space="0" w:color="auto"/>
                <w:bottom w:val="none" w:sz="0" w:space="0" w:color="auto"/>
                <w:right w:val="none" w:sz="0" w:space="0" w:color="auto"/>
              </w:divBdr>
            </w:div>
            <w:div w:id="1453357390">
              <w:marLeft w:val="0"/>
              <w:marRight w:val="0"/>
              <w:marTop w:val="0"/>
              <w:marBottom w:val="0"/>
              <w:divBdr>
                <w:top w:val="none" w:sz="0" w:space="0" w:color="auto"/>
                <w:left w:val="none" w:sz="0" w:space="0" w:color="auto"/>
                <w:bottom w:val="none" w:sz="0" w:space="0" w:color="auto"/>
                <w:right w:val="none" w:sz="0" w:space="0" w:color="auto"/>
              </w:divBdr>
            </w:div>
            <w:div w:id="1352686717">
              <w:marLeft w:val="0"/>
              <w:marRight w:val="0"/>
              <w:marTop w:val="0"/>
              <w:marBottom w:val="0"/>
              <w:divBdr>
                <w:top w:val="none" w:sz="0" w:space="0" w:color="auto"/>
                <w:left w:val="none" w:sz="0" w:space="0" w:color="auto"/>
                <w:bottom w:val="none" w:sz="0" w:space="0" w:color="auto"/>
                <w:right w:val="none" w:sz="0" w:space="0" w:color="auto"/>
              </w:divBdr>
            </w:div>
            <w:div w:id="978152499">
              <w:marLeft w:val="0"/>
              <w:marRight w:val="0"/>
              <w:marTop w:val="0"/>
              <w:marBottom w:val="0"/>
              <w:divBdr>
                <w:top w:val="none" w:sz="0" w:space="0" w:color="auto"/>
                <w:left w:val="none" w:sz="0" w:space="0" w:color="auto"/>
                <w:bottom w:val="none" w:sz="0" w:space="0" w:color="auto"/>
                <w:right w:val="none" w:sz="0" w:space="0" w:color="auto"/>
              </w:divBdr>
            </w:div>
            <w:div w:id="2040885098">
              <w:marLeft w:val="0"/>
              <w:marRight w:val="0"/>
              <w:marTop w:val="0"/>
              <w:marBottom w:val="0"/>
              <w:divBdr>
                <w:top w:val="none" w:sz="0" w:space="0" w:color="auto"/>
                <w:left w:val="none" w:sz="0" w:space="0" w:color="auto"/>
                <w:bottom w:val="none" w:sz="0" w:space="0" w:color="auto"/>
                <w:right w:val="none" w:sz="0" w:space="0" w:color="auto"/>
              </w:divBdr>
            </w:div>
            <w:div w:id="1462114563">
              <w:marLeft w:val="0"/>
              <w:marRight w:val="0"/>
              <w:marTop w:val="0"/>
              <w:marBottom w:val="0"/>
              <w:divBdr>
                <w:top w:val="none" w:sz="0" w:space="0" w:color="auto"/>
                <w:left w:val="none" w:sz="0" w:space="0" w:color="auto"/>
                <w:bottom w:val="none" w:sz="0" w:space="0" w:color="auto"/>
                <w:right w:val="none" w:sz="0" w:space="0" w:color="auto"/>
              </w:divBdr>
            </w:div>
            <w:div w:id="684475848">
              <w:marLeft w:val="0"/>
              <w:marRight w:val="0"/>
              <w:marTop w:val="0"/>
              <w:marBottom w:val="0"/>
              <w:divBdr>
                <w:top w:val="none" w:sz="0" w:space="0" w:color="auto"/>
                <w:left w:val="none" w:sz="0" w:space="0" w:color="auto"/>
                <w:bottom w:val="none" w:sz="0" w:space="0" w:color="auto"/>
                <w:right w:val="none" w:sz="0" w:space="0" w:color="auto"/>
              </w:divBdr>
            </w:div>
            <w:div w:id="775948259">
              <w:marLeft w:val="0"/>
              <w:marRight w:val="0"/>
              <w:marTop w:val="0"/>
              <w:marBottom w:val="0"/>
              <w:divBdr>
                <w:top w:val="none" w:sz="0" w:space="0" w:color="auto"/>
                <w:left w:val="none" w:sz="0" w:space="0" w:color="auto"/>
                <w:bottom w:val="none" w:sz="0" w:space="0" w:color="auto"/>
                <w:right w:val="none" w:sz="0" w:space="0" w:color="auto"/>
              </w:divBdr>
            </w:div>
            <w:div w:id="687680259">
              <w:marLeft w:val="0"/>
              <w:marRight w:val="0"/>
              <w:marTop w:val="0"/>
              <w:marBottom w:val="0"/>
              <w:divBdr>
                <w:top w:val="none" w:sz="0" w:space="0" w:color="auto"/>
                <w:left w:val="none" w:sz="0" w:space="0" w:color="auto"/>
                <w:bottom w:val="none" w:sz="0" w:space="0" w:color="auto"/>
                <w:right w:val="none" w:sz="0" w:space="0" w:color="auto"/>
              </w:divBdr>
            </w:div>
            <w:div w:id="918178915">
              <w:marLeft w:val="0"/>
              <w:marRight w:val="0"/>
              <w:marTop w:val="0"/>
              <w:marBottom w:val="0"/>
              <w:divBdr>
                <w:top w:val="none" w:sz="0" w:space="0" w:color="auto"/>
                <w:left w:val="none" w:sz="0" w:space="0" w:color="auto"/>
                <w:bottom w:val="none" w:sz="0" w:space="0" w:color="auto"/>
                <w:right w:val="none" w:sz="0" w:space="0" w:color="auto"/>
              </w:divBdr>
            </w:div>
            <w:div w:id="582837327">
              <w:marLeft w:val="0"/>
              <w:marRight w:val="0"/>
              <w:marTop w:val="0"/>
              <w:marBottom w:val="0"/>
              <w:divBdr>
                <w:top w:val="none" w:sz="0" w:space="0" w:color="auto"/>
                <w:left w:val="none" w:sz="0" w:space="0" w:color="auto"/>
                <w:bottom w:val="none" w:sz="0" w:space="0" w:color="auto"/>
                <w:right w:val="none" w:sz="0" w:space="0" w:color="auto"/>
              </w:divBdr>
            </w:div>
            <w:div w:id="1615016403">
              <w:marLeft w:val="0"/>
              <w:marRight w:val="0"/>
              <w:marTop w:val="0"/>
              <w:marBottom w:val="0"/>
              <w:divBdr>
                <w:top w:val="none" w:sz="0" w:space="0" w:color="auto"/>
                <w:left w:val="none" w:sz="0" w:space="0" w:color="auto"/>
                <w:bottom w:val="none" w:sz="0" w:space="0" w:color="auto"/>
                <w:right w:val="none" w:sz="0" w:space="0" w:color="auto"/>
              </w:divBdr>
            </w:div>
            <w:div w:id="2040159679">
              <w:marLeft w:val="0"/>
              <w:marRight w:val="0"/>
              <w:marTop w:val="0"/>
              <w:marBottom w:val="0"/>
              <w:divBdr>
                <w:top w:val="none" w:sz="0" w:space="0" w:color="auto"/>
                <w:left w:val="none" w:sz="0" w:space="0" w:color="auto"/>
                <w:bottom w:val="none" w:sz="0" w:space="0" w:color="auto"/>
                <w:right w:val="none" w:sz="0" w:space="0" w:color="auto"/>
              </w:divBdr>
            </w:div>
            <w:div w:id="140003139">
              <w:marLeft w:val="0"/>
              <w:marRight w:val="0"/>
              <w:marTop w:val="0"/>
              <w:marBottom w:val="0"/>
              <w:divBdr>
                <w:top w:val="none" w:sz="0" w:space="0" w:color="auto"/>
                <w:left w:val="none" w:sz="0" w:space="0" w:color="auto"/>
                <w:bottom w:val="none" w:sz="0" w:space="0" w:color="auto"/>
                <w:right w:val="none" w:sz="0" w:space="0" w:color="auto"/>
              </w:divBdr>
            </w:div>
            <w:div w:id="1629436268">
              <w:marLeft w:val="0"/>
              <w:marRight w:val="0"/>
              <w:marTop w:val="0"/>
              <w:marBottom w:val="0"/>
              <w:divBdr>
                <w:top w:val="none" w:sz="0" w:space="0" w:color="auto"/>
                <w:left w:val="none" w:sz="0" w:space="0" w:color="auto"/>
                <w:bottom w:val="none" w:sz="0" w:space="0" w:color="auto"/>
                <w:right w:val="none" w:sz="0" w:space="0" w:color="auto"/>
              </w:divBdr>
            </w:div>
            <w:div w:id="196625017">
              <w:marLeft w:val="0"/>
              <w:marRight w:val="0"/>
              <w:marTop w:val="0"/>
              <w:marBottom w:val="0"/>
              <w:divBdr>
                <w:top w:val="none" w:sz="0" w:space="0" w:color="auto"/>
                <w:left w:val="none" w:sz="0" w:space="0" w:color="auto"/>
                <w:bottom w:val="none" w:sz="0" w:space="0" w:color="auto"/>
                <w:right w:val="none" w:sz="0" w:space="0" w:color="auto"/>
              </w:divBdr>
            </w:div>
            <w:div w:id="954365879">
              <w:marLeft w:val="0"/>
              <w:marRight w:val="0"/>
              <w:marTop w:val="0"/>
              <w:marBottom w:val="0"/>
              <w:divBdr>
                <w:top w:val="none" w:sz="0" w:space="0" w:color="auto"/>
                <w:left w:val="none" w:sz="0" w:space="0" w:color="auto"/>
                <w:bottom w:val="none" w:sz="0" w:space="0" w:color="auto"/>
                <w:right w:val="none" w:sz="0" w:space="0" w:color="auto"/>
              </w:divBdr>
            </w:div>
            <w:div w:id="1373656012">
              <w:marLeft w:val="0"/>
              <w:marRight w:val="0"/>
              <w:marTop w:val="0"/>
              <w:marBottom w:val="0"/>
              <w:divBdr>
                <w:top w:val="none" w:sz="0" w:space="0" w:color="auto"/>
                <w:left w:val="none" w:sz="0" w:space="0" w:color="auto"/>
                <w:bottom w:val="none" w:sz="0" w:space="0" w:color="auto"/>
                <w:right w:val="none" w:sz="0" w:space="0" w:color="auto"/>
              </w:divBdr>
            </w:div>
            <w:div w:id="1429544431">
              <w:marLeft w:val="0"/>
              <w:marRight w:val="0"/>
              <w:marTop w:val="0"/>
              <w:marBottom w:val="0"/>
              <w:divBdr>
                <w:top w:val="none" w:sz="0" w:space="0" w:color="auto"/>
                <w:left w:val="none" w:sz="0" w:space="0" w:color="auto"/>
                <w:bottom w:val="none" w:sz="0" w:space="0" w:color="auto"/>
                <w:right w:val="none" w:sz="0" w:space="0" w:color="auto"/>
              </w:divBdr>
            </w:div>
            <w:div w:id="1789156616">
              <w:marLeft w:val="0"/>
              <w:marRight w:val="0"/>
              <w:marTop w:val="0"/>
              <w:marBottom w:val="0"/>
              <w:divBdr>
                <w:top w:val="none" w:sz="0" w:space="0" w:color="auto"/>
                <w:left w:val="none" w:sz="0" w:space="0" w:color="auto"/>
                <w:bottom w:val="none" w:sz="0" w:space="0" w:color="auto"/>
                <w:right w:val="none" w:sz="0" w:space="0" w:color="auto"/>
              </w:divBdr>
            </w:div>
            <w:div w:id="609044316">
              <w:marLeft w:val="0"/>
              <w:marRight w:val="0"/>
              <w:marTop w:val="0"/>
              <w:marBottom w:val="0"/>
              <w:divBdr>
                <w:top w:val="none" w:sz="0" w:space="0" w:color="auto"/>
                <w:left w:val="none" w:sz="0" w:space="0" w:color="auto"/>
                <w:bottom w:val="none" w:sz="0" w:space="0" w:color="auto"/>
                <w:right w:val="none" w:sz="0" w:space="0" w:color="auto"/>
              </w:divBdr>
            </w:div>
            <w:div w:id="1017079223">
              <w:marLeft w:val="0"/>
              <w:marRight w:val="0"/>
              <w:marTop w:val="0"/>
              <w:marBottom w:val="0"/>
              <w:divBdr>
                <w:top w:val="none" w:sz="0" w:space="0" w:color="auto"/>
                <w:left w:val="none" w:sz="0" w:space="0" w:color="auto"/>
                <w:bottom w:val="none" w:sz="0" w:space="0" w:color="auto"/>
                <w:right w:val="none" w:sz="0" w:space="0" w:color="auto"/>
              </w:divBdr>
            </w:div>
            <w:div w:id="1017540720">
              <w:marLeft w:val="0"/>
              <w:marRight w:val="0"/>
              <w:marTop w:val="0"/>
              <w:marBottom w:val="0"/>
              <w:divBdr>
                <w:top w:val="none" w:sz="0" w:space="0" w:color="auto"/>
                <w:left w:val="none" w:sz="0" w:space="0" w:color="auto"/>
                <w:bottom w:val="none" w:sz="0" w:space="0" w:color="auto"/>
                <w:right w:val="none" w:sz="0" w:space="0" w:color="auto"/>
              </w:divBdr>
            </w:div>
            <w:div w:id="614599523">
              <w:marLeft w:val="0"/>
              <w:marRight w:val="0"/>
              <w:marTop w:val="0"/>
              <w:marBottom w:val="0"/>
              <w:divBdr>
                <w:top w:val="none" w:sz="0" w:space="0" w:color="auto"/>
                <w:left w:val="none" w:sz="0" w:space="0" w:color="auto"/>
                <w:bottom w:val="none" w:sz="0" w:space="0" w:color="auto"/>
                <w:right w:val="none" w:sz="0" w:space="0" w:color="auto"/>
              </w:divBdr>
            </w:div>
            <w:div w:id="1455905847">
              <w:marLeft w:val="0"/>
              <w:marRight w:val="0"/>
              <w:marTop w:val="0"/>
              <w:marBottom w:val="0"/>
              <w:divBdr>
                <w:top w:val="none" w:sz="0" w:space="0" w:color="auto"/>
                <w:left w:val="none" w:sz="0" w:space="0" w:color="auto"/>
                <w:bottom w:val="none" w:sz="0" w:space="0" w:color="auto"/>
                <w:right w:val="none" w:sz="0" w:space="0" w:color="auto"/>
              </w:divBdr>
            </w:div>
            <w:div w:id="1283531495">
              <w:marLeft w:val="0"/>
              <w:marRight w:val="0"/>
              <w:marTop w:val="0"/>
              <w:marBottom w:val="0"/>
              <w:divBdr>
                <w:top w:val="none" w:sz="0" w:space="0" w:color="auto"/>
                <w:left w:val="none" w:sz="0" w:space="0" w:color="auto"/>
                <w:bottom w:val="none" w:sz="0" w:space="0" w:color="auto"/>
                <w:right w:val="none" w:sz="0" w:space="0" w:color="auto"/>
              </w:divBdr>
            </w:div>
            <w:div w:id="76638101">
              <w:marLeft w:val="0"/>
              <w:marRight w:val="0"/>
              <w:marTop w:val="0"/>
              <w:marBottom w:val="0"/>
              <w:divBdr>
                <w:top w:val="none" w:sz="0" w:space="0" w:color="auto"/>
                <w:left w:val="none" w:sz="0" w:space="0" w:color="auto"/>
                <w:bottom w:val="none" w:sz="0" w:space="0" w:color="auto"/>
                <w:right w:val="none" w:sz="0" w:space="0" w:color="auto"/>
              </w:divBdr>
            </w:div>
            <w:div w:id="1924337857">
              <w:marLeft w:val="0"/>
              <w:marRight w:val="0"/>
              <w:marTop w:val="0"/>
              <w:marBottom w:val="0"/>
              <w:divBdr>
                <w:top w:val="none" w:sz="0" w:space="0" w:color="auto"/>
                <w:left w:val="none" w:sz="0" w:space="0" w:color="auto"/>
                <w:bottom w:val="none" w:sz="0" w:space="0" w:color="auto"/>
                <w:right w:val="none" w:sz="0" w:space="0" w:color="auto"/>
              </w:divBdr>
            </w:div>
            <w:div w:id="1053963729">
              <w:marLeft w:val="0"/>
              <w:marRight w:val="0"/>
              <w:marTop w:val="0"/>
              <w:marBottom w:val="0"/>
              <w:divBdr>
                <w:top w:val="none" w:sz="0" w:space="0" w:color="auto"/>
                <w:left w:val="none" w:sz="0" w:space="0" w:color="auto"/>
                <w:bottom w:val="none" w:sz="0" w:space="0" w:color="auto"/>
                <w:right w:val="none" w:sz="0" w:space="0" w:color="auto"/>
              </w:divBdr>
            </w:div>
            <w:div w:id="600458520">
              <w:marLeft w:val="0"/>
              <w:marRight w:val="0"/>
              <w:marTop w:val="0"/>
              <w:marBottom w:val="0"/>
              <w:divBdr>
                <w:top w:val="none" w:sz="0" w:space="0" w:color="auto"/>
                <w:left w:val="none" w:sz="0" w:space="0" w:color="auto"/>
                <w:bottom w:val="none" w:sz="0" w:space="0" w:color="auto"/>
                <w:right w:val="none" w:sz="0" w:space="0" w:color="auto"/>
              </w:divBdr>
            </w:div>
            <w:div w:id="963467522">
              <w:marLeft w:val="0"/>
              <w:marRight w:val="0"/>
              <w:marTop w:val="0"/>
              <w:marBottom w:val="0"/>
              <w:divBdr>
                <w:top w:val="none" w:sz="0" w:space="0" w:color="auto"/>
                <w:left w:val="none" w:sz="0" w:space="0" w:color="auto"/>
                <w:bottom w:val="none" w:sz="0" w:space="0" w:color="auto"/>
                <w:right w:val="none" w:sz="0" w:space="0" w:color="auto"/>
              </w:divBdr>
            </w:div>
            <w:div w:id="1079212267">
              <w:marLeft w:val="0"/>
              <w:marRight w:val="0"/>
              <w:marTop w:val="0"/>
              <w:marBottom w:val="0"/>
              <w:divBdr>
                <w:top w:val="none" w:sz="0" w:space="0" w:color="auto"/>
                <w:left w:val="none" w:sz="0" w:space="0" w:color="auto"/>
                <w:bottom w:val="none" w:sz="0" w:space="0" w:color="auto"/>
                <w:right w:val="none" w:sz="0" w:space="0" w:color="auto"/>
              </w:divBdr>
            </w:div>
            <w:div w:id="25638885">
              <w:marLeft w:val="0"/>
              <w:marRight w:val="0"/>
              <w:marTop w:val="0"/>
              <w:marBottom w:val="0"/>
              <w:divBdr>
                <w:top w:val="none" w:sz="0" w:space="0" w:color="auto"/>
                <w:left w:val="none" w:sz="0" w:space="0" w:color="auto"/>
                <w:bottom w:val="none" w:sz="0" w:space="0" w:color="auto"/>
                <w:right w:val="none" w:sz="0" w:space="0" w:color="auto"/>
              </w:divBdr>
            </w:div>
            <w:div w:id="1818841548">
              <w:marLeft w:val="0"/>
              <w:marRight w:val="0"/>
              <w:marTop w:val="0"/>
              <w:marBottom w:val="0"/>
              <w:divBdr>
                <w:top w:val="none" w:sz="0" w:space="0" w:color="auto"/>
                <w:left w:val="none" w:sz="0" w:space="0" w:color="auto"/>
                <w:bottom w:val="none" w:sz="0" w:space="0" w:color="auto"/>
                <w:right w:val="none" w:sz="0" w:space="0" w:color="auto"/>
              </w:divBdr>
            </w:div>
            <w:div w:id="744111788">
              <w:marLeft w:val="0"/>
              <w:marRight w:val="0"/>
              <w:marTop w:val="0"/>
              <w:marBottom w:val="0"/>
              <w:divBdr>
                <w:top w:val="none" w:sz="0" w:space="0" w:color="auto"/>
                <w:left w:val="none" w:sz="0" w:space="0" w:color="auto"/>
                <w:bottom w:val="none" w:sz="0" w:space="0" w:color="auto"/>
                <w:right w:val="none" w:sz="0" w:space="0" w:color="auto"/>
              </w:divBdr>
            </w:div>
            <w:div w:id="1557735652">
              <w:marLeft w:val="0"/>
              <w:marRight w:val="0"/>
              <w:marTop w:val="0"/>
              <w:marBottom w:val="0"/>
              <w:divBdr>
                <w:top w:val="none" w:sz="0" w:space="0" w:color="auto"/>
                <w:left w:val="none" w:sz="0" w:space="0" w:color="auto"/>
                <w:bottom w:val="none" w:sz="0" w:space="0" w:color="auto"/>
                <w:right w:val="none" w:sz="0" w:space="0" w:color="auto"/>
              </w:divBdr>
            </w:div>
            <w:div w:id="908226730">
              <w:marLeft w:val="0"/>
              <w:marRight w:val="0"/>
              <w:marTop w:val="0"/>
              <w:marBottom w:val="0"/>
              <w:divBdr>
                <w:top w:val="none" w:sz="0" w:space="0" w:color="auto"/>
                <w:left w:val="none" w:sz="0" w:space="0" w:color="auto"/>
                <w:bottom w:val="none" w:sz="0" w:space="0" w:color="auto"/>
                <w:right w:val="none" w:sz="0" w:space="0" w:color="auto"/>
              </w:divBdr>
            </w:div>
            <w:div w:id="1174884547">
              <w:marLeft w:val="0"/>
              <w:marRight w:val="0"/>
              <w:marTop w:val="0"/>
              <w:marBottom w:val="0"/>
              <w:divBdr>
                <w:top w:val="none" w:sz="0" w:space="0" w:color="auto"/>
                <w:left w:val="none" w:sz="0" w:space="0" w:color="auto"/>
                <w:bottom w:val="none" w:sz="0" w:space="0" w:color="auto"/>
                <w:right w:val="none" w:sz="0" w:space="0" w:color="auto"/>
              </w:divBdr>
            </w:div>
            <w:div w:id="1476723369">
              <w:marLeft w:val="0"/>
              <w:marRight w:val="0"/>
              <w:marTop w:val="0"/>
              <w:marBottom w:val="0"/>
              <w:divBdr>
                <w:top w:val="none" w:sz="0" w:space="0" w:color="auto"/>
                <w:left w:val="none" w:sz="0" w:space="0" w:color="auto"/>
                <w:bottom w:val="none" w:sz="0" w:space="0" w:color="auto"/>
                <w:right w:val="none" w:sz="0" w:space="0" w:color="auto"/>
              </w:divBdr>
            </w:div>
            <w:div w:id="123433303">
              <w:marLeft w:val="0"/>
              <w:marRight w:val="0"/>
              <w:marTop w:val="0"/>
              <w:marBottom w:val="0"/>
              <w:divBdr>
                <w:top w:val="none" w:sz="0" w:space="0" w:color="auto"/>
                <w:left w:val="none" w:sz="0" w:space="0" w:color="auto"/>
                <w:bottom w:val="none" w:sz="0" w:space="0" w:color="auto"/>
                <w:right w:val="none" w:sz="0" w:space="0" w:color="auto"/>
              </w:divBdr>
            </w:div>
            <w:div w:id="1369842027">
              <w:marLeft w:val="0"/>
              <w:marRight w:val="0"/>
              <w:marTop w:val="0"/>
              <w:marBottom w:val="0"/>
              <w:divBdr>
                <w:top w:val="none" w:sz="0" w:space="0" w:color="auto"/>
                <w:left w:val="none" w:sz="0" w:space="0" w:color="auto"/>
                <w:bottom w:val="none" w:sz="0" w:space="0" w:color="auto"/>
                <w:right w:val="none" w:sz="0" w:space="0" w:color="auto"/>
              </w:divBdr>
            </w:div>
            <w:div w:id="920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1643">
      <w:bodyDiv w:val="1"/>
      <w:marLeft w:val="0"/>
      <w:marRight w:val="0"/>
      <w:marTop w:val="0"/>
      <w:marBottom w:val="0"/>
      <w:divBdr>
        <w:top w:val="none" w:sz="0" w:space="0" w:color="auto"/>
        <w:left w:val="none" w:sz="0" w:space="0" w:color="auto"/>
        <w:bottom w:val="none" w:sz="0" w:space="0" w:color="auto"/>
        <w:right w:val="none" w:sz="0" w:space="0" w:color="auto"/>
      </w:divBdr>
    </w:div>
    <w:div w:id="1174564428">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39753389">
      <w:bodyDiv w:val="1"/>
      <w:marLeft w:val="0"/>
      <w:marRight w:val="0"/>
      <w:marTop w:val="0"/>
      <w:marBottom w:val="0"/>
      <w:divBdr>
        <w:top w:val="none" w:sz="0" w:space="0" w:color="auto"/>
        <w:left w:val="none" w:sz="0" w:space="0" w:color="auto"/>
        <w:bottom w:val="none" w:sz="0" w:space="0" w:color="auto"/>
        <w:right w:val="none" w:sz="0" w:space="0" w:color="auto"/>
      </w:divBdr>
      <w:divsChild>
        <w:div w:id="2129734334">
          <w:marLeft w:val="0"/>
          <w:marRight w:val="0"/>
          <w:marTop w:val="0"/>
          <w:marBottom w:val="0"/>
          <w:divBdr>
            <w:top w:val="none" w:sz="0" w:space="0" w:color="auto"/>
            <w:left w:val="none" w:sz="0" w:space="0" w:color="auto"/>
            <w:bottom w:val="none" w:sz="0" w:space="0" w:color="auto"/>
            <w:right w:val="none" w:sz="0" w:space="0" w:color="auto"/>
          </w:divBdr>
          <w:divsChild>
            <w:div w:id="202645206">
              <w:marLeft w:val="0"/>
              <w:marRight w:val="0"/>
              <w:marTop w:val="0"/>
              <w:marBottom w:val="0"/>
              <w:divBdr>
                <w:top w:val="none" w:sz="0" w:space="0" w:color="auto"/>
                <w:left w:val="none" w:sz="0" w:space="0" w:color="auto"/>
                <w:bottom w:val="none" w:sz="0" w:space="0" w:color="auto"/>
                <w:right w:val="none" w:sz="0" w:space="0" w:color="auto"/>
              </w:divBdr>
            </w:div>
            <w:div w:id="170069775">
              <w:marLeft w:val="0"/>
              <w:marRight w:val="0"/>
              <w:marTop w:val="0"/>
              <w:marBottom w:val="0"/>
              <w:divBdr>
                <w:top w:val="none" w:sz="0" w:space="0" w:color="auto"/>
                <w:left w:val="none" w:sz="0" w:space="0" w:color="auto"/>
                <w:bottom w:val="none" w:sz="0" w:space="0" w:color="auto"/>
                <w:right w:val="none" w:sz="0" w:space="0" w:color="auto"/>
              </w:divBdr>
            </w:div>
            <w:div w:id="930506741">
              <w:marLeft w:val="0"/>
              <w:marRight w:val="0"/>
              <w:marTop w:val="0"/>
              <w:marBottom w:val="0"/>
              <w:divBdr>
                <w:top w:val="none" w:sz="0" w:space="0" w:color="auto"/>
                <w:left w:val="none" w:sz="0" w:space="0" w:color="auto"/>
                <w:bottom w:val="none" w:sz="0" w:space="0" w:color="auto"/>
                <w:right w:val="none" w:sz="0" w:space="0" w:color="auto"/>
              </w:divBdr>
            </w:div>
            <w:div w:id="1492135405">
              <w:marLeft w:val="0"/>
              <w:marRight w:val="0"/>
              <w:marTop w:val="0"/>
              <w:marBottom w:val="0"/>
              <w:divBdr>
                <w:top w:val="none" w:sz="0" w:space="0" w:color="auto"/>
                <w:left w:val="none" w:sz="0" w:space="0" w:color="auto"/>
                <w:bottom w:val="none" w:sz="0" w:space="0" w:color="auto"/>
                <w:right w:val="none" w:sz="0" w:space="0" w:color="auto"/>
              </w:divBdr>
            </w:div>
            <w:div w:id="14842413">
              <w:marLeft w:val="0"/>
              <w:marRight w:val="0"/>
              <w:marTop w:val="0"/>
              <w:marBottom w:val="0"/>
              <w:divBdr>
                <w:top w:val="none" w:sz="0" w:space="0" w:color="auto"/>
                <w:left w:val="none" w:sz="0" w:space="0" w:color="auto"/>
                <w:bottom w:val="none" w:sz="0" w:space="0" w:color="auto"/>
                <w:right w:val="none" w:sz="0" w:space="0" w:color="auto"/>
              </w:divBdr>
            </w:div>
            <w:div w:id="963775640">
              <w:marLeft w:val="0"/>
              <w:marRight w:val="0"/>
              <w:marTop w:val="0"/>
              <w:marBottom w:val="0"/>
              <w:divBdr>
                <w:top w:val="none" w:sz="0" w:space="0" w:color="auto"/>
                <w:left w:val="none" w:sz="0" w:space="0" w:color="auto"/>
                <w:bottom w:val="none" w:sz="0" w:space="0" w:color="auto"/>
                <w:right w:val="none" w:sz="0" w:space="0" w:color="auto"/>
              </w:divBdr>
            </w:div>
            <w:div w:id="1104764842">
              <w:marLeft w:val="0"/>
              <w:marRight w:val="0"/>
              <w:marTop w:val="0"/>
              <w:marBottom w:val="0"/>
              <w:divBdr>
                <w:top w:val="none" w:sz="0" w:space="0" w:color="auto"/>
                <w:left w:val="none" w:sz="0" w:space="0" w:color="auto"/>
                <w:bottom w:val="none" w:sz="0" w:space="0" w:color="auto"/>
                <w:right w:val="none" w:sz="0" w:space="0" w:color="auto"/>
              </w:divBdr>
            </w:div>
            <w:div w:id="664094193">
              <w:marLeft w:val="0"/>
              <w:marRight w:val="0"/>
              <w:marTop w:val="0"/>
              <w:marBottom w:val="0"/>
              <w:divBdr>
                <w:top w:val="none" w:sz="0" w:space="0" w:color="auto"/>
                <w:left w:val="none" w:sz="0" w:space="0" w:color="auto"/>
                <w:bottom w:val="none" w:sz="0" w:space="0" w:color="auto"/>
                <w:right w:val="none" w:sz="0" w:space="0" w:color="auto"/>
              </w:divBdr>
            </w:div>
            <w:div w:id="1363437183">
              <w:marLeft w:val="0"/>
              <w:marRight w:val="0"/>
              <w:marTop w:val="0"/>
              <w:marBottom w:val="0"/>
              <w:divBdr>
                <w:top w:val="none" w:sz="0" w:space="0" w:color="auto"/>
                <w:left w:val="none" w:sz="0" w:space="0" w:color="auto"/>
                <w:bottom w:val="none" w:sz="0" w:space="0" w:color="auto"/>
                <w:right w:val="none" w:sz="0" w:space="0" w:color="auto"/>
              </w:divBdr>
            </w:div>
            <w:div w:id="842628171">
              <w:marLeft w:val="0"/>
              <w:marRight w:val="0"/>
              <w:marTop w:val="0"/>
              <w:marBottom w:val="0"/>
              <w:divBdr>
                <w:top w:val="none" w:sz="0" w:space="0" w:color="auto"/>
                <w:left w:val="none" w:sz="0" w:space="0" w:color="auto"/>
                <w:bottom w:val="none" w:sz="0" w:space="0" w:color="auto"/>
                <w:right w:val="none" w:sz="0" w:space="0" w:color="auto"/>
              </w:divBdr>
            </w:div>
            <w:div w:id="79259686">
              <w:marLeft w:val="0"/>
              <w:marRight w:val="0"/>
              <w:marTop w:val="0"/>
              <w:marBottom w:val="0"/>
              <w:divBdr>
                <w:top w:val="none" w:sz="0" w:space="0" w:color="auto"/>
                <w:left w:val="none" w:sz="0" w:space="0" w:color="auto"/>
                <w:bottom w:val="none" w:sz="0" w:space="0" w:color="auto"/>
                <w:right w:val="none" w:sz="0" w:space="0" w:color="auto"/>
              </w:divBdr>
            </w:div>
            <w:div w:id="392317693">
              <w:marLeft w:val="0"/>
              <w:marRight w:val="0"/>
              <w:marTop w:val="0"/>
              <w:marBottom w:val="0"/>
              <w:divBdr>
                <w:top w:val="none" w:sz="0" w:space="0" w:color="auto"/>
                <w:left w:val="none" w:sz="0" w:space="0" w:color="auto"/>
                <w:bottom w:val="none" w:sz="0" w:space="0" w:color="auto"/>
                <w:right w:val="none" w:sz="0" w:space="0" w:color="auto"/>
              </w:divBdr>
            </w:div>
            <w:div w:id="1945572447">
              <w:marLeft w:val="0"/>
              <w:marRight w:val="0"/>
              <w:marTop w:val="0"/>
              <w:marBottom w:val="0"/>
              <w:divBdr>
                <w:top w:val="none" w:sz="0" w:space="0" w:color="auto"/>
                <w:left w:val="none" w:sz="0" w:space="0" w:color="auto"/>
                <w:bottom w:val="none" w:sz="0" w:space="0" w:color="auto"/>
                <w:right w:val="none" w:sz="0" w:space="0" w:color="auto"/>
              </w:divBdr>
            </w:div>
            <w:div w:id="175000014">
              <w:marLeft w:val="0"/>
              <w:marRight w:val="0"/>
              <w:marTop w:val="0"/>
              <w:marBottom w:val="0"/>
              <w:divBdr>
                <w:top w:val="none" w:sz="0" w:space="0" w:color="auto"/>
                <w:left w:val="none" w:sz="0" w:space="0" w:color="auto"/>
                <w:bottom w:val="none" w:sz="0" w:space="0" w:color="auto"/>
                <w:right w:val="none" w:sz="0" w:space="0" w:color="auto"/>
              </w:divBdr>
            </w:div>
            <w:div w:id="349915979">
              <w:marLeft w:val="0"/>
              <w:marRight w:val="0"/>
              <w:marTop w:val="0"/>
              <w:marBottom w:val="0"/>
              <w:divBdr>
                <w:top w:val="none" w:sz="0" w:space="0" w:color="auto"/>
                <w:left w:val="none" w:sz="0" w:space="0" w:color="auto"/>
                <w:bottom w:val="none" w:sz="0" w:space="0" w:color="auto"/>
                <w:right w:val="none" w:sz="0" w:space="0" w:color="auto"/>
              </w:divBdr>
            </w:div>
            <w:div w:id="175078854">
              <w:marLeft w:val="0"/>
              <w:marRight w:val="0"/>
              <w:marTop w:val="0"/>
              <w:marBottom w:val="0"/>
              <w:divBdr>
                <w:top w:val="none" w:sz="0" w:space="0" w:color="auto"/>
                <w:left w:val="none" w:sz="0" w:space="0" w:color="auto"/>
                <w:bottom w:val="none" w:sz="0" w:space="0" w:color="auto"/>
                <w:right w:val="none" w:sz="0" w:space="0" w:color="auto"/>
              </w:divBdr>
            </w:div>
            <w:div w:id="1414889142">
              <w:marLeft w:val="0"/>
              <w:marRight w:val="0"/>
              <w:marTop w:val="0"/>
              <w:marBottom w:val="0"/>
              <w:divBdr>
                <w:top w:val="none" w:sz="0" w:space="0" w:color="auto"/>
                <w:left w:val="none" w:sz="0" w:space="0" w:color="auto"/>
                <w:bottom w:val="none" w:sz="0" w:space="0" w:color="auto"/>
                <w:right w:val="none" w:sz="0" w:space="0" w:color="auto"/>
              </w:divBdr>
            </w:div>
            <w:div w:id="1098453086">
              <w:marLeft w:val="0"/>
              <w:marRight w:val="0"/>
              <w:marTop w:val="0"/>
              <w:marBottom w:val="0"/>
              <w:divBdr>
                <w:top w:val="none" w:sz="0" w:space="0" w:color="auto"/>
                <w:left w:val="none" w:sz="0" w:space="0" w:color="auto"/>
                <w:bottom w:val="none" w:sz="0" w:space="0" w:color="auto"/>
                <w:right w:val="none" w:sz="0" w:space="0" w:color="auto"/>
              </w:divBdr>
            </w:div>
            <w:div w:id="1646156960">
              <w:marLeft w:val="0"/>
              <w:marRight w:val="0"/>
              <w:marTop w:val="0"/>
              <w:marBottom w:val="0"/>
              <w:divBdr>
                <w:top w:val="none" w:sz="0" w:space="0" w:color="auto"/>
                <w:left w:val="none" w:sz="0" w:space="0" w:color="auto"/>
                <w:bottom w:val="none" w:sz="0" w:space="0" w:color="auto"/>
                <w:right w:val="none" w:sz="0" w:space="0" w:color="auto"/>
              </w:divBdr>
            </w:div>
            <w:div w:id="117915264">
              <w:marLeft w:val="0"/>
              <w:marRight w:val="0"/>
              <w:marTop w:val="0"/>
              <w:marBottom w:val="0"/>
              <w:divBdr>
                <w:top w:val="none" w:sz="0" w:space="0" w:color="auto"/>
                <w:left w:val="none" w:sz="0" w:space="0" w:color="auto"/>
                <w:bottom w:val="none" w:sz="0" w:space="0" w:color="auto"/>
                <w:right w:val="none" w:sz="0" w:space="0" w:color="auto"/>
              </w:divBdr>
            </w:div>
            <w:div w:id="1277448980">
              <w:marLeft w:val="0"/>
              <w:marRight w:val="0"/>
              <w:marTop w:val="0"/>
              <w:marBottom w:val="0"/>
              <w:divBdr>
                <w:top w:val="none" w:sz="0" w:space="0" w:color="auto"/>
                <w:left w:val="none" w:sz="0" w:space="0" w:color="auto"/>
                <w:bottom w:val="none" w:sz="0" w:space="0" w:color="auto"/>
                <w:right w:val="none" w:sz="0" w:space="0" w:color="auto"/>
              </w:divBdr>
            </w:div>
            <w:div w:id="1134103822">
              <w:marLeft w:val="0"/>
              <w:marRight w:val="0"/>
              <w:marTop w:val="0"/>
              <w:marBottom w:val="0"/>
              <w:divBdr>
                <w:top w:val="none" w:sz="0" w:space="0" w:color="auto"/>
                <w:left w:val="none" w:sz="0" w:space="0" w:color="auto"/>
                <w:bottom w:val="none" w:sz="0" w:space="0" w:color="auto"/>
                <w:right w:val="none" w:sz="0" w:space="0" w:color="auto"/>
              </w:divBdr>
            </w:div>
            <w:div w:id="1485396667">
              <w:marLeft w:val="0"/>
              <w:marRight w:val="0"/>
              <w:marTop w:val="0"/>
              <w:marBottom w:val="0"/>
              <w:divBdr>
                <w:top w:val="none" w:sz="0" w:space="0" w:color="auto"/>
                <w:left w:val="none" w:sz="0" w:space="0" w:color="auto"/>
                <w:bottom w:val="none" w:sz="0" w:space="0" w:color="auto"/>
                <w:right w:val="none" w:sz="0" w:space="0" w:color="auto"/>
              </w:divBdr>
            </w:div>
            <w:div w:id="1560702162">
              <w:marLeft w:val="0"/>
              <w:marRight w:val="0"/>
              <w:marTop w:val="0"/>
              <w:marBottom w:val="0"/>
              <w:divBdr>
                <w:top w:val="none" w:sz="0" w:space="0" w:color="auto"/>
                <w:left w:val="none" w:sz="0" w:space="0" w:color="auto"/>
                <w:bottom w:val="none" w:sz="0" w:space="0" w:color="auto"/>
                <w:right w:val="none" w:sz="0" w:space="0" w:color="auto"/>
              </w:divBdr>
            </w:div>
            <w:div w:id="1732386238">
              <w:marLeft w:val="0"/>
              <w:marRight w:val="0"/>
              <w:marTop w:val="0"/>
              <w:marBottom w:val="0"/>
              <w:divBdr>
                <w:top w:val="none" w:sz="0" w:space="0" w:color="auto"/>
                <w:left w:val="none" w:sz="0" w:space="0" w:color="auto"/>
                <w:bottom w:val="none" w:sz="0" w:space="0" w:color="auto"/>
                <w:right w:val="none" w:sz="0" w:space="0" w:color="auto"/>
              </w:divBdr>
            </w:div>
            <w:div w:id="579411949">
              <w:marLeft w:val="0"/>
              <w:marRight w:val="0"/>
              <w:marTop w:val="0"/>
              <w:marBottom w:val="0"/>
              <w:divBdr>
                <w:top w:val="none" w:sz="0" w:space="0" w:color="auto"/>
                <w:left w:val="none" w:sz="0" w:space="0" w:color="auto"/>
                <w:bottom w:val="none" w:sz="0" w:space="0" w:color="auto"/>
                <w:right w:val="none" w:sz="0" w:space="0" w:color="auto"/>
              </w:divBdr>
            </w:div>
            <w:div w:id="1464467458">
              <w:marLeft w:val="0"/>
              <w:marRight w:val="0"/>
              <w:marTop w:val="0"/>
              <w:marBottom w:val="0"/>
              <w:divBdr>
                <w:top w:val="none" w:sz="0" w:space="0" w:color="auto"/>
                <w:left w:val="none" w:sz="0" w:space="0" w:color="auto"/>
                <w:bottom w:val="none" w:sz="0" w:space="0" w:color="auto"/>
                <w:right w:val="none" w:sz="0" w:space="0" w:color="auto"/>
              </w:divBdr>
            </w:div>
            <w:div w:id="1713378126">
              <w:marLeft w:val="0"/>
              <w:marRight w:val="0"/>
              <w:marTop w:val="0"/>
              <w:marBottom w:val="0"/>
              <w:divBdr>
                <w:top w:val="none" w:sz="0" w:space="0" w:color="auto"/>
                <w:left w:val="none" w:sz="0" w:space="0" w:color="auto"/>
                <w:bottom w:val="none" w:sz="0" w:space="0" w:color="auto"/>
                <w:right w:val="none" w:sz="0" w:space="0" w:color="auto"/>
              </w:divBdr>
            </w:div>
            <w:div w:id="495220873">
              <w:marLeft w:val="0"/>
              <w:marRight w:val="0"/>
              <w:marTop w:val="0"/>
              <w:marBottom w:val="0"/>
              <w:divBdr>
                <w:top w:val="none" w:sz="0" w:space="0" w:color="auto"/>
                <w:left w:val="none" w:sz="0" w:space="0" w:color="auto"/>
                <w:bottom w:val="none" w:sz="0" w:space="0" w:color="auto"/>
                <w:right w:val="none" w:sz="0" w:space="0" w:color="auto"/>
              </w:divBdr>
            </w:div>
            <w:div w:id="1496460460">
              <w:marLeft w:val="0"/>
              <w:marRight w:val="0"/>
              <w:marTop w:val="0"/>
              <w:marBottom w:val="0"/>
              <w:divBdr>
                <w:top w:val="none" w:sz="0" w:space="0" w:color="auto"/>
                <w:left w:val="none" w:sz="0" w:space="0" w:color="auto"/>
                <w:bottom w:val="none" w:sz="0" w:space="0" w:color="auto"/>
                <w:right w:val="none" w:sz="0" w:space="0" w:color="auto"/>
              </w:divBdr>
            </w:div>
            <w:div w:id="1545822726">
              <w:marLeft w:val="0"/>
              <w:marRight w:val="0"/>
              <w:marTop w:val="0"/>
              <w:marBottom w:val="0"/>
              <w:divBdr>
                <w:top w:val="none" w:sz="0" w:space="0" w:color="auto"/>
                <w:left w:val="none" w:sz="0" w:space="0" w:color="auto"/>
                <w:bottom w:val="none" w:sz="0" w:space="0" w:color="auto"/>
                <w:right w:val="none" w:sz="0" w:space="0" w:color="auto"/>
              </w:divBdr>
            </w:div>
            <w:div w:id="375009750">
              <w:marLeft w:val="0"/>
              <w:marRight w:val="0"/>
              <w:marTop w:val="0"/>
              <w:marBottom w:val="0"/>
              <w:divBdr>
                <w:top w:val="none" w:sz="0" w:space="0" w:color="auto"/>
                <w:left w:val="none" w:sz="0" w:space="0" w:color="auto"/>
                <w:bottom w:val="none" w:sz="0" w:space="0" w:color="auto"/>
                <w:right w:val="none" w:sz="0" w:space="0" w:color="auto"/>
              </w:divBdr>
            </w:div>
            <w:div w:id="1716541994">
              <w:marLeft w:val="0"/>
              <w:marRight w:val="0"/>
              <w:marTop w:val="0"/>
              <w:marBottom w:val="0"/>
              <w:divBdr>
                <w:top w:val="none" w:sz="0" w:space="0" w:color="auto"/>
                <w:left w:val="none" w:sz="0" w:space="0" w:color="auto"/>
                <w:bottom w:val="none" w:sz="0" w:space="0" w:color="auto"/>
                <w:right w:val="none" w:sz="0" w:space="0" w:color="auto"/>
              </w:divBdr>
            </w:div>
            <w:div w:id="365764163">
              <w:marLeft w:val="0"/>
              <w:marRight w:val="0"/>
              <w:marTop w:val="0"/>
              <w:marBottom w:val="0"/>
              <w:divBdr>
                <w:top w:val="none" w:sz="0" w:space="0" w:color="auto"/>
                <w:left w:val="none" w:sz="0" w:space="0" w:color="auto"/>
                <w:bottom w:val="none" w:sz="0" w:space="0" w:color="auto"/>
                <w:right w:val="none" w:sz="0" w:space="0" w:color="auto"/>
              </w:divBdr>
            </w:div>
            <w:div w:id="21448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64940">
      <w:bodyDiv w:val="1"/>
      <w:marLeft w:val="0"/>
      <w:marRight w:val="0"/>
      <w:marTop w:val="0"/>
      <w:marBottom w:val="0"/>
      <w:divBdr>
        <w:top w:val="none" w:sz="0" w:space="0" w:color="auto"/>
        <w:left w:val="none" w:sz="0" w:space="0" w:color="auto"/>
        <w:bottom w:val="none" w:sz="0" w:space="0" w:color="auto"/>
        <w:right w:val="none" w:sz="0" w:space="0" w:color="auto"/>
      </w:divBdr>
      <w:divsChild>
        <w:div w:id="1033307405">
          <w:marLeft w:val="0"/>
          <w:marRight w:val="0"/>
          <w:marTop w:val="0"/>
          <w:marBottom w:val="0"/>
          <w:divBdr>
            <w:top w:val="none" w:sz="0" w:space="0" w:color="auto"/>
            <w:left w:val="none" w:sz="0" w:space="0" w:color="auto"/>
            <w:bottom w:val="none" w:sz="0" w:space="0" w:color="auto"/>
            <w:right w:val="none" w:sz="0" w:space="0" w:color="auto"/>
          </w:divBdr>
          <w:divsChild>
            <w:div w:id="80568915">
              <w:marLeft w:val="0"/>
              <w:marRight w:val="0"/>
              <w:marTop w:val="0"/>
              <w:marBottom w:val="0"/>
              <w:divBdr>
                <w:top w:val="none" w:sz="0" w:space="0" w:color="auto"/>
                <w:left w:val="none" w:sz="0" w:space="0" w:color="auto"/>
                <w:bottom w:val="none" w:sz="0" w:space="0" w:color="auto"/>
                <w:right w:val="none" w:sz="0" w:space="0" w:color="auto"/>
              </w:divBdr>
            </w:div>
            <w:div w:id="1011758313">
              <w:marLeft w:val="0"/>
              <w:marRight w:val="0"/>
              <w:marTop w:val="0"/>
              <w:marBottom w:val="0"/>
              <w:divBdr>
                <w:top w:val="none" w:sz="0" w:space="0" w:color="auto"/>
                <w:left w:val="none" w:sz="0" w:space="0" w:color="auto"/>
                <w:bottom w:val="none" w:sz="0" w:space="0" w:color="auto"/>
                <w:right w:val="none" w:sz="0" w:space="0" w:color="auto"/>
              </w:divBdr>
            </w:div>
            <w:div w:id="1530798654">
              <w:marLeft w:val="0"/>
              <w:marRight w:val="0"/>
              <w:marTop w:val="0"/>
              <w:marBottom w:val="0"/>
              <w:divBdr>
                <w:top w:val="none" w:sz="0" w:space="0" w:color="auto"/>
                <w:left w:val="none" w:sz="0" w:space="0" w:color="auto"/>
                <w:bottom w:val="none" w:sz="0" w:space="0" w:color="auto"/>
                <w:right w:val="none" w:sz="0" w:space="0" w:color="auto"/>
              </w:divBdr>
            </w:div>
            <w:div w:id="658537920">
              <w:marLeft w:val="0"/>
              <w:marRight w:val="0"/>
              <w:marTop w:val="0"/>
              <w:marBottom w:val="0"/>
              <w:divBdr>
                <w:top w:val="none" w:sz="0" w:space="0" w:color="auto"/>
                <w:left w:val="none" w:sz="0" w:space="0" w:color="auto"/>
                <w:bottom w:val="none" w:sz="0" w:space="0" w:color="auto"/>
                <w:right w:val="none" w:sz="0" w:space="0" w:color="auto"/>
              </w:divBdr>
            </w:div>
            <w:div w:id="1431731223">
              <w:marLeft w:val="0"/>
              <w:marRight w:val="0"/>
              <w:marTop w:val="0"/>
              <w:marBottom w:val="0"/>
              <w:divBdr>
                <w:top w:val="none" w:sz="0" w:space="0" w:color="auto"/>
                <w:left w:val="none" w:sz="0" w:space="0" w:color="auto"/>
                <w:bottom w:val="none" w:sz="0" w:space="0" w:color="auto"/>
                <w:right w:val="none" w:sz="0" w:space="0" w:color="auto"/>
              </w:divBdr>
            </w:div>
            <w:div w:id="7986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396">
      <w:bodyDiv w:val="1"/>
      <w:marLeft w:val="0"/>
      <w:marRight w:val="0"/>
      <w:marTop w:val="0"/>
      <w:marBottom w:val="0"/>
      <w:divBdr>
        <w:top w:val="none" w:sz="0" w:space="0" w:color="auto"/>
        <w:left w:val="none" w:sz="0" w:space="0" w:color="auto"/>
        <w:bottom w:val="none" w:sz="0" w:space="0" w:color="auto"/>
        <w:right w:val="none" w:sz="0" w:space="0" w:color="auto"/>
      </w:divBdr>
    </w:div>
    <w:div w:id="1297100099">
      <w:bodyDiv w:val="1"/>
      <w:marLeft w:val="0"/>
      <w:marRight w:val="0"/>
      <w:marTop w:val="0"/>
      <w:marBottom w:val="0"/>
      <w:divBdr>
        <w:top w:val="none" w:sz="0" w:space="0" w:color="auto"/>
        <w:left w:val="none" w:sz="0" w:space="0" w:color="auto"/>
        <w:bottom w:val="none" w:sz="0" w:space="0" w:color="auto"/>
        <w:right w:val="none" w:sz="0" w:space="0" w:color="auto"/>
      </w:divBdr>
    </w:div>
    <w:div w:id="1323318692">
      <w:bodyDiv w:val="1"/>
      <w:marLeft w:val="0"/>
      <w:marRight w:val="0"/>
      <w:marTop w:val="0"/>
      <w:marBottom w:val="0"/>
      <w:divBdr>
        <w:top w:val="none" w:sz="0" w:space="0" w:color="auto"/>
        <w:left w:val="none" w:sz="0" w:space="0" w:color="auto"/>
        <w:bottom w:val="none" w:sz="0" w:space="0" w:color="auto"/>
        <w:right w:val="none" w:sz="0" w:space="0" w:color="auto"/>
      </w:divBdr>
    </w:div>
    <w:div w:id="1324310180">
      <w:bodyDiv w:val="1"/>
      <w:marLeft w:val="0"/>
      <w:marRight w:val="0"/>
      <w:marTop w:val="0"/>
      <w:marBottom w:val="0"/>
      <w:divBdr>
        <w:top w:val="none" w:sz="0" w:space="0" w:color="auto"/>
        <w:left w:val="none" w:sz="0" w:space="0" w:color="auto"/>
        <w:bottom w:val="none" w:sz="0" w:space="0" w:color="auto"/>
        <w:right w:val="none" w:sz="0" w:space="0" w:color="auto"/>
      </w:divBdr>
      <w:divsChild>
        <w:div w:id="1195118385">
          <w:marLeft w:val="0"/>
          <w:marRight w:val="0"/>
          <w:marTop w:val="0"/>
          <w:marBottom w:val="0"/>
          <w:divBdr>
            <w:top w:val="none" w:sz="0" w:space="0" w:color="auto"/>
            <w:left w:val="none" w:sz="0" w:space="0" w:color="auto"/>
            <w:bottom w:val="none" w:sz="0" w:space="0" w:color="auto"/>
            <w:right w:val="none" w:sz="0" w:space="0" w:color="auto"/>
          </w:divBdr>
          <w:divsChild>
            <w:div w:id="1334142958">
              <w:marLeft w:val="0"/>
              <w:marRight w:val="0"/>
              <w:marTop w:val="0"/>
              <w:marBottom w:val="0"/>
              <w:divBdr>
                <w:top w:val="none" w:sz="0" w:space="0" w:color="auto"/>
                <w:left w:val="none" w:sz="0" w:space="0" w:color="auto"/>
                <w:bottom w:val="none" w:sz="0" w:space="0" w:color="auto"/>
                <w:right w:val="none" w:sz="0" w:space="0" w:color="auto"/>
              </w:divBdr>
            </w:div>
            <w:div w:id="1175874500">
              <w:marLeft w:val="0"/>
              <w:marRight w:val="0"/>
              <w:marTop w:val="0"/>
              <w:marBottom w:val="0"/>
              <w:divBdr>
                <w:top w:val="none" w:sz="0" w:space="0" w:color="auto"/>
                <w:left w:val="none" w:sz="0" w:space="0" w:color="auto"/>
                <w:bottom w:val="none" w:sz="0" w:space="0" w:color="auto"/>
                <w:right w:val="none" w:sz="0" w:space="0" w:color="auto"/>
              </w:divBdr>
            </w:div>
            <w:div w:id="2007972591">
              <w:marLeft w:val="0"/>
              <w:marRight w:val="0"/>
              <w:marTop w:val="0"/>
              <w:marBottom w:val="0"/>
              <w:divBdr>
                <w:top w:val="none" w:sz="0" w:space="0" w:color="auto"/>
                <w:left w:val="none" w:sz="0" w:space="0" w:color="auto"/>
                <w:bottom w:val="none" w:sz="0" w:space="0" w:color="auto"/>
                <w:right w:val="none" w:sz="0" w:space="0" w:color="auto"/>
              </w:divBdr>
            </w:div>
            <w:div w:id="1974363105">
              <w:marLeft w:val="0"/>
              <w:marRight w:val="0"/>
              <w:marTop w:val="0"/>
              <w:marBottom w:val="0"/>
              <w:divBdr>
                <w:top w:val="none" w:sz="0" w:space="0" w:color="auto"/>
                <w:left w:val="none" w:sz="0" w:space="0" w:color="auto"/>
                <w:bottom w:val="none" w:sz="0" w:space="0" w:color="auto"/>
                <w:right w:val="none" w:sz="0" w:space="0" w:color="auto"/>
              </w:divBdr>
            </w:div>
            <w:div w:id="1484856925">
              <w:marLeft w:val="0"/>
              <w:marRight w:val="0"/>
              <w:marTop w:val="0"/>
              <w:marBottom w:val="0"/>
              <w:divBdr>
                <w:top w:val="none" w:sz="0" w:space="0" w:color="auto"/>
                <w:left w:val="none" w:sz="0" w:space="0" w:color="auto"/>
                <w:bottom w:val="none" w:sz="0" w:space="0" w:color="auto"/>
                <w:right w:val="none" w:sz="0" w:space="0" w:color="auto"/>
              </w:divBdr>
            </w:div>
            <w:div w:id="1789276624">
              <w:marLeft w:val="0"/>
              <w:marRight w:val="0"/>
              <w:marTop w:val="0"/>
              <w:marBottom w:val="0"/>
              <w:divBdr>
                <w:top w:val="none" w:sz="0" w:space="0" w:color="auto"/>
                <w:left w:val="none" w:sz="0" w:space="0" w:color="auto"/>
                <w:bottom w:val="none" w:sz="0" w:space="0" w:color="auto"/>
                <w:right w:val="none" w:sz="0" w:space="0" w:color="auto"/>
              </w:divBdr>
            </w:div>
            <w:div w:id="2141419470">
              <w:marLeft w:val="0"/>
              <w:marRight w:val="0"/>
              <w:marTop w:val="0"/>
              <w:marBottom w:val="0"/>
              <w:divBdr>
                <w:top w:val="none" w:sz="0" w:space="0" w:color="auto"/>
                <w:left w:val="none" w:sz="0" w:space="0" w:color="auto"/>
                <w:bottom w:val="none" w:sz="0" w:space="0" w:color="auto"/>
                <w:right w:val="none" w:sz="0" w:space="0" w:color="auto"/>
              </w:divBdr>
            </w:div>
            <w:div w:id="1472407830">
              <w:marLeft w:val="0"/>
              <w:marRight w:val="0"/>
              <w:marTop w:val="0"/>
              <w:marBottom w:val="0"/>
              <w:divBdr>
                <w:top w:val="none" w:sz="0" w:space="0" w:color="auto"/>
                <w:left w:val="none" w:sz="0" w:space="0" w:color="auto"/>
                <w:bottom w:val="none" w:sz="0" w:space="0" w:color="auto"/>
                <w:right w:val="none" w:sz="0" w:space="0" w:color="auto"/>
              </w:divBdr>
            </w:div>
            <w:div w:id="1152676169">
              <w:marLeft w:val="0"/>
              <w:marRight w:val="0"/>
              <w:marTop w:val="0"/>
              <w:marBottom w:val="0"/>
              <w:divBdr>
                <w:top w:val="none" w:sz="0" w:space="0" w:color="auto"/>
                <w:left w:val="none" w:sz="0" w:space="0" w:color="auto"/>
                <w:bottom w:val="none" w:sz="0" w:space="0" w:color="auto"/>
                <w:right w:val="none" w:sz="0" w:space="0" w:color="auto"/>
              </w:divBdr>
            </w:div>
            <w:div w:id="763258298">
              <w:marLeft w:val="0"/>
              <w:marRight w:val="0"/>
              <w:marTop w:val="0"/>
              <w:marBottom w:val="0"/>
              <w:divBdr>
                <w:top w:val="none" w:sz="0" w:space="0" w:color="auto"/>
                <w:left w:val="none" w:sz="0" w:space="0" w:color="auto"/>
                <w:bottom w:val="none" w:sz="0" w:space="0" w:color="auto"/>
                <w:right w:val="none" w:sz="0" w:space="0" w:color="auto"/>
              </w:divBdr>
            </w:div>
            <w:div w:id="629824295">
              <w:marLeft w:val="0"/>
              <w:marRight w:val="0"/>
              <w:marTop w:val="0"/>
              <w:marBottom w:val="0"/>
              <w:divBdr>
                <w:top w:val="none" w:sz="0" w:space="0" w:color="auto"/>
                <w:left w:val="none" w:sz="0" w:space="0" w:color="auto"/>
                <w:bottom w:val="none" w:sz="0" w:space="0" w:color="auto"/>
                <w:right w:val="none" w:sz="0" w:space="0" w:color="auto"/>
              </w:divBdr>
            </w:div>
            <w:div w:id="442187405">
              <w:marLeft w:val="0"/>
              <w:marRight w:val="0"/>
              <w:marTop w:val="0"/>
              <w:marBottom w:val="0"/>
              <w:divBdr>
                <w:top w:val="none" w:sz="0" w:space="0" w:color="auto"/>
                <w:left w:val="none" w:sz="0" w:space="0" w:color="auto"/>
                <w:bottom w:val="none" w:sz="0" w:space="0" w:color="auto"/>
                <w:right w:val="none" w:sz="0" w:space="0" w:color="auto"/>
              </w:divBdr>
            </w:div>
            <w:div w:id="1055929683">
              <w:marLeft w:val="0"/>
              <w:marRight w:val="0"/>
              <w:marTop w:val="0"/>
              <w:marBottom w:val="0"/>
              <w:divBdr>
                <w:top w:val="none" w:sz="0" w:space="0" w:color="auto"/>
                <w:left w:val="none" w:sz="0" w:space="0" w:color="auto"/>
                <w:bottom w:val="none" w:sz="0" w:space="0" w:color="auto"/>
                <w:right w:val="none" w:sz="0" w:space="0" w:color="auto"/>
              </w:divBdr>
            </w:div>
            <w:div w:id="1232959290">
              <w:marLeft w:val="0"/>
              <w:marRight w:val="0"/>
              <w:marTop w:val="0"/>
              <w:marBottom w:val="0"/>
              <w:divBdr>
                <w:top w:val="none" w:sz="0" w:space="0" w:color="auto"/>
                <w:left w:val="none" w:sz="0" w:space="0" w:color="auto"/>
                <w:bottom w:val="none" w:sz="0" w:space="0" w:color="auto"/>
                <w:right w:val="none" w:sz="0" w:space="0" w:color="auto"/>
              </w:divBdr>
            </w:div>
            <w:div w:id="316030692">
              <w:marLeft w:val="0"/>
              <w:marRight w:val="0"/>
              <w:marTop w:val="0"/>
              <w:marBottom w:val="0"/>
              <w:divBdr>
                <w:top w:val="none" w:sz="0" w:space="0" w:color="auto"/>
                <w:left w:val="none" w:sz="0" w:space="0" w:color="auto"/>
                <w:bottom w:val="none" w:sz="0" w:space="0" w:color="auto"/>
                <w:right w:val="none" w:sz="0" w:space="0" w:color="auto"/>
              </w:divBdr>
            </w:div>
            <w:div w:id="1346445166">
              <w:marLeft w:val="0"/>
              <w:marRight w:val="0"/>
              <w:marTop w:val="0"/>
              <w:marBottom w:val="0"/>
              <w:divBdr>
                <w:top w:val="none" w:sz="0" w:space="0" w:color="auto"/>
                <w:left w:val="none" w:sz="0" w:space="0" w:color="auto"/>
                <w:bottom w:val="none" w:sz="0" w:space="0" w:color="auto"/>
                <w:right w:val="none" w:sz="0" w:space="0" w:color="auto"/>
              </w:divBdr>
            </w:div>
            <w:div w:id="1290748235">
              <w:marLeft w:val="0"/>
              <w:marRight w:val="0"/>
              <w:marTop w:val="0"/>
              <w:marBottom w:val="0"/>
              <w:divBdr>
                <w:top w:val="none" w:sz="0" w:space="0" w:color="auto"/>
                <w:left w:val="none" w:sz="0" w:space="0" w:color="auto"/>
                <w:bottom w:val="none" w:sz="0" w:space="0" w:color="auto"/>
                <w:right w:val="none" w:sz="0" w:space="0" w:color="auto"/>
              </w:divBdr>
            </w:div>
            <w:div w:id="1991596000">
              <w:marLeft w:val="0"/>
              <w:marRight w:val="0"/>
              <w:marTop w:val="0"/>
              <w:marBottom w:val="0"/>
              <w:divBdr>
                <w:top w:val="none" w:sz="0" w:space="0" w:color="auto"/>
                <w:left w:val="none" w:sz="0" w:space="0" w:color="auto"/>
                <w:bottom w:val="none" w:sz="0" w:space="0" w:color="auto"/>
                <w:right w:val="none" w:sz="0" w:space="0" w:color="auto"/>
              </w:divBdr>
            </w:div>
            <w:div w:id="1079868207">
              <w:marLeft w:val="0"/>
              <w:marRight w:val="0"/>
              <w:marTop w:val="0"/>
              <w:marBottom w:val="0"/>
              <w:divBdr>
                <w:top w:val="none" w:sz="0" w:space="0" w:color="auto"/>
                <w:left w:val="none" w:sz="0" w:space="0" w:color="auto"/>
                <w:bottom w:val="none" w:sz="0" w:space="0" w:color="auto"/>
                <w:right w:val="none" w:sz="0" w:space="0" w:color="auto"/>
              </w:divBdr>
            </w:div>
            <w:div w:id="1934699335">
              <w:marLeft w:val="0"/>
              <w:marRight w:val="0"/>
              <w:marTop w:val="0"/>
              <w:marBottom w:val="0"/>
              <w:divBdr>
                <w:top w:val="none" w:sz="0" w:space="0" w:color="auto"/>
                <w:left w:val="none" w:sz="0" w:space="0" w:color="auto"/>
                <w:bottom w:val="none" w:sz="0" w:space="0" w:color="auto"/>
                <w:right w:val="none" w:sz="0" w:space="0" w:color="auto"/>
              </w:divBdr>
            </w:div>
            <w:div w:id="1699693114">
              <w:marLeft w:val="0"/>
              <w:marRight w:val="0"/>
              <w:marTop w:val="0"/>
              <w:marBottom w:val="0"/>
              <w:divBdr>
                <w:top w:val="none" w:sz="0" w:space="0" w:color="auto"/>
                <w:left w:val="none" w:sz="0" w:space="0" w:color="auto"/>
                <w:bottom w:val="none" w:sz="0" w:space="0" w:color="auto"/>
                <w:right w:val="none" w:sz="0" w:space="0" w:color="auto"/>
              </w:divBdr>
            </w:div>
            <w:div w:id="1382095130">
              <w:marLeft w:val="0"/>
              <w:marRight w:val="0"/>
              <w:marTop w:val="0"/>
              <w:marBottom w:val="0"/>
              <w:divBdr>
                <w:top w:val="none" w:sz="0" w:space="0" w:color="auto"/>
                <w:left w:val="none" w:sz="0" w:space="0" w:color="auto"/>
                <w:bottom w:val="none" w:sz="0" w:space="0" w:color="auto"/>
                <w:right w:val="none" w:sz="0" w:space="0" w:color="auto"/>
              </w:divBdr>
            </w:div>
            <w:div w:id="208348622">
              <w:marLeft w:val="0"/>
              <w:marRight w:val="0"/>
              <w:marTop w:val="0"/>
              <w:marBottom w:val="0"/>
              <w:divBdr>
                <w:top w:val="none" w:sz="0" w:space="0" w:color="auto"/>
                <w:left w:val="none" w:sz="0" w:space="0" w:color="auto"/>
                <w:bottom w:val="none" w:sz="0" w:space="0" w:color="auto"/>
                <w:right w:val="none" w:sz="0" w:space="0" w:color="auto"/>
              </w:divBdr>
            </w:div>
            <w:div w:id="1871453122">
              <w:marLeft w:val="0"/>
              <w:marRight w:val="0"/>
              <w:marTop w:val="0"/>
              <w:marBottom w:val="0"/>
              <w:divBdr>
                <w:top w:val="none" w:sz="0" w:space="0" w:color="auto"/>
                <w:left w:val="none" w:sz="0" w:space="0" w:color="auto"/>
                <w:bottom w:val="none" w:sz="0" w:space="0" w:color="auto"/>
                <w:right w:val="none" w:sz="0" w:space="0" w:color="auto"/>
              </w:divBdr>
            </w:div>
            <w:div w:id="2065180343">
              <w:marLeft w:val="0"/>
              <w:marRight w:val="0"/>
              <w:marTop w:val="0"/>
              <w:marBottom w:val="0"/>
              <w:divBdr>
                <w:top w:val="none" w:sz="0" w:space="0" w:color="auto"/>
                <w:left w:val="none" w:sz="0" w:space="0" w:color="auto"/>
                <w:bottom w:val="none" w:sz="0" w:space="0" w:color="auto"/>
                <w:right w:val="none" w:sz="0" w:space="0" w:color="auto"/>
              </w:divBdr>
            </w:div>
            <w:div w:id="1110777615">
              <w:marLeft w:val="0"/>
              <w:marRight w:val="0"/>
              <w:marTop w:val="0"/>
              <w:marBottom w:val="0"/>
              <w:divBdr>
                <w:top w:val="none" w:sz="0" w:space="0" w:color="auto"/>
                <w:left w:val="none" w:sz="0" w:space="0" w:color="auto"/>
                <w:bottom w:val="none" w:sz="0" w:space="0" w:color="auto"/>
                <w:right w:val="none" w:sz="0" w:space="0" w:color="auto"/>
              </w:divBdr>
            </w:div>
            <w:div w:id="493644453">
              <w:marLeft w:val="0"/>
              <w:marRight w:val="0"/>
              <w:marTop w:val="0"/>
              <w:marBottom w:val="0"/>
              <w:divBdr>
                <w:top w:val="none" w:sz="0" w:space="0" w:color="auto"/>
                <w:left w:val="none" w:sz="0" w:space="0" w:color="auto"/>
                <w:bottom w:val="none" w:sz="0" w:space="0" w:color="auto"/>
                <w:right w:val="none" w:sz="0" w:space="0" w:color="auto"/>
              </w:divBdr>
            </w:div>
            <w:div w:id="1994749045">
              <w:marLeft w:val="0"/>
              <w:marRight w:val="0"/>
              <w:marTop w:val="0"/>
              <w:marBottom w:val="0"/>
              <w:divBdr>
                <w:top w:val="none" w:sz="0" w:space="0" w:color="auto"/>
                <w:left w:val="none" w:sz="0" w:space="0" w:color="auto"/>
                <w:bottom w:val="none" w:sz="0" w:space="0" w:color="auto"/>
                <w:right w:val="none" w:sz="0" w:space="0" w:color="auto"/>
              </w:divBdr>
            </w:div>
            <w:div w:id="1206792872">
              <w:marLeft w:val="0"/>
              <w:marRight w:val="0"/>
              <w:marTop w:val="0"/>
              <w:marBottom w:val="0"/>
              <w:divBdr>
                <w:top w:val="none" w:sz="0" w:space="0" w:color="auto"/>
                <w:left w:val="none" w:sz="0" w:space="0" w:color="auto"/>
                <w:bottom w:val="none" w:sz="0" w:space="0" w:color="auto"/>
                <w:right w:val="none" w:sz="0" w:space="0" w:color="auto"/>
              </w:divBdr>
            </w:div>
            <w:div w:id="11957628">
              <w:marLeft w:val="0"/>
              <w:marRight w:val="0"/>
              <w:marTop w:val="0"/>
              <w:marBottom w:val="0"/>
              <w:divBdr>
                <w:top w:val="none" w:sz="0" w:space="0" w:color="auto"/>
                <w:left w:val="none" w:sz="0" w:space="0" w:color="auto"/>
                <w:bottom w:val="none" w:sz="0" w:space="0" w:color="auto"/>
                <w:right w:val="none" w:sz="0" w:space="0" w:color="auto"/>
              </w:divBdr>
            </w:div>
            <w:div w:id="805243766">
              <w:marLeft w:val="0"/>
              <w:marRight w:val="0"/>
              <w:marTop w:val="0"/>
              <w:marBottom w:val="0"/>
              <w:divBdr>
                <w:top w:val="none" w:sz="0" w:space="0" w:color="auto"/>
                <w:left w:val="none" w:sz="0" w:space="0" w:color="auto"/>
                <w:bottom w:val="none" w:sz="0" w:space="0" w:color="auto"/>
                <w:right w:val="none" w:sz="0" w:space="0" w:color="auto"/>
              </w:divBdr>
            </w:div>
            <w:div w:id="913932276">
              <w:marLeft w:val="0"/>
              <w:marRight w:val="0"/>
              <w:marTop w:val="0"/>
              <w:marBottom w:val="0"/>
              <w:divBdr>
                <w:top w:val="none" w:sz="0" w:space="0" w:color="auto"/>
                <w:left w:val="none" w:sz="0" w:space="0" w:color="auto"/>
                <w:bottom w:val="none" w:sz="0" w:space="0" w:color="auto"/>
                <w:right w:val="none" w:sz="0" w:space="0" w:color="auto"/>
              </w:divBdr>
            </w:div>
            <w:div w:id="1626228044">
              <w:marLeft w:val="0"/>
              <w:marRight w:val="0"/>
              <w:marTop w:val="0"/>
              <w:marBottom w:val="0"/>
              <w:divBdr>
                <w:top w:val="none" w:sz="0" w:space="0" w:color="auto"/>
                <w:left w:val="none" w:sz="0" w:space="0" w:color="auto"/>
                <w:bottom w:val="none" w:sz="0" w:space="0" w:color="auto"/>
                <w:right w:val="none" w:sz="0" w:space="0" w:color="auto"/>
              </w:divBdr>
            </w:div>
            <w:div w:id="28653346">
              <w:marLeft w:val="0"/>
              <w:marRight w:val="0"/>
              <w:marTop w:val="0"/>
              <w:marBottom w:val="0"/>
              <w:divBdr>
                <w:top w:val="none" w:sz="0" w:space="0" w:color="auto"/>
                <w:left w:val="none" w:sz="0" w:space="0" w:color="auto"/>
                <w:bottom w:val="none" w:sz="0" w:space="0" w:color="auto"/>
                <w:right w:val="none" w:sz="0" w:space="0" w:color="auto"/>
              </w:divBdr>
            </w:div>
            <w:div w:id="832333045">
              <w:marLeft w:val="0"/>
              <w:marRight w:val="0"/>
              <w:marTop w:val="0"/>
              <w:marBottom w:val="0"/>
              <w:divBdr>
                <w:top w:val="none" w:sz="0" w:space="0" w:color="auto"/>
                <w:left w:val="none" w:sz="0" w:space="0" w:color="auto"/>
                <w:bottom w:val="none" w:sz="0" w:space="0" w:color="auto"/>
                <w:right w:val="none" w:sz="0" w:space="0" w:color="auto"/>
              </w:divBdr>
            </w:div>
            <w:div w:id="1130900286">
              <w:marLeft w:val="0"/>
              <w:marRight w:val="0"/>
              <w:marTop w:val="0"/>
              <w:marBottom w:val="0"/>
              <w:divBdr>
                <w:top w:val="none" w:sz="0" w:space="0" w:color="auto"/>
                <w:left w:val="none" w:sz="0" w:space="0" w:color="auto"/>
                <w:bottom w:val="none" w:sz="0" w:space="0" w:color="auto"/>
                <w:right w:val="none" w:sz="0" w:space="0" w:color="auto"/>
              </w:divBdr>
            </w:div>
            <w:div w:id="167444726">
              <w:marLeft w:val="0"/>
              <w:marRight w:val="0"/>
              <w:marTop w:val="0"/>
              <w:marBottom w:val="0"/>
              <w:divBdr>
                <w:top w:val="none" w:sz="0" w:space="0" w:color="auto"/>
                <w:left w:val="none" w:sz="0" w:space="0" w:color="auto"/>
                <w:bottom w:val="none" w:sz="0" w:space="0" w:color="auto"/>
                <w:right w:val="none" w:sz="0" w:space="0" w:color="auto"/>
              </w:divBdr>
            </w:div>
            <w:div w:id="1806387369">
              <w:marLeft w:val="0"/>
              <w:marRight w:val="0"/>
              <w:marTop w:val="0"/>
              <w:marBottom w:val="0"/>
              <w:divBdr>
                <w:top w:val="none" w:sz="0" w:space="0" w:color="auto"/>
                <w:left w:val="none" w:sz="0" w:space="0" w:color="auto"/>
                <w:bottom w:val="none" w:sz="0" w:space="0" w:color="auto"/>
                <w:right w:val="none" w:sz="0" w:space="0" w:color="auto"/>
              </w:divBdr>
            </w:div>
            <w:div w:id="325062439">
              <w:marLeft w:val="0"/>
              <w:marRight w:val="0"/>
              <w:marTop w:val="0"/>
              <w:marBottom w:val="0"/>
              <w:divBdr>
                <w:top w:val="none" w:sz="0" w:space="0" w:color="auto"/>
                <w:left w:val="none" w:sz="0" w:space="0" w:color="auto"/>
                <w:bottom w:val="none" w:sz="0" w:space="0" w:color="auto"/>
                <w:right w:val="none" w:sz="0" w:space="0" w:color="auto"/>
              </w:divBdr>
            </w:div>
            <w:div w:id="1454519004">
              <w:marLeft w:val="0"/>
              <w:marRight w:val="0"/>
              <w:marTop w:val="0"/>
              <w:marBottom w:val="0"/>
              <w:divBdr>
                <w:top w:val="none" w:sz="0" w:space="0" w:color="auto"/>
                <w:left w:val="none" w:sz="0" w:space="0" w:color="auto"/>
                <w:bottom w:val="none" w:sz="0" w:space="0" w:color="auto"/>
                <w:right w:val="none" w:sz="0" w:space="0" w:color="auto"/>
              </w:divBdr>
            </w:div>
            <w:div w:id="821652675">
              <w:marLeft w:val="0"/>
              <w:marRight w:val="0"/>
              <w:marTop w:val="0"/>
              <w:marBottom w:val="0"/>
              <w:divBdr>
                <w:top w:val="none" w:sz="0" w:space="0" w:color="auto"/>
                <w:left w:val="none" w:sz="0" w:space="0" w:color="auto"/>
                <w:bottom w:val="none" w:sz="0" w:space="0" w:color="auto"/>
                <w:right w:val="none" w:sz="0" w:space="0" w:color="auto"/>
              </w:divBdr>
            </w:div>
            <w:div w:id="809828654">
              <w:marLeft w:val="0"/>
              <w:marRight w:val="0"/>
              <w:marTop w:val="0"/>
              <w:marBottom w:val="0"/>
              <w:divBdr>
                <w:top w:val="none" w:sz="0" w:space="0" w:color="auto"/>
                <w:left w:val="none" w:sz="0" w:space="0" w:color="auto"/>
                <w:bottom w:val="none" w:sz="0" w:space="0" w:color="auto"/>
                <w:right w:val="none" w:sz="0" w:space="0" w:color="auto"/>
              </w:divBdr>
            </w:div>
            <w:div w:id="1517890668">
              <w:marLeft w:val="0"/>
              <w:marRight w:val="0"/>
              <w:marTop w:val="0"/>
              <w:marBottom w:val="0"/>
              <w:divBdr>
                <w:top w:val="none" w:sz="0" w:space="0" w:color="auto"/>
                <w:left w:val="none" w:sz="0" w:space="0" w:color="auto"/>
                <w:bottom w:val="none" w:sz="0" w:space="0" w:color="auto"/>
                <w:right w:val="none" w:sz="0" w:space="0" w:color="auto"/>
              </w:divBdr>
            </w:div>
            <w:div w:id="1119959419">
              <w:marLeft w:val="0"/>
              <w:marRight w:val="0"/>
              <w:marTop w:val="0"/>
              <w:marBottom w:val="0"/>
              <w:divBdr>
                <w:top w:val="none" w:sz="0" w:space="0" w:color="auto"/>
                <w:left w:val="none" w:sz="0" w:space="0" w:color="auto"/>
                <w:bottom w:val="none" w:sz="0" w:space="0" w:color="auto"/>
                <w:right w:val="none" w:sz="0" w:space="0" w:color="auto"/>
              </w:divBdr>
            </w:div>
            <w:div w:id="813714165">
              <w:marLeft w:val="0"/>
              <w:marRight w:val="0"/>
              <w:marTop w:val="0"/>
              <w:marBottom w:val="0"/>
              <w:divBdr>
                <w:top w:val="none" w:sz="0" w:space="0" w:color="auto"/>
                <w:left w:val="none" w:sz="0" w:space="0" w:color="auto"/>
                <w:bottom w:val="none" w:sz="0" w:space="0" w:color="auto"/>
                <w:right w:val="none" w:sz="0" w:space="0" w:color="auto"/>
              </w:divBdr>
            </w:div>
            <w:div w:id="1102871263">
              <w:marLeft w:val="0"/>
              <w:marRight w:val="0"/>
              <w:marTop w:val="0"/>
              <w:marBottom w:val="0"/>
              <w:divBdr>
                <w:top w:val="none" w:sz="0" w:space="0" w:color="auto"/>
                <w:left w:val="none" w:sz="0" w:space="0" w:color="auto"/>
                <w:bottom w:val="none" w:sz="0" w:space="0" w:color="auto"/>
                <w:right w:val="none" w:sz="0" w:space="0" w:color="auto"/>
              </w:divBdr>
            </w:div>
            <w:div w:id="2065519946">
              <w:marLeft w:val="0"/>
              <w:marRight w:val="0"/>
              <w:marTop w:val="0"/>
              <w:marBottom w:val="0"/>
              <w:divBdr>
                <w:top w:val="none" w:sz="0" w:space="0" w:color="auto"/>
                <w:left w:val="none" w:sz="0" w:space="0" w:color="auto"/>
                <w:bottom w:val="none" w:sz="0" w:space="0" w:color="auto"/>
                <w:right w:val="none" w:sz="0" w:space="0" w:color="auto"/>
              </w:divBdr>
            </w:div>
            <w:div w:id="623997476">
              <w:marLeft w:val="0"/>
              <w:marRight w:val="0"/>
              <w:marTop w:val="0"/>
              <w:marBottom w:val="0"/>
              <w:divBdr>
                <w:top w:val="none" w:sz="0" w:space="0" w:color="auto"/>
                <w:left w:val="none" w:sz="0" w:space="0" w:color="auto"/>
                <w:bottom w:val="none" w:sz="0" w:space="0" w:color="auto"/>
                <w:right w:val="none" w:sz="0" w:space="0" w:color="auto"/>
              </w:divBdr>
            </w:div>
            <w:div w:id="1888494279">
              <w:marLeft w:val="0"/>
              <w:marRight w:val="0"/>
              <w:marTop w:val="0"/>
              <w:marBottom w:val="0"/>
              <w:divBdr>
                <w:top w:val="none" w:sz="0" w:space="0" w:color="auto"/>
                <w:left w:val="none" w:sz="0" w:space="0" w:color="auto"/>
                <w:bottom w:val="none" w:sz="0" w:space="0" w:color="auto"/>
                <w:right w:val="none" w:sz="0" w:space="0" w:color="auto"/>
              </w:divBdr>
            </w:div>
            <w:div w:id="1271471355">
              <w:marLeft w:val="0"/>
              <w:marRight w:val="0"/>
              <w:marTop w:val="0"/>
              <w:marBottom w:val="0"/>
              <w:divBdr>
                <w:top w:val="none" w:sz="0" w:space="0" w:color="auto"/>
                <w:left w:val="none" w:sz="0" w:space="0" w:color="auto"/>
                <w:bottom w:val="none" w:sz="0" w:space="0" w:color="auto"/>
                <w:right w:val="none" w:sz="0" w:space="0" w:color="auto"/>
              </w:divBdr>
            </w:div>
            <w:div w:id="1546864969">
              <w:marLeft w:val="0"/>
              <w:marRight w:val="0"/>
              <w:marTop w:val="0"/>
              <w:marBottom w:val="0"/>
              <w:divBdr>
                <w:top w:val="none" w:sz="0" w:space="0" w:color="auto"/>
                <w:left w:val="none" w:sz="0" w:space="0" w:color="auto"/>
                <w:bottom w:val="none" w:sz="0" w:space="0" w:color="auto"/>
                <w:right w:val="none" w:sz="0" w:space="0" w:color="auto"/>
              </w:divBdr>
            </w:div>
            <w:div w:id="51930034">
              <w:marLeft w:val="0"/>
              <w:marRight w:val="0"/>
              <w:marTop w:val="0"/>
              <w:marBottom w:val="0"/>
              <w:divBdr>
                <w:top w:val="none" w:sz="0" w:space="0" w:color="auto"/>
                <w:left w:val="none" w:sz="0" w:space="0" w:color="auto"/>
                <w:bottom w:val="none" w:sz="0" w:space="0" w:color="auto"/>
                <w:right w:val="none" w:sz="0" w:space="0" w:color="auto"/>
              </w:divBdr>
            </w:div>
            <w:div w:id="1004086176">
              <w:marLeft w:val="0"/>
              <w:marRight w:val="0"/>
              <w:marTop w:val="0"/>
              <w:marBottom w:val="0"/>
              <w:divBdr>
                <w:top w:val="none" w:sz="0" w:space="0" w:color="auto"/>
                <w:left w:val="none" w:sz="0" w:space="0" w:color="auto"/>
                <w:bottom w:val="none" w:sz="0" w:space="0" w:color="auto"/>
                <w:right w:val="none" w:sz="0" w:space="0" w:color="auto"/>
              </w:divBdr>
            </w:div>
            <w:div w:id="1374575491">
              <w:marLeft w:val="0"/>
              <w:marRight w:val="0"/>
              <w:marTop w:val="0"/>
              <w:marBottom w:val="0"/>
              <w:divBdr>
                <w:top w:val="none" w:sz="0" w:space="0" w:color="auto"/>
                <w:left w:val="none" w:sz="0" w:space="0" w:color="auto"/>
                <w:bottom w:val="none" w:sz="0" w:space="0" w:color="auto"/>
                <w:right w:val="none" w:sz="0" w:space="0" w:color="auto"/>
              </w:divBdr>
            </w:div>
            <w:div w:id="1109475416">
              <w:marLeft w:val="0"/>
              <w:marRight w:val="0"/>
              <w:marTop w:val="0"/>
              <w:marBottom w:val="0"/>
              <w:divBdr>
                <w:top w:val="none" w:sz="0" w:space="0" w:color="auto"/>
                <w:left w:val="none" w:sz="0" w:space="0" w:color="auto"/>
                <w:bottom w:val="none" w:sz="0" w:space="0" w:color="auto"/>
                <w:right w:val="none" w:sz="0" w:space="0" w:color="auto"/>
              </w:divBdr>
            </w:div>
            <w:div w:id="158039887">
              <w:marLeft w:val="0"/>
              <w:marRight w:val="0"/>
              <w:marTop w:val="0"/>
              <w:marBottom w:val="0"/>
              <w:divBdr>
                <w:top w:val="none" w:sz="0" w:space="0" w:color="auto"/>
                <w:left w:val="none" w:sz="0" w:space="0" w:color="auto"/>
                <w:bottom w:val="none" w:sz="0" w:space="0" w:color="auto"/>
                <w:right w:val="none" w:sz="0" w:space="0" w:color="auto"/>
              </w:divBdr>
            </w:div>
            <w:div w:id="437410361">
              <w:marLeft w:val="0"/>
              <w:marRight w:val="0"/>
              <w:marTop w:val="0"/>
              <w:marBottom w:val="0"/>
              <w:divBdr>
                <w:top w:val="none" w:sz="0" w:space="0" w:color="auto"/>
                <w:left w:val="none" w:sz="0" w:space="0" w:color="auto"/>
                <w:bottom w:val="none" w:sz="0" w:space="0" w:color="auto"/>
                <w:right w:val="none" w:sz="0" w:space="0" w:color="auto"/>
              </w:divBdr>
            </w:div>
            <w:div w:id="1623263390">
              <w:marLeft w:val="0"/>
              <w:marRight w:val="0"/>
              <w:marTop w:val="0"/>
              <w:marBottom w:val="0"/>
              <w:divBdr>
                <w:top w:val="none" w:sz="0" w:space="0" w:color="auto"/>
                <w:left w:val="none" w:sz="0" w:space="0" w:color="auto"/>
                <w:bottom w:val="none" w:sz="0" w:space="0" w:color="auto"/>
                <w:right w:val="none" w:sz="0" w:space="0" w:color="auto"/>
              </w:divBdr>
            </w:div>
            <w:div w:id="3402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39740">
      <w:bodyDiv w:val="1"/>
      <w:marLeft w:val="0"/>
      <w:marRight w:val="0"/>
      <w:marTop w:val="0"/>
      <w:marBottom w:val="0"/>
      <w:divBdr>
        <w:top w:val="none" w:sz="0" w:space="0" w:color="auto"/>
        <w:left w:val="none" w:sz="0" w:space="0" w:color="auto"/>
        <w:bottom w:val="none" w:sz="0" w:space="0" w:color="auto"/>
        <w:right w:val="none" w:sz="0" w:space="0" w:color="auto"/>
      </w:divBdr>
    </w:div>
    <w:div w:id="1403874139">
      <w:bodyDiv w:val="1"/>
      <w:marLeft w:val="0"/>
      <w:marRight w:val="0"/>
      <w:marTop w:val="0"/>
      <w:marBottom w:val="0"/>
      <w:divBdr>
        <w:top w:val="none" w:sz="0" w:space="0" w:color="auto"/>
        <w:left w:val="none" w:sz="0" w:space="0" w:color="auto"/>
        <w:bottom w:val="none" w:sz="0" w:space="0" w:color="auto"/>
        <w:right w:val="none" w:sz="0" w:space="0" w:color="auto"/>
      </w:divBdr>
      <w:divsChild>
        <w:div w:id="96602255">
          <w:marLeft w:val="0"/>
          <w:marRight w:val="0"/>
          <w:marTop w:val="0"/>
          <w:marBottom w:val="0"/>
          <w:divBdr>
            <w:top w:val="none" w:sz="0" w:space="0" w:color="auto"/>
            <w:left w:val="none" w:sz="0" w:space="0" w:color="auto"/>
            <w:bottom w:val="none" w:sz="0" w:space="0" w:color="auto"/>
            <w:right w:val="none" w:sz="0" w:space="0" w:color="auto"/>
          </w:divBdr>
          <w:divsChild>
            <w:div w:id="965887835">
              <w:marLeft w:val="0"/>
              <w:marRight w:val="0"/>
              <w:marTop w:val="0"/>
              <w:marBottom w:val="0"/>
              <w:divBdr>
                <w:top w:val="none" w:sz="0" w:space="0" w:color="auto"/>
                <w:left w:val="none" w:sz="0" w:space="0" w:color="auto"/>
                <w:bottom w:val="none" w:sz="0" w:space="0" w:color="auto"/>
                <w:right w:val="none" w:sz="0" w:space="0" w:color="auto"/>
              </w:divBdr>
            </w:div>
            <w:div w:id="2087267209">
              <w:marLeft w:val="0"/>
              <w:marRight w:val="0"/>
              <w:marTop w:val="0"/>
              <w:marBottom w:val="0"/>
              <w:divBdr>
                <w:top w:val="none" w:sz="0" w:space="0" w:color="auto"/>
                <w:left w:val="none" w:sz="0" w:space="0" w:color="auto"/>
                <w:bottom w:val="none" w:sz="0" w:space="0" w:color="auto"/>
                <w:right w:val="none" w:sz="0" w:space="0" w:color="auto"/>
              </w:divBdr>
            </w:div>
            <w:div w:id="826870139">
              <w:marLeft w:val="0"/>
              <w:marRight w:val="0"/>
              <w:marTop w:val="0"/>
              <w:marBottom w:val="0"/>
              <w:divBdr>
                <w:top w:val="none" w:sz="0" w:space="0" w:color="auto"/>
                <w:left w:val="none" w:sz="0" w:space="0" w:color="auto"/>
                <w:bottom w:val="none" w:sz="0" w:space="0" w:color="auto"/>
                <w:right w:val="none" w:sz="0" w:space="0" w:color="auto"/>
              </w:divBdr>
            </w:div>
            <w:div w:id="1353384783">
              <w:marLeft w:val="0"/>
              <w:marRight w:val="0"/>
              <w:marTop w:val="0"/>
              <w:marBottom w:val="0"/>
              <w:divBdr>
                <w:top w:val="none" w:sz="0" w:space="0" w:color="auto"/>
                <w:left w:val="none" w:sz="0" w:space="0" w:color="auto"/>
                <w:bottom w:val="none" w:sz="0" w:space="0" w:color="auto"/>
                <w:right w:val="none" w:sz="0" w:space="0" w:color="auto"/>
              </w:divBdr>
            </w:div>
            <w:div w:id="127206457">
              <w:marLeft w:val="0"/>
              <w:marRight w:val="0"/>
              <w:marTop w:val="0"/>
              <w:marBottom w:val="0"/>
              <w:divBdr>
                <w:top w:val="none" w:sz="0" w:space="0" w:color="auto"/>
                <w:left w:val="none" w:sz="0" w:space="0" w:color="auto"/>
                <w:bottom w:val="none" w:sz="0" w:space="0" w:color="auto"/>
                <w:right w:val="none" w:sz="0" w:space="0" w:color="auto"/>
              </w:divBdr>
            </w:div>
            <w:div w:id="2086411084">
              <w:marLeft w:val="0"/>
              <w:marRight w:val="0"/>
              <w:marTop w:val="0"/>
              <w:marBottom w:val="0"/>
              <w:divBdr>
                <w:top w:val="none" w:sz="0" w:space="0" w:color="auto"/>
                <w:left w:val="none" w:sz="0" w:space="0" w:color="auto"/>
                <w:bottom w:val="none" w:sz="0" w:space="0" w:color="auto"/>
                <w:right w:val="none" w:sz="0" w:space="0" w:color="auto"/>
              </w:divBdr>
            </w:div>
            <w:div w:id="1008488113">
              <w:marLeft w:val="0"/>
              <w:marRight w:val="0"/>
              <w:marTop w:val="0"/>
              <w:marBottom w:val="0"/>
              <w:divBdr>
                <w:top w:val="none" w:sz="0" w:space="0" w:color="auto"/>
                <w:left w:val="none" w:sz="0" w:space="0" w:color="auto"/>
                <w:bottom w:val="none" w:sz="0" w:space="0" w:color="auto"/>
                <w:right w:val="none" w:sz="0" w:space="0" w:color="auto"/>
              </w:divBdr>
            </w:div>
            <w:div w:id="82843547">
              <w:marLeft w:val="0"/>
              <w:marRight w:val="0"/>
              <w:marTop w:val="0"/>
              <w:marBottom w:val="0"/>
              <w:divBdr>
                <w:top w:val="none" w:sz="0" w:space="0" w:color="auto"/>
                <w:left w:val="none" w:sz="0" w:space="0" w:color="auto"/>
                <w:bottom w:val="none" w:sz="0" w:space="0" w:color="auto"/>
                <w:right w:val="none" w:sz="0" w:space="0" w:color="auto"/>
              </w:divBdr>
            </w:div>
            <w:div w:id="695350053">
              <w:marLeft w:val="0"/>
              <w:marRight w:val="0"/>
              <w:marTop w:val="0"/>
              <w:marBottom w:val="0"/>
              <w:divBdr>
                <w:top w:val="none" w:sz="0" w:space="0" w:color="auto"/>
                <w:left w:val="none" w:sz="0" w:space="0" w:color="auto"/>
                <w:bottom w:val="none" w:sz="0" w:space="0" w:color="auto"/>
                <w:right w:val="none" w:sz="0" w:space="0" w:color="auto"/>
              </w:divBdr>
            </w:div>
            <w:div w:id="788473516">
              <w:marLeft w:val="0"/>
              <w:marRight w:val="0"/>
              <w:marTop w:val="0"/>
              <w:marBottom w:val="0"/>
              <w:divBdr>
                <w:top w:val="none" w:sz="0" w:space="0" w:color="auto"/>
                <w:left w:val="none" w:sz="0" w:space="0" w:color="auto"/>
                <w:bottom w:val="none" w:sz="0" w:space="0" w:color="auto"/>
                <w:right w:val="none" w:sz="0" w:space="0" w:color="auto"/>
              </w:divBdr>
            </w:div>
            <w:div w:id="933051133">
              <w:marLeft w:val="0"/>
              <w:marRight w:val="0"/>
              <w:marTop w:val="0"/>
              <w:marBottom w:val="0"/>
              <w:divBdr>
                <w:top w:val="none" w:sz="0" w:space="0" w:color="auto"/>
                <w:left w:val="none" w:sz="0" w:space="0" w:color="auto"/>
                <w:bottom w:val="none" w:sz="0" w:space="0" w:color="auto"/>
                <w:right w:val="none" w:sz="0" w:space="0" w:color="auto"/>
              </w:divBdr>
            </w:div>
            <w:div w:id="487672783">
              <w:marLeft w:val="0"/>
              <w:marRight w:val="0"/>
              <w:marTop w:val="0"/>
              <w:marBottom w:val="0"/>
              <w:divBdr>
                <w:top w:val="none" w:sz="0" w:space="0" w:color="auto"/>
                <w:left w:val="none" w:sz="0" w:space="0" w:color="auto"/>
                <w:bottom w:val="none" w:sz="0" w:space="0" w:color="auto"/>
                <w:right w:val="none" w:sz="0" w:space="0" w:color="auto"/>
              </w:divBdr>
            </w:div>
            <w:div w:id="1367104162">
              <w:marLeft w:val="0"/>
              <w:marRight w:val="0"/>
              <w:marTop w:val="0"/>
              <w:marBottom w:val="0"/>
              <w:divBdr>
                <w:top w:val="none" w:sz="0" w:space="0" w:color="auto"/>
                <w:left w:val="none" w:sz="0" w:space="0" w:color="auto"/>
                <w:bottom w:val="none" w:sz="0" w:space="0" w:color="auto"/>
                <w:right w:val="none" w:sz="0" w:space="0" w:color="auto"/>
              </w:divBdr>
            </w:div>
            <w:div w:id="335110426">
              <w:marLeft w:val="0"/>
              <w:marRight w:val="0"/>
              <w:marTop w:val="0"/>
              <w:marBottom w:val="0"/>
              <w:divBdr>
                <w:top w:val="none" w:sz="0" w:space="0" w:color="auto"/>
                <w:left w:val="none" w:sz="0" w:space="0" w:color="auto"/>
                <w:bottom w:val="none" w:sz="0" w:space="0" w:color="auto"/>
                <w:right w:val="none" w:sz="0" w:space="0" w:color="auto"/>
              </w:divBdr>
            </w:div>
            <w:div w:id="1281642526">
              <w:marLeft w:val="0"/>
              <w:marRight w:val="0"/>
              <w:marTop w:val="0"/>
              <w:marBottom w:val="0"/>
              <w:divBdr>
                <w:top w:val="none" w:sz="0" w:space="0" w:color="auto"/>
                <w:left w:val="none" w:sz="0" w:space="0" w:color="auto"/>
                <w:bottom w:val="none" w:sz="0" w:space="0" w:color="auto"/>
                <w:right w:val="none" w:sz="0" w:space="0" w:color="auto"/>
              </w:divBdr>
            </w:div>
            <w:div w:id="928850458">
              <w:marLeft w:val="0"/>
              <w:marRight w:val="0"/>
              <w:marTop w:val="0"/>
              <w:marBottom w:val="0"/>
              <w:divBdr>
                <w:top w:val="none" w:sz="0" w:space="0" w:color="auto"/>
                <w:left w:val="none" w:sz="0" w:space="0" w:color="auto"/>
                <w:bottom w:val="none" w:sz="0" w:space="0" w:color="auto"/>
                <w:right w:val="none" w:sz="0" w:space="0" w:color="auto"/>
              </w:divBdr>
            </w:div>
            <w:div w:id="1050573848">
              <w:marLeft w:val="0"/>
              <w:marRight w:val="0"/>
              <w:marTop w:val="0"/>
              <w:marBottom w:val="0"/>
              <w:divBdr>
                <w:top w:val="none" w:sz="0" w:space="0" w:color="auto"/>
                <w:left w:val="none" w:sz="0" w:space="0" w:color="auto"/>
                <w:bottom w:val="none" w:sz="0" w:space="0" w:color="auto"/>
                <w:right w:val="none" w:sz="0" w:space="0" w:color="auto"/>
              </w:divBdr>
            </w:div>
            <w:div w:id="1544637237">
              <w:marLeft w:val="0"/>
              <w:marRight w:val="0"/>
              <w:marTop w:val="0"/>
              <w:marBottom w:val="0"/>
              <w:divBdr>
                <w:top w:val="none" w:sz="0" w:space="0" w:color="auto"/>
                <w:left w:val="none" w:sz="0" w:space="0" w:color="auto"/>
                <w:bottom w:val="none" w:sz="0" w:space="0" w:color="auto"/>
                <w:right w:val="none" w:sz="0" w:space="0" w:color="auto"/>
              </w:divBdr>
            </w:div>
            <w:div w:id="1575124262">
              <w:marLeft w:val="0"/>
              <w:marRight w:val="0"/>
              <w:marTop w:val="0"/>
              <w:marBottom w:val="0"/>
              <w:divBdr>
                <w:top w:val="none" w:sz="0" w:space="0" w:color="auto"/>
                <w:left w:val="none" w:sz="0" w:space="0" w:color="auto"/>
                <w:bottom w:val="none" w:sz="0" w:space="0" w:color="auto"/>
                <w:right w:val="none" w:sz="0" w:space="0" w:color="auto"/>
              </w:divBdr>
            </w:div>
            <w:div w:id="1386029138">
              <w:marLeft w:val="0"/>
              <w:marRight w:val="0"/>
              <w:marTop w:val="0"/>
              <w:marBottom w:val="0"/>
              <w:divBdr>
                <w:top w:val="none" w:sz="0" w:space="0" w:color="auto"/>
                <w:left w:val="none" w:sz="0" w:space="0" w:color="auto"/>
                <w:bottom w:val="none" w:sz="0" w:space="0" w:color="auto"/>
                <w:right w:val="none" w:sz="0" w:space="0" w:color="auto"/>
              </w:divBdr>
            </w:div>
            <w:div w:id="2138716660">
              <w:marLeft w:val="0"/>
              <w:marRight w:val="0"/>
              <w:marTop w:val="0"/>
              <w:marBottom w:val="0"/>
              <w:divBdr>
                <w:top w:val="none" w:sz="0" w:space="0" w:color="auto"/>
                <w:left w:val="none" w:sz="0" w:space="0" w:color="auto"/>
                <w:bottom w:val="none" w:sz="0" w:space="0" w:color="auto"/>
                <w:right w:val="none" w:sz="0" w:space="0" w:color="auto"/>
              </w:divBdr>
            </w:div>
            <w:div w:id="1756441576">
              <w:marLeft w:val="0"/>
              <w:marRight w:val="0"/>
              <w:marTop w:val="0"/>
              <w:marBottom w:val="0"/>
              <w:divBdr>
                <w:top w:val="none" w:sz="0" w:space="0" w:color="auto"/>
                <w:left w:val="none" w:sz="0" w:space="0" w:color="auto"/>
                <w:bottom w:val="none" w:sz="0" w:space="0" w:color="auto"/>
                <w:right w:val="none" w:sz="0" w:space="0" w:color="auto"/>
              </w:divBdr>
            </w:div>
            <w:div w:id="1817065701">
              <w:marLeft w:val="0"/>
              <w:marRight w:val="0"/>
              <w:marTop w:val="0"/>
              <w:marBottom w:val="0"/>
              <w:divBdr>
                <w:top w:val="none" w:sz="0" w:space="0" w:color="auto"/>
                <w:left w:val="none" w:sz="0" w:space="0" w:color="auto"/>
                <w:bottom w:val="none" w:sz="0" w:space="0" w:color="auto"/>
                <w:right w:val="none" w:sz="0" w:space="0" w:color="auto"/>
              </w:divBdr>
            </w:div>
            <w:div w:id="1372607674">
              <w:marLeft w:val="0"/>
              <w:marRight w:val="0"/>
              <w:marTop w:val="0"/>
              <w:marBottom w:val="0"/>
              <w:divBdr>
                <w:top w:val="none" w:sz="0" w:space="0" w:color="auto"/>
                <w:left w:val="none" w:sz="0" w:space="0" w:color="auto"/>
                <w:bottom w:val="none" w:sz="0" w:space="0" w:color="auto"/>
                <w:right w:val="none" w:sz="0" w:space="0" w:color="auto"/>
              </w:divBdr>
            </w:div>
            <w:div w:id="2134135735">
              <w:marLeft w:val="0"/>
              <w:marRight w:val="0"/>
              <w:marTop w:val="0"/>
              <w:marBottom w:val="0"/>
              <w:divBdr>
                <w:top w:val="none" w:sz="0" w:space="0" w:color="auto"/>
                <w:left w:val="none" w:sz="0" w:space="0" w:color="auto"/>
                <w:bottom w:val="none" w:sz="0" w:space="0" w:color="auto"/>
                <w:right w:val="none" w:sz="0" w:space="0" w:color="auto"/>
              </w:divBdr>
            </w:div>
            <w:div w:id="668295883">
              <w:marLeft w:val="0"/>
              <w:marRight w:val="0"/>
              <w:marTop w:val="0"/>
              <w:marBottom w:val="0"/>
              <w:divBdr>
                <w:top w:val="none" w:sz="0" w:space="0" w:color="auto"/>
                <w:left w:val="none" w:sz="0" w:space="0" w:color="auto"/>
                <w:bottom w:val="none" w:sz="0" w:space="0" w:color="auto"/>
                <w:right w:val="none" w:sz="0" w:space="0" w:color="auto"/>
              </w:divBdr>
            </w:div>
            <w:div w:id="533495485">
              <w:marLeft w:val="0"/>
              <w:marRight w:val="0"/>
              <w:marTop w:val="0"/>
              <w:marBottom w:val="0"/>
              <w:divBdr>
                <w:top w:val="none" w:sz="0" w:space="0" w:color="auto"/>
                <w:left w:val="none" w:sz="0" w:space="0" w:color="auto"/>
                <w:bottom w:val="none" w:sz="0" w:space="0" w:color="auto"/>
                <w:right w:val="none" w:sz="0" w:space="0" w:color="auto"/>
              </w:divBdr>
            </w:div>
            <w:div w:id="907304295">
              <w:marLeft w:val="0"/>
              <w:marRight w:val="0"/>
              <w:marTop w:val="0"/>
              <w:marBottom w:val="0"/>
              <w:divBdr>
                <w:top w:val="none" w:sz="0" w:space="0" w:color="auto"/>
                <w:left w:val="none" w:sz="0" w:space="0" w:color="auto"/>
                <w:bottom w:val="none" w:sz="0" w:space="0" w:color="auto"/>
                <w:right w:val="none" w:sz="0" w:space="0" w:color="auto"/>
              </w:divBdr>
            </w:div>
            <w:div w:id="1394817891">
              <w:marLeft w:val="0"/>
              <w:marRight w:val="0"/>
              <w:marTop w:val="0"/>
              <w:marBottom w:val="0"/>
              <w:divBdr>
                <w:top w:val="none" w:sz="0" w:space="0" w:color="auto"/>
                <w:left w:val="none" w:sz="0" w:space="0" w:color="auto"/>
                <w:bottom w:val="none" w:sz="0" w:space="0" w:color="auto"/>
                <w:right w:val="none" w:sz="0" w:space="0" w:color="auto"/>
              </w:divBdr>
            </w:div>
            <w:div w:id="1488592857">
              <w:marLeft w:val="0"/>
              <w:marRight w:val="0"/>
              <w:marTop w:val="0"/>
              <w:marBottom w:val="0"/>
              <w:divBdr>
                <w:top w:val="none" w:sz="0" w:space="0" w:color="auto"/>
                <w:left w:val="none" w:sz="0" w:space="0" w:color="auto"/>
                <w:bottom w:val="none" w:sz="0" w:space="0" w:color="auto"/>
                <w:right w:val="none" w:sz="0" w:space="0" w:color="auto"/>
              </w:divBdr>
            </w:div>
            <w:div w:id="1762070581">
              <w:marLeft w:val="0"/>
              <w:marRight w:val="0"/>
              <w:marTop w:val="0"/>
              <w:marBottom w:val="0"/>
              <w:divBdr>
                <w:top w:val="none" w:sz="0" w:space="0" w:color="auto"/>
                <w:left w:val="none" w:sz="0" w:space="0" w:color="auto"/>
                <w:bottom w:val="none" w:sz="0" w:space="0" w:color="auto"/>
                <w:right w:val="none" w:sz="0" w:space="0" w:color="auto"/>
              </w:divBdr>
            </w:div>
            <w:div w:id="1037127375">
              <w:marLeft w:val="0"/>
              <w:marRight w:val="0"/>
              <w:marTop w:val="0"/>
              <w:marBottom w:val="0"/>
              <w:divBdr>
                <w:top w:val="none" w:sz="0" w:space="0" w:color="auto"/>
                <w:left w:val="none" w:sz="0" w:space="0" w:color="auto"/>
                <w:bottom w:val="none" w:sz="0" w:space="0" w:color="auto"/>
                <w:right w:val="none" w:sz="0" w:space="0" w:color="auto"/>
              </w:divBdr>
            </w:div>
            <w:div w:id="1870869134">
              <w:marLeft w:val="0"/>
              <w:marRight w:val="0"/>
              <w:marTop w:val="0"/>
              <w:marBottom w:val="0"/>
              <w:divBdr>
                <w:top w:val="none" w:sz="0" w:space="0" w:color="auto"/>
                <w:left w:val="none" w:sz="0" w:space="0" w:color="auto"/>
                <w:bottom w:val="none" w:sz="0" w:space="0" w:color="auto"/>
                <w:right w:val="none" w:sz="0" w:space="0" w:color="auto"/>
              </w:divBdr>
            </w:div>
            <w:div w:id="2043438552">
              <w:marLeft w:val="0"/>
              <w:marRight w:val="0"/>
              <w:marTop w:val="0"/>
              <w:marBottom w:val="0"/>
              <w:divBdr>
                <w:top w:val="none" w:sz="0" w:space="0" w:color="auto"/>
                <w:left w:val="none" w:sz="0" w:space="0" w:color="auto"/>
                <w:bottom w:val="none" w:sz="0" w:space="0" w:color="auto"/>
                <w:right w:val="none" w:sz="0" w:space="0" w:color="auto"/>
              </w:divBdr>
            </w:div>
            <w:div w:id="1223715851">
              <w:marLeft w:val="0"/>
              <w:marRight w:val="0"/>
              <w:marTop w:val="0"/>
              <w:marBottom w:val="0"/>
              <w:divBdr>
                <w:top w:val="none" w:sz="0" w:space="0" w:color="auto"/>
                <w:left w:val="none" w:sz="0" w:space="0" w:color="auto"/>
                <w:bottom w:val="none" w:sz="0" w:space="0" w:color="auto"/>
                <w:right w:val="none" w:sz="0" w:space="0" w:color="auto"/>
              </w:divBdr>
            </w:div>
            <w:div w:id="302196156">
              <w:marLeft w:val="0"/>
              <w:marRight w:val="0"/>
              <w:marTop w:val="0"/>
              <w:marBottom w:val="0"/>
              <w:divBdr>
                <w:top w:val="none" w:sz="0" w:space="0" w:color="auto"/>
                <w:left w:val="none" w:sz="0" w:space="0" w:color="auto"/>
                <w:bottom w:val="none" w:sz="0" w:space="0" w:color="auto"/>
                <w:right w:val="none" w:sz="0" w:space="0" w:color="auto"/>
              </w:divBdr>
            </w:div>
            <w:div w:id="838932698">
              <w:marLeft w:val="0"/>
              <w:marRight w:val="0"/>
              <w:marTop w:val="0"/>
              <w:marBottom w:val="0"/>
              <w:divBdr>
                <w:top w:val="none" w:sz="0" w:space="0" w:color="auto"/>
                <w:left w:val="none" w:sz="0" w:space="0" w:color="auto"/>
                <w:bottom w:val="none" w:sz="0" w:space="0" w:color="auto"/>
                <w:right w:val="none" w:sz="0" w:space="0" w:color="auto"/>
              </w:divBdr>
            </w:div>
            <w:div w:id="2092268718">
              <w:marLeft w:val="0"/>
              <w:marRight w:val="0"/>
              <w:marTop w:val="0"/>
              <w:marBottom w:val="0"/>
              <w:divBdr>
                <w:top w:val="none" w:sz="0" w:space="0" w:color="auto"/>
                <w:left w:val="none" w:sz="0" w:space="0" w:color="auto"/>
                <w:bottom w:val="none" w:sz="0" w:space="0" w:color="auto"/>
                <w:right w:val="none" w:sz="0" w:space="0" w:color="auto"/>
              </w:divBdr>
            </w:div>
            <w:div w:id="1206603803">
              <w:marLeft w:val="0"/>
              <w:marRight w:val="0"/>
              <w:marTop w:val="0"/>
              <w:marBottom w:val="0"/>
              <w:divBdr>
                <w:top w:val="none" w:sz="0" w:space="0" w:color="auto"/>
                <w:left w:val="none" w:sz="0" w:space="0" w:color="auto"/>
                <w:bottom w:val="none" w:sz="0" w:space="0" w:color="auto"/>
                <w:right w:val="none" w:sz="0" w:space="0" w:color="auto"/>
              </w:divBdr>
            </w:div>
            <w:div w:id="922451765">
              <w:marLeft w:val="0"/>
              <w:marRight w:val="0"/>
              <w:marTop w:val="0"/>
              <w:marBottom w:val="0"/>
              <w:divBdr>
                <w:top w:val="none" w:sz="0" w:space="0" w:color="auto"/>
                <w:left w:val="none" w:sz="0" w:space="0" w:color="auto"/>
                <w:bottom w:val="none" w:sz="0" w:space="0" w:color="auto"/>
                <w:right w:val="none" w:sz="0" w:space="0" w:color="auto"/>
              </w:divBdr>
            </w:div>
            <w:div w:id="882795134">
              <w:marLeft w:val="0"/>
              <w:marRight w:val="0"/>
              <w:marTop w:val="0"/>
              <w:marBottom w:val="0"/>
              <w:divBdr>
                <w:top w:val="none" w:sz="0" w:space="0" w:color="auto"/>
                <w:left w:val="none" w:sz="0" w:space="0" w:color="auto"/>
                <w:bottom w:val="none" w:sz="0" w:space="0" w:color="auto"/>
                <w:right w:val="none" w:sz="0" w:space="0" w:color="auto"/>
              </w:divBdr>
            </w:div>
            <w:div w:id="674654243">
              <w:marLeft w:val="0"/>
              <w:marRight w:val="0"/>
              <w:marTop w:val="0"/>
              <w:marBottom w:val="0"/>
              <w:divBdr>
                <w:top w:val="none" w:sz="0" w:space="0" w:color="auto"/>
                <w:left w:val="none" w:sz="0" w:space="0" w:color="auto"/>
                <w:bottom w:val="none" w:sz="0" w:space="0" w:color="auto"/>
                <w:right w:val="none" w:sz="0" w:space="0" w:color="auto"/>
              </w:divBdr>
            </w:div>
            <w:div w:id="751198459">
              <w:marLeft w:val="0"/>
              <w:marRight w:val="0"/>
              <w:marTop w:val="0"/>
              <w:marBottom w:val="0"/>
              <w:divBdr>
                <w:top w:val="none" w:sz="0" w:space="0" w:color="auto"/>
                <w:left w:val="none" w:sz="0" w:space="0" w:color="auto"/>
                <w:bottom w:val="none" w:sz="0" w:space="0" w:color="auto"/>
                <w:right w:val="none" w:sz="0" w:space="0" w:color="auto"/>
              </w:divBdr>
            </w:div>
            <w:div w:id="588925416">
              <w:marLeft w:val="0"/>
              <w:marRight w:val="0"/>
              <w:marTop w:val="0"/>
              <w:marBottom w:val="0"/>
              <w:divBdr>
                <w:top w:val="none" w:sz="0" w:space="0" w:color="auto"/>
                <w:left w:val="none" w:sz="0" w:space="0" w:color="auto"/>
                <w:bottom w:val="none" w:sz="0" w:space="0" w:color="auto"/>
                <w:right w:val="none" w:sz="0" w:space="0" w:color="auto"/>
              </w:divBdr>
            </w:div>
            <w:div w:id="1484157710">
              <w:marLeft w:val="0"/>
              <w:marRight w:val="0"/>
              <w:marTop w:val="0"/>
              <w:marBottom w:val="0"/>
              <w:divBdr>
                <w:top w:val="none" w:sz="0" w:space="0" w:color="auto"/>
                <w:left w:val="none" w:sz="0" w:space="0" w:color="auto"/>
                <w:bottom w:val="none" w:sz="0" w:space="0" w:color="auto"/>
                <w:right w:val="none" w:sz="0" w:space="0" w:color="auto"/>
              </w:divBdr>
            </w:div>
            <w:div w:id="2115323730">
              <w:marLeft w:val="0"/>
              <w:marRight w:val="0"/>
              <w:marTop w:val="0"/>
              <w:marBottom w:val="0"/>
              <w:divBdr>
                <w:top w:val="none" w:sz="0" w:space="0" w:color="auto"/>
                <w:left w:val="none" w:sz="0" w:space="0" w:color="auto"/>
                <w:bottom w:val="none" w:sz="0" w:space="0" w:color="auto"/>
                <w:right w:val="none" w:sz="0" w:space="0" w:color="auto"/>
              </w:divBdr>
            </w:div>
            <w:div w:id="1079136020">
              <w:marLeft w:val="0"/>
              <w:marRight w:val="0"/>
              <w:marTop w:val="0"/>
              <w:marBottom w:val="0"/>
              <w:divBdr>
                <w:top w:val="none" w:sz="0" w:space="0" w:color="auto"/>
                <w:left w:val="none" w:sz="0" w:space="0" w:color="auto"/>
                <w:bottom w:val="none" w:sz="0" w:space="0" w:color="auto"/>
                <w:right w:val="none" w:sz="0" w:space="0" w:color="auto"/>
              </w:divBdr>
            </w:div>
            <w:div w:id="1450469093">
              <w:marLeft w:val="0"/>
              <w:marRight w:val="0"/>
              <w:marTop w:val="0"/>
              <w:marBottom w:val="0"/>
              <w:divBdr>
                <w:top w:val="none" w:sz="0" w:space="0" w:color="auto"/>
                <w:left w:val="none" w:sz="0" w:space="0" w:color="auto"/>
                <w:bottom w:val="none" w:sz="0" w:space="0" w:color="auto"/>
                <w:right w:val="none" w:sz="0" w:space="0" w:color="auto"/>
              </w:divBdr>
            </w:div>
            <w:div w:id="414056565">
              <w:marLeft w:val="0"/>
              <w:marRight w:val="0"/>
              <w:marTop w:val="0"/>
              <w:marBottom w:val="0"/>
              <w:divBdr>
                <w:top w:val="none" w:sz="0" w:space="0" w:color="auto"/>
                <w:left w:val="none" w:sz="0" w:space="0" w:color="auto"/>
                <w:bottom w:val="none" w:sz="0" w:space="0" w:color="auto"/>
                <w:right w:val="none" w:sz="0" w:space="0" w:color="auto"/>
              </w:divBdr>
            </w:div>
            <w:div w:id="261110238">
              <w:marLeft w:val="0"/>
              <w:marRight w:val="0"/>
              <w:marTop w:val="0"/>
              <w:marBottom w:val="0"/>
              <w:divBdr>
                <w:top w:val="none" w:sz="0" w:space="0" w:color="auto"/>
                <w:left w:val="none" w:sz="0" w:space="0" w:color="auto"/>
                <w:bottom w:val="none" w:sz="0" w:space="0" w:color="auto"/>
                <w:right w:val="none" w:sz="0" w:space="0" w:color="auto"/>
              </w:divBdr>
            </w:div>
            <w:div w:id="314726005">
              <w:marLeft w:val="0"/>
              <w:marRight w:val="0"/>
              <w:marTop w:val="0"/>
              <w:marBottom w:val="0"/>
              <w:divBdr>
                <w:top w:val="none" w:sz="0" w:space="0" w:color="auto"/>
                <w:left w:val="none" w:sz="0" w:space="0" w:color="auto"/>
                <w:bottom w:val="none" w:sz="0" w:space="0" w:color="auto"/>
                <w:right w:val="none" w:sz="0" w:space="0" w:color="auto"/>
              </w:divBdr>
            </w:div>
            <w:div w:id="1542474210">
              <w:marLeft w:val="0"/>
              <w:marRight w:val="0"/>
              <w:marTop w:val="0"/>
              <w:marBottom w:val="0"/>
              <w:divBdr>
                <w:top w:val="none" w:sz="0" w:space="0" w:color="auto"/>
                <w:left w:val="none" w:sz="0" w:space="0" w:color="auto"/>
                <w:bottom w:val="none" w:sz="0" w:space="0" w:color="auto"/>
                <w:right w:val="none" w:sz="0" w:space="0" w:color="auto"/>
              </w:divBdr>
            </w:div>
            <w:div w:id="300699811">
              <w:marLeft w:val="0"/>
              <w:marRight w:val="0"/>
              <w:marTop w:val="0"/>
              <w:marBottom w:val="0"/>
              <w:divBdr>
                <w:top w:val="none" w:sz="0" w:space="0" w:color="auto"/>
                <w:left w:val="none" w:sz="0" w:space="0" w:color="auto"/>
                <w:bottom w:val="none" w:sz="0" w:space="0" w:color="auto"/>
                <w:right w:val="none" w:sz="0" w:space="0" w:color="auto"/>
              </w:divBdr>
            </w:div>
            <w:div w:id="357317278">
              <w:marLeft w:val="0"/>
              <w:marRight w:val="0"/>
              <w:marTop w:val="0"/>
              <w:marBottom w:val="0"/>
              <w:divBdr>
                <w:top w:val="none" w:sz="0" w:space="0" w:color="auto"/>
                <w:left w:val="none" w:sz="0" w:space="0" w:color="auto"/>
                <w:bottom w:val="none" w:sz="0" w:space="0" w:color="auto"/>
                <w:right w:val="none" w:sz="0" w:space="0" w:color="auto"/>
              </w:divBdr>
            </w:div>
            <w:div w:id="1778988866">
              <w:marLeft w:val="0"/>
              <w:marRight w:val="0"/>
              <w:marTop w:val="0"/>
              <w:marBottom w:val="0"/>
              <w:divBdr>
                <w:top w:val="none" w:sz="0" w:space="0" w:color="auto"/>
                <w:left w:val="none" w:sz="0" w:space="0" w:color="auto"/>
                <w:bottom w:val="none" w:sz="0" w:space="0" w:color="auto"/>
                <w:right w:val="none" w:sz="0" w:space="0" w:color="auto"/>
              </w:divBdr>
            </w:div>
            <w:div w:id="2027901339">
              <w:marLeft w:val="0"/>
              <w:marRight w:val="0"/>
              <w:marTop w:val="0"/>
              <w:marBottom w:val="0"/>
              <w:divBdr>
                <w:top w:val="none" w:sz="0" w:space="0" w:color="auto"/>
                <w:left w:val="none" w:sz="0" w:space="0" w:color="auto"/>
                <w:bottom w:val="none" w:sz="0" w:space="0" w:color="auto"/>
                <w:right w:val="none" w:sz="0" w:space="0" w:color="auto"/>
              </w:divBdr>
            </w:div>
            <w:div w:id="1073770885">
              <w:marLeft w:val="0"/>
              <w:marRight w:val="0"/>
              <w:marTop w:val="0"/>
              <w:marBottom w:val="0"/>
              <w:divBdr>
                <w:top w:val="none" w:sz="0" w:space="0" w:color="auto"/>
                <w:left w:val="none" w:sz="0" w:space="0" w:color="auto"/>
                <w:bottom w:val="none" w:sz="0" w:space="0" w:color="auto"/>
                <w:right w:val="none" w:sz="0" w:space="0" w:color="auto"/>
              </w:divBdr>
            </w:div>
            <w:div w:id="763379754">
              <w:marLeft w:val="0"/>
              <w:marRight w:val="0"/>
              <w:marTop w:val="0"/>
              <w:marBottom w:val="0"/>
              <w:divBdr>
                <w:top w:val="none" w:sz="0" w:space="0" w:color="auto"/>
                <w:left w:val="none" w:sz="0" w:space="0" w:color="auto"/>
                <w:bottom w:val="none" w:sz="0" w:space="0" w:color="auto"/>
                <w:right w:val="none" w:sz="0" w:space="0" w:color="auto"/>
              </w:divBdr>
            </w:div>
            <w:div w:id="762729383">
              <w:marLeft w:val="0"/>
              <w:marRight w:val="0"/>
              <w:marTop w:val="0"/>
              <w:marBottom w:val="0"/>
              <w:divBdr>
                <w:top w:val="none" w:sz="0" w:space="0" w:color="auto"/>
                <w:left w:val="none" w:sz="0" w:space="0" w:color="auto"/>
                <w:bottom w:val="none" w:sz="0" w:space="0" w:color="auto"/>
                <w:right w:val="none" w:sz="0" w:space="0" w:color="auto"/>
              </w:divBdr>
            </w:div>
            <w:div w:id="1540387290">
              <w:marLeft w:val="0"/>
              <w:marRight w:val="0"/>
              <w:marTop w:val="0"/>
              <w:marBottom w:val="0"/>
              <w:divBdr>
                <w:top w:val="none" w:sz="0" w:space="0" w:color="auto"/>
                <w:left w:val="none" w:sz="0" w:space="0" w:color="auto"/>
                <w:bottom w:val="none" w:sz="0" w:space="0" w:color="auto"/>
                <w:right w:val="none" w:sz="0" w:space="0" w:color="auto"/>
              </w:divBdr>
            </w:div>
            <w:div w:id="1912884934">
              <w:marLeft w:val="0"/>
              <w:marRight w:val="0"/>
              <w:marTop w:val="0"/>
              <w:marBottom w:val="0"/>
              <w:divBdr>
                <w:top w:val="none" w:sz="0" w:space="0" w:color="auto"/>
                <w:left w:val="none" w:sz="0" w:space="0" w:color="auto"/>
                <w:bottom w:val="none" w:sz="0" w:space="0" w:color="auto"/>
                <w:right w:val="none" w:sz="0" w:space="0" w:color="auto"/>
              </w:divBdr>
            </w:div>
            <w:div w:id="261652257">
              <w:marLeft w:val="0"/>
              <w:marRight w:val="0"/>
              <w:marTop w:val="0"/>
              <w:marBottom w:val="0"/>
              <w:divBdr>
                <w:top w:val="none" w:sz="0" w:space="0" w:color="auto"/>
                <w:left w:val="none" w:sz="0" w:space="0" w:color="auto"/>
                <w:bottom w:val="none" w:sz="0" w:space="0" w:color="auto"/>
                <w:right w:val="none" w:sz="0" w:space="0" w:color="auto"/>
              </w:divBdr>
            </w:div>
            <w:div w:id="944650857">
              <w:marLeft w:val="0"/>
              <w:marRight w:val="0"/>
              <w:marTop w:val="0"/>
              <w:marBottom w:val="0"/>
              <w:divBdr>
                <w:top w:val="none" w:sz="0" w:space="0" w:color="auto"/>
                <w:left w:val="none" w:sz="0" w:space="0" w:color="auto"/>
                <w:bottom w:val="none" w:sz="0" w:space="0" w:color="auto"/>
                <w:right w:val="none" w:sz="0" w:space="0" w:color="auto"/>
              </w:divBdr>
            </w:div>
            <w:div w:id="1521118509">
              <w:marLeft w:val="0"/>
              <w:marRight w:val="0"/>
              <w:marTop w:val="0"/>
              <w:marBottom w:val="0"/>
              <w:divBdr>
                <w:top w:val="none" w:sz="0" w:space="0" w:color="auto"/>
                <w:left w:val="none" w:sz="0" w:space="0" w:color="auto"/>
                <w:bottom w:val="none" w:sz="0" w:space="0" w:color="auto"/>
                <w:right w:val="none" w:sz="0" w:space="0" w:color="auto"/>
              </w:divBdr>
            </w:div>
            <w:div w:id="1896236493">
              <w:marLeft w:val="0"/>
              <w:marRight w:val="0"/>
              <w:marTop w:val="0"/>
              <w:marBottom w:val="0"/>
              <w:divBdr>
                <w:top w:val="none" w:sz="0" w:space="0" w:color="auto"/>
                <w:left w:val="none" w:sz="0" w:space="0" w:color="auto"/>
                <w:bottom w:val="none" w:sz="0" w:space="0" w:color="auto"/>
                <w:right w:val="none" w:sz="0" w:space="0" w:color="auto"/>
              </w:divBdr>
            </w:div>
            <w:div w:id="1550454455">
              <w:marLeft w:val="0"/>
              <w:marRight w:val="0"/>
              <w:marTop w:val="0"/>
              <w:marBottom w:val="0"/>
              <w:divBdr>
                <w:top w:val="none" w:sz="0" w:space="0" w:color="auto"/>
                <w:left w:val="none" w:sz="0" w:space="0" w:color="auto"/>
                <w:bottom w:val="none" w:sz="0" w:space="0" w:color="auto"/>
                <w:right w:val="none" w:sz="0" w:space="0" w:color="auto"/>
              </w:divBdr>
            </w:div>
            <w:div w:id="242839474">
              <w:marLeft w:val="0"/>
              <w:marRight w:val="0"/>
              <w:marTop w:val="0"/>
              <w:marBottom w:val="0"/>
              <w:divBdr>
                <w:top w:val="none" w:sz="0" w:space="0" w:color="auto"/>
                <w:left w:val="none" w:sz="0" w:space="0" w:color="auto"/>
                <w:bottom w:val="none" w:sz="0" w:space="0" w:color="auto"/>
                <w:right w:val="none" w:sz="0" w:space="0" w:color="auto"/>
              </w:divBdr>
            </w:div>
            <w:div w:id="630988322">
              <w:marLeft w:val="0"/>
              <w:marRight w:val="0"/>
              <w:marTop w:val="0"/>
              <w:marBottom w:val="0"/>
              <w:divBdr>
                <w:top w:val="none" w:sz="0" w:space="0" w:color="auto"/>
                <w:left w:val="none" w:sz="0" w:space="0" w:color="auto"/>
                <w:bottom w:val="none" w:sz="0" w:space="0" w:color="auto"/>
                <w:right w:val="none" w:sz="0" w:space="0" w:color="auto"/>
              </w:divBdr>
            </w:div>
            <w:div w:id="161821981">
              <w:marLeft w:val="0"/>
              <w:marRight w:val="0"/>
              <w:marTop w:val="0"/>
              <w:marBottom w:val="0"/>
              <w:divBdr>
                <w:top w:val="none" w:sz="0" w:space="0" w:color="auto"/>
                <w:left w:val="none" w:sz="0" w:space="0" w:color="auto"/>
                <w:bottom w:val="none" w:sz="0" w:space="0" w:color="auto"/>
                <w:right w:val="none" w:sz="0" w:space="0" w:color="auto"/>
              </w:divBdr>
            </w:div>
            <w:div w:id="999847468">
              <w:marLeft w:val="0"/>
              <w:marRight w:val="0"/>
              <w:marTop w:val="0"/>
              <w:marBottom w:val="0"/>
              <w:divBdr>
                <w:top w:val="none" w:sz="0" w:space="0" w:color="auto"/>
                <w:left w:val="none" w:sz="0" w:space="0" w:color="auto"/>
                <w:bottom w:val="none" w:sz="0" w:space="0" w:color="auto"/>
                <w:right w:val="none" w:sz="0" w:space="0" w:color="auto"/>
              </w:divBdr>
            </w:div>
            <w:div w:id="538083119">
              <w:marLeft w:val="0"/>
              <w:marRight w:val="0"/>
              <w:marTop w:val="0"/>
              <w:marBottom w:val="0"/>
              <w:divBdr>
                <w:top w:val="none" w:sz="0" w:space="0" w:color="auto"/>
                <w:left w:val="none" w:sz="0" w:space="0" w:color="auto"/>
                <w:bottom w:val="none" w:sz="0" w:space="0" w:color="auto"/>
                <w:right w:val="none" w:sz="0" w:space="0" w:color="auto"/>
              </w:divBdr>
            </w:div>
            <w:div w:id="1285308643">
              <w:marLeft w:val="0"/>
              <w:marRight w:val="0"/>
              <w:marTop w:val="0"/>
              <w:marBottom w:val="0"/>
              <w:divBdr>
                <w:top w:val="none" w:sz="0" w:space="0" w:color="auto"/>
                <w:left w:val="none" w:sz="0" w:space="0" w:color="auto"/>
                <w:bottom w:val="none" w:sz="0" w:space="0" w:color="auto"/>
                <w:right w:val="none" w:sz="0" w:space="0" w:color="auto"/>
              </w:divBdr>
            </w:div>
            <w:div w:id="1794595989">
              <w:marLeft w:val="0"/>
              <w:marRight w:val="0"/>
              <w:marTop w:val="0"/>
              <w:marBottom w:val="0"/>
              <w:divBdr>
                <w:top w:val="none" w:sz="0" w:space="0" w:color="auto"/>
                <w:left w:val="none" w:sz="0" w:space="0" w:color="auto"/>
                <w:bottom w:val="none" w:sz="0" w:space="0" w:color="auto"/>
                <w:right w:val="none" w:sz="0" w:space="0" w:color="auto"/>
              </w:divBdr>
            </w:div>
            <w:div w:id="1951274141">
              <w:marLeft w:val="0"/>
              <w:marRight w:val="0"/>
              <w:marTop w:val="0"/>
              <w:marBottom w:val="0"/>
              <w:divBdr>
                <w:top w:val="none" w:sz="0" w:space="0" w:color="auto"/>
                <w:left w:val="none" w:sz="0" w:space="0" w:color="auto"/>
                <w:bottom w:val="none" w:sz="0" w:space="0" w:color="auto"/>
                <w:right w:val="none" w:sz="0" w:space="0" w:color="auto"/>
              </w:divBdr>
            </w:div>
            <w:div w:id="1446314643">
              <w:marLeft w:val="0"/>
              <w:marRight w:val="0"/>
              <w:marTop w:val="0"/>
              <w:marBottom w:val="0"/>
              <w:divBdr>
                <w:top w:val="none" w:sz="0" w:space="0" w:color="auto"/>
                <w:left w:val="none" w:sz="0" w:space="0" w:color="auto"/>
                <w:bottom w:val="none" w:sz="0" w:space="0" w:color="auto"/>
                <w:right w:val="none" w:sz="0" w:space="0" w:color="auto"/>
              </w:divBdr>
            </w:div>
            <w:div w:id="1069881683">
              <w:marLeft w:val="0"/>
              <w:marRight w:val="0"/>
              <w:marTop w:val="0"/>
              <w:marBottom w:val="0"/>
              <w:divBdr>
                <w:top w:val="none" w:sz="0" w:space="0" w:color="auto"/>
                <w:left w:val="none" w:sz="0" w:space="0" w:color="auto"/>
                <w:bottom w:val="none" w:sz="0" w:space="0" w:color="auto"/>
                <w:right w:val="none" w:sz="0" w:space="0" w:color="auto"/>
              </w:divBdr>
            </w:div>
            <w:div w:id="134763776">
              <w:marLeft w:val="0"/>
              <w:marRight w:val="0"/>
              <w:marTop w:val="0"/>
              <w:marBottom w:val="0"/>
              <w:divBdr>
                <w:top w:val="none" w:sz="0" w:space="0" w:color="auto"/>
                <w:left w:val="none" w:sz="0" w:space="0" w:color="auto"/>
                <w:bottom w:val="none" w:sz="0" w:space="0" w:color="auto"/>
                <w:right w:val="none" w:sz="0" w:space="0" w:color="auto"/>
              </w:divBdr>
            </w:div>
            <w:div w:id="1952592063">
              <w:marLeft w:val="0"/>
              <w:marRight w:val="0"/>
              <w:marTop w:val="0"/>
              <w:marBottom w:val="0"/>
              <w:divBdr>
                <w:top w:val="none" w:sz="0" w:space="0" w:color="auto"/>
                <w:left w:val="none" w:sz="0" w:space="0" w:color="auto"/>
                <w:bottom w:val="none" w:sz="0" w:space="0" w:color="auto"/>
                <w:right w:val="none" w:sz="0" w:space="0" w:color="auto"/>
              </w:divBdr>
            </w:div>
            <w:div w:id="482309462">
              <w:marLeft w:val="0"/>
              <w:marRight w:val="0"/>
              <w:marTop w:val="0"/>
              <w:marBottom w:val="0"/>
              <w:divBdr>
                <w:top w:val="none" w:sz="0" w:space="0" w:color="auto"/>
                <w:left w:val="none" w:sz="0" w:space="0" w:color="auto"/>
                <w:bottom w:val="none" w:sz="0" w:space="0" w:color="auto"/>
                <w:right w:val="none" w:sz="0" w:space="0" w:color="auto"/>
              </w:divBdr>
            </w:div>
            <w:div w:id="24258591">
              <w:marLeft w:val="0"/>
              <w:marRight w:val="0"/>
              <w:marTop w:val="0"/>
              <w:marBottom w:val="0"/>
              <w:divBdr>
                <w:top w:val="none" w:sz="0" w:space="0" w:color="auto"/>
                <w:left w:val="none" w:sz="0" w:space="0" w:color="auto"/>
                <w:bottom w:val="none" w:sz="0" w:space="0" w:color="auto"/>
                <w:right w:val="none" w:sz="0" w:space="0" w:color="auto"/>
              </w:divBdr>
            </w:div>
            <w:div w:id="981809593">
              <w:marLeft w:val="0"/>
              <w:marRight w:val="0"/>
              <w:marTop w:val="0"/>
              <w:marBottom w:val="0"/>
              <w:divBdr>
                <w:top w:val="none" w:sz="0" w:space="0" w:color="auto"/>
                <w:left w:val="none" w:sz="0" w:space="0" w:color="auto"/>
                <w:bottom w:val="none" w:sz="0" w:space="0" w:color="auto"/>
                <w:right w:val="none" w:sz="0" w:space="0" w:color="auto"/>
              </w:divBdr>
            </w:div>
            <w:div w:id="256059774">
              <w:marLeft w:val="0"/>
              <w:marRight w:val="0"/>
              <w:marTop w:val="0"/>
              <w:marBottom w:val="0"/>
              <w:divBdr>
                <w:top w:val="none" w:sz="0" w:space="0" w:color="auto"/>
                <w:left w:val="none" w:sz="0" w:space="0" w:color="auto"/>
                <w:bottom w:val="none" w:sz="0" w:space="0" w:color="auto"/>
                <w:right w:val="none" w:sz="0" w:space="0" w:color="auto"/>
              </w:divBdr>
            </w:div>
            <w:div w:id="1392509000">
              <w:marLeft w:val="0"/>
              <w:marRight w:val="0"/>
              <w:marTop w:val="0"/>
              <w:marBottom w:val="0"/>
              <w:divBdr>
                <w:top w:val="none" w:sz="0" w:space="0" w:color="auto"/>
                <w:left w:val="none" w:sz="0" w:space="0" w:color="auto"/>
                <w:bottom w:val="none" w:sz="0" w:space="0" w:color="auto"/>
                <w:right w:val="none" w:sz="0" w:space="0" w:color="auto"/>
              </w:divBdr>
            </w:div>
            <w:div w:id="1273366548">
              <w:marLeft w:val="0"/>
              <w:marRight w:val="0"/>
              <w:marTop w:val="0"/>
              <w:marBottom w:val="0"/>
              <w:divBdr>
                <w:top w:val="none" w:sz="0" w:space="0" w:color="auto"/>
                <w:left w:val="none" w:sz="0" w:space="0" w:color="auto"/>
                <w:bottom w:val="none" w:sz="0" w:space="0" w:color="auto"/>
                <w:right w:val="none" w:sz="0" w:space="0" w:color="auto"/>
              </w:divBdr>
            </w:div>
            <w:div w:id="45766397">
              <w:marLeft w:val="0"/>
              <w:marRight w:val="0"/>
              <w:marTop w:val="0"/>
              <w:marBottom w:val="0"/>
              <w:divBdr>
                <w:top w:val="none" w:sz="0" w:space="0" w:color="auto"/>
                <w:left w:val="none" w:sz="0" w:space="0" w:color="auto"/>
                <w:bottom w:val="none" w:sz="0" w:space="0" w:color="auto"/>
                <w:right w:val="none" w:sz="0" w:space="0" w:color="auto"/>
              </w:divBdr>
            </w:div>
            <w:div w:id="938175544">
              <w:marLeft w:val="0"/>
              <w:marRight w:val="0"/>
              <w:marTop w:val="0"/>
              <w:marBottom w:val="0"/>
              <w:divBdr>
                <w:top w:val="none" w:sz="0" w:space="0" w:color="auto"/>
                <w:left w:val="none" w:sz="0" w:space="0" w:color="auto"/>
                <w:bottom w:val="none" w:sz="0" w:space="0" w:color="auto"/>
                <w:right w:val="none" w:sz="0" w:space="0" w:color="auto"/>
              </w:divBdr>
            </w:div>
            <w:div w:id="1209411772">
              <w:marLeft w:val="0"/>
              <w:marRight w:val="0"/>
              <w:marTop w:val="0"/>
              <w:marBottom w:val="0"/>
              <w:divBdr>
                <w:top w:val="none" w:sz="0" w:space="0" w:color="auto"/>
                <w:left w:val="none" w:sz="0" w:space="0" w:color="auto"/>
                <w:bottom w:val="none" w:sz="0" w:space="0" w:color="auto"/>
                <w:right w:val="none" w:sz="0" w:space="0" w:color="auto"/>
              </w:divBdr>
            </w:div>
            <w:div w:id="1458914747">
              <w:marLeft w:val="0"/>
              <w:marRight w:val="0"/>
              <w:marTop w:val="0"/>
              <w:marBottom w:val="0"/>
              <w:divBdr>
                <w:top w:val="none" w:sz="0" w:space="0" w:color="auto"/>
                <w:left w:val="none" w:sz="0" w:space="0" w:color="auto"/>
                <w:bottom w:val="none" w:sz="0" w:space="0" w:color="auto"/>
                <w:right w:val="none" w:sz="0" w:space="0" w:color="auto"/>
              </w:divBdr>
            </w:div>
            <w:div w:id="570896083">
              <w:marLeft w:val="0"/>
              <w:marRight w:val="0"/>
              <w:marTop w:val="0"/>
              <w:marBottom w:val="0"/>
              <w:divBdr>
                <w:top w:val="none" w:sz="0" w:space="0" w:color="auto"/>
                <w:left w:val="none" w:sz="0" w:space="0" w:color="auto"/>
                <w:bottom w:val="none" w:sz="0" w:space="0" w:color="auto"/>
                <w:right w:val="none" w:sz="0" w:space="0" w:color="auto"/>
              </w:divBdr>
            </w:div>
            <w:div w:id="1644774680">
              <w:marLeft w:val="0"/>
              <w:marRight w:val="0"/>
              <w:marTop w:val="0"/>
              <w:marBottom w:val="0"/>
              <w:divBdr>
                <w:top w:val="none" w:sz="0" w:space="0" w:color="auto"/>
                <w:left w:val="none" w:sz="0" w:space="0" w:color="auto"/>
                <w:bottom w:val="none" w:sz="0" w:space="0" w:color="auto"/>
                <w:right w:val="none" w:sz="0" w:space="0" w:color="auto"/>
              </w:divBdr>
            </w:div>
            <w:div w:id="1495563525">
              <w:marLeft w:val="0"/>
              <w:marRight w:val="0"/>
              <w:marTop w:val="0"/>
              <w:marBottom w:val="0"/>
              <w:divBdr>
                <w:top w:val="none" w:sz="0" w:space="0" w:color="auto"/>
                <w:left w:val="none" w:sz="0" w:space="0" w:color="auto"/>
                <w:bottom w:val="none" w:sz="0" w:space="0" w:color="auto"/>
                <w:right w:val="none" w:sz="0" w:space="0" w:color="auto"/>
              </w:divBdr>
            </w:div>
            <w:div w:id="1542404807">
              <w:marLeft w:val="0"/>
              <w:marRight w:val="0"/>
              <w:marTop w:val="0"/>
              <w:marBottom w:val="0"/>
              <w:divBdr>
                <w:top w:val="none" w:sz="0" w:space="0" w:color="auto"/>
                <w:left w:val="none" w:sz="0" w:space="0" w:color="auto"/>
                <w:bottom w:val="none" w:sz="0" w:space="0" w:color="auto"/>
                <w:right w:val="none" w:sz="0" w:space="0" w:color="auto"/>
              </w:divBdr>
            </w:div>
            <w:div w:id="1818721398">
              <w:marLeft w:val="0"/>
              <w:marRight w:val="0"/>
              <w:marTop w:val="0"/>
              <w:marBottom w:val="0"/>
              <w:divBdr>
                <w:top w:val="none" w:sz="0" w:space="0" w:color="auto"/>
                <w:left w:val="none" w:sz="0" w:space="0" w:color="auto"/>
                <w:bottom w:val="none" w:sz="0" w:space="0" w:color="auto"/>
                <w:right w:val="none" w:sz="0" w:space="0" w:color="auto"/>
              </w:divBdr>
            </w:div>
            <w:div w:id="1866165375">
              <w:marLeft w:val="0"/>
              <w:marRight w:val="0"/>
              <w:marTop w:val="0"/>
              <w:marBottom w:val="0"/>
              <w:divBdr>
                <w:top w:val="none" w:sz="0" w:space="0" w:color="auto"/>
                <w:left w:val="none" w:sz="0" w:space="0" w:color="auto"/>
                <w:bottom w:val="none" w:sz="0" w:space="0" w:color="auto"/>
                <w:right w:val="none" w:sz="0" w:space="0" w:color="auto"/>
              </w:divBdr>
            </w:div>
            <w:div w:id="1698847041">
              <w:marLeft w:val="0"/>
              <w:marRight w:val="0"/>
              <w:marTop w:val="0"/>
              <w:marBottom w:val="0"/>
              <w:divBdr>
                <w:top w:val="none" w:sz="0" w:space="0" w:color="auto"/>
                <w:left w:val="none" w:sz="0" w:space="0" w:color="auto"/>
                <w:bottom w:val="none" w:sz="0" w:space="0" w:color="auto"/>
                <w:right w:val="none" w:sz="0" w:space="0" w:color="auto"/>
              </w:divBdr>
            </w:div>
            <w:div w:id="966591486">
              <w:marLeft w:val="0"/>
              <w:marRight w:val="0"/>
              <w:marTop w:val="0"/>
              <w:marBottom w:val="0"/>
              <w:divBdr>
                <w:top w:val="none" w:sz="0" w:space="0" w:color="auto"/>
                <w:left w:val="none" w:sz="0" w:space="0" w:color="auto"/>
                <w:bottom w:val="none" w:sz="0" w:space="0" w:color="auto"/>
                <w:right w:val="none" w:sz="0" w:space="0" w:color="auto"/>
              </w:divBdr>
            </w:div>
            <w:div w:id="886069202">
              <w:marLeft w:val="0"/>
              <w:marRight w:val="0"/>
              <w:marTop w:val="0"/>
              <w:marBottom w:val="0"/>
              <w:divBdr>
                <w:top w:val="none" w:sz="0" w:space="0" w:color="auto"/>
                <w:left w:val="none" w:sz="0" w:space="0" w:color="auto"/>
                <w:bottom w:val="none" w:sz="0" w:space="0" w:color="auto"/>
                <w:right w:val="none" w:sz="0" w:space="0" w:color="auto"/>
              </w:divBdr>
            </w:div>
            <w:div w:id="1048839046">
              <w:marLeft w:val="0"/>
              <w:marRight w:val="0"/>
              <w:marTop w:val="0"/>
              <w:marBottom w:val="0"/>
              <w:divBdr>
                <w:top w:val="none" w:sz="0" w:space="0" w:color="auto"/>
                <w:left w:val="none" w:sz="0" w:space="0" w:color="auto"/>
                <w:bottom w:val="none" w:sz="0" w:space="0" w:color="auto"/>
                <w:right w:val="none" w:sz="0" w:space="0" w:color="auto"/>
              </w:divBdr>
            </w:div>
            <w:div w:id="831457081">
              <w:marLeft w:val="0"/>
              <w:marRight w:val="0"/>
              <w:marTop w:val="0"/>
              <w:marBottom w:val="0"/>
              <w:divBdr>
                <w:top w:val="none" w:sz="0" w:space="0" w:color="auto"/>
                <w:left w:val="none" w:sz="0" w:space="0" w:color="auto"/>
                <w:bottom w:val="none" w:sz="0" w:space="0" w:color="auto"/>
                <w:right w:val="none" w:sz="0" w:space="0" w:color="auto"/>
              </w:divBdr>
            </w:div>
            <w:div w:id="443424779">
              <w:marLeft w:val="0"/>
              <w:marRight w:val="0"/>
              <w:marTop w:val="0"/>
              <w:marBottom w:val="0"/>
              <w:divBdr>
                <w:top w:val="none" w:sz="0" w:space="0" w:color="auto"/>
                <w:left w:val="none" w:sz="0" w:space="0" w:color="auto"/>
                <w:bottom w:val="none" w:sz="0" w:space="0" w:color="auto"/>
                <w:right w:val="none" w:sz="0" w:space="0" w:color="auto"/>
              </w:divBdr>
            </w:div>
            <w:div w:id="1783114119">
              <w:marLeft w:val="0"/>
              <w:marRight w:val="0"/>
              <w:marTop w:val="0"/>
              <w:marBottom w:val="0"/>
              <w:divBdr>
                <w:top w:val="none" w:sz="0" w:space="0" w:color="auto"/>
                <w:left w:val="none" w:sz="0" w:space="0" w:color="auto"/>
                <w:bottom w:val="none" w:sz="0" w:space="0" w:color="auto"/>
                <w:right w:val="none" w:sz="0" w:space="0" w:color="auto"/>
              </w:divBdr>
            </w:div>
            <w:div w:id="992106646">
              <w:marLeft w:val="0"/>
              <w:marRight w:val="0"/>
              <w:marTop w:val="0"/>
              <w:marBottom w:val="0"/>
              <w:divBdr>
                <w:top w:val="none" w:sz="0" w:space="0" w:color="auto"/>
                <w:left w:val="none" w:sz="0" w:space="0" w:color="auto"/>
                <w:bottom w:val="none" w:sz="0" w:space="0" w:color="auto"/>
                <w:right w:val="none" w:sz="0" w:space="0" w:color="auto"/>
              </w:divBdr>
            </w:div>
            <w:div w:id="4139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4724">
      <w:bodyDiv w:val="1"/>
      <w:marLeft w:val="0"/>
      <w:marRight w:val="0"/>
      <w:marTop w:val="0"/>
      <w:marBottom w:val="0"/>
      <w:divBdr>
        <w:top w:val="none" w:sz="0" w:space="0" w:color="auto"/>
        <w:left w:val="none" w:sz="0" w:space="0" w:color="auto"/>
        <w:bottom w:val="none" w:sz="0" w:space="0" w:color="auto"/>
        <w:right w:val="none" w:sz="0" w:space="0" w:color="auto"/>
      </w:divBdr>
      <w:divsChild>
        <w:div w:id="760024874">
          <w:marLeft w:val="0"/>
          <w:marRight w:val="0"/>
          <w:marTop w:val="0"/>
          <w:marBottom w:val="0"/>
          <w:divBdr>
            <w:top w:val="none" w:sz="0" w:space="0" w:color="auto"/>
            <w:left w:val="none" w:sz="0" w:space="0" w:color="auto"/>
            <w:bottom w:val="none" w:sz="0" w:space="0" w:color="auto"/>
            <w:right w:val="none" w:sz="0" w:space="0" w:color="auto"/>
          </w:divBdr>
          <w:divsChild>
            <w:div w:id="1559591934">
              <w:marLeft w:val="0"/>
              <w:marRight w:val="0"/>
              <w:marTop w:val="0"/>
              <w:marBottom w:val="0"/>
              <w:divBdr>
                <w:top w:val="none" w:sz="0" w:space="0" w:color="auto"/>
                <w:left w:val="none" w:sz="0" w:space="0" w:color="auto"/>
                <w:bottom w:val="none" w:sz="0" w:space="0" w:color="auto"/>
                <w:right w:val="none" w:sz="0" w:space="0" w:color="auto"/>
              </w:divBdr>
            </w:div>
            <w:div w:id="1940216078">
              <w:marLeft w:val="0"/>
              <w:marRight w:val="0"/>
              <w:marTop w:val="0"/>
              <w:marBottom w:val="0"/>
              <w:divBdr>
                <w:top w:val="none" w:sz="0" w:space="0" w:color="auto"/>
                <w:left w:val="none" w:sz="0" w:space="0" w:color="auto"/>
                <w:bottom w:val="none" w:sz="0" w:space="0" w:color="auto"/>
                <w:right w:val="none" w:sz="0" w:space="0" w:color="auto"/>
              </w:divBdr>
            </w:div>
            <w:div w:id="210924271">
              <w:marLeft w:val="0"/>
              <w:marRight w:val="0"/>
              <w:marTop w:val="0"/>
              <w:marBottom w:val="0"/>
              <w:divBdr>
                <w:top w:val="none" w:sz="0" w:space="0" w:color="auto"/>
                <w:left w:val="none" w:sz="0" w:space="0" w:color="auto"/>
                <w:bottom w:val="none" w:sz="0" w:space="0" w:color="auto"/>
                <w:right w:val="none" w:sz="0" w:space="0" w:color="auto"/>
              </w:divBdr>
            </w:div>
            <w:div w:id="1926722217">
              <w:marLeft w:val="0"/>
              <w:marRight w:val="0"/>
              <w:marTop w:val="0"/>
              <w:marBottom w:val="0"/>
              <w:divBdr>
                <w:top w:val="none" w:sz="0" w:space="0" w:color="auto"/>
                <w:left w:val="none" w:sz="0" w:space="0" w:color="auto"/>
                <w:bottom w:val="none" w:sz="0" w:space="0" w:color="auto"/>
                <w:right w:val="none" w:sz="0" w:space="0" w:color="auto"/>
              </w:divBdr>
            </w:div>
            <w:div w:id="1612974273">
              <w:marLeft w:val="0"/>
              <w:marRight w:val="0"/>
              <w:marTop w:val="0"/>
              <w:marBottom w:val="0"/>
              <w:divBdr>
                <w:top w:val="none" w:sz="0" w:space="0" w:color="auto"/>
                <w:left w:val="none" w:sz="0" w:space="0" w:color="auto"/>
                <w:bottom w:val="none" w:sz="0" w:space="0" w:color="auto"/>
                <w:right w:val="none" w:sz="0" w:space="0" w:color="auto"/>
              </w:divBdr>
            </w:div>
            <w:div w:id="1752119243">
              <w:marLeft w:val="0"/>
              <w:marRight w:val="0"/>
              <w:marTop w:val="0"/>
              <w:marBottom w:val="0"/>
              <w:divBdr>
                <w:top w:val="none" w:sz="0" w:space="0" w:color="auto"/>
                <w:left w:val="none" w:sz="0" w:space="0" w:color="auto"/>
                <w:bottom w:val="none" w:sz="0" w:space="0" w:color="auto"/>
                <w:right w:val="none" w:sz="0" w:space="0" w:color="auto"/>
              </w:divBdr>
            </w:div>
            <w:div w:id="1926259965">
              <w:marLeft w:val="0"/>
              <w:marRight w:val="0"/>
              <w:marTop w:val="0"/>
              <w:marBottom w:val="0"/>
              <w:divBdr>
                <w:top w:val="none" w:sz="0" w:space="0" w:color="auto"/>
                <w:left w:val="none" w:sz="0" w:space="0" w:color="auto"/>
                <w:bottom w:val="none" w:sz="0" w:space="0" w:color="auto"/>
                <w:right w:val="none" w:sz="0" w:space="0" w:color="auto"/>
              </w:divBdr>
            </w:div>
            <w:div w:id="1685205643">
              <w:marLeft w:val="0"/>
              <w:marRight w:val="0"/>
              <w:marTop w:val="0"/>
              <w:marBottom w:val="0"/>
              <w:divBdr>
                <w:top w:val="none" w:sz="0" w:space="0" w:color="auto"/>
                <w:left w:val="none" w:sz="0" w:space="0" w:color="auto"/>
                <w:bottom w:val="none" w:sz="0" w:space="0" w:color="auto"/>
                <w:right w:val="none" w:sz="0" w:space="0" w:color="auto"/>
              </w:divBdr>
            </w:div>
            <w:div w:id="340814538">
              <w:marLeft w:val="0"/>
              <w:marRight w:val="0"/>
              <w:marTop w:val="0"/>
              <w:marBottom w:val="0"/>
              <w:divBdr>
                <w:top w:val="none" w:sz="0" w:space="0" w:color="auto"/>
                <w:left w:val="none" w:sz="0" w:space="0" w:color="auto"/>
                <w:bottom w:val="none" w:sz="0" w:space="0" w:color="auto"/>
                <w:right w:val="none" w:sz="0" w:space="0" w:color="auto"/>
              </w:divBdr>
            </w:div>
            <w:div w:id="1835610271">
              <w:marLeft w:val="0"/>
              <w:marRight w:val="0"/>
              <w:marTop w:val="0"/>
              <w:marBottom w:val="0"/>
              <w:divBdr>
                <w:top w:val="none" w:sz="0" w:space="0" w:color="auto"/>
                <w:left w:val="none" w:sz="0" w:space="0" w:color="auto"/>
                <w:bottom w:val="none" w:sz="0" w:space="0" w:color="auto"/>
                <w:right w:val="none" w:sz="0" w:space="0" w:color="auto"/>
              </w:divBdr>
            </w:div>
            <w:div w:id="1537699985">
              <w:marLeft w:val="0"/>
              <w:marRight w:val="0"/>
              <w:marTop w:val="0"/>
              <w:marBottom w:val="0"/>
              <w:divBdr>
                <w:top w:val="none" w:sz="0" w:space="0" w:color="auto"/>
                <w:left w:val="none" w:sz="0" w:space="0" w:color="auto"/>
                <w:bottom w:val="none" w:sz="0" w:space="0" w:color="auto"/>
                <w:right w:val="none" w:sz="0" w:space="0" w:color="auto"/>
              </w:divBdr>
            </w:div>
            <w:div w:id="302348706">
              <w:marLeft w:val="0"/>
              <w:marRight w:val="0"/>
              <w:marTop w:val="0"/>
              <w:marBottom w:val="0"/>
              <w:divBdr>
                <w:top w:val="none" w:sz="0" w:space="0" w:color="auto"/>
                <w:left w:val="none" w:sz="0" w:space="0" w:color="auto"/>
                <w:bottom w:val="none" w:sz="0" w:space="0" w:color="auto"/>
                <w:right w:val="none" w:sz="0" w:space="0" w:color="auto"/>
              </w:divBdr>
            </w:div>
            <w:div w:id="1439712558">
              <w:marLeft w:val="0"/>
              <w:marRight w:val="0"/>
              <w:marTop w:val="0"/>
              <w:marBottom w:val="0"/>
              <w:divBdr>
                <w:top w:val="none" w:sz="0" w:space="0" w:color="auto"/>
                <w:left w:val="none" w:sz="0" w:space="0" w:color="auto"/>
                <w:bottom w:val="none" w:sz="0" w:space="0" w:color="auto"/>
                <w:right w:val="none" w:sz="0" w:space="0" w:color="auto"/>
              </w:divBdr>
            </w:div>
            <w:div w:id="256061502">
              <w:marLeft w:val="0"/>
              <w:marRight w:val="0"/>
              <w:marTop w:val="0"/>
              <w:marBottom w:val="0"/>
              <w:divBdr>
                <w:top w:val="none" w:sz="0" w:space="0" w:color="auto"/>
                <w:left w:val="none" w:sz="0" w:space="0" w:color="auto"/>
                <w:bottom w:val="none" w:sz="0" w:space="0" w:color="auto"/>
                <w:right w:val="none" w:sz="0" w:space="0" w:color="auto"/>
              </w:divBdr>
            </w:div>
            <w:div w:id="1401488487">
              <w:marLeft w:val="0"/>
              <w:marRight w:val="0"/>
              <w:marTop w:val="0"/>
              <w:marBottom w:val="0"/>
              <w:divBdr>
                <w:top w:val="none" w:sz="0" w:space="0" w:color="auto"/>
                <w:left w:val="none" w:sz="0" w:space="0" w:color="auto"/>
                <w:bottom w:val="none" w:sz="0" w:space="0" w:color="auto"/>
                <w:right w:val="none" w:sz="0" w:space="0" w:color="auto"/>
              </w:divBdr>
            </w:div>
            <w:div w:id="1685284245">
              <w:marLeft w:val="0"/>
              <w:marRight w:val="0"/>
              <w:marTop w:val="0"/>
              <w:marBottom w:val="0"/>
              <w:divBdr>
                <w:top w:val="none" w:sz="0" w:space="0" w:color="auto"/>
                <w:left w:val="none" w:sz="0" w:space="0" w:color="auto"/>
                <w:bottom w:val="none" w:sz="0" w:space="0" w:color="auto"/>
                <w:right w:val="none" w:sz="0" w:space="0" w:color="auto"/>
              </w:divBdr>
            </w:div>
            <w:div w:id="507250848">
              <w:marLeft w:val="0"/>
              <w:marRight w:val="0"/>
              <w:marTop w:val="0"/>
              <w:marBottom w:val="0"/>
              <w:divBdr>
                <w:top w:val="none" w:sz="0" w:space="0" w:color="auto"/>
                <w:left w:val="none" w:sz="0" w:space="0" w:color="auto"/>
                <w:bottom w:val="none" w:sz="0" w:space="0" w:color="auto"/>
                <w:right w:val="none" w:sz="0" w:space="0" w:color="auto"/>
              </w:divBdr>
            </w:div>
            <w:div w:id="1838570131">
              <w:marLeft w:val="0"/>
              <w:marRight w:val="0"/>
              <w:marTop w:val="0"/>
              <w:marBottom w:val="0"/>
              <w:divBdr>
                <w:top w:val="none" w:sz="0" w:space="0" w:color="auto"/>
                <w:left w:val="none" w:sz="0" w:space="0" w:color="auto"/>
                <w:bottom w:val="none" w:sz="0" w:space="0" w:color="auto"/>
                <w:right w:val="none" w:sz="0" w:space="0" w:color="auto"/>
              </w:divBdr>
            </w:div>
            <w:div w:id="1869953248">
              <w:marLeft w:val="0"/>
              <w:marRight w:val="0"/>
              <w:marTop w:val="0"/>
              <w:marBottom w:val="0"/>
              <w:divBdr>
                <w:top w:val="none" w:sz="0" w:space="0" w:color="auto"/>
                <w:left w:val="none" w:sz="0" w:space="0" w:color="auto"/>
                <w:bottom w:val="none" w:sz="0" w:space="0" w:color="auto"/>
                <w:right w:val="none" w:sz="0" w:space="0" w:color="auto"/>
              </w:divBdr>
            </w:div>
            <w:div w:id="121503848">
              <w:marLeft w:val="0"/>
              <w:marRight w:val="0"/>
              <w:marTop w:val="0"/>
              <w:marBottom w:val="0"/>
              <w:divBdr>
                <w:top w:val="none" w:sz="0" w:space="0" w:color="auto"/>
                <w:left w:val="none" w:sz="0" w:space="0" w:color="auto"/>
                <w:bottom w:val="none" w:sz="0" w:space="0" w:color="auto"/>
                <w:right w:val="none" w:sz="0" w:space="0" w:color="auto"/>
              </w:divBdr>
            </w:div>
            <w:div w:id="470442517">
              <w:marLeft w:val="0"/>
              <w:marRight w:val="0"/>
              <w:marTop w:val="0"/>
              <w:marBottom w:val="0"/>
              <w:divBdr>
                <w:top w:val="none" w:sz="0" w:space="0" w:color="auto"/>
                <w:left w:val="none" w:sz="0" w:space="0" w:color="auto"/>
                <w:bottom w:val="none" w:sz="0" w:space="0" w:color="auto"/>
                <w:right w:val="none" w:sz="0" w:space="0" w:color="auto"/>
              </w:divBdr>
            </w:div>
            <w:div w:id="1909463917">
              <w:marLeft w:val="0"/>
              <w:marRight w:val="0"/>
              <w:marTop w:val="0"/>
              <w:marBottom w:val="0"/>
              <w:divBdr>
                <w:top w:val="none" w:sz="0" w:space="0" w:color="auto"/>
                <w:left w:val="none" w:sz="0" w:space="0" w:color="auto"/>
                <w:bottom w:val="none" w:sz="0" w:space="0" w:color="auto"/>
                <w:right w:val="none" w:sz="0" w:space="0" w:color="auto"/>
              </w:divBdr>
            </w:div>
            <w:div w:id="770319672">
              <w:marLeft w:val="0"/>
              <w:marRight w:val="0"/>
              <w:marTop w:val="0"/>
              <w:marBottom w:val="0"/>
              <w:divBdr>
                <w:top w:val="none" w:sz="0" w:space="0" w:color="auto"/>
                <w:left w:val="none" w:sz="0" w:space="0" w:color="auto"/>
                <w:bottom w:val="none" w:sz="0" w:space="0" w:color="auto"/>
                <w:right w:val="none" w:sz="0" w:space="0" w:color="auto"/>
              </w:divBdr>
            </w:div>
            <w:div w:id="20044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7822">
      <w:bodyDiv w:val="1"/>
      <w:marLeft w:val="0"/>
      <w:marRight w:val="0"/>
      <w:marTop w:val="0"/>
      <w:marBottom w:val="0"/>
      <w:divBdr>
        <w:top w:val="none" w:sz="0" w:space="0" w:color="auto"/>
        <w:left w:val="none" w:sz="0" w:space="0" w:color="auto"/>
        <w:bottom w:val="none" w:sz="0" w:space="0" w:color="auto"/>
        <w:right w:val="none" w:sz="0" w:space="0" w:color="auto"/>
      </w:divBdr>
      <w:divsChild>
        <w:div w:id="1451974685">
          <w:marLeft w:val="0"/>
          <w:marRight w:val="0"/>
          <w:marTop w:val="0"/>
          <w:marBottom w:val="0"/>
          <w:divBdr>
            <w:top w:val="none" w:sz="0" w:space="0" w:color="auto"/>
            <w:left w:val="none" w:sz="0" w:space="0" w:color="auto"/>
            <w:bottom w:val="none" w:sz="0" w:space="0" w:color="auto"/>
            <w:right w:val="none" w:sz="0" w:space="0" w:color="auto"/>
          </w:divBdr>
          <w:divsChild>
            <w:div w:id="555239822">
              <w:marLeft w:val="0"/>
              <w:marRight w:val="0"/>
              <w:marTop w:val="0"/>
              <w:marBottom w:val="0"/>
              <w:divBdr>
                <w:top w:val="none" w:sz="0" w:space="0" w:color="auto"/>
                <w:left w:val="none" w:sz="0" w:space="0" w:color="auto"/>
                <w:bottom w:val="none" w:sz="0" w:space="0" w:color="auto"/>
                <w:right w:val="none" w:sz="0" w:space="0" w:color="auto"/>
              </w:divBdr>
            </w:div>
            <w:div w:id="1760566514">
              <w:marLeft w:val="0"/>
              <w:marRight w:val="0"/>
              <w:marTop w:val="0"/>
              <w:marBottom w:val="0"/>
              <w:divBdr>
                <w:top w:val="none" w:sz="0" w:space="0" w:color="auto"/>
                <w:left w:val="none" w:sz="0" w:space="0" w:color="auto"/>
                <w:bottom w:val="none" w:sz="0" w:space="0" w:color="auto"/>
                <w:right w:val="none" w:sz="0" w:space="0" w:color="auto"/>
              </w:divBdr>
            </w:div>
            <w:div w:id="2077319894">
              <w:marLeft w:val="0"/>
              <w:marRight w:val="0"/>
              <w:marTop w:val="0"/>
              <w:marBottom w:val="0"/>
              <w:divBdr>
                <w:top w:val="none" w:sz="0" w:space="0" w:color="auto"/>
                <w:left w:val="none" w:sz="0" w:space="0" w:color="auto"/>
                <w:bottom w:val="none" w:sz="0" w:space="0" w:color="auto"/>
                <w:right w:val="none" w:sz="0" w:space="0" w:color="auto"/>
              </w:divBdr>
            </w:div>
            <w:div w:id="1403025863">
              <w:marLeft w:val="0"/>
              <w:marRight w:val="0"/>
              <w:marTop w:val="0"/>
              <w:marBottom w:val="0"/>
              <w:divBdr>
                <w:top w:val="none" w:sz="0" w:space="0" w:color="auto"/>
                <w:left w:val="none" w:sz="0" w:space="0" w:color="auto"/>
                <w:bottom w:val="none" w:sz="0" w:space="0" w:color="auto"/>
                <w:right w:val="none" w:sz="0" w:space="0" w:color="auto"/>
              </w:divBdr>
            </w:div>
            <w:div w:id="111677267">
              <w:marLeft w:val="0"/>
              <w:marRight w:val="0"/>
              <w:marTop w:val="0"/>
              <w:marBottom w:val="0"/>
              <w:divBdr>
                <w:top w:val="none" w:sz="0" w:space="0" w:color="auto"/>
                <w:left w:val="none" w:sz="0" w:space="0" w:color="auto"/>
                <w:bottom w:val="none" w:sz="0" w:space="0" w:color="auto"/>
                <w:right w:val="none" w:sz="0" w:space="0" w:color="auto"/>
              </w:divBdr>
            </w:div>
            <w:div w:id="1715082740">
              <w:marLeft w:val="0"/>
              <w:marRight w:val="0"/>
              <w:marTop w:val="0"/>
              <w:marBottom w:val="0"/>
              <w:divBdr>
                <w:top w:val="none" w:sz="0" w:space="0" w:color="auto"/>
                <w:left w:val="none" w:sz="0" w:space="0" w:color="auto"/>
                <w:bottom w:val="none" w:sz="0" w:space="0" w:color="auto"/>
                <w:right w:val="none" w:sz="0" w:space="0" w:color="auto"/>
              </w:divBdr>
            </w:div>
            <w:div w:id="1257858377">
              <w:marLeft w:val="0"/>
              <w:marRight w:val="0"/>
              <w:marTop w:val="0"/>
              <w:marBottom w:val="0"/>
              <w:divBdr>
                <w:top w:val="none" w:sz="0" w:space="0" w:color="auto"/>
                <w:left w:val="none" w:sz="0" w:space="0" w:color="auto"/>
                <w:bottom w:val="none" w:sz="0" w:space="0" w:color="auto"/>
                <w:right w:val="none" w:sz="0" w:space="0" w:color="auto"/>
              </w:divBdr>
            </w:div>
            <w:div w:id="1406147333">
              <w:marLeft w:val="0"/>
              <w:marRight w:val="0"/>
              <w:marTop w:val="0"/>
              <w:marBottom w:val="0"/>
              <w:divBdr>
                <w:top w:val="none" w:sz="0" w:space="0" w:color="auto"/>
                <w:left w:val="none" w:sz="0" w:space="0" w:color="auto"/>
                <w:bottom w:val="none" w:sz="0" w:space="0" w:color="auto"/>
                <w:right w:val="none" w:sz="0" w:space="0" w:color="auto"/>
              </w:divBdr>
            </w:div>
            <w:div w:id="234510884">
              <w:marLeft w:val="0"/>
              <w:marRight w:val="0"/>
              <w:marTop w:val="0"/>
              <w:marBottom w:val="0"/>
              <w:divBdr>
                <w:top w:val="none" w:sz="0" w:space="0" w:color="auto"/>
                <w:left w:val="none" w:sz="0" w:space="0" w:color="auto"/>
                <w:bottom w:val="none" w:sz="0" w:space="0" w:color="auto"/>
                <w:right w:val="none" w:sz="0" w:space="0" w:color="auto"/>
              </w:divBdr>
            </w:div>
            <w:div w:id="1264068914">
              <w:marLeft w:val="0"/>
              <w:marRight w:val="0"/>
              <w:marTop w:val="0"/>
              <w:marBottom w:val="0"/>
              <w:divBdr>
                <w:top w:val="none" w:sz="0" w:space="0" w:color="auto"/>
                <w:left w:val="none" w:sz="0" w:space="0" w:color="auto"/>
                <w:bottom w:val="none" w:sz="0" w:space="0" w:color="auto"/>
                <w:right w:val="none" w:sz="0" w:space="0" w:color="auto"/>
              </w:divBdr>
            </w:div>
            <w:div w:id="1979416279">
              <w:marLeft w:val="0"/>
              <w:marRight w:val="0"/>
              <w:marTop w:val="0"/>
              <w:marBottom w:val="0"/>
              <w:divBdr>
                <w:top w:val="none" w:sz="0" w:space="0" w:color="auto"/>
                <w:left w:val="none" w:sz="0" w:space="0" w:color="auto"/>
                <w:bottom w:val="none" w:sz="0" w:space="0" w:color="auto"/>
                <w:right w:val="none" w:sz="0" w:space="0" w:color="auto"/>
              </w:divBdr>
            </w:div>
            <w:div w:id="746613563">
              <w:marLeft w:val="0"/>
              <w:marRight w:val="0"/>
              <w:marTop w:val="0"/>
              <w:marBottom w:val="0"/>
              <w:divBdr>
                <w:top w:val="none" w:sz="0" w:space="0" w:color="auto"/>
                <w:left w:val="none" w:sz="0" w:space="0" w:color="auto"/>
                <w:bottom w:val="none" w:sz="0" w:space="0" w:color="auto"/>
                <w:right w:val="none" w:sz="0" w:space="0" w:color="auto"/>
              </w:divBdr>
            </w:div>
            <w:div w:id="1392195025">
              <w:marLeft w:val="0"/>
              <w:marRight w:val="0"/>
              <w:marTop w:val="0"/>
              <w:marBottom w:val="0"/>
              <w:divBdr>
                <w:top w:val="none" w:sz="0" w:space="0" w:color="auto"/>
                <w:left w:val="none" w:sz="0" w:space="0" w:color="auto"/>
                <w:bottom w:val="none" w:sz="0" w:space="0" w:color="auto"/>
                <w:right w:val="none" w:sz="0" w:space="0" w:color="auto"/>
              </w:divBdr>
            </w:div>
            <w:div w:id="520976321">
              <w:marLeft w:val="0"/>
              <w:marRight w:val="0"/>
              <w:marTop w:val="0"/>
              <w:marBottom w:val="0"/>
              <w:divBdr>
                <w:top w:val="none" w:sz="0" w:space="0" w:color="auto"/>
                <w:left w:val="none" w:sz="0" w:space="0" w:color="auto"/>
                <w:bottom w:val="none" w:sz="0" w:space="0" w:color="auto"/>
                <w:right w:val="none" w:sz="0" w:space="0" w:color="auto"/>
              </w:divBdr>
            </w:div>
            <w:div w:id="1117872400">
              <w:marLeft w:val="0"/>
              <w:marRight w:val="0"/>
              <w:marTop w:val="0"/>
              <w:marBottom w:val="0"/>
              <w:divBdr>
                <w:top w:val="none" w:sz="0" w:space="0" w:color="auto"/>
                <w:left w:val="none" w:sz="0" w:space="0" w:color="auto"/>
                <w:bottom w:val="none" w:sz="0" w:space="0" w:color="auto"/>
                <w:right w:val="none" w:sz="0" w:space="0" w:color="auto"/>
              </w:divBdr>
            </w:div>
            <w:div w:id="1125544286">
              <w:marLeft w:val="0"/>
              <w:marRight w:val="0"/>
              <w:marTop w:val="0"/>
              <w:marBottom w:val="0"/>
              <w:divBdr>
                <w:top w:val="none" w:sz="0" w:space="0" w:color="auto"/>
                <w:left w:val="none" w:sz="0" w:space="0" w:color="auto"/>
                <w:bottom w:val="none" w:sz="0" w:space="0" w:color="auto"/>
                <w:right w:val="none" w:sz="0" w:space="0" w:color="auto"/>
              </w:divBdr>
            </w:div>
            <w:div w:id="1219169035">
              <w:marLeft w:val="0"/>
              <w:marRight w:val="0"/>
              <w:marTop w:val="0"/>
              <w:marBottom w:val="0"/>
              <w:divBdr>
                <w:top w:val="none" w:sz="0" w:space="0" w:color="auto"/>
                <w:left w:val="none" w:sz="0" w:space="0" w:color="auto"/>
                <w:bottom w:val="none" w:sz="0" w:space="0" w:color="auto"/>
                <w:right w:val="none" w:sz="0" w:space="0" w:color="auto"/>
              </w:divBdr>
            </w:div>
            <w:div w:id="769856308">
              <w:marLeft w:val="0"/>
              <w:marRight w:val="0"/>
              <w:marTop w:val="0"/>
              <w:marBottom w:val="0"/>
              <w:divBdr>
                <w:top w:val="none" w:sz="0" w:space="0" w:color="auto"/>
                <w:left w:val="none" w:sz="0" w:space="0" w:color="auto"/>
                <w:bottom w:val="none" w:sz="0" w:space="0" w:color="auto"/>
                <w:right w:val="none" w:sz="0" w:space="0" w:color="auto"/>
              </w:divBdr>
            </w:div>
            <w:div w:id="1090933733">
              <w:marLeft w:val="0"/>
              <w:marRight w:val="0"/>
              <w:marTop w:val="0"/>
              <w:marBottom w:val="0"/>
              <w:divBdr>
                <w:top w:val="none" w:sz="0" w:space="0" w:color="auto"/>
                <w:left w:val="none" w:sz="0" w:space="0" w:color="auto"/>
                <w:bottom w:val="none" w:sz="0" w:space="0" w:color="auto"/>
                <w:right w:val="none" w:sz="0" w:space="0" w:color="auto"/>
              </w:divBdr>
            </w:div>
            <w:div w:id="377630912">
              <w:marLeft w:val="0"/>
              <w:marRight w:val="0"/>
              <w:marTop w:val="0"/>
              <w:marBottom w:val="0"/>
              <w:divBdr>
                <w:top w:val="none" w:sz="0" w:space="0" w:color="auto"/>
                <w:left w:val="none" w:sz="0" w:space="0" w:color="auto"/>
                <w:bottom w:val="none" w:sz="0" w:space="0" w:color="auto"/>
                <w:right w:val="none" w:sz="0" w:space="0" w:color="auto"/>
              </w:divBdr>
            </w:div>
            <w:div w:id="1371497094">
              <w:marLeft w:val="0"/>
              <w:marRight w:val="0"/>
              <w:marTop w:val="0"/>
              <w:marBottom w:val="0"/>
              <w:divBdr>
                <w:top w:val="none" w:sz="0" w:space="0" w:color="auto"/>
                <w:left w:val="none" w:sz="0" w:space="0" w:color="auto"/>
                <w:bottom w:val="none" w:sz="0" w:space="0" w:color="auto"/>
                <w:right w:val="none" w:sz="0" w:space="0" w:color="auto"/>
              </w:divBdr>
            </w:div>
            <w:div w:id="1647934809">
              <w:marLeft w:val="0"/>
              <w:marRight w:val="0"/>
              <w:marTop w:val="0"/>
              <w:marBottom w:val="0"/>
              <w:divBdr>
                <w:top w:val="none" w:sz="0" w:space="0" w:color="auto"/>
                <w:left w:val="none" w:sz="0" w:space="0" w:color="auto"/>
                <w:bottom w:val="none" w:sz="0" w:space="0" w:color="auto"/>
                <w:right w:val="none" w:sz="0" w:space="0" w:color="auto"/>
              </w:divBdr>
            </w:div>
            <w:div w:id="2144539340">
              <w:marLeft w:val="0"/>
              <w:marRight w:val="0"/>
              <w:marTop w:val="0"/>
              <w:marBottom w:val="0"/>
              <w:divBdr>
                <w:top w:val="none" w:sz="0" w:space="0" w:color="auto"/>
                <w:left w:val="none" w:sz="0" w:space="0" w:color="auto"/>
                <w:bottom w:val="none" w:sz="0" w:space="0" w:color="auto"/>
                <w:right w:val="none" w:sz="0" w:space="0" w:color="auto"/>
              </w:divBdr>
            </w:div>
            <w:div w:id="532234459">
              <w:marLeft w:val="0"/>
              <w:marRight w:val="0"/>
              <w:marTop w:val="0"/>
              <w:marBottom w:val="0"/>
              <w:divBdr>
                <w:top w:val="none" w:sz="0" w:space="0" w:color="auto"/>
                <w:left w:val="none" w:sz="0" w:space="0" w:color="auto"/>
                <w:bottom w:val="none" w:sz="0" w:space="0" w:color="auto"/>
                <w:right w:val="none" w:sz="0" w:space="0" w:color="auto"/>
              </w:divBdr>
            </w:div>
            <w:div w:id="885607900">
              <w:marLeft w:val="0"/>
              <w:marRight w:val="0"/>
              <w:marTop w:val="0"/>
              <w:marBottom w:val="0"/>
              <w:divBdr>
                <w:top w:val="none" w:sz="0" w:space="0" w:color="auto"/>
                <w:left w:val="none" w:sz="0" w:space="0" w:color="auto"/>
                <w:bottom w:val="none" w:sz="0" w:space="0" w:color="auto"/>
                <w:right w:val="none" w:sz="0" w:space="0" w:color="auto"/>
              </w:divBdr>
            </w:div>
            <w:div w:id="332531241">
              <w:marLeft w:val="0"/>
              <w:marRight w:val="0"/>
              <w:marTop w:val="0"/>
              <w:marBottom w:val="0"/>
              <w:divBdr>
                <w:top w:val="none" w:sz="0" w:space="0" w:color="auto"/>
                <w:left w:val="none" w:sz="0" w:space="0" w:color="auto"/>
                <w:bottom w:val="none" w:sz="0" w:space="0" w:color="auto"/>
                <w:right w:val="none" w:sz="0" w:space="0" w:color="auto"/>
              </w:divBdr>
            </w:div>
            <w:div w:id="1559125325">
              <w:marLeft w:val="0"/>
              <w:marRight w:val="0"/>
              <w:marTop w:val="0"/>
              <w:marBottom w:val="0"/>
              <w:divBdr>
                <w:top w:val="none" w:sz="0" w:space="0" w:color="auto"/>
                <w:left w:val="none" w:sz="0" w:space="0" w:color="auto"/>
                <w:bottom w:val="none" w:sz="0" w:space="0" w:color="auto"/>
                <w:right w:val="none" w:sz="0" w:space="0" w:color="auto"/>
              </w:divBdr>
            </w:div>
            <w:div w:id="1735422045">
              <w:marLeft w:val="0"/>
              <w:marRight w:val="0"/>
              <w:marTop w:val="0"/>
              <w:marBottom w:val="0"/>
              <w:divBdr>
                <w:top w:val="none" w:sz="0" w:space="0" w:color="auto"/>
                <w:left w:val="none" w:sz="0" w:space="0" w:color="auto"/>
                <w:bottom w:val="none" w:sz="0" w:space="0" w:color="auto"/>
                <w:right w:val="none" w:sz="0" w:space="0" w:color="auto"/>
              </w:divBdr>
            </w:div>
            <w:div w:id="1391270526">
              <w:marLeft w:val="0"/>
              <w:marRight w:val="0"/>
              <w:marTop w:val="0"/>
              <w:marBottom w:val="0"/>
              <w:divBdr>
                <w:top w:val="none" w:sz="0" w:space="0" w:color="auto"/>
                <w:left w:val="none" w:sz="0" w:space="0" w:color="auto"/>
                <w:bottom w:val="none" w:sz="0" w:space="0" w:color="auto"/>
                <w:right w:val="none" w:sz="0" w:space="0" w:color="auto"/>
              </w:divBdr>
            </w:div>
            <w:div w:id="1492452973">
              <w:marLeft w:val="0"/>
              <w:marRight w:val="0"/>
              <w:marTop w:val="0"/>
              <w:marBottom w:val="0"/>
              <w:divBdr>
                <w:top w:val="none" w:sz="0" w:space="0" w:color="auto"/>
                <w:left w:val="none" w:sz="0" w:space="0" w:color="auto"/>
                <w:bottom w:val="none" w:sz="0" w:space="0" w:color="auto"/>
                <w:right w:val="none" w:sz="0" w:space="0" w:color="auto"/>
              </w:divBdr>
            </w:div>
            <w:div w:id="123893824">
              <w:marLeft w:val="0"/>
              <w:marRight w:val="0"/>
              <w:marTop w:val="0"/>
              <w:marBottom w:val="0"/>
              <w:divBdr>
                <w:top w:val="none" w:sz="0" w:space="0" w:color="auto"/>
                <w:left w:val="none" w:sz="0" w:space="0" w:color="auto"/>
                <w:bottom w:val="none" w:sz="0" w:space="0" w:color="auto"/>
                <w:right w:val="none" w:sz="0" w:space="0" w:color="auto"/>
              </w:divBdr>
            </w:div>
            <w:div w:id="1381248967">
              <w:marLeft w:val="0"/>
              <w:marRight w:val="0"/>
              <w:marTop w:val="0"/>
              <w:marBottom w:val="0"/>
              <w:divBdr>
                <w:top w:val="none" w:sz="0" w:space="0" w:color="auto"/>
                <w:left w:val="none" w:sz="0" w:space="0" w:color="auto"/>
                <w:bottom w:val="none" w:sz="0" w:space="0" w:color="auto"/>
                <w:right w:val="none" w:sz="0" w:space="0" w:color="auto"/>
              </w:divBdr>
            </w:div>
            <w:div w:id="146363034">
              <w:marLeft w:val="0"/>
              <w:marRight w:val="0"/>
              <w:marTop w:val="0"/>
              <w:marBottom w:val="0"/>
              <w:divBdr>
                <w:top w:val="none" w:sz="0" w:space="0" w:color="auto"/>
                <w:left w:val="none" w:sz="0" w:space="0" w:color="auto"/>
                <w:bottom w:val="none" w:sz="0" w:space="0" w:color="auto"/>
                <w:right w:val="none" w:sz="0" w:space="0" w:color="auto"/>
              </w:divBdr>
            </w:div>
            <w:div w:id="2012296567">
              <w:marLeft w:val="0"/>
              <w:marRight w:val="0"/>
              <w:marTop w:val="0"/>
              <w:marBottom w:val="0"/>
              <w:divBdr>
                <w:top w:val="none" w:sz="0" w:space="0" w:color="auto"/>
                <w:left w:val="none" w:sz="0" w:space="0" w:color="auto"/>
                <w:bottom w:val="none" w:sz="0" w:space="0" w:color="auto"/>
                <w:right w:val="none" w:sz="0" w:space="0" w:color="auto"/>
              </w:divBdr>
            </w:div>
            <w:div w:id="854657579">
              <w:marLeft w:val="0"/>
              <w:marRight w:val="0"/>
              <w:marTop w:val="0"/>
              <w:marBottom w:val="0"/>
              <w:divBdr>
                <w:top w:val="none" w:sz="0" w:space="0" w:color="auto"/>
                <w:left w:val="none" w:sz="0" w:space="0" w:color="auto"/>
                <w:bottom w:val="none" w:sz="0" w:space="0" w:color="auto"/>
                <w:right w:val="none" w:sz="0" w:space="0" w:color="auto"/>
              </w:divBdr>
            </w:div>
            <w:div w:id="322707727">
              <w:marLeft w:val="0"/>
              <w:marRight w:val="0"/>
              <w:marTop w:val="0"/>
              <w:marBottom w:val="0"/>
              <w:divBdr>
                <w:top w:val="none" w:sz="0" w:space="0" w:color="auto"/>
                <w:left w:val="none" w:sz="0" w:space="0" w:color="auto"/>
                <w:bottom w:val="none" w:sz="0" w:space="0" w:color="auto"/>
                <w:right w:val="none" w:sz="0" w:space="0" w:color="auto"/>
              </w:divBdr>
            </w:div>
            <w:div w:id="991639190">
              <w:marLeft w:val="0"/>
              <w:marRight w:val="0"/>
              <w:marTop w:val="0"/>
              <w:marBottom w:val="0"/>
              <w:divBdr>
                <w:top w:val="none" w:sz="0" w:space="0" w:color="auto"/>
                <w:left w:val="none" w:sz="0" w:space="0" w:color="auto"/>
                <w:bottom w:val="none" w:sz="0" w:space="0" w:color="auto"/>
                <w:right w:val="none" w:sz="0" w:space="0" w:color="auto"/>
              </w:divBdr>
            </w:div>
            <w:div w:id="800684862">
              <w:marLeft w:val="0"/>
              <w:marRight w:val="0"/>
              <w:marTop w:val="0"/>
              <w:marBottom w:val="0"/>
              <w:divBdr>
                <w:top w:val="none" w:sz="0" w:space="0" w:color="auto"/>
                <w:left w:val="none" w:sz="0" w:space="0" w:color="auto"/>
                <w:bottom w:val="none" w:sz="0" w:space="0" w:color="auto"/>
                <w:right w:val="none" w:sz="0" w:space="0" w:color="auto"/>
              </w:divBdr>
            </w:div>
            <w:div w:id="336924897">
              <w:marLeft w:val="0"/>
              <w:marRight w:val="0"/>
              <w:marTop w:val="0"/>
              <w:marBottom w:val="0"/>
              <w:divBdr>
                <w:top w:val="none" w:sz="0" w:space="0" w:color="auto"/>
                <w:left w:val="none" w:sz="0" w:space="0" w:color="auto"/>
                <w:bottom w:val="none" w:sz="0" w:space="0" w:color="auto"/>
                <w:right w:val="none" w:sz="0" w:space="0" w:color="auto"/>
              </w:divBdr>
            </w:div>
            <w:div w:id="287471701">
              <w:marLeft w:val="0"/>
              <w:marRight w:val="0"/>
              <w:marTop w:val="0"/>
              <w:marBottom w:val="0"/>
              <w:divBdr>
                <w:top w:val="none" w:sz="0" w:space="0" w:color="auto"/>
                <w:left w:val="none" w:sz="0" w:space="0" w:color="auto"/>
                <w:bottom w:val="none" w:sz="0" w:space="0" w:color="auto"/>
                <w:right w:val="none" w:sz="0" w:space="0" w:color="auto"/>
              </w:divBdr>
            </w:div>
            <w:div w:id="1980838127">
              <w:marLeft w:val="0"/>
              <w:marRight w:val="0"/>
              <w:marTop w:val="0"/>
              <w:marBottom w:val="0"/>
              <w:divBdr>
                <w:top w:val="none" w:sz="0" w:space="0" w:color="auto"/>
                <w:left w:val="none" w:sz="0" w:space="0" w:color="auto"/>
                <w:bottom w:val="none" w:sz="0" w:space="0" w:color="auto"/>
                <w:right w:val="none" w:sz="0" w:space="0" w:color="auto"/>
              </w:divBdr>
            </w:div>
            <w:div w:id="1530296958">
              <w:marLeft w:val="0"/>
              <w:marRight w:val="0"/>
              <w:marTop w:val="0"/>
              <w:marBottom w:val="0"/>
              <w:divBdr>
                <w:top w:val="none" w:sz="0" w:space="0" w:color="auto"/>
                <w:left w:val="none" w:sz="0" w:space="0" w:color="auto"/>
                <w:bottom w:val="none" w:sz="0" w:space="0" w:color="auto"/>
                <w:right w:val="none" w:sz="0" w:space="0" w:color="auto"/>
              </w:divBdr>
            </w:div>
            <w:div w:id="1306660356">
              <w:marLeft w:val="0"/>
              <w:marRight w:val="0"/>
              <w:marTop w:val="0"/>
              <w:marBottom w:val="0"/>
              <w:divBdr>
                <w:top w:val="none" w:sz="0" w:space="0" w:color="auto"/>
                <w:left w:val="none" w:sz="0" w:space="0" w:color="auto"/>
                <w:bottom w:val="none" w:sz="0" w:space="0" w:color="auto"/>
                <w:right w:val="none" w:sz="0" w:space="0" w:color="auto"/>
              </w:divBdr>
            </w:div>
            <w:div w:id="976103355">
              <w:marLeft w:val="0"/>
              <w:marRight w:val="0"/>
              <w:marTop w:val="0"/>
              <w:marBottom w:val="0"/>
              <w:divBdr>
                <w:top w:val="none" w:sz="0" w:space="0" w:color="auto"/>
                <w:left w:val="none" w:sz="0" w:space="0" w:color="auto"/>
                <w:bottom w:val="none" w:sz="0" w:space="0" w:color="auto"/>
                <w:right w:val="none" w:sz="0" w:space="0" w:color="auto"/>
              </w:divBdr>
            </w:div>
            <w:div w:id="1232233631">
              <w:marLeft w:val="0"/>
              <w:marRight w:val="0"/>
              <w:marTop w:val="0"/>
              <w:marBottom w:val="0"/>
              <w:divBdr>
                <w:top w:val="none" w:sz="0" w:space="0" w:color="auto"/>
                <w:left w:val="none" w:sz="0" w:space="0" w:color="auto"/>
                <w:bottom w:val="none" w:sz="0" w:space="0" w:color="auto"/>
                <w:right w:val="none" w:sz="0" w:space="0" w:color="auto"/>
              </w:divBdr>
            </w:div>
            <w:div w:id="1451196008">
              <w:marLeft w:val="0"/>
              <w:marRight w:val="0"/>
              <w:marTop w:val="0"/>
              <w:marBottom w:val="0"/>
              <w:divBdr>
                <w:top w:val="none" w:sz="0" w:space="0" w:color="auto"/>
                <w:left w:val="none" w:sz="0" w:space="0" w:color="auto"/>
                <w:bottom w:val="none" w:sz="0" w:space="0" w:color="auto"/>
                <w:right w:val="none" w:sz="0" w:space="0" w:color="auto"/>
              </w:divBdr>
            </w:div>
            <w:div w:id="414324847">
              <w:marLeft w:val="0"/>
              <w:marRight w:val="0"/>
              <w:marTop w:val="0"/>
              <w:marBottom w:val="0"/>
              <w:divBdr>
                <w:top w:val="none" w:sz="0" w:space="0" w:color="auto"/>
                <w:left w:val="none" w:sz="0" w:space="0" w:color="auto"/>
                <w:bottom w:val="none" w:sz="0" w:space="0" w:color="auto"/>
                <w:right w:val="none" w:sz="0" w:space="0" w:color="auto"/>
              </w:divBdr>
            </w:div>
            <w:div w:id="1630042631">
              <w:marLeft w:val="0"/>
              <w:marRight w:val="0"/>
              <w:marTop w:val="0"/>
              <w:marBottom w:val="0"/>
              <w:divBdr>
                <w:top w:val="none" w:sz="0" w:space="0" w:color="auto"/>
                <w:left w:val="none" w:sz="0" w:space="0" w:color="auto"/>
                <w:bottom w:val="none" w:sz="0" w:space="0" w:color="auto"/>
                <w:right w:val="none" w:sz="0" w:space="0" w:color="auto"/>
              </w:divBdr>
            </w:div>
            <w:div w:id="468400604">
              <w:marLeft w:val="0"/>
              <w:marRight w:val="0"/>
              <w:marTop w:val="0"/>
              <w:marBottom w:val="0"/>
              <w:divBdr>
                <w:top w:val="none" w:sz="0" w:space="0" w:color="auto"/>
                <w:left w:val="none" w:sz="0" w:space="0" w:color="auto"/>
                <w:bottom w:val="none" w:sz="0" w:space="0" w:color="auto"/>
                <w:right w:val="none" w:sz="0" w:space="0" w:color="auto"/>
              </w:divBdr>
            </w:div>
            <w:div w:id="1250962189">
              <w:marLeft w:val="0"/>
              <w:marRight w:val="0"/>
              <w:marTop w:val="0"/>
              <w:marBottom w:val="0"/>
              <w:divBdr>
                <w:top w:val="none" w:sz="0" w:space="0" w:color="auto"/>
                <w:left w:val="none" w:sz="0" w:space="0" w:color="auto"/>
                <w:bottom w:val="none" w:sz="0" w:space="0" w:color="auto"/>
                <w:right w:val="none" w:sz="0" w:space="0" w:color="auto"/>
              </w:divBdr>
            </w:div>
            <w:div w:id="588540517">
              <w:marLeft w:val="0"/>
              <w:marRight w:val="0"/>
              <w:marTop w:val="0"/>
              <w:marBottom w:val="0"/>
              <w:divBdr>
                <w:top w:val="none" w:sz="0" w:space="0" w:color="auto"/>
                <w:left w:val="none" w:sz="0" w:space="0" w:color="auto"/>
                <w:bottom w:val="none" w:sz="0" w:space="0" w:color="auto"/>
                <w:right w:val="none" w:sz="0" w:space="0" w:color="auto"/>
              </w:divBdr>
            </w:div>
            <w:div w:id="1571304122">
              <w:marLeft w:val="0"/>
              <w:marRight w:val="0"/>
              <w:marTop w:val="0"/>
              <w:marBottom w:val="0"/>
              <w:divBdr>
                <w:top w:val="none" w:sz="0" w:space="0" w:color="auto"/>
                <w:left w:val="none" w:sz="0" w:space="0" w:color="auto"/>
                <w:bottom w:val="none" w:sz="0" w:space="0" w:color="auto"/>
                <w:right w:val="none" w:sz="0" w:space="0" w:color="auto"/>
              </w:divBdr>
            </w:div>
            <w:div w:id="326132537">
              <w:marLeft w:val="0"/>
              <w:marRight w:val="0"/>
              <w:marTop w:val="0"/>
              <w:marBottom w:val="0"/>
              <w:divBdr>
                <w:top w:val="none" w:sz="0" w:space="0" w:color="auto"/>
                <w:left w:val="none" w:sz="0" w:space="0" w:color="auto"/>
                <w:bottom w:val="none" w:sz="0" w:space="0" w:color="auto"/>
                <w:right w:val="none" w:sz="0" w:space="0" w:color="auto"/>
              </w:divBdr>
            </w:div>
            <w:div w:id="507988845">
              <w:marLeft w:val="0"/>
              <w:marRight w:val="0"/>
              <w:marTop w:val="0"/>
              <w:marBottom w:val="0"/>
              <w:divBdr>
                <w:top w:val="none" w:sz="0" w:space="0" w:color="auto"/>
                <w:left w:val="none" w:sz="0" w:space="0" w:color="auto"/>
                <w:bottom w:val="none" w:sz="0" w:space="0" w:color="auto"/>
                <w:right w:val="none" w:sz="0" w:space="0" w:color="auto"/>
              </w:divBdr>
            </w:div>
            <w:div w:id="857231347">
              <w:marLeft w:val="0"/>
              <w:marRight w:val="0"/>
              <w:marTop w:val="0"/>
              <w:marBottom w:val="0"/>
              <w:divBdr>
                <w:top w:val="none" w:sz="0" w:space="0" w:color="auto"/>
                <w:left w:val="none" w:sz="0" w:space="0" w:color="auto"/>
                <w:bottom w:val="none" w:sz="0" w:space="0" w:color="auto"/>
                <w:right w:val="none" w:sz="0" w:space="0" w:color="auto"/>
              </w:divBdr>
            </w:div>
            <w:div w:id="756487986">
              <w:marLeft w:val="0"/>
              <w:marRight w:val="0"/>
              <w:marTop w:val="0"/>
              <w:marBottom w:val="0"/>
              <w:divBdr>
                <w:top w:val="none" w:sz="0" w:space="0" w:color="auto"/>
                <w:left w:val="none" w:sz="0" w:space="0" w:color="auto"/>
                <w:bottom w:val="none" w:sz="0" w:space="0" w:color="auto"/>
                <w:right w:val="none" w:sz="0" w:space="0" w:color="auto"/>
              </w:divBdr>
            </w:div>
            <w:div w:id="1455059575">
              <w:marLeft w:val="0"/>
              <w:marRight w:val="0"/>
              <w:marTop w:val="0"/>
              <w:marBottom w:val="0"/>
              <w:divBdr>
                <w:top w:val="none" w:sz="0" w:space="0" w:color="auto"/>
                <w:left w:val="none" w:sz="0" w:space="0" w:color="auto"/>
                <w:bottom w:val="none" w:sz="0" w:space="0" w:color="auto"/>
                <w:right w:val="none" w:sz="0" w:space="0" w:color="auto"/>
              </w:divBdr>
            </w:div>
            <w:div w:id="1787503884">
              <w:marLeft w:val="0"/>
              <w:marRight w:val="0"/>
              <w:marTop w:val="0"/>
              <w:marBottom w:val="0"/>
              <w:divBdr>
                <w:top w:val="none" w:sz="0" w:space="0" w:color="auto"/>
                <w:left w:val="none" w:sz="0" w:space="0" w:color="auto"/>
                <w:bottom w:val="none" w:sz="0" w:space="0" w:color="auto"/>
                <w:right w:val="none" w:sz="0" w:space="0" w:color="auto"/>
              </w:divBdr>
            </w:div>
            <w:div w:id="1227689816">
              <w:marLeft w:val="0"/>
              <w:marRight w:val="0"/>
              <w:marTop w:val="0"/>
              <w:marBottom w:val="0"/>
              <w:divBdr>
                <w:top w:val="none" w:sz="0" w:space="0" w:color="auto"/>
                <w:left w:val="none" w:sz="0" w:space="0" w:color="auto"/>
                <w:bottom w:val="none" w:sz="0" w:space="0" w:color="auto"/>
                <w:right w:val="none" w:sz="0" w:space="0" w:color="auto"/>
              </w:divBdr>
            </w:div>
            <w:div w:id="987367808">
              <w:marLeft w:val="0"/>
              <w:marRight w:val="0"/>
              <w:marTop w:val="0"/>
              <w:marBottom w:val="0"/>
              <w:divBdr>
                <w:top w:val="none" w:sz="0" w:space="0" w:color="auto"/>
                <w:left w:val="none" w:sz="0" w:space="0" w:color="auto"/>
                <w:bottom w:val="none" w:sz="0" w:space="0" w:color="auto"/>
                <w:right w:val="none" w:sz="0" w:space="0" w:color="auto"/>
              </w:divBdr>
            </w:div>
            <w:div w:id="278951483">
              <w:marLeft w:val="0"/>
              <w:marRight w:val="0"/>
              <w:marTop w:val="0"/>
              <w:marBottom w:val="0"/>
              <w:divBdr>
                <w:top w:val="none" w:sz="0" w:space="0" w:color="auto"/>
                <w:left w:val="none" w:sz="0" w:space="0" w:color="auto"/>
                <w:bottom w:val="none" w:sz="0" w:space="0" w:color="auto"/>
                <w:right w:val="none" w:sz="0" w:space="0" w:color="auto"/>
              </w:divBdr>
            </w:div>
            <w:div w:id="1329090093">
              <w:marLeft w:val="0"/>
              <w:marRight w:val="0"/>
              <w:marTop w:val="0"/>
              <w:marBottom w:val="0"/>
              <w:divBdr>
                <w:top w:val="none" w:sz="0" w:space="0" w:color="auto"/>
                <w:left w:val="none" w:sz="0" w:space="0" w:color="auto"/>
                <w:bottom w:val="none" w:sz="0" w:space="0" w:color="auto"/>
                <w:right w:val="none" w:sz="0" w:space="0" w:color="auto"/>
              </w:divBdr>
            </w:div>
            <w:div w:id="769740392">
              <w:marLeft w:val="0"/>
              <w:marRight w:val="0"/>
              <w:marTop w:val="0"/>
              <w:marBottom w:val="0"/>
              <w:divBdr>
                <w:top w:val="none" w:sz="0" w:space="0" w:color="auto"/>
                <w:left w:val="none" w:sz="0" w:space="0" w:color="auto"/>
                <w:bottom w:val="none" w:sz="0" w:space="0" w:color="auto"/>
                <w:right w:val="none" w:sz="0" w:space="0" w:color="auto"/>
              </w:divBdr>
            </w:div>
            <w:div w:id="495926026">
              <w:marLeft w:val="0"/>
              <w:marRight w:val="0"/>
              <w:marTop w:val="0"/>
              <w:marBottom w:val="0"/>
              <w:divBdr>
                <w:top w:val="none" w:sz="0" w:space="0" w:color="auto"/>
                <w:left w:val="none" w:sz="0" w:space="0" w:color="auto"/>
                <w:bottom w:val="none" w:sz="0" w:space="0" w:color="auto"/>
                <w:right w:val="none" w:sz="0" w:space="0" w:color="auto"/>
              </w:divBdr>
            </w:div>
            <w:div w:id="34237854">
              <w:marLeft w:val="0"/>
              <w:marRight w:val="0"/>
              <w:marTop w:val="0"/>
              <w:marBottom w:val="0"/>
              <w:divBdr>
                <w:top w:val="none" w:sz="0" w:space="0" w:color="auto"/>
                <w:left w:val="none" w:sz="0" w:space="0" w:color="auto"/>
                <w:bottom w:val="none" w:sz="0" w:space="0" w:color="auto"/>
                <w:right w:val="none" w:sz="0" w:space="0" w:color="auto"/>
              </w:divBdr>
            </w:div>
            <w:div w:id="1563371951">
              <w:marLeft w:val="0"/>
              <w:marRight w:val="0"/>
              <w:marTop w:val="0"/>
              <w:marBottom w:val="0"/>
              <w:divBdr>
                <w:top w:val="none" w:sz="0" w:space="0" w:color="auto"/>
                <w:left w:val="none" w:sz="0" w:space="0" w:color="auto"/>
                <w:bottom w:val="none" w:sz="0" w:space="0" w:color="auto"/>
                <w:right w:val="none" w:sz="0" w:space="0" w:color="auto"/>
              </w:divBdr>
            </w:div>
            <w:div w:id="1114979583">
              <w:marLeft w:val="0"/>
              <w:marRight w:val="0"/>
              <w:marTop w:val="0"/>
              <w:marBottom w:val="0"/>
              <w:divBdr>
                <w:top w:val="none" w:sz="0" w:space="0" w:color="auto"/>
                <w:left w:val="none" w:sz="0" w:space="0" w:color="auto"/>
                <w:bottom w:val="none" w:sz="0" w:space="0" w:color="auto"/>
                <w:right w:val="none" w:sz="0" w:space="0" w:color="auto"/>
              </w:divBdr>
            </w:div>
            <w:div w:id="721909154">
              <w:marLeft w:val="0"/>
              <w:marRight w:val="0"/>
              <w:marTop w:val="0"/>
              <w:marBottom w:val="0"/>
              <w:divBdr>
                <w:top w:val="none" w:sz="0" w:space="0" w:color="auto"/>
                <w:left w:val="none" w:sz="0" w:space="0" w:color="auto"/>
                <w:bottom w:val="none" w:sz="0" w:space="0" w:color="auto"/>
                <w:right w:val="none" w:sz="0" w:space="0" w:color="auto"/>
              </w:divBdr>
            </w:div>
            <w:div w:id="2043748640">
              <w:marLeft w:val="0"/>
              <w:marRight w:val="0"/>
              <w:marTop w:val="0"/>
              <w:marBottom w:val="0"/>
              <w:divBdr>
                <w:top w:val="none" w:sz="0" w:space="0" w:color="auto"/>
                <w:left w:val="none" w:sz="0" w:space="0" w:color="auto"/>
                <w:bottom w:val="none" w:sz="0" w:space="0" w:color="auto"/>
                <w:right w:val="none" w:sz="0" w:space="0" w:color="auto"/>
              </w:divBdr>
            </w:div>
            <w:div w:id="1806586571">
              <w:marLeft w:val="0"/>
              <w:marRight w:val="0"/>
              <w:marTop w:val="0"/>
              <w:marBottom w:val="0"/>
              <w:divBdr>
                <w:top w:val="none" w:sz="0" w:space="0" w:color="auto"/>
                <w:left w:val="none" w:sz="0" w:space="0" w:color="auto"/>
                <w:bottom w:val="none" w:sz="0" w:space="0" w:color="auto"/>
                <w:right w:val="none" w:sz="0" w:space="0" w:color="auto"/>
              </w:divBdr>
            </w:div>
            <w:div w:id="1625888625">
              <w:marLeft w:val="0"/>
              <w:marRight w:val="0"/>
              <w:marTop w:val="0"/>
              <w:marBottom w:val="0"/>
              <w:divBdr>
                <w:top w:val="none" w:sz="0" w:space="0" w:color="auto"/>
                <w:left w:val="none" w:sz="0" w:space="0" w:color="auto"/>
                <w:bottom w:val="none" w:sz="0" w:space="0" w:color="auto"/>
                <w:right w:val="none" w:sz="0" w:space="0" w:color="auto"/>
              </w:divBdr>
            </w:div>
            <w:div w:id="1467120999">
              <w:marLeft w:val="0"/>
              <w:marRight w:val="0"/>
              <w:marTop w:val="0"/>
              <w:marBottom w:val="0"/>
              <w:divBdr>
                <w:top w:val="none" w:sz="0" w:space="0" w:color="auto"/>
                <w:left w:val="none" w:sz="0" w:space="0" w:color="auto"/>
                <w:bottom w:val="none" w:sz="0" w:space="0" w:color="auto"/>
                <w:right w:val="none" w:sz="0" w:space="0" w:color="auto"/>
              </w:divBdr>
            </w:div>
            <w:div w:id="2063169547">
              <w:marLeft w:val="0"/>
              <w:marRight w:val="0"/>
              <w:marTop w:val="0"/>
              <w:marBottom w:val="0"/>
              <w:divBdr>
                <w:top w:val="none" w:sz="0" w:space="0" w:color="auto"/>
                <w:left w:val="none" w:sz="0" w:space="0" w:color="auto"/>
                <w:bottom w:val="none" w:sz="0" w:space="0" w:color="auto"/>
                <w:right w:val="none" w:sz="0" w:space="0" w:color="auto"/>
              </w:divBdr>
            </w:div>
            <w:div w:id="2036148934">
              <w:marLeft w:val="0"/>
              <w:marRight w:val="0"/>
              <w:marTop w:val="0"/>
              <w:marBottom w:val="0"/>
              <w:divBdr>
                <w:top w:val="none" w:sz="0" w:space="0" w:color="auto"/>
                <w:left w:val="none" w:sz="0" w:space="0" w:color="auto"/>
                <w:bottom w:val="none" w:sz="0" w:space="0" w:color="auto"/>
                <w:right w:val="none" w:sz="0" w:space="0" w:color="auto"/>
              </w:divBdr>
            </w:div>
            <w:div w:id="164902332">
              <w:marLeft w:val="0"/>
              <w:marRight w:val="0"/>
              <w:marTop w:val="0"/>
              <w:marBottom w:val="0"/>
              <w:divBdr>
                <w:top w:val="none" w:sz="0" w:space="0" w:color="auto"/>
                <w:left w:val="none" w:sz="0" w:space="0" w:color="auto"/>
                <w:bottom w:val="none" w:sz="0" w:space="0" w:color="auto"/>
                <w:right w:val="none" w:sz="0" w:space="0" w:color="auto"/>
              </w:divBdr>
            </w:div>
            <w:div w:id="25521900">
              <w:marLeft w:val="0"/>
              <w:marRight w:val="0"/>
              <w:marTop w:val="0"/>
              <w:marBottom w:val="0"/>
              <w:divBdr>
                <w:top w:val="none" w:sz="0" w:space="0" w:color="auto"/>
                <w:left w:val="none" w:sz="0" w:space="0" w:color="auto"/>
                <w:bottom w:val="none" w:sz="0" w:space="0" w:color="auto"/>
                <w:right w:val="none" w:sz="0" w:space="0" w:color="auto"/>
              </w:divBdr>
            </w:div>
            <w:div w:id="44378237">
              <w:marLeft w:val="0"/>
              <w:marRight w:val="0"/>
              <w:marTop w:val="0"/>
              <w:marBottom w:val="0"/>
              <w:divBdr>
                <w:top w:val="none" w:sz="0" w:space="0" w:color="auto"/>
                <w:left w:val="none" w:sz="0" w:space="0" w:color="auto"/>
                <w:bottom w:val="none" w:sz="0" w:space="0" w:color="auto"/>
                <w:right w:val="none" w:sz="0" w:space="0" w:color="auto"/>
              </w:divBdr>
            </w:div>
            <w:div w:id="1295792833">
              <w:marLeft w:val="0"/>
              <w:marRight w:val="0"/>
              <w:marTop w:val="0"/>
              <w:marBottom w:val="0"/>
              <w:divBdr>
                <w:top w:val="none" w:sz="0" w:space="0" w:color="auto"/>
                <w:left w:val="none" w:sz="0" w:space="0" w:color="auto"/>
                <w:bottom w:val="none" w:sz="0" w:space="0" w:color="auto"/>
                <w:right w:val="none" w:sz="0" w:space="0" w:color="auto"/>
              </w:divBdr>
            </w:div>
            <w:div w:id="664554429">
              <w:marLeft w:val="0"/>
              <w:marRight w:val="0"/>
              <w:marTop w:val="0"/>
              <w:marBottom w:val="0"/>
              <w:divBdr>
                <w:top w:val="none" w:sz="0" w:space="0" w:color="auto"/>
                <w:left w:val="none" w:sz="0" w:space="0" w:color="auto"/>
                <w:bottom w:val="none" w:sz="0" w:space="0" w:color="auto"/>
                <w:right w:val="none" w:sz="0" w:space="0" w:color="auto"/>
              </w:divBdr>
            </w:div>
            <w:div w:id="728766064">
              <w:marLeft w:val="0"/>
              <w:marRight w:val="0"/>
              <w:marTop w:val="0"/>
              <w:marBottom w:val="0"/>
              <w:divBdr>
                <w:top w:val="none" w:sz="0" w:space="0" w:color="auto"/>
                <w:left w:val="none" w:sz="0" w:space="0" w:color="auto"/>
                <w:bottom w:val="none" w:sz="0" w:space="0" w:color="auto"/>
                <w:right w:val="none" w:sz="0" w:space="0" w:color="auto"/>
              </w:divBdr>
            </w:div>
            <w:div w:id="1576017153">
              <w:marLeft w:val="0"/>
              <w:marRight w:val="0"/>
              <w:marTop w:val="0"/>
              <w:marBottom w:val="0"/>
              <w:divBdr>
                <w:top w:val="none" w:sz="0" w:space="0" w:color="auto"/>
                <w:left w:val="none" w:sz="0" w:space="0" w:color="auto"/>
                <w:bottom w:val="none" w:sz="0" w:space="0" w:color="auto"/>
                <w:right w:val="none" w:sz="0" w:space="0" w:color="auto"/>
              </w:divBdr>
            </w:div>
            <w:div w:id="796337056">
              <w:marLeft w:val="0"/>
              <w:marRight w:val="0"/>
              <w:marTop w:val="0"/>
              <w:marBottom w:val="0"/>
              <w:divBdr>
                <w:top w:val="none" w:sz="0" w:space="0" w:color="auto"/>
                <w:left w:val="none" w:sz="0" w:space="0" w:color="auto"/>
                <w:bottom w:val="none" w:sz="0" w:space="0" w:color="auto"/>
                <w:right w:val="none" w:sz="0" w:space="0" w:color="auto"/>
              </w:divBdr>
            </w:div>
            <w:div w:id="1148865251">
              <w:marLeft w:val="0"/>
              <w:marRight w:val="0"/>
              <w:marTop w:val="0"/>
              <w:marBottom w:val="0"/>
              <w:divBdr>
                <w:top w:val="none" w:sz="0" w:space="0" w:color="auto"/>
                <w:left w:val="none" w:sz="0" w:space="0" w:color="auto"/>
                <w:bottom w:val="none" w:sz="0" w:space="0" w:color="auto"/>
                <w:right w:val="none" w:sz="0" w:space="0" w:color="auto"/>
              </w:divBdr>
            </w:div>
            <w:div w:id="13773333">
              <w:marLeft w:val="0"/>
              <w:marRight w:val="0"/>
              <w:marTop w:val="0"/>
              <w:marBottom w:val="0"/>
              <w:divBdr>
                <w:top w:val="none" w:sz="0" w:space="0" w:color="auto"/>
                <w:left w:val="none" w:sz="0" w:space="0" w:color="auto"/>
                <w:bottom w:val="none" w:sz="0" w:space="0" w:color="auto"/>
                <w:right w:val="none" w:sz="0" w:space="0" w:color="auto"/>
              </w:divBdr>
            </w:div>
            <w:div w:id="248851854">
              <w:marLeft w:val="0"/>
              <w:marRight w:val="0"/>
              <w:marTop w:val="0"/>
              <w:marBottom w:val="0"/>
              <w:divBdr>
                <w:top w:val="none" w:sz="0" w:space="0" w:color="auto"/>
                <w:left w:val="none" w:sz="0" w:space="0" w:color="auto"/>
                <w:bottom w:val="none" w:sz="0" w:space="0" w:color="auto"/>
                <w:right w:val="none" w:sz="0" w:space="0" w:color="auto"/>
              </w:divBdr>
            </w:div>
            <w:div w:id="721174208">
              <w:marLeft w:val="0"/>
              <w:marRight w:val="0"/>
              <w:marTop w:val="0"/>
              <w:marBottom w:val="0"/>
              <w:divBdr>
                <w:top w:val="none" w:sz="0" w:space="0" w:color="auto"/>
                <w:left w:val="none" w:sz="0" w:space="0" w:color="auto"/>
                <w:bottom w:val="none" w:sz="0" w:space="0" w:color="auto"/>
                <w:right w:val="none" w:sz="0" w:space="0" w:color="auto"/>
              </w:divBdr>
            </w:div>
            <w:div w:id="1877042787">
              <w:marLeft w:val="0"/>
              <w:marRight w:val="0"/>
              <w:marTop w:val="0"/>
              <w:marBottom w:val="0"/>
              <w:divBdr>
                <w:top w:val="none" w:sz="0" w:space="0" w:color="auto"/>
                <w:left w:val="none" w:sz="0" w:space="0" w:color="auto"/>
                <w:bottom w:val="none" w:sz="0" w:space="0" w:color="auto"/>
                <w:right w:val="none" w:sz="0" w:space="0" w:color="auto"/>
              </w:divBdr>
            </w:div>
            <w:div w:id="2006126307">
              <w:marLeft w:val="0"/>
              <w:marRight w:val="0"/>
              <w:marTop w:val="0"/>
              <w:marBottom w:val="0"/>
              <w:divBdr>
                <w:top w:val="none" w:sz="0" w:space="0" w:color="auto"/>
                <w:left w:val="none" w:sz="0" w:space="0" w:color="auto"/>
                <w:bottom w:val="none" w:sz="0" w:space="0" w:color="auto"/>
                <w:right w:val="none" w:sz="0" w:space="0" w:color="auto"/>
              </w:divBdr>
            </w:div>
            <w:div w:id="518084338">
              <w:marLeft w:val="0"/>
              <w:marRight w:val="0"/>
              <w:marTop w:val="0"/>
              <w:marBottom w:val="0"/>
              <w:divBdr>
                <w:top w:val="none" w:sz="0" w:space="0" w:color="auto"/>
                <w:left w:val="none" w:sz="0" w:space="0" w:color="auto"/>
                <w:bottom w:val="none" w:sz="0" w:space="0" w:color="auto"/>
                <w:right w:val="none" w:sz="0" w:space="0" w:color="auto"/>
              </w:divBdr>
            </w:div>
            <w:div w:id="420948779">
              <w:marLeft w:val="0"/>
              <w:marRight w:val="0"/>
              <w:marTop w:val="0"/>
              <w:marBottom w:val="0"/>
              <w:divBdr>
                <w:top w:val="none" w:sz="0" w:space="0" w:color="auto"/>
                <w:left w:val="none" w:sz="0" w:space="0" w:color="auto"/>
                <w:bottom w:val="none" w:sz="0" w:space="0" w:color="auto"/>
                <w:right w:val="none" w:sz="0" w:space="0" w:color="auto"/>
              </w:divBdr>
            </w:div>
            <w:div w:id="511337274">
              <w:marLeft w:val="0"/>
              <w:marRight w:val="0"/>
              <w:marTop w:val="0"/>
              <w:marBottom w:val="0"/>
              <w:divBdr>
                <w:top w:val="none" w:sz="0" w:space="0" w:color="auto"/>
                <w:left w:val="none" w:sz="0" w:space="0" w:color="auto"/>
                <w:bottom w:val="none" w:sz="0" w:space="0" w:color="auto"/>
                <w:right w:val="none" w:sz="0" w:space="0" w:color="auto"/>
              </w:divBdr>
            </w:div>
            <w:div w:id="1037123760">
              <w:marLeft w:val="0"/>
              <w:marRight w:val="0"/>
              <w:marTop w:val="0"/>
              <w:marBottom w:val="0"/>
              <w:divBdr>
                <w:top w:val="none" w:sz="0" w:space="0" w:color="auto"/>
                <w:left w:val="none" w:sz="0" w:space="0" w:color="auto"/>
                <w:bottom w:val="none" w:sz="0" w:space="0" w:color="auto"/>
                <w:right w:val="none" w:sz="0" w:space="0" w:color="auto"/>
              </w:divBdr>
            </w:div>
            <w:div w:id="1210267153">
              <w:marLeft w:val="0"/>
              <w:marRight w:val="0"/>
              <w:marTop w:val="0"/>
              <w:marBottom w:val="0"/>
              <w:divBdr>
                <w:top w:val="none" w:sz="0" w:space="0" w:color="auto"/>
                <w:left w:val="none" w:sz="0" w:space="0" w:color="auto"/>
                <w:bottom w:val="none" w:sz="0" w:space="0" w:color="auto"/>
                <w:right w:val="none" w:sz="0" w:space="0" w:color="auto"/>
              </w:divBdr>
            </w:div>
            <w:div w:id="1199706759">
              <w:marLeft w:val="0"/>
              <w:marRight w:val="0"/>
              <w:marTop w:val="0"/>
              <w:marBottom w:val="0"/>
              <w:divBdr>
                <w:top w:val="none" w:sz="0" w:space="0" w:color="auto"/>
                <w:left w:val="none" w:sz="0" w:space="0" w:color="auto"/>
                <w:bottom w:val="none" w:sz="0" w:space="0" w:color="auto"/>
                <w:right w:val="none" w:sz="0" w:space="0" w:color="auto"/>
              </w:divBdr>
            </w:div>
            <w:div w:id="1397119727">
              <w:marLeft w:val="0"/>
              <w:marRight w:val="0"/>
              <w:marTop w:val="0"/>
              <w:marBottom w:val="0"/>
              <w:divBdr>
                <w:top w:val="none" w:sz="0" w:space="0" w:color="auto"/>
                <w:left w:val="none" w:sz="0" w:space="0" w:color="auto"/>
                <w:bottom w:val="none" w:sz="0" w:space="0" w:color="auto"/>
                <w:right w:val="none" w:sz="0" w:space="0" w:color="auto"/>
              </w:divBdr>
            </w:div>
            <w:div w:id="561911743">
              <w:marLeft w:val="0"/>
              <w:marRight w:val="0"/>
              <w:marTop w:val="0"/>
              <w:marBottom w:val="0"/>
              <w:divBdr>
                <w:top w:val="none" w:sz="0" w:space="0" w:color="auto"/>
                <w:left w:val="none" w:sz="0" w:space="0" w:color="auto"/>
                <w:bottom w:val="none" w:sz="0" w:space="0" w:color="auto"/>
                <w:right w:val="none" w:sz="0" w:space="0" w:color="auto"/>
              </w:divBdr>
            </w:div>
            <w:div w:id="195580604">
              <w:marLeft w:val="0"/>
              <w:marRight w:val="0"/>
              <w:marTop w:val="0"/>
              <w:marBottom w:val="0"/>
              <w:divBdr>
                <w:top w:val="none" w:sz="0" w:space="0" w:color="auto"/>
                <w:left w:val="none" w:sz="0" w:space="0" w:color="auto"/>
                <w:bottom w:val="none" w:sz="0" w:space="0" w:color="auto"/>
                <w:right w:val="none" w:sz="0" w:space="0" w:color="auto"/>
              </w:divBdr>
            </w:div>
            <w:div w:id="600459244">
              <w:marLeft w:val="0"/>
              <w:marRight w:val="0"/>
              <w:marTop w:val="0"/>
              <w:marBottom w:val="0"/>
              <w:divBdr>
                <w:top w:val="none" w:sz="0" w:space="0" w:color="auto"/>
                <w:left w:val="none" w:sz="0" w:space="0" w:color="auto"/>
                <w:bottom w:val="none" w:sz="0" w:space="0" w:color="auto"/>
                <w:right w:val="none" w:sz="0" w:space="0" w:color="auto"/>
              </w:divBdr>
            </w:div>
            <w:div w:id="1302884751">
              <w:marLeft w:val="0"/>
              <w:marRight w:val="0"/>
              <w:marTop w:val="0"/>
              <w:marBottom w:val="0"/>
              <w:divBdr>
                <w:top w:val="none" w:sz="0" w:space="0" w:color="auto"/>
                <w:left w:val="none" w:sz="0" w:space="0" w:color="auto"/>
                <w:bottom w:val="none" w:sz="0" w:space="0" w:color="auto"/>
                <w:right w:val="none" w:sz="0" w:space="0" w:color="auto"/>
              </w:divBdr>
            </w:div>
            <w:div w:id="910700700">
              <w:marLeft w:val="0"/>
              <w:marRight w:val="0"/>
              <w:marTop w:val="0"/>
              <w:marBottom w:val="0"/>
              <w:divBdr>
                <w:top w:val="none" w:sz="0" w:space="0" w:color="auto"/>
                <w:left w:val="none" w:sz="0" w:space="0" w:color="auto"/>
                <w:bottom w:val="none" w:sz="0" w:space="0" w:color="auto"/>
                <w:right w:val="none" w:sz="0" w:space="0" w:color="auto"/>
              </w:divBdr>
            </w:div>
            <w:div w:id="1611084680">
              <w:marLeft w:val="0"/>
              <w:marRight w:val="0"/>
              <w:marTop w:val="0"/>
              <w:marBottom w:val="0"/>
              <w:divBdr>
                <w:top w:val="none" w:sz="0" w:space="0" w:color="auto"/>
                <w:left w:val="none" w:sz="0" w:space="0" w:color="auto"/>
                <w:bottom w:val="none" w:sz="0" w:space="0" w:color="auto"/>
                <w:right w:val="none" w:sz="0" w:space="0" w:color="auto"/>
              </w:divBdr>
            </w:div>
            <w:div w:id="148788749">
              <w:marLeft w:val="0"/>
              <w:marRight w:val="0"/>
              <w:marTop w:val="0"/>
              <w:marBottom w:val="0"/>
              <w:divBdr>
                <w:top w:val="none" w:sz="0" w:space="0" w:color="auto"/>
                <w:left w:val="none" w:sz="0" w:space="0" w:color="auto"/>
                <w:bottom w:val="none" w:sz="0" w:space="0" w:color="auto"/>
                <w:right w:val="none" w:sz="0" w:space="0" w:color="auto"/>
              </w:divBdr>
            </w:div>
            <w:div w:id="1328285870">
              <w:marLeft w:val="0"/>
              <w:marRight w:val="0"/>
              <w:marTop w:val="0"/>
              <w:marBottom w:val="0"/>
              <w:divBdr>
                <w:top w:val="none" w:sz="0" w:space="0" w:color="auto"/>
                <w:left w:val="none" w:sz="0" w:space="0" w:color="auto"/>
                <w:bottom w:val="none" w:sz="0" w:space="0" w:color="auto"/>
                <w:right w:val="none" w:sz="0" w:space="0" w:color="auto"/>
              </w:divBdr>
            </w:div>
            <w:div w:id="253322108">
              <w:marLeft w:val="0"/>
              <w:marRight w:val="0"/>
              <w:marTop w:val="0"/>
              <w:marBottom w:val="0"/>
              <w:divBdr>
                <w:top w:val="none" w:sz="0" w:space="0" w:color="auto"/>
                <w:left w:val="none" w:sz="0" w:space="0" w:color="auto"/>
                <w:bottom w:val="none" w:sz="0" w:space="0" w:color="auto"/>
                <w:right w:val="none" w:sz="0" w:space="0" w:color="auto"/>
              </w:divBdr>
            </w:div>
            <w:div w:id="789520806">
              <w:marLeft w:val="0"/>
              <w:marRight w:val="0"/>
              <w:marTop w:val="0"/>
              <w:marBottom w:val="0"/>
              <w:divBdr>
                <w:top w:val="none" w:sz="0" w:space="0" w:color="auto"/>
                <w:left w:val="none" w:sz="0" w:space="0" w:color="auto"/>
                <w:bottom w:val="none" w:sz="0" w:space="0" w:color="auto"/>
                <w:right w:val="none" w:sz="0" w:space="0" w:color="auto"/>
              </w:divBdr>
            </w:div>
            <w:div w:id="1738090144">
              <w:marLeft w:val="0"/>
              <w:marRight w:val="0"/>
              <w:marTop w:val="0"/>
              <w:marBottom w:val="0"/>
              <w:divBdr>
                <w:top w:val="none" w:sz="0" w:space="0" w:color="auto"/>
                <w:left w:val="none" w:sz="0" w:space="0" w:color="auto"/>
                <w:bottom w:val="none" w:sz="0" w:space="0" w:color="auto"/>
                <w:right w:val="none" w:sz="0" w:space="0" w:color="auto"/>
              </w:divBdr>
            </w:div>
            <w:div w:id="1318652566">
              <w:marLeft w:val="0"/>
              <w:marRight w:val="0"/>
              <w:marTop w:val="0"/>
              <w:marBottom w:val="0"/>
              <w:divBdr>
                <w:top w:val="none" w:sz="0" w:space="0" w:color="auto"/>
                <w:left w:val="none" w:sz="0" w:space="0" w:color="auto"/>
                <w:bottom w:val="none" w:sz="0" w:space="0" w:color="auto"/>
                <w:right w:val="none" w:sz="0" w:space="0" w:color="auto"/>
              </w:divBdr>
            </w:div>
            <w:div w:id="644627974">
              <w:marLeft w:val="0"/>
              <w:marRight w:val="0"/>
              <w:marTop w:val="0"/>
              <w:marBottom w:val="0"/>
              <w:divBdr>
                <w:top w:val="none" w:sz="0" w:space="0" w:color="auto"/>
                <w:left w:val="none" w:sz="0" w:space="0" w:color="auto"/>
                <w:bottom w:val="none" w:sz="0" w:space="0" w:color="auto"/>
                <w:right w:val="none" w:sz="0" w:space="0" w:color="auto"/>
              </w:divBdr>
            </w:div>
            <w:div w:id="171115434">
              <w:marLeft w:val="0"/>
              <w:marRight w:val="0"/>
              <w:marTop w:val="0"/>
              <w:marBottom w:val="0"/>
              <w:divBdr>
                <w:top w:val="none" w:sz="0" w:space="0" w:color="auto"/>
                <w:left w:val="none" w:sz="0" w:space="0" w:color="auto"/>
                <w:bottom w:val="none" w:sz="0" w:space="0" w:color="auto"/>
                <w:right w:val="none" w:sz="0" w:space="0" w:color="auto"/>
              </w:divBdr>
            </w:div>
            <w:div w:id="218790038">
              <w:marLeft w:val="0"/>
              <w:marRight w:val="0"/>
              <w:marTop w:val="0"/>
              <w:marBottom w:val="0"/>
              <w:divBdr>
                <w:top w:val="none" w:sz="0" w:space="0" w:color="auto"/>
                <w:left w:val="none" w:sz="0" w:space="0" w:color="auto"/>
                <w:bottom w:val="none" w:sz="0" w:space="0" w:color="auto"/>
                <w:right w:val="none" w:sz="0" w:space="0" w:color="auto"/>
              </w:divBdr>
            </w:div>
            <w:div w:id="920286754">
              <w:marLeft w:val="0"/>
              <w:marRight w:val="0"/>
              <w:marTop w:val="0"/>
              <w:marBottom w:val="0"/>
              <w:divBdr>
                <w:top w:val="none" w:sz="0" w:space="0" w:color="auto"/>
                <w:left w:val="none" w:sz="0" w:space="0" w:color="auto"/>
                <w:bottom w:val="none" w:sz="0" w:space="0" w:color="auto"/>
                <w:right w:val="none" w:sz="0" w:space="0" w:color="auto"/>
              </w:divBdr>
            </w:div>
            <w:div w:id="379670131">
              <w:marLeft w:val="0"/>
              <w:marRight w:val="0"/>
              <w:marTop w:val="0"/>
              <w:marBottom w:val="0"/>
              <w:divBdr>
                <w:top w:val="none" w:sz="0" w:space="0" w:color="auto"/>
                <w:left w:val="none" w:sz="0" w:space="0" w:color="auto"/>
                <w:bottom w:val="none" w:sz="0" w:space="0" w:color="auto"/>
                <w:right w:val="none" w:sz="0" w:space="0" w:color="auto"/>
              </w:divBdr>
            </w:div>
            <w:div w:id="1019770967">
              <w:marLeft w:val="0"/>
              <w:marRight w:val="0"/>
              <w:marTop w:val="0"/>
              <w:marBottom w:val="0"/>
              <w:divBdr>
                <w:top w:val="none" w:sz="0" w:space="0" w:color="auto"/>
                <w:left w:val="none" w:sz="0" w:space="0" w:color="auto"/>
                <w:bottom w:val="none" w:sz="0" w:space="0" w:color="auto"/>
                <w:right w:val="none" w:sz="0" w:space="0" w:color="auto"/>
              </w:divBdr>
            </w:div>
            <w:div w:id="1123617289">
              <w:marLeft w:val="0"/>
              <w:marRight w:val="0"/>
              <w:marTop w:val="0"/>
              <w:marBottom w:val="0"/>
              <w:divBdr>
                <w:top w:val="none" w:sz="0" w:space="0" w:color="auto"/>
                <w:left w:val="none" w:sz="0" w:space="0" w:color="auto"/>
                <w:bottom w:val="none" w:sz="0" w:space="0" w:color="auto"/>
                <w:right w:val="none" w:sz="0" w:space="0" w:color="auto"/>
              </w:divBdr>
            </w:div>
            <w:div w:id="2142261691">
              <w:marLeft w:val="0"/>
              <w:marRight w:val="0"/>
              <w:marTop w:val="0"/>
              <w:marBottom w:val="0"/>
              <w:divBdr>
                <w:top w:val="none" w:sz="0" w:space="0" w:color="auto"/>
                <w:left w:val="none" w:sz="0" w:space="0" w:color="auto"/>
                <w:bottom w:val="none" w:sz="0" w:space="0" w:color="auto"/>
                <w:right w:val="none" w:sz="0" w:space="0" w:color="auto"/>
              </w:divBdr>
            </w:div>
            <w:div w:id="123160512">
              <w:marLeft w:val="0"/>
              <w:marRight w:val="0"/>
              <w:marTop w:val="0"/>
              <w:marBottom w:val="0"/>
              <w:divBdr>
                <w:top w:val="none" w:sz="0" w:space="0" w:color="auto"/>
                <w:left w:val="none" w:sz="0" w:space="0" w:color="auto"/>
                <w:bottom w:val="none" w:sz="0" w:space="0" w:color="auto"/>
                <w:right w:val="none" w:sz="0" w:space="0" w:color="auto"/>
              </w:divBdr>
            </w:div>
            <w:div w:id="861551090">
              <w:marLeft w:val="0"/>
              <w:marRight w:val="0"/>
              <w:marTop w:val="0"/>
              <w:marBottom w:val="0"/>
              <w:divBdr>
                <w:top w:val="none" w:sz="0" w:space="0" w:color="auto"/>
                <w:left w:val="none" w:sz="0" w:space="0" w:color="auto"/>
                <w:bottom w:val="none" w:sz="0" w:space="0" w:color="auto"/>
                <w:right w:val="none" w:sz="0" w:space="0" w:color="auto"/>
              </w:divBdr>
            </w:div>
            <w:div w:id="39091176">
              <w:marLeft w:val="0"/>
              <w:marRight w:val="0"/>
              <w:marTop w:val="0"/>
              <w:marBottom w:val="0"/>
              <w:divBdr>
                <w:top w:val="none" w:sz="0" w:space="0" w:color="auto"/>
                <w:left w:val="none" w:sz="0" w:space="0" w:color="auto"/>
                <w:bottom w:val="none" w:sz="0" w:space="0" w:color="auto"/>
                <w:right w:val="none" w:sz="0" w:space="0" w:color="auto"/>
              </w:divBdr>
            </w:div>
            <w:div w:id="238251704">
              <w:marLeft w:val="0"/>
              <w:marRight w:val="0"/>
              <w:marTop w:val="0"/>
              <w:marBottom w:val="0"/>
              <w:divBdr>
                <w:top w:val="none" w:sz="0" w:space="0" w:color="auto"/>
                <w:left w:val="none" w:sz="0" w:space="0" w:color="auto"/>
                <w:bottom w:val="none" w:sz="0" w:space="0" w:color="auto"/>
                <w:right w:val="none" w:sz="0" w:space="0" w:color="auto"/>
              </w:divBdr>
            </w:div>
            <w:div w:id="766582143">
              <w:marLeft w:val="0"/>
              <w:marRight w:val="0"/>
              <w:marTop w:val="0"/>
              <w:marBottom w:val="0"/>
              <w:divBdr>
                <w:top w:val="none" w:sz="0" w:space="0" w:color="auto"/>
                <w:left w:val="none" w:sz="0" w:space="0" w:color="auto"/>
                <w:bottom w:val="none" w:sz="0" w:space="0" w:color="auto"/>
                <w:right w:val="none" w:sz="0" w:space="0" w:color="auto"/>
              </w:divBdr>
            </w:div>
            <w:div w:id="812405486">
              <w:marLeft w:val="0"/>
              <w:marRight w:val="0"/>
              <w:marTop w:val="0"/>
              <w:marBottom w:val="0"/>
              <w:divBdr>
                <w:top w:val="none" w:sz="0" w:space="0" w:color="auto"/>
                <w:left w:val="none" w:sz="0" w:space="0" w:color="auto"/>
                <w:bottom w:val="none" w:sz="0" w:space="0" w:color="auto"/>
                <w:right w:val="none" w:sz="0" w:space="0" w:color="auto"/>
              </w:divBdr>
            </w:div>
            <w:div w:id="356856264">
              <w:marLeft w:val="0"/>
              <w:marRight w:val="0"/>
              <w:marTop w:val="0"/>
              <w:marBottom w:val="0"/>
              <w:divBdr>
                <w:top w:val="none" w:sz="0" w:space="0" w:color="auto"/>
                <w:left w:val="none" w:sz="0" w:space="0" w:color="auto"/>
                <w:bottom w:val="none" w:sz="0" w:space="0" w:color="auto"/>
                <w:right w:val="none" w:sz="0" w:space="0" w:color="auto"/>
              </w:divBdr>
            </w:div>
            <w:div w:id="1295018260">
              <w:marLeft w:val="0"/>
              <w:marRight w:val="0"/>
              <w:marTop w:val="0"/>
              <w:marBottom w:val="0"/>
              <w:divBdr>
                <w:top w:val="none" w:sz="0" w:space="0" w:color="auto"/>
                <w:left w:val="none" w:sz="0" w:space="0" w:color="auto"/>
                <w:bottom w:val="none" w:sz="0" w:space="0" w:color="auto"/>
                <w:right w:val="none" w:sz="0" w:space="0" w:color="auto"/>
              </w:divBdr>
            </w:div>
            <w:div w:id="1020551929">
              <w:marLeft w:val="0"/>
              <w:marRight w:val="0"/>
              <w:marTop w:val="0"/>
              <w:marBottom w:val="0"/>
              <w:divBdr>
                <w:top w:val="none" w:sz="0" w:space="0" w:color="auto"/>
                <w:left w:val="none" w:sz="0" w:space="0" w:color="auto"/>
                <w:bottom w:val="none" w:sz="0" w:space="0" w:color="auto"/>
                <w:right w:val="none" w:sz="0" w:space="0" w:color="auto"/>
              </w:divBdr>
            </w:div>
            <w:div w:id="399131421">
              <w:marLeft w:val="0"/>
              <w:marRight w:val="0"/>
              <w:marTop w:val="0"/>
              <w:marBottom w:val="0"/>
              <w:divBdr>
                <w:top w:val="none" w:sz="0" w:space="0" w:color="auto"/>
                <w:left w:val="none" w:sz="0" w:space="0" w:color="auto"/>
                <w:bottom w:val="none" w:sz="0" w:space="0" w:color="auto"/>
                <w:right w:val="none" w:sz="0" w:space="0" w:color="auto"/>
              </w:divBdr>
            </w:div>
            <w:div w:id="1402027032">
              <w:marLeft w:val="0"/>
              <w:marRight w:val="0"/>
              <w:marTop w:val="0"/>
              <w:marBottom w:val="0"/>
              <w:divBdr>
                <w:top w:val="none" w:sz="0" w:space="0" w:color="auto"/>
                <w:left w:val="none" w:sz="0" w:space="0" w:color="auto"/>
                <w:bottom w:val="none" w:sz="0" w:space="0" w:color="auto"/>
                <w:right w:val="none" w:sz="0" w:space="0" w:color="auto"/>
              </w:divBdr>
            </w:div>
            <w:div w:id="43531878">
              <w:marLeft w:val="0"/>
              <w:marRight w:val="0"/>
              <w:marTop w:val="0"/>
              <w:marBottom w:val="0"/>
              <w:divBdr>
                <w:top w:val="none" w:sz="0" w:space="0" w:color="auto"/>
                <w:left w:val="none" w:sz="0" w:space="0" w:color="auto"/>
                <w:bottom w:val="none" w:sz="0" w:space="0" w:color="auto"/>
                <w:right w:val="none" w:sz="0" w:space="0" w:color="auto"/>
              </w:divBdr>
            </w:div>
            <w:div w:id="1978143389">
              <w:marLeft w:val="0"/>
              <w:marRight w:val="0"/>
              <w:marTop w:val="0"/>
              <w:marBottom w:val="0"/>
              <w:divBdr>
                <w:top w:val="none" w:sz="0" w:space="0" w:color="auto"/>
                <w:left w:val="none" w:sz="0" w:space="0" w:color="auto"/>
                <w:bottom w:val="none" w:sz="0" w:space="0" w:color="auto"/>
                <w:right w:val="none" w:sz="0" w:space="0" w:color="auto"/>
              </w:divBdr>
            </w:div>
            <w:div w:id="793449682">
              <w:marLeft w:val="0"/>
              <w:marRight w:val="0"/>
              <w:marTop w:val="0"/>
              <w:marBottom w:val="0"/>
              <w:divBdr>
                <w:top w:val="none" w:sz="0" w:space="0" w:color="auto"/>
                <w:left w:val="none" w:sz="0" w:space="0" w:color="auto"/>
                <w:bottom w:val="none" w:sz="0" w:space="0" w:color="auto"/>
                <w:right w:val="none" w:sz="0" w:space="0" w:color="auto"/>
              </w:divBdr>
            </w:div>
            <w:div w:id="952129247">
              <w:marLeft w:val="0"/>
              <w:marRight w:val="0"/>
              <w:marTop w:val="0"/>
              <w:marBottom w:val="0"/>
              <w:divBdr>
                <w:top w:val="none" w:sz="0" w:space="0" w:color="auto"/>
                <w:left w:val="none" w:sz="0" w:space="0" w:color="auto"/>
                <w:bottom w:val="none" w:sz="0" w:space="0" w:color="auto"/>
                <w:right w:val="none" w:sz="0" w:space="0" w:color="auto"/>
              </w:divBdr>
            </w:div>
            <w:div w:id="999849381">
              <w:marLeft w:val="0"/>
              <w:marRight w:val="0"/>
              <w:marTop w:val="0"/>
              <w:marBottom w:val="0"/>
              <w:divBdr>
                <w:top w:val="none" w:sz="0" w:space="0" w:color="auto"/>
                <w:left w:val="none" w:sz="0" w:space="0" w:color="auto"/>
                <w:bottom w:val="none" w:sz="0" w:space="0" w:color="auto"/>
                <w:right w:val="none" w:sz="0" w:space="0" w:color="auto"/>
              </w:divBdr>
            </w:div>
            <w:div w:id="1409571985">
              <w:marLeft w:val="0"/>
              <w:marRight w:val="0"/>
              <w:marTop w:val="0"/>
              <w:marBottom w:val="0"/>
              <w:divBdr>
                <w:top w:val="none" w:sz="0" w:space="0" w:color="auto"/>
                <w:left w:val="none" w:sz="0" w:space="0" w:color="auto"/>
                <w:bottom w:val="none" w:sz="0" w:space="0" w:color="auto"/>
                <w:right w:val="none" w:sz="0" w:space="0" w:color="auto"/>
              </w:divBdr>
            </w:div>
            <w:div w:id="1475297140">
              <w:marLeft w:val="0"/>
              <w:marRight w:val="0"/>
              <w:marTop w:val="0"/>
              <w:marBottom w:val="0"/>
              <w:divBdr>
                <w:top w:val="none" w:sz="0" w:space="0" w:color="auto"/>
                <w:left w:val="none" w:sz="0" w:space="0" w:color="auto"/>
                <w:bottom w:val="none" w:sz="0" w:space="0" w:color="auto"/>
                <w:right w:val="none" w:sz="0" w:space="0" w:color="auto"/>
              </w:divBdr>
            </w:div>
            <w:div w:id="1394349614">
              <w:marLeft w:val="0"/>
              <w:marRight w:val="0"/>
              <w:marTop w:val="0"/>
              <w:marBottom w:val="0"/>
              <w:divBdr>
                <w:top w:val="none" w:sz="0" w:space="0" w:color="auto"/>
                <w:left w:val="none" w:sz="0" w:space="0" w:color="auto"/>
                <w:bottom w:val="none" w:sz="0" w:space="0" w:color="auto"/>
                <w:right w:val="none" w:sz="0" w:space="0" w:color="auto"/>
              </w:divBdr>
            </w:div>
            <w:div w:id="6518640">
              <w:marLeft w:val="0"/>
              <w:marRight w:val="0"/>
              <w:marTop w:val="0"/>
              <w:marBottom w:val="0"/>
              <w:divBdr>
                <w:top w:val="none" w:sz="0" w:space="0" w:color="auto"/>
                <w:left w:val="none" w:sz="0" w:space="0" w:color="auto"/>
                <w:bottom w:val="none" w:sz="0" w:space="0" w:color="auto"/>
                <w:right w:val="none" w:sz="0" w:space="0" w:color="auto"/>
              </w:divBdr>
            </w:div>
            <w:div w:id="1049842776">
              <w:marLeft w:val="0"/>
              <w:marRight w:val="0"/>
              <w:marTop w:val="0"/>
              <w:marBottom w:val="0"/>
              <w:divBdr>
                <w:top w:val="none" w:sz="0" w:space="0" w:color="auto"/>
                <w:left w:val="none" w:sz="0" w:space="0" w:color="auto"/>
                <w:bottom w:val="none" w:sz="0" w:space="0" w:color="auto"/>
                <w:right w:val="none" w:sz="0" w:space="0" w:color="auto"/>
              </w:divBdr>
            </w:div>
            <w:div w:id="1298409835">
              <w:marLeft w:val="0"/>
              <w:marRight w:val="0"/>
              <w:marTop w:val="0"/>
              <w:marBottom w:val="0"/>
              <w:divBdr>
                <w:top w:val="none" w:sz="0" w:space="0" w:color="auto"/>
                <w:left w:val="none" w:sz="0" w:space="0" w:color="auto"/>
                <w:bottom w:val="none" w:sz="0" w:space="0" w:color="auto"/>
                <w:right w:val="none" w:sz="0" w:space="0" w:color="auto"/>
              </w:divBdr>
            </w:div>
            <w:div w:id="214899519">
              <w:marLeft w:val="0"/>
              <w:marRight w:val="0"/>
              <w:marTop w:val="0"/>
              <w:marBottom w:val="0"/>
              <w:divBdr>
                <w:top w:val="none" w:sz="0" w:space="0" w:color="auto"/>
                <w:left w:val="none" w:sz="0" w:space="0" w:color="auto"/>
                <w:bottom w:val="none" w:sz="0" w:space="0" w:color="auto"/>
                <w:right w:val="none" w:sz="0" w:space="0" w:color="auto"/>
              </w:divBdr>
            </w:div>
            <w:div w:id="1189686500">
              <w:marLeft w:val="0"/>
              <w:marRight w:val="0"/>
              <w:marTop w:val="0"/>
              <w:marBottom w:val="0"/>
              <w:divBdr>
                <w:top w:val="none" w:sz="0" w:space="0" w:color="auto"/>
                <w:left w:val="none" w:sz="0" w:space="0" w:color="auto"/>
                <w:bottom w:val="none" w:sz="0" w:space="0" w:color="auto"/>
                <w:right w:val="none" w:sz="0" w:space="0" w:color="auto"/>
              </w:divBdr>
            </w:div>
            <w:div w:id="843086516">
              <w:marLeft w:val="0"/>
              <w:marRight w:val="0"/>
              <w:marTop w:val="0"/>
              <w:marBottom w:val="0"/>
              <w:divBdr>
                <w:top w:val="none" w:sz="0" w:space="0" w:color="auto"/>
                <w:left w:val="none" w:sz="0" w:space="0" w:color="auto"/>
                <w:bottom w:val="none" w:sz="0" w:space="0" w:color="auto"/>
                <w:right w:val="none" w:sz="0" w:space="0" w:color="auto"/>
              </w:divBdr>
            </w:div>
            <w:div w:id="1768382885">
              <w:marLeft w:val="0"/>
              <w:marRight w:val="0"/>
              <w:marTop w:val="0"/>
              <w:marBottom w:val="0"/>
              <w:divBdr>
                <w:top w:val="none" w:sz="0" w:space="0" w:color="auto"/>
                <w:left w:val="none" w:sz="0" w:space="0" w:color="auto"/>
                <w:bottom w:val="none" w:sz="0" w:space="0" w:color="auto"/>
                <w:right w:val="none" w:sz="0" w:space="0" w:color="auto"/>
              </w:divBdr>
            </w:div>
            <w:div w:id="254243560">
              <w:marLeft w:val="0"/>
              <w:marRight w:val="0"/>
              <w:marTop w:val="0"/>
              <w:marBottom w:val="0"/>
              <w:divBdr>
                <w:top w:val="none" w:sz="0" w:space="0" w:color="auto"/>
                <w:left w:val="none" w:sz="0" w:space="0" w:color="auto"/>
                <w:bottom w:val="none" w:sz="0" w:space="0" w:color="auto"/>
                <w:right w:val="none" w:sz="0" w:space="0" w:color="auto"/>
              </w:divBdr>
            </w:div>
            <w:div w:id="1529878029">
              <w:marLeft w:val="0"/>
              <w:marRight w:val="0"/>
              <w:marTop w:val="0"/>
              <w:marBottom w:val="0"/>
              <w:divBdr>
                <w:top w:val="none" w:sz="0" w:space="0" w:color="auto"/>
                <w:left w:val="none" w:sz="0" w:space="0" w:color="auto"/>
                <w:bottom w:val="none" w:sz="0" w:space="0" w:color="auto"/>
                <w:right w:val="none" w:sz="0" w:space="0" w:color="auto"/>
              </w:divBdr>
            </w:div>
            <w:div w:id="87192889">
              <w:marLeft w:val="0"/>
              <w:marRight w:val="0"/>
              <w:marTop w:val="0"/>
              <w:marBottom w:val="0"/>
              <w:divBdr>
                <w:top w:val="none" w:sz="0" w:space="0" w:color="auto"/>
                <w:left w:val="none" w:sz="0" w:space="0" w:color="auto"/>
                <w:bottom w:val="none" w:sz="0" w:space="0" w:color="auto"/>
                <w:right w:val="none" w:sz="0" w:space="0" w:color="auto"/>
              </w:divBdr>
            </w:div>
            <w:div w:id="1177109703">
              <w:marLeft w:val="0"/>
              <w:marRight w:val="0"/>
              <w:marTop w:val="0"/>
              <w:marBottom w:val="0"/>
              <w:divBdr>
                <w:top w:val="none" w:sz="0" w:space="0" w:color="auto"/>
                <w:left w:val="none" w:sz="0" w:space="0" w:color="auto"/>
                <w:bottom w:val="none" w:sz="0" w:space="0" w:color="auto"/>
                <w:right w:val="none" w:sz="0" w:space="0" w:color="auto"/>
              </w:divBdr>
            </w:div>
            <w:div w:id="678002659">
              <w:marLeft w:val="0"/>
              <w:marRight w:val="0"/>
              <w:marTop w:val="0"/>
              <w:marBottom w:val="0"/>
              <w:divBdr>
                <w:top w:val="none" w:sz="0" w:space="0" w:color="auto"/>
                <w:left w:val="none" w:sz="0" w:space="0" w:color="auto"/>
                <w:bottom w:val="none" w:sz="0" w:space="0" w:color="auto"/>
                <w:right w:val="none" w:sz="0" w:space="0" w:color="auto"/>
              </w:divBdr>
            </w:div>
            <w:div w:id="1400052340">
              <w:marLeft w:val="0"/>
              <w:marRight w:val="0"/>
              <w:marTop w:val="0"/>
              <w:marBottom w:val="0"/>
              <w:divBdr>
                <w:top w:val="none" w:sz="0" w:space="0" w:color="auto"/>
                <w:left w:val="none" w:sz="0" w:space="0" w:color="auto"/>
                <w:bottom w:val="none" w:sz="0" w:space="0" w:color="auto"/>
                <w:right w:val="none" w:sz="0" w:space="0" w:color="auto"/>
              </w:divBdr>
            </w:div>
            <w:div w:id="1550335485">
              <w:marLeft w:val="0"/>
              <w:marRight w:val="0"/>
              <w:marTop w:val="0"/>
              <w:marBottom w:val="0"/>
              <w:divBdr>
                <w:top w:val="none" w:sz="0" w:space="0" w:color="auto"/>
                <w:left w:val="none" w:sz="0" w:space="0" w:color="auto"/>
                <w:bottom w:val="none" w:sz="0" w:space="0" w:color="auto"/>
                <w:right w:val="none" w:sz="0" w:space="0" w:color="auto"/>
              </w:divBdr>
            </w:div>
            <w:div w:id="486434259">
              <w:marLeft w:val="0"/>
              <w:marRight w:val="0"/>
              <w:marTop w:val="0"/>
              <w:marBottom w:val="0"/>
              <w:divBdr>
                <w:top w:val="none" w:sz="0" w:space="0" w:color="auto"/>
                <w:left w:val="none" w:sz="0" w:space="0" w:color="auto"/>
                <w:bottom w:val="none" w:sz="0" w:space="0" w:color="auto"/>
                <w:right w:val="none" w:sz="0" w:space="0" w:color="auto"/>
              </w:divBdr>
            </w:div>
            <w:div w:id="2517441">
              <w:marLeft w:val="0"/>
              <w:marRight w:val="0"/>
              <w:marTop w:val="0"/>
              <w:marBottom w:val="0"/>
              <w:divBdr>
                <w:top w:val="none" w:sz="0" w:space="0" w:color="auto"/>
                <w:left w:val="none" w:sz="0" w:space="0" w:color="auto"/>
                <w:bottom w:val="none" w:sz="0" w:space="0" w:color="auto"/>
                <w:right w:val="none" w:sz="0" w:space="0" w:color="auto"/>
              </w:divBdr>
            </w:div>
            <w:div w:id="884682189">
              <w:marLeft w:val="0"/>
              <w:marRight w:val="0"/>
              <w:marTop w:val="0"/>
              <w:marBottom w:val="0"/>
              <w:divBdr>
                <w:top w:val="none" w:sz="0" w:space="0" w:color="auto"/>
                <w:left w:val="none" w:sz="0" w:space="0" w:color="auto"/>
                <w:bottom w:val="none" w:sz="0" w:space="0" w:color="auto"/>
                <w:right w:val="none" w:sz="0" w:space="0" w:color="auto"/>
              </w:divBdr>
            </w:div>
            <w:div w:id="811291919">
              <w:marLeft w:val="0"/>
              <w:marRight w:val="0"/>
              <w:marTop w:val="0"/>
              <w:marBottom w:val="0"/>
              <w:divBdr>
                <w:top w:val="none" w:sz="0" w:space="0" w:color="auto"/>
                <w:left w:val="none" w:sz="0" w:space="0" w:color="auto"/>
                <w:bottom w:val="none" w:sz="0" w:space="0" w:color="auto"/>
                <w:right w:val="none" w:sz="0" w:space="0" w:color="auto"/>
              </w:divBdr>
            </w:div>
            <w:div w:id="859247434">
              <w:marLeft w:val="0"/>
              <w:marRight w:val="0"/>
              <w:marTop w:val="0"/>
              <w:marBottom w:val="0"/>
              <w:divBdr>
                <w:top w:val="none" w:sz="0" w:space="0" w:color="auto"/>
                <w:left w:val="none" w:sz="0" w:space="0" w:color="auto"/>
                <w:bottom w:val="none" w:sz="0" w:space="0" w:color="auto"/>
                <w:right w:val="none" w:sz="0" w:space="0" w:color="auto"/>
              </w:divBdr>
            </w:div>
            <w:div w:id="429744178">
              <w:marLeft w:val="0"/>
              <w:marRight w:val="0"/>
              <w:marTop w:val="0"/>
              <w:marBottom w:val="0"/>
              <w:divBdr>
                <w:top w:val="none" w:sz="0" w:space="0" w:color="auto"/>
                <w:left w:val="none" w:sz="0" w:space="0" w:color="auto"/>
                <w:bottom w:val="none" w:sz="0" w:space="0" w:color="auto"/>
                <w:right w:val="none" w:sz="0" w:space="0" w:color="auto"/>
              </w:divBdr>
            </w:div>
            <w:div w:id="2075472324">
              <w:marLeft w:val="0"/>
              <w:marRight w:val="0"/>
              <w:marTop w:val="0"/>
              <w:marBottom w:val="0"/>
              <w:divBdr>
                <w:top w:val="none" w:sz="0" w:space="0" w:color="auto"/>
                <w:left w:val="none" w:sz="0" w:space="0" w:color="auto"/>
                <w:bottom w:val="none" w:sz="0" w:space="0" w:color="auto"/>
                <w:right w:val="none" w:sz="0" w:space="0" w:color="auto"/>
              </w:divBdr>
            </w:div>
            <w:div w:id="915700985">
              <w:marLeft w:val="0"/>
              <w:marRight w:val="0"/>
              <w:marTop w:val="0"/>
              <w:marBottom w:val="0"/>
              <w:divBdr>
                <w:top w:val="none" w:sz="0" w:space="0" w:color="auto"/>
                <w:left w:val="none" w:sz="0" w:space="0" w:color="auto"/>
                <w:bottom w:val="none" w:sz="0" w:space="0" w:color="auto"/>
                <w:right w:val="none" w:sz="0" w:space="0" w:color="auto"/>
              </w:divBdr>
            </w:div>
            <w:div w:id="430246618">
              <w:marLeft w:val="0"/>
              <w:marRight w:val="0"/>
              <w:marTop w:val="0"/>
              <w:marBottom w:val="0"/>
              <w:divBdr>
                <w:top w:val="none" w:sz="0" w:space="0" w:color="auto"/>
                <w:left w:val="none" w:sz="0" w:space="0" w:color="auto"/>
                <w:bottom w:val="none" w:sz="0" w:space="0" w:color="auto"/>
                <w:right w:val="none" w:sz="0" w:space="0" w:color="auto"/>
              </w:divBdr>
            </w:div>
            <w:div w:id="1370372649">
              <w:marLeft w:val="0"/>
              <w:marRight w:val="0"/>
              <w:marTop w:val="0"/>
              <w:marBottom w:val="0"/>
              <w:divBdr>
                <w:top w:val="none" w:sz="0" w:space="0" w:color="auto"/>
                <w:left w:val="none" w:sz="0" w:space="0" w:color="auto"/>
                <w:bottom w:val="none" w:sz="0" w:space="0" w:color="auto"/>
                <w:right w:val="none" w:sz="0" w:space="0" w:color="auto"/>
              </w:divBdr>
            </w:div>
            <w:div w:id="1485924421">
              <w:marLeft w:val="0"/>
              <w:marRight w:val="0"/>
              <w:marTop w:val="0"/>
              <w:marBottom w:val="0"/>
              <w:divBdr>
                <w:top w:val="none" w:sz="0" w:space="0" w:color="auto"/>
                <w:left w:val="none" w:sz="0" w:space="0" w:color="auto"/>
                <w:bottom w:val="none" w:sz="0" w:space="0" w:color="auto"/>
                <w:right w:val="none" w:sz="0" w:space="0" w:color="auto"/>
              </w:divBdr>
            </w:div>
            <w:div w:id="1284925185">
              <w:marLeft w:val="0"/>
              <w:marRight w:val="0"/>
              <w:marTop w:val="0"/>
              <w:marBottom w:val="0"/>
              <w:divBdr>
                <w:top w:val="none" w:sz="0" w:space="0" w:color="auto"/>
                <w:left w:val="none" w:sz="0" w:space="0" w:color="auto"/>
                <w:bottom w:val="none" w:sz="0" w:space="0" w:color="auto"/>
                <w:right w:val="none" w:sz="0" w:space="0" w:color="auto"/>
              </w:divBdr>
            </w:div>
            <w:div w:id="794523596">
              <w:marLeft w:val="0"/>
              <w:marRight w:val="0"/>
              <w:marTop w:val="0"/>
              <w:marBottom w:val="0"/>
              <w:divBdr>
                <w:top w:val="none" w:sz="0" w:space="0" w:color="auto"/>
                <w:left w:val="none" w:sz="0" w:space="0" w:color="auto"/>
                <w:bottom w:val="none" w:sz="0" w:space="0" w:color="auto"/>
                <w:right w:val="none" w:sz="0" w:space="0" w:color="auto"/>
              </w:divBdr>
            </w:div>
            <w:div w:id="1955206501">
              <w:marLeft w:val="0"/>
              <w:marRight w:val="0"/>
              <w:marTop w:val="0"/>
              <w:marBottom w:val="0"/>
              <w:divBdr>
                <w:top w:val="none" w:sz="0" w:space="0" w:color="auto"/>
                <w:left w:val="none" w:sz="0" w:space="0" w:color="auto"/>
                <w:bottom w:val="none" w:sz="0" w:space="0" w:color="auto"/>
                <w:right w:val="none" w:sz="0" w:space="0" w:color="auto"/>
              </w:divBdr>
            </w:div>
            <w:div w:id="1589192957">
              <w:marLeft w:val="0"/>
              <w:marRight w:val="0"/>
              <w:marTop w:val="0"/>
              <w:marBottom w:val="0"/>
              <w:divBdr>
                <w:top w:val="none" w:sz="0" w:space="0" w:color="auto"/>
                <w:left w:val="none" w:sz="0" w:space="0" w:color="auto"/>
                <w:bottom w:val="none" w:sz="0" w:space="0" w:color="auto"/>
                <w:right w:val="none" w:sz="0" w:space="0" w:color="auto"/>
              </w:divBdr>
            </w:div>
            <w:div w:id="2133473863">
              <w:marLeft w:val="0"/>
              <w:marRight w:val="0"/>
              <w:marTop w:val="0"/>
              <w:marBottom w:val="0"/>
              <w:divBdr>
                <w:top w:val="none" w:sz="0" w:space="0" w:color="auto"/>
                <w:left w:val="none" w:sz="0" w:space="0" w:color="auto"/>
                <w:bottom w:val="none" w:sz="0" w:space="0" w:color="auto"/>
                <w:right w:val="none" w:sz="0" w:space="0" w:color="auto"/>
              </w:divBdr>
            </w:div>
            <w:div w:id="1276012582">
              <w:marLeft w:val="0"/>
              <w:marRight w:val="0"/>
              <w:marTop w:val="0"/>
              <w:marBottom w:val="0"/>
              <w:divBdr>
                <w:top w:val="none" w:sz="0" w:space="0" w:color="auto"/>
                <w:left w:val="none" w:sz="0" w:space="0" w:color="auto"/>
                <w:bottom w:val="none" w:sz="0" w:space="0" w:color="auto"/>
                <w:right w:val="none" w:sz="0" w:space="0" w:color="auto"/>
              </w:divBdr>
            </w:div>
            <w:div w:id="737821752">
              <w:marLeft w:val="0"/>
              <w:marRight w:val="0"/>
              <w:marTop w:val="0"/>
              <w:marBottom w:val="0"/>
              <w:divBdr>
                <w:top w:val="none" w:sz="0" w:space="0" w:color="auto"/>
                <w:left w:val="none" w:sz="0" w:space="0" w:color="auto"/>
                <w:bottom w:val="none" w:sz="0" w:space="0" w:color="auto"/>
                <w:right w:val="none" w:sz="0" w:space="0" w:color="auto"/>
              </w:divBdr>
            </w:div>
            <w:div w:id="1072116185">
              <w:marLeft w:val="0"/>
              <w:marRight w:val="0"/>
              <w:marTop w:val="0"/>
              <w:marBottom w:val="0"/>
              <w:divBdr>
                <w:top w:val="none" w:sz="0" w:space="0" w:color="auto"/>
                <w:left w:val="none" w:sz="0" w:space="0" w:color="auto"/>
                <w:bottom w:val="none" w:sz="0" w:space="0" w:color="auto"/>
                <w:right w:val="none" w:sz="0" w:space="0" w:color="auto"/>
              </w:divBdr>
            </w:div>
            <w:div w:id="1499465062">
              <w:marLeft w:val="0"/>
              <w:marRight w:val="0"/>
              <w:marTop w:val="0"/>
              <w:marBottom w:val="0"/>
              <w:divBdr>
                <w:top w:val="none" w:sz="0" w:space="0" w:color="auto"/>
                <w:left w:val="none" w:sz="0" w:space="0" w:color="auto"/>
                <w:bottom w:val="none" w:sz="0" w:space="0" w:color="auto"/>
                <w:right w:val="none" w:sz="0" w:space="0" w:color="auto"/>
              </w:divBdr>
            </w:div>
            <w:div w:id="384329561">
              <w:marLeft w:val="0"/>
              <w:marRight w:val="0"/>
              <w:marTop w:val="0"/>
              <w:marBottom w:val="0"/>
              <w:divBdr>
                <w:top w:val="none" w:sz="0" w:space="0" w:color="auto"/>
                <w:left w:val="none" w:sz="0" w:space="0" w:color="auto"/>
                <w:bottom w:val="none" w:sz="0" w:space="0" w:color="auto"/>
                <w:right w:val="none" w:sz="0" w:space="0" w:color="auto"/>
              </w:divBdr>
            </w:div>
            <w:div w:id="1441799298">
              <w:marLeft w:val="0"/>
              <w:marRight w:val="0"/>
              <w:marTop w:val="0"/>
              <w:marBottom w:val="0"/>
              <w:divBdr>
                <w:top w:val="none" w:sz="0" w:space="0" w:color="auto"/>
                <w:left w:val="none" w:sz="0" w:space="0" w:color="auto"/>
                <w:bottom w:val="none" w:sz="0" w:space="0" w:color="auto"/>
                <w:right w:val="none" w:sz="0" w:space="0" w:color="auto"/>
              </w:divBdr>
            </w:div>
            <w:div w:id="724762765">
              <w:marLeft w:val="0"/>
              <w:marRight w:val="0"/>
              <w:marTop w:val="0"/>
              <w:marBottom w:val="0"/>
              <w:divBdr>
                <w:top w:val="none" w:sz="0" w:space="0" w:color="auto"/>
                <w:left w:val="none" w:sz="0" w:space="0" w:color="auto"/>
                <w:bottom w:val="none" w:sz="0" w:space="0" w:color="auto"/>
                <w:right w:val="none" w:sz="0" w:space="0" w:color="auto"/>
              </w:divBdr>
            </w:div>
            <w:div w:id="859783050">
              <w:marLeft w:val="0"/>
              <w:marRight w:val="0"/>
              <w:marTop w:val="0"/>
              <w:marBottom w:val="0"/>
              <w:divBdr>
                <w:top w:val="none" w:sz="0" w:space="0" w:color="auto"/>
                <w:left w:val="none" w:sz="0" w:space="0" w:color="auto"/>
                <w:bottom w:val="none" w:sz="0" w:space="0" w:color="auto"/>
                <w:right w:val="none" w:sz="0" w:space="0" w:color="auto"/>
              </w:divBdr>
            </w:div>
            <w:div w:id="504054781">
              <w:marLeft w:val="0"/>
              <w:marRight w:val="0"/>
              <w:marTop w:val="0"/>
              <w:marBottom w:val="0"/>
              <w:divBdr>
                <w:top w:val="none" w:sz="0" w:space="0" w:color="auto"/>
                <w:left w:val="none" w:sz="0" w:space="0" w:color="auto"/>
                <w:bottom w:val="none" w:sz="0" w:space="0" w:color="auto"/>
                <w:right w:val="none" w:sz="0" w:space="0" w:color="auto"/>
              </w:divBdr>
            </w:div>
            <w:div w:id="1366757264">
              <w:marLeft w:val="0"/>
              <w:marRight w:val="0"/>
              <w:marTop w:val="0"/>
              <w:marBottom w:val="0"/>
              <w:divBdr>
                <w:top w:val="none" w:sz="0" w:space="0" w:color="auto"/>
                <w:left w:val="none" w:sz="0" w:space="0" w:color="auto"/>
                <w:bottom w:val="none" w:sz="0" w:space="0" w:color="auto"/>
                <w:right w:val="none" w:sz="0" w:space="0" w:color="auto"/>
              </w:divBdr>
            </w:div>
            <w:div w:id="158275918">
              <w:marLeft w:val="0"/>
              <w:marRight w:val="0"/>
              <w:marTop w:val="0"/>
              <w:marBottom w:val="0"/>
              <w:divBdr>
                <w:top w:val="none" w:sz="0" w:space="0" w:color="auto"/>
                <w:left w:val="none" w:sz="0" w:space="0" w:color="auto"/>
                <w:bottom w:val="none" w:sz="0" w:space="0" w:color="auto"/>
                <w:right w:val="none" w:sz="0" w:space="0" w:color="auto"/>
              </w:divBdr>
            </w:div>
            <w:div w:id="1542010157">
              <w:marLeft w:val="0"/>
              <w:marRight w:val="0"/>
              <w:marTop w:val="0"/>
              <w:marBottom w:val="0"/>
              <w:divBdr>
                <w:top w:val="none" w:sz="0" w:space="0" w:color="auto"/>
                <w:left w:val="none" w:sz="0" w:space="0" w:color="auto"/>
                <w:bottom w:val="none" w:sz="0" w:space="0" w:color="auto"/>
                <w:right w:val="none" w:sz="0" w:space="0" w:color="auto"/>
              </w:divBdr>
            </w:div>
            <w:div w:id="373503859">
              <w:marLeft w:val="0"/>
              <w:marRight w:val="0"/>
              <w:marTop w:val="0"/>
              <w:marBottom w:val="0"/>
              <w:divBdr>
                <w:top w:val="none" w:sz="0" w:space="0" w:color="auto"/>
                <w:left w:val="none" w:sz="0" w:space="0" w:color="auto"/>
                <w:bottom w:val="none" w:sz="0" w:space="0" w:color="auto"/>
                <w:right w:val="none" w:sz="0" w:space="0" w:color="auto"/>
              </w:divBdr>
            </w:div>
            <w:div w:id="1398236643">
              <w:marLeft w:val="0"/>
              <w:marRight w:val="0"/>
              <w:marTop w:val="0"/>
              <w:marBottom w:val="0"/>
              <w:divBdr>
                <w:top w:val="none" w:sz="0" w:space="0" w:color="auto"/>
                <w:left w:val="none" w:sz="0" w:space="0" w:color="auto"/>
                <w:bottom w:val="none" w:sz="0" w:space="0" w:color="auto"/>
                <w:right w:val="none" w:sz="0" w:space="0" w:color="auto"/>
              </w:divBdr>
            </w:div>
            <w:div w:id="1815754107">
              <w:marLeft w:val="0"/>
              <w:marRight w:val="0"/>
              <w:marTop w:val="0"/>
              <w:marBottom w:val="0"/>
              <w:divBdr>
                <w:top w:val="none" w:sz="0" w:space="0" w:color="auto"/>
                <w:left w:val="none" w:sz="0" w:space="0" w:color="auto"/>
                <w:bottom w:val="none" w:sz="0" w:space="0" w:color="auto"/>
                <w:right w:val="none" w:sz="0" w:space="0" w:color="auto"/>
              </w:divBdr>
            </w:div>
            <w:div w:id="1486317561">
              <w:marLeft w:val="0"/>
              <w:marRight w:val="0"/>
              <w:marTop w:val="0"/>
              <w:marBottom w:val="0"/>
              <w:divBdr>
                <w:top w:val="none" w:sz="0" w:space="0" w:color="auto"/>
                <w:left w:val="none" w:sz="0" w:space="0" w:color="auto"/>
                <w:bottom w:val="none" w:sz="0" w:space="0" w:color="auto"/>
                <w:right w:val="none" w:sz="0" w:space="0" w:color="auto"/>
              </w:divBdr>
            </w:div>
            <w:div w:id="1879203016">
              <w:marLeft w:val="0"/>
              <w:marRight w:val="0"/>
              <w:marTop w:val="0"/>
              <w:marBottom w:val="0"/>
              <w:divBdr>
                <w:top w:val="none" w:sz="0" w:space="0" w:color="auto"/>
                <w:left w:val="none" w:sz="0" w:space="0" w:color="auto"/>
                <w:bottom w:val="none" w:sz="0" w:space="0" w:color="auto"/>
                <w:right w:val="none" w:sz="0" w:space="0" w:color="auto"/>
              </w:divBdr>
            </w:div>
            <w:div w:id="291642739">
              <w:marLeft w:val="0"/>
              <w:marRight w:val="0"/>
              <w:marTop w:val="0"/>
              <w:marBottom w:val="0"/>
              <w:divBdr>
                <w:top w:val="none" w:sz="0" w:space="0" w:color="auto"/>
                <w:left w:val="none" w:sz="0" w:space="0" w:color="auto"/>
                <w:bottom w:val="none" w:sz="0" w:space="0" w:color="auto"/>
                <w:right w:val="none" w:sz="0" w:space="0" w:color="auto"/>
              </w:divBdr>
            </w:div>
            <w:div w:id="1468427396">
              <w:marLeft w:val="0"/>
              <w:marRight w:val="0"/>
              <w:marTop w:val="0"/>
              <w:marBottom w:val="0"/>
              <w:divBdr>
                <w:top w:val="none" w:sz="0" w:space="0" w:color="auto"/>
                <w:left w:val="none" w:sz="0" w:space="0" w:color="auto"/>
                <w:bottom w:val="none" w:sz="0" w:space="0" w:color="auto"/>
                <w:right w:val="none" w:sz="0" w:space="0" w:color="auto"/>
              </w:divBdr>
            </w:div>
            <w:div w:id="718869651">
              <w:marLeft w:val="0"/>
              <w:marRight w:val="0"/>
              <w:marTop w:val="0"/>
              <w:marBottom w:val="0"/>
              <w:divBdr>
                <w:top w:val="none" w:sz="0" w:space="0" w:color="auto"/>
                <w:left w:val="none" w:sz="0" w:space="0" w:color="auto"/>
                <w:bottom w:val="none" w:sz="0" w:space="0" w:color="auto"/>
                <w:right w:val="none" w:sz="0" w:space="0" w:color="auto"/>
              </w:divBdr>
            </w:div>
            <w:div w:id="1470899277">
              <w:marLeft w:val="0"/>
              <w:marRight w:val="0"/>
              <w:marTop w:val="0"/>
              <w:marBottom w:val="0"/>
              <w:divBdr>
                <w:top w:val="none" w:sz="0" w:space="0" w:color="auto"/>
                <w:left w:val="none" w:sz="0" w:space="0" w:color="auto"/>
                <w:bottom w:val="none" w:sz="0" w:space="0" w:color="auto"/>
                <w:right w:val="none" w:sz="0" w:space="0" w:color="auto"/>
              </w:divBdr>
            </w:div>
            <w:div w:id="708988972">
              <w:marLeft w:val="0"/>
              <w:marRight w:val="0"/>
              <w:marTop w:val="0"/>
              <w:marBottom w:val="0"/>
              <w:divBdr>
                <w:top w:val="none" w:sz="0" w:space="0" w:color="auto"/>
                <w:left w:val="none" w:sz="0" w:space="0" w:color="auto"/>
                <w:bottom w:val="none" w:sz="0" w:space="0" w:color="auto"/>
                <w:right w:val="none" w:sz="0" w:space="0" w:color="auto"/>
              </w:divBdr>
            </w:div>
            <w:div w:id="1490636649">
              <w:marLeft w:val="0"/>
              <w:marRight w:val="0"/>
              <w:marTop w:val="0"/>
              <w:marBottom w:val="0"/>
              <w:divBdr>
                <w:top w:val="none" w:sz="0" w:space="0" w:color="auto"/>
                <w:left w:val="none" w:sz="0" w:space="0" w:color="auto"/>
                <w:bottom w:val="none" w:sz="0" w:space="0" w:color="auto"/>
                <w:right w:val="none" w:sz="0" w:space="0" w:color="auto"/>
              </w:divBdr>
            </w:div>
            <w:div w:id="35241573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91351246">
              <w:marLeft w:val="0"/>
              <w:marRight w:val="0"/>
              <w:marTop w:val="0"/>
              <w:marBottom w:val="0"/>
              <w:divBdr>
                <w:top w:val="none" w:sz="0" w:space="0" w:color="auto"/>
                <w:left w:val="none" w:sz="0" w:space="0" w:color="auto"/>
                <w:bottom w:val="none" w:sz="0" w:space="0" w:color="auto"/>
                <w:right w:val="none" w:sz="0" w:space="0" w:color="auto"/>
              </w:divBdr>
            </w:div>
            <w:div w:id="1421488216">
              <w:marLeft w:val="0"/>
              <w:marRight w:val="0"/>
              <w:marTop w:val="0"/>
              <w:marBottom w:val="0"/>
              <w:divBdr>
                <w:top w:val="none" w:sz="0" w:space="0" w:color="auto"/>
                <w:left w:val="none" w:sz="0" w:space="0" w:color="auto"/>
                <w:bottom w:val="none" w:sz="0" w:space="0" w:color="auto"/>
                <w:right w:val="none" w:sz="0" w:space="0" w:color="auto"/>
              </w:divBdr>
            </w:div>
            <w:div w:id="1000818185">
              <w:marLeft w:val="0"/>
              <w:marRight w:val="0"/>
              <w:marTop w:val="0"/>
              <w:marBottom w:val="0"/>
              <w:divBdr>
                <w:top w:val="none" w:sz="0" w:space="0" w:color="auto"/>
                <w:left w:val="none" w:sz="0" w:space="0" w:color="auto"/>
                <w:bottom w:val="none" w:sz="0" w:space="0" w:color="auto"/>
                <w:right w:val="none" w:sz="0" w:space="0" w:color="auto"/>
              </w:divBdr>
            </w:div>
            <w:div w:id="1796168313">
              <w:marLeft w:val="0"/>
              <w:marRight w:val="0"/>
              <w:marTop w:val="0"/>
              <w:marBottom w:val="0"/>
              <w:divBdr>
                <w:top w:val="none" w:sz="0" w:space="0" w:color="auto"/>
                <w:left w:val="none" w:sz="0" w:space="0" w:color="auto"/>
                <w:bottom w:val="none" w:sz="0" w:space="0" w:color="auto"/>
                <w:right w:val="none" w:sz="0" w:space="0" w:color="auto"/>
              </w:divBdr>
            </w:div>
            <w:div w:id="6368297">
              <w:marLeft w:val="0"/>
              <w:marRight w:val="0"/>
              <w:marTop w:val="0"/>
              <w:marBottom w:val="0"/>
              <w:divBdr>
                <w:top w:val="none" w:sz="0" w:space="0" w:color="auto"/>
                <w:left w:val="none" w:sz="0" w:space="0" w:color="auto"/>
                <w:bottom w:val="none" w:sz="0" w:space="0" w:color="auto"/>
                <w:right w:val="none" w:sz="0" w:space="0" w:color="auto"/>
              </w:divBdr>
            </w:div>
            <w:div w:id="849681600">
              <w:marLeft w:val="0"/>
              <w:marRight w:val="0"/>
              <w:marTop w:val="0"/>
              <w:marBottom w:val="0"/>
              <w:divBdr>
                <w:top w:val="none" w:sz="0" w:space="0" w:color="auto"/>
                <w:left w:val="none" w:sz="0" w:space="0" w:color="auto"/>
                <w:bottom w:val="none" w:sz="0" w:space="0" w:color="auto"/>
                <w:right w:val="none" w:sz="0" w:space="0" w:color="auto"/>
              </w:divBdr>
            </w:div>
            <w:div w:id="5644657">
              <w:marLeft w:val="0"/>
              <w:marRight w:val="0"/>
              <w:marTop w:val="0"/>
              <w:marBottom w:val="0"/>
              <w:divBdr>
                <w:top w:val="none" w:sz="0" w:space="0" w:color="auto"/>
                <w:left w:val="none" w:sz="0" w:space="0" w:color="auto"/>
                <w:bottom w:val="none" w:sz="0" w:space="0" w:color="auto"/>
                <w:right w:val="none" w:sz="0" w:space="0" w:color="auto"/>
              </w:divBdr>
            </w:div>
            <w:div w:id="236599724">
              <w:marLeft w:val="0"/>
              <w:marRight w:val="0"/>
              <w:marTop w:val="0"/>
              <w:marBottom w:val="0"/>
              <w:divBdr>
                <w:top w:val="none" w:sz="0" w:space="0" w:color="auto"/>
                <w:left w:val="none" w:sz="0" w:space="0" w:color="auto"/>
                <w:bottom w:val="none" w:sz="0" w:space="0" w:color="auto"/>
                <w:right w:val="none" w:sz="0" w:space="0" w:color="auto"/>
              </w:divBdr>
            </w:div>
            <w:div w:id="605187265">
              <w:marLeft w:val="0"/>
              <w:marRight w:val="0"/>
              <w:marTop w:val="0"/>
              <w:marBottom w:val="0"/>
              <w:divBdr>
                <w:top w:val="none" w:sz="0" w:space="0" w:color="auto"/>
                <w:left w:val="none" w:sz="0" w:space="0" w:color="auto"/>
                <w:bottom w:val="none" w:sz="0" w:space="0" w:color="auto"/>
                <w:right w:val="none" w:sz="0" w:space="0" w:color="auto"/>
              </w:divBdr>
            </w:div>
            <w:div w:id="1472213544">
              <w:marLeft w:val="0"/>
              <w:marRight w:val="0"/>
              <w:marTop w:val="0"/>
              <w:marBottom w:val="0"/>
              <w:divBdr>
                <w:top w:val="none" w:sz="0" w:space="0" w:color="auto"/>
                <w:left w:val="none" w:sz="0" w:space="0" w:color="auto"/>
                <w:bottom w:val="none" w:sz="0" w:space="0" w:color="auto"/>
                <w:right w:val="none" w:sz="0" w:space="0" w:color="auto"/>
              </w:divBdr>
            </w:div>
            <w:div w:id="1083837597">
              <w:marLeft w:val="0"/>
              <w:marRight w:val="0"/>
              <w:marTop w:val="0"/>
              <w:marBottom w:val="0"/>
              <w:divBdr>
                <w:top w:val="none" w:sz="0" w:space="0" w:color="auto"/>
                <w:left w:val="none" w:sz="0" w:space="0" w:color="auto"/>
                <w:bottom w:val="none" w:sz="0" w:space="0" w:color="auto"/>
                <w:right w:val="none" w:sz="0" w:space="0" w:color="auto"/>
              </w:divBdr>
            </w:div>
            <w:div w:id="25647098">
              <w:marLeft w:val="0"/>
              <w:marRight w:val="0"/>
              <w:marTop w:val="0"/>
              <w:marBottom w:val="0"/>
              <w:divBdr>
                <w:top w:val="none" w:sz="0" w:space="0" w:color="auto"/>
                <w:left w:val="none" w:sz="0" w:space="0" w:color="auto"/>
                <w:bottom w:val="none" w:sz="0" w:space="0" w:color="auto"/>
                <w:right w:val="none" w:sz="0" w:space="0" w:color="auto"/>
              </w:divBdr>
            </w:div>
            <w:div w:id="737746897">
              <w:marLeft w:val="0"/>
              <w:marRight w:val="0"/>
              <w:marTop w:val="0"/>
              <w:marBottom w:val="0"/>
              <w:divBdr>
                <w:top w:val="none" w:sz="0" w:space="0" w:color="auto"/>
                <w:left w:val="none" w:sz="0" w:space="0" w:color="auto"/>
                <w:bottom w:val="none" w:sz="0" w:space="0" w:color="auto"/>
                <w:right w:val="none" w:sz="0" w:space="0" w:color="auto"/>
              </w:divBdr>
            </w:div>
            <w:div w:id="838926882">
              <w:marLeft w:val="0"/>
              <w:marRight w:val="0"/>
              <w:marTop w:val="0"/>
              <w:marBottom w:val="0"/>
              <w:divBdr>
                <w:top w:val="none" w:sz="0" w:space="0" w:color="auto"/>
                <w:left w:val="none" w:sz="0" w:space="0" w:color="auto"/>
                <w:bottom w:val="none" w:sz="0" w:space="0" w:color="auto"/>
                <w:right w:val="none" w:sz="0" w:space="0" w:color="auto"/>
              </w:divBdr>
            </w:div>
            <w:div w:id="1384409291">
              <w:marLeft w:val="0"/>
              <w:marRight w:val="0"/>
              <w:marTop w:val="0"/>
              <w:marBottom w:val="0"/>
              <w:divBdr>
                <w:top w:val="none" w:sz="0" w:space="0" w:color="auto"/>
                <w:left w:val="none" w:sz="0" w:space="0" w:color="auto"/>
                <w:bottom w:val="none" w:sz="0" w:space="0" w:color="auto"/>
                <w:right w:val="none" w:sz="0" w:space="0" w:color="auto"/>
              </w:divBdr>
            </w:div>
            <w:div w:id="1449813938">
              <w:marLeft w:val="0"/>
              <w:marRight w:val="0"/>
              <w:marTop w:val="0"/>
              <w:marBottom w:val="0"/>
              <w:divBdr>
                <w:top w:val="none" w:sz="0" w:space="0" w:color="auto"/>
                <w:left w:val="none" w:sz="0" w:space="0" w:color="auto"/>
                <w:bottom w:val="none" w:sz="0" w:space="0" w:color="auto"/>
                <w:right w:val="none" w:sz="0" w:space="0" w:color="auto"/>
              </w:divBdr>
            </w:div>
            <w:div w:id="1211964389">
              <w:marLeft w:val="0"/>
              <w:marRight w:val="0"/>
              <w:marTop w:val="0"/>
              <w:marBottom w:val="0"/>
              <w:divBdr>
                <w:top w:val="none" w:sz="0" w:space="0" w:color="auto"/>
                <w:left w:val="none" w:sz="0" w:space="0" w:color="auto"/>
                <w:bottom w:val="none" w:sz="0" w:space="0" w:color="auto"/>
                <w:right w:val="none" w:sz="0" w:space="0" w:color="auto"/>
              </w:divBdr>
            </w:div>
            <w:div w:id="597101804">
              <w:marLeft w:val="0"/>
              <w:marRight w:val="0"/>
              <w:marTop w:val="0"/>
              <w:marBottom w:val="0"/>
              <w:divBdr>
                <w:top w:val="none" w:sz="0" w:space="0" w:color="auto"/>
                <w:left w:val="none" w:sz="0" w:space="0" w:color="auto"/>
                <w:bottom w:val="none" w:sz="0" w:space="0" w:color="auto"/>
                <w:right w:val="none" w:sz="0" w:space="0" w:color="auto"/>
              </w:divBdr>
            </w:div>
            <w:div w:id="1080786142">
              <w:marLeft w:val="0"/>
              <w:marRight w:val="0"/>
              <w:marTop w:val="0"/>
              <w:marBottom w:val="0"/>
              <w:divBdr>
                <w:top w:val="none" w:sz="0" w:space="0" w:color="auto"/>
                <w:left w:val="none" w:sz="0" w:space="0" w:color="auto"/>
                <w:bottom w:val="none" w:sz="0" w:space="0" w:color="auto"/>
                <w:right w:val="none" w:sz="0" w:space="0" w:color="auto"/>
              </w:divBdr>
            </w:div>
            <w:div w:id="113209273">
              <w:marLeft w:val="0"/>
              <w:marRight w:val="0"/>
              <w:marTop w:val="0"/>
              <w:marBottom w:val="0"/>
              <w:divBdr>
                <w:top w:val="none" w:sz="0" w:space="0" w:color="auto"/>
                <w:left w:val="none" w:sz="0" w:space="0" w:color="auto"/>
                <w:bottom w:val="none" w:sz="0" w:space="0" w:color="auto"/>
                <w:right w:val="none" w:sz="0" w:space="0" w:color="auto"/>
              </w:divBdr>
            </w:div>
            <w:div w:id="735280186">
              <w:marLeft w:val="0"/>
              <w:marRight w:val="0"/>
              <w:marTop w:val="0"/>
              <w:marBottom w:val="0"/>
              <w:divBdr>
                <w:top w:val="none" w:sz="0" w:space="0" w:color="auto"/>
                <w:left w:val="none" w:sz="0" w:space="0" w:color="auto"/>
                <w:bottom w:val="none" w:sz="0" w:space="0" w:color="auto"/>
                <w:right w:val="none" w:sz="0" w:space="0" w:color="auto"/>
              </w:divBdr>
            </w:div>
            <w:div w:id="1769041333">
              <w:marLeft w:val="0"/>
              <w:marRight w:val="0"/>
              <w:marTop w:val="0"/>
              <w:marBottom w:val="0"/>
              <w:divBdr>
                <w:top w:val="none" w:sz="0" w:space="0" w:color="auto"/>
                <w:left w:val="none" w:sz="0" w:space="0" w:color="auto"/>
                <w:bottom w:val="none" w:sz="0" w:space="0" w:color="auto"/>
                <w:right w:val="none" w:sz="0" w:space="0" w:color="auto"/>
              </w:divBdr>
            </w:div>
            <w:div w:id="1636713662">
              <w:marLeft w:val="0"/>
              <w:marRight w:val="0"/>
              <w:marTop w:val="0"/>
              <w:marBottom w:val="0"/>
              <w:divBdr>
                <w:top w:val="none" w:sz="0" w:space="0" w:color="auto"/>
                <w:left w:val="none" w:sz="0" w:space="0" w:color="auto"/>
                <w:bottom w:val="none" w:sz="0" w:space="0" w:color="auto"/>
                <w:right w:val="none" w:sz="0" w:space="0" w:color="auto"/>
              </w:divBdr>
            </w:div>
            <w:div w:id="929584973">
              <w:marLeft w:val="0"/>
              <w:marRight w:val="0"/>
              <w:marTop w:val="0"/>
              <w:marBottom w:val="0"/>
              <w:divBdr>
                <w:top w:val="none" w:sz="0" w:space="0" w:color="auto"/>
                <w:left w:val="none" w:sz="0" w:space="0" w:color="auto"/>
                <w:bottom w:val="none" w:sz="0" w:space="0" w:color="auto"/>
                <w:right w:val="none" w:sz="0" w:space="0" w:color="auto"/>
              </w:divBdr>
            </w:div>
            <w:div w:id="1141119655">
              <w:marLeft w:val="0"/>
              <w:marRight w:val="0"/>
              <w:marTop w:val="0"/>
              <w:marBottom w:val="0"/>
              <w:divBdr>
                <w:top w:val="none" w:sz="0" w:space="0" w:color="auto"/>
                <w:left w:val="none" w:sz="0" w:space="0" w:color="auto"/>
                <w:bottom w:val="none" w:sz="0" w:space="0" w:color="auto"/>
                <w:right w:val="none" w:sz="0" w:space="0" w:color="auto"/>
              </w:divBdr>
            </w:div>
            <w:div w:id="179273208">
              <w:marLeft w:val="0"/>
              <w:marRight w:val="0"/>
              <w:marTop w:val="0"/>
              <w:marBottom w:val="0"/>
              <w:divBdr>
                <w:top w:val="none" w:sz="0" w:space="0" w:color="auto"/>
                <w:left w:val="none" w:sz="0" w:space="0" w:color="auto"/>
                <w:bottom w:val="none" w:sz="0" w:space="0" w:color="auto"/>
                <w:right w:val="none" w:sz="0" w:space="0" w:color="auto"/>
              </w:divBdr>
            </w:div>
            <w:div w:id="1182548093">
              <w:marLeft w:val="0"/>
              <w:marRight w:val="0"/>
              <w:marTop w:val="0"/>
              <w:marBottom w:val="0"/>
              <w:divBdr>
                <w:top w:val="none" w:sz="0" w:space="0" w:color="auto"/>
                <w:left w:val="none" w:sz="0" w:space="0" w:color="auto"/>
                <w:bottom w:val="none" w:sz="0" w:space="0" w:color="auto"/>
                <w:right w:val="none" w:sz="0" w:space="0" w:color="auto"/>
              </w:divBdr>
            </w:div>
            <w:div w:id="546601933">
              <w:marLeft w:val="0"/>
              <w:marRight w:val="0"/>
              <w:marTop w:val="0"/>
              <w:marBottom w:val="0"/>
              <w:divBdr>
                <w:top w:val="none" w:sz="0" w:space="0" w:color="auto"/>
                <w:left w:val="none" w:sz="0" w:space="0" w:color="auto"/>
                <w:bottom w:val="none" w:sz="0" w:space="0" w:color="auto"/>
                <w:right w:val="none" w:sz="0" w:space="0" w:color="auto"/>
              </w:divBdr>
            </w:div>
            <w:div w:id="78261365">
              <w:marLeft w:val="0"/>
              <w:marRight w:val="0"/>
              <w:marTop w:val="0"/>
              <w:marBottom w:val="0"/>
              <w:divBdr>
                <w:top w:val="none" w:sz="0" w:space="0" w:color="auto"/>
                <w:left w:val="none" w:sz="0" w:space="0" w:color="auto"/>
                <w:bottom w:val="none" w:sz="0" w:space="0" w:color="auto"/>
                <w:right w:val="none" w:sz="0" w:space="0" w:color="auto"/>
              </w:divBdr>
            </w:div>
            <w:div w:id="232470493">
              <w:marLeft w:val="0"/>
              <w:marRight w:val="0"/>
              <w:marTop w:val="0"/>
              <w:marBottom w:val="0"/>
              <w:divBdr>
                <w:top w:val="none" w:sz="0" w:space="0" w:color="auto"/>
                <w:left w:val="none" w:sz="0" w:space="0" w:color="auto"/>
                <w:bottom w:val="none" w:sz="0" w:space="0" w:color="auto"/>
                <w:right w:val="none" w:sz="0" w:space="0" w:color="auto"/>
              </w:divBdr>
            </w:div>
            <w:div w:id="1136332487">
              <w:marLeft w:val="0"/>
              <w:marRight w:val="0"/>
              <w:marTop w:val="0"/>
              <w:marBottom w:val="0"/>
              <w:divBdr>
                <w:top w:val="none" w:sz="0" w:space="0" w:color="auto"/>
                <w:left w:val="none" w:sz="0" w:space="0" w:color="auto"/>
                <w:bottom w:val="none" w:sz="0" w:space="0" w:color="auto"/>
                <w:right w:val="none" w:sz="0" w:space="0" w:color="auto"/>
              </w:divBdr>
            </w:div>
            <w:div w:id="1762606429">
              <w:marLeft w:val="0"/>
              <w:marRight w:val="0"/>
              <w:marTop w:val="0"/>
              <w:marBottom w:val="0"/>
              <w:divBdr>
                <w:top w:val="none" w:sz="0" w:space="0" w:color="auto"/>
                <w:left w:val="none" w:sz="0" w:space="0" w:color="auto"/>
                <w:bottom w:val="none" w:sz="0" w:space="0" w:color="auto"/>
                <w:right w:val="none" w:sz="0" w:space="0" w:color="auto"/>
              </w:divBdr>
            </w:div>
            <w:div w:id="661851796">
              <w:marLeft w:val="0"/>
              <w:marRight w:val="0"/>
              <w:marTop w:val="0"/>
              <w:marBottom w:val="0"/>
              <w:divBdr>
                <w:top w:val="none" w:sz="0" w:space="0" w:color="auto"/>
                <w:left w:val="none" w:sz="0" w:space="0" w:color="auto"/>
                <w:bottom w:val="none" w:sz="0" w:space="0" w:color="auto"/>
                <w:right w:val="none" w:sz="0" w:space="0" w:color="auto"/>
              </w:divBdr>
            </w:div>
            <w:div w:id="1298147028">
              <w:marLeft w:val="0"/>
              <w:marRight w:val="0"/>
              <w:marTop w:val="0"/>
              <w:marBottom w:val="0"/>
              <w:divBdr>
                <w:top w:val="none" w:sz="0" w:space="0" w:color="auto"/>
                <w:left w:val="none" w:sz="0" w:space="0" w:color="auto"/>
                <w:bottom w:val="none" w:sz="0" w:space="0" w:color="auto"/>
                <w:right w:val="none" w:sz="0" w:space="0" w:color="auto"/>
              </w:divBdr>
            </w:div>
            <w:div w:id="870531622">
              <w:marLeft w:val="0"/>
              <w:marRight w:val="0"/>
              <w:marTop w:val="0"/>
              <w:marBottom w:val="0"/>
              <w:divBdr>
                <w:top w:val="none" w:sz="0" w:space="0" w:color="auto"/>
                <w:left w:val="none" w:sz="0" w:space="0" w:color="auto"/>
                <w:bottom w:val="none" w:sz="0" w:space="0" w:color="auto"/>
                <w:right w:val="none" w:sz="0" w:space="0" w:color="auto"/>
              </w:divBdr>
            </w:div>
            <w:div w:id="1517960508">
              <w:marLeft w:val="0"/>
              <w:marRight w:val="0"/>
              <w:marTop w:val="0"/>
              <w:marBottom w:val="0"/>
              <w:divBdr>
                <w:top w:val="none" w:sz="0" w:space="0" w:color="auto"/>
                <w:left w:val="none" w:sz="0" w:space="0" w:color="auto"/>
                <w:bottom w:val="none" w:sz="0" w:space="0" w:color="auto"/>
                <w:right w:val="none" w:sz="0" w:space="0" w:color="auto"/>
              </w:divBdr>
            </w:div>
            <w:div w:id="956642656">
              <w:marLeft w:val="0"/>
              <w:marRight w:val="0"/>
              <w:marTop w:val="0"/>
              <w:marBottom w:val="0"/>
              <w:divBdr>
                <w:top w:val="none" w:sz="0" w:space="0" w:color="auto"/>
                <w:left w:val="none" w:sz="0" w:space="0" w:color="auto"/>
                <w:bottom w:val="none" w:sz="0" w:space="0" w:color="auto"/>
                <w:right w:val="none" w:sz="0" w:space="0" w:color="auto"/>
              </w:divBdr>
            </w:div>
            <w:div w:id="1087729038">
              <w:marLeft w:val="0"/>
              <w:marRight w:val="0"/>
              <w:marTop w:val="0"/>
              <w:marBottom w:val="0"/>
              <w:divBdr>
                <w:top w:val="none" w:sz="0" w:space="0" w:color="auto"/>
                <w:left w:val="none" w:sz="0" w:space="0" w:color="auto"/>
                <w:bottom w:val="none" w:sz="0" w:space="0" w:color="auto"/>
                <w:right w:val="none" w:sz="0" w:space="0" w:color="auto"/>
              </w:divBdr>
            </w:div>
            <w:div w:id="372005690">
              <w:marLeft w:val="0"/>
              <w:marRight w:val="0"/>
              <w:marTop w:val="0"/>
              <w:marBottom w:val="0"/>
              <w:divBdr>
                <w:top w:val="none" w:sz="0" w:space="0" w:color="auto"/>
                <w:left w:val="none" w:sz="0" w:space="0" w:color="auto"/>
                <w:bottom w:val="none" w:sz="0" w:space="0" w:color="auto"/>
                <w:right w:val="none" w:sz="0" w:space="0" w:color="auto"/>
              </w:divBdr>
            </w:div>
            <w:div w:id="1466583702">
              <w:marLeft w:val="0"/>
              <w:marRight w:val="0"/>
              <w:marTop w:val="0"/>
              <w:marBottom w:val="0"/>
              <w:divBdr>
                <w:top w:val="none" w:sz="0" w:space="0" w:color="auto"/>
                <w:left w:val="none" w:sz="0" w:space="0" w:color="auto"/>
                <w:bottom w:val="none" w:sz="0" w:space="0" w:color="auto"/>
                <w:right w:val="none" w:sz="0" w:space="0" w:color="auto"/>
              </w:divBdr>
            </w:div>
            <w:div w:id="1977641832">
              <w:marLeft w:val="0"/>
              <w:marRight w:val="0"/>
              <w:marTop w:val="0"/>
              <w:marBottom w:val="0"/>
              <w:divBdr>
                <w:top w:val="none" w:sz="0" w:space="0" w:color="auto"/>
                <w:left w:val="none" w:sz="0" w:space="0" w:color="auto"/>
                <w:bottom w:val="none" w:sz="0" w:space="0" w:color="auto"/>
                <w:right w:val="none" w:sz="0" w:space="0" w:color="auto"/>
              </w:divBdr>
            </w:div>
            <w:div w:id="393891270">
              <w:marLeft w:val="0"/>
              <w:marRight w:val="0"/>
              <w:marTop w:val="0"/>
              <w:marBottom w:val="0"/>
              <w:divBdr>
                <w:top w:val="none" w:sz="0" w:space="0" w:color="auto"/>
                <w:left w:val="none" w:sz="0" w:space="0" w:color="auto"/>
                <w:bottom w:val="none" w:sz="0" w:space="0" w:color="auto"/>
                <w:right w:val="none" w:sz="0" w:space="0" w:color="auto"/>
              </w:divBdr>
            </w:div>
            <w:div w:id="11682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2208">
      <w:bodyDiv w:val="1"/>
      <w:marLeft w:val="0"/>
      <w:marRight w:val="0"/>
      <w:marTop w:val="0"/>
      <w:marBottom w:val="0"/>
      <w:divBdr>
        <w:top w:val="none" w:sz="0" w:space="0" w:color="auto"/>
        <w:left w:val="none" w:sz="0" w:space="0" w:color="auto"/>
        <w:bottom w:val="none" w:sz="0" w:space="0" w:color="auto"/>
        <w:right w:val="none" w:sz="0" w:space="0" w:color="auto"/>
      </w:divBdr>
    </w:div>
    <w:div w:id="1470130859">
      <w:bodyDiv w:val="1"/>
      <w:marLeft w:val="0"/>
      <w:marRight w:val="0"/>
      <w:marTop w:val="0"/>
      <w:marBottom w:val="0"/>
      <w:divBdr>
        <w:top w:val="none" w:sz="0" w:space="0" w:color="auto"/>
        <w:left w:val="none" w:sz="0" w:space="0" w:color="auto"/>
        <w:bottom w:val="none" w:sz="0" w:space="0" w:color="auto"/>
        <w:right w:val="none" w:sz="0" w:space="0" w:color="auto"/>
      </w:divBdr>
    </w:div>
    <w:div w:id="1470325343">
      <w:bodyDiv w:val="1"/>
      <w:marLeft w:val="0"/>
      <w:marRight w:val="0"/>
      <w:marTop w:val="0"/>
      <w:marBottom w:val="0"/>
      <w:divBdr>
        <w:top w:val="none" w:sz="0" w:space="0" w:color="auto"/>
        <w:left w:val="none" w:sz="0" w:space="0" w:color="auto"/>
        <w:bottom w:val="none" w:sz="0" w:space="0" w:color="auto"/>
        <w:right w:val="none" w:sz="0" w:space="0" w:color="auto"/>
      </w:divBdr>
    </w:div>
    <w:div w:id="1514495761">
      <w:bodyDiv w:val="1"/>
      <w:marLeft w:val="0"/>
      <w:marRight w:val="0"/>
      <w:marTop w:val="0"/>
      <w:marBottom w:val="0"/>
      <w:divBdr>
        <w:top w:val="none" w:sz="0" w:space="0" w:color="auto"/>
        <w:left w:val="none" w:sz="0" w:space="0" w:color="auto"/>
        <w:bottom w:val="none" w:sz="0" w:space="0" w:color="auto"/>
        <w:right w:val="none" w:sz="0" w:space="0" w:color="auto"/>
      </w:divBdr>
    </w:div>
    <w:div w:id="1515268257">
      <w:bodyDiv w:val="1"/>
      <w:marLeft w:val="0"/>
      <w:marRight w:val="0"/>
      <w:marTop w:val="0"/>
      <w:marBottom w:val="0"/>
      <w:divBdr>
        <w:top w:val="none" w:sz="0" w:space="0" w:color="auto"/>
        <w:left w:val="none" w:sz="0" w:space="0" w:color="auto"/>
        <w:bottom w:val="none" w:sz="0" w:space="0" w:color="auto"/>
        <w:right w:val="none" w:sz="0" w:space="0" w:color="auto"/>
      </w:divBdr>
      <w:divsChild>
        <w:div w:id="188376240">
          <w:marLeft w:val="0"/>
          <w:marRight w:val="0"/>
          <w:marTop w:val="0"/>
          <w:marBottom w:val="0"/>
          <w:divBdr>
            <w:top w:val="none" w:sz="0" w:space="0" w:color="auto"/>
            <w:left w:val="none" w:sz="0" w:space="0" w:color="auto"/>
            <w:bottom w:val="none" w:sz="0" w:space="0" w:color="auto"/>
            <w:right w:val="none" w:sz="0" w:space="0" w:color="auto"/>
          </w:divBdr>
          <w:divsChild>
            <w:div w:id="1375277518">
              <w:marLeft w:val="0"/>
              <w:marRight w:val="0"/>
              <w:marTop w:val="0"/>
              <w:marBottom w:val="0"/>
              <w:divBdr>
                <w:top w:val="none" w:sz="0" w:space="0" w:color="auto"/>
                <w:left w:val="none" w:sz="0" w:space="0" w:color="auto"/>
                <w:bottom w:val="none" w:sz="0" w:space="0" w:color="auto"/>
                <w:right w:val="none" w:sz="0" w:space="0" w:color="auto"/>
              </w:divBdr>
            </w:div>
            <w:div w:id="379205970">
              <w:marLeft w:val="0"/>
              <w:marRight w:val="0"/>
              <w:marTop w:val="0"/>
              <w:marBottom w:val="0"/>
              <w:divBdr>
                <w:top w:val="none" w:sz="0" w:space="0" w:color="auto"/>
                <w:left w:val="none" w:sz="0" w:space="0" w:color="auto"/>
                <w:bottom w:val="none" w:sz="0" w:space="0" w:color="auto"/>
                <w:right w:val="none" w:sz="0" w:space="0" w:color="auto"/>
              </w:divBdr>
            </w:div>
            <w:div w:id="261643344">
              <w:marLeft w:val="0"/>
              <w:marRight w:val="0"/>
              <w:marTop w:val="0"/>
              <w:marBottom w:val="0"/>
              <w:divBdr>
                <w:top w:val="none" w:sz="0" w:space="0" w:color="auto"/>
                <w:left w:val="none" w:sz="0" w:space="0" w:color="auto"/>
                <w:bottom w:val="none" w:sz="0" w:space="0" w:color="auto"/>
                <w:right w:val="none" w:sz="0" w:space="0" w:color="auto"/>
              </w:divBdr>
            </w:div>
            <w:div w:id="282463718">
              <w:marLeft w:val="0"/>
              <w:marRight w:val="0"/>
              <w:marTop w:val="0"/>
              <w:marBottom w:val="0"/>
              <w:divBdr>
                <w:top w:val="none" w:sz="0" w:space="0" w:color="auto"/>
                <w:left w:val="none" w:sz="0" w:space="0" w:color="auto"/>
                <w:bottom w:val="none" w:sz="0" w:space="0" w:color="auto"/>
                <w:right w:val="none" w:sz="0" w:space="0" w:color="auto"/>
              </w:divBdr>
            </w:div>
            <w:div w:id="1124616944">
              <w:marLeft w:val="0"/>
              <w:marRight w:val="0"/>
              <w:marTop w:val="0"/>
              <w:marBottom w:val="0"/>
              <w:divBdr>
                <w:top w:val="none" w:sz="0" w:space="0" w:color="auto"/>
                <w:left w:val="none" w:sz="0" w:space="0" w:color="auto"/>
                <w:bottom w:val="none" w:sz="0" w:space="0" w:color="auto"/>
                <w:right w:val="none" w:sz="0" w:space="0" w:color="auto"/>
              </w:divBdr>
            </w:div>
            <w:div w:id="1765953369">
              <w:marLeft w:val="0"/>
              <w:marRight w:val="0"/>
              <w:marTop w:val="0"/>
              <w:marBottom w:val="0"/>
              <w:divBdr>
                <w:top w:val="none" w:sz="0" w:space="0" w:color="auto"/>
                <w:left w:val="none" w:sz="0" w:space="0" w:color="auto"/>
                <w:bottom w:val="none" w:sz="0" w:space="0" w:color="auto"/>
                <w:right w:val="none" w:sz="0" w:space="0" w:color="auto"/>
              </w:divBdr>
            </w:div>
            <w:div w:id="891386861">
              <w:marLeft w:val="0"/>
              <w:marRight w:val="0"/>
              <w:marTop w:val="0"/>
              <w:marBottom w:val="0"/>
              <w:divBdr>
                <w:top w:val="none" w:sz="0" w:space="0" w:color="auto"/>
                <w:left w:val="none" w:sz="0" w:space="0" w:color="auto"/>
                <w:bottom w:val="none" w:sz="0" w:space="0" w:color="auto"/>
                <w:right w:val="none" w:sz="0" w:space="0" w:color="auto"/>
              </w:divBdr>
            </w:div>
            <w:div w:id="1926568318">
              <w:marLeft w:val="0"/>
              <w:marRight w:val="0"/>
              <w:marTop w:val="0"/>
              <w:marBottom w:val="0"/>
              <w:divBdr>
                <w:top w:val="none" w:sz="0" w:space="0" w:color="auto"/>
                <w:left w:val="none" w:sz="0" w:space="0" w:color="auto"/>
                <w:bottom w:val="none" w:sz="0" w:space="0" w:color="auto"/>
                <w:right w:val="none" w:sz="0" w:space="0" w:color="auto"/>
              </w:divBdr>
            </w:div>
            <w:div w:id="2088460037">
              <w:marLeft w:val="0"/>
              <w:marRight w:val="0"/>
              <w:marTop w:val="0"/>
              <w:marBottom w:val="0"/>
              <w:divBdr>
                <w:top w:val="none" w:sz="0" w:space="0" w:color="auto"/>
                <w:left w:val="none" w:sz="0" w:space="0" w:color="auto"/>
                <w:bottom w:val="none" w:sz="0" w:space="0" w:color="auto"/>
                <w:right w:val="none" w:sz="0" w:space="0" w:color="auto"/>
              </w:divBdr>
            </w:div>
            <w:div w:id="1995716651">
              <w:marLeft w:val="0"/>
              <w:marRight w:val="0"/>
              <w:marTop w:val="0"/>
              <w:marBottom w:val="0"/>
              <w:divBdr>
                <w:top w:val="none" w:sz="0" w:space="0" w:color="auto"/>
                <w:left w:val="none" w:sz="0" w:space="0" w:color="auto"/>
                <w:bottom w:val="none" w:sz="0" w:space="0" w:color="auto"/>
                <w:right w:val="none" w:sz="0" w:space="0" w:color="auto"/>
              </w:divBdr>
            </w:div>
            <w:div w:id="1804731091">
              <w:marLeft w:val="0"/>
              <w:marRight w:val="0"/>
              <w:marTop w:val="0"/>
              <w:marBottom w:val="0"/>
              <w:divBdr>
                <w:top w:val="none" w:sz="0" w:space="0" w:color="auto"/>
                <w:left w:val="none" w:sz="0" w:space="0" w:color="auto"/>
                <w:bottom w:val="none" w:sz="0" w:space="0" w:color="auto"/>
                <w:right w:val="none" w:sz="0" w:space="0" w:color="auto"/>
              </w:divBdr>
            </w:div>
            <w:div w:id="1437558306">
              <w:marLeft w:val="0"/>
              <w:marRight w:val="0"/>
              <w:marTop w:val="0"/>
              <w:marBottom w:val="0"/>
              <w:divBdr>
                <w:top w:val="none" w:sz="0" w:space="0" w:color="auto"/>
                <w:left w:val="none" w:sz="0" w:space="0" w:color="auto"/>
                <w:bottom w:val="none" w:sz="0" w:space="0" w:color="auto"/>
                <w:right w:val="none" w:sz="0" w:space="0" w:color="auto"/>
              </w:divBdr>
            </w:div>
            <w:div w:id="1550537017">
              <w:marLeft w:val="0"/>
              <w:marRight w:val="0"/>
              <w:marTop w:val="0"/>
              <w:marBottom w:val="0"/>
              <w:divBdr>
                <w:top w:val="none" w:sz="0" w:space="0" w:color="auto"/>
                <w:left w:val="none" w:sz="0" w:space="0" w:color="auto"/>
                <w:bottom w:val="none" w:sz="0" w:space="0" w:color="auto"/>
                <w:right w:val="none" w:sz="0" w:space="0" w:color="auto"/>
              </w:divBdr>
            </w:div>
            <w:div w:id="357390985">
              <w:marLeft w:val="0"/>
              <w:marRight w:val="0"/>
              <w:marTop w:val="0"/>
              <w:marBottom w:val="0"/>
              <w:divBdr>
                <w:top w:val="none" w:sz="0" w:space="0" w:color="auto"/>
                <w:left w:val="none" w:sz="0" w:space="0" w:color="auto"/>
                <w:bottom w:val="none" w:sz="0" w:space="0" w:color="auto"/>
                <w:right w:val="none" w:sz="0" w:space="0" w:color="auto"/>
              </w:divBdr>
            </w:div>
            <w:div w:id="1546601766">
              <w:marLeft w:val="0"/>
              <w:marRight w:val="0"/>
              <w:marTop w:val="0"/>
              <w:marBottom w:val="0"/>
              <w:divBdr>
                <w:top w:val="none" w:sz="0" w:space="0" w:color="auto"/>
                <w:left w:val="none" w:sz="0" w:space="0" w:color="auto"/>
                <w:bottom w:val="none" w:sz="0" w:space="0" w:color="auto"/>
                <w:right w:val="none" w:sz="0" w:space="0" w:color="auto"/>
              </w:divBdr>
            </w:div>
            <w:div w:id="1375811907">
              <w:marLeft w:val="0"/>
              <w:marRight w:val="0"/>
              <w:marTop w:val="0"/>
              <w:marBottom w:val="0"/>
              <w:divBdr>
                <w:top w:val="none" w:sz="0" w:space="0" w:color="auto"/>
                <w:left w:val="none" w:sz="0" w:space="0" w:color="auto"/>
                <w:bottom w:val="none" w:sz="0" w:space="0" w:color="auto"/>
                <w:right w:val="none" w:sz="0" w:space="0" w:color="auto"/>
              </w:divBdr>
            </w:div>
            <w:div w:id="1416635909">
              <w:marLeft w:val="0"/>
              <w:marRight w:val="0"/>
              <w:marTop w:val="0"/>
              <w:marBottom w:val="0"/>
              <w:divBdr>
                <w:top w:val="none" w:sz="0" w:space="0" w:color="auto"/>
                <w:left w:val="none" w:sz="0" w:space="0" w:color="auto"/>
                <w:bottom w:val="none" w:sz="0" w:space="0" w:color="auto"/>
                <w:right w:val="none" w:sz="0" w:space="0" w:color="auto"/>
              </w:divBdr>
            </w:div>
            <w:div w:id="429932155">
              <w:marLeft w:val="0"/>
              <w:marRight w:val="0"/>
              <w:marTop w:val="0"/>
              <w:marBottom w:val="0"/>
              <w:divBdr>
                <w:top w:val="none" w:sz="0" w:space="0" w:color="auto"/>
                <w:left w:val="none" w:sz="0" w:space="0" w:color="auto"/>
                <w:bottom w:val="none" w:sz="0" w:space="0" w:color="auto"/>
                <w:right w:val="none" w:sz="0" w:space="0" w:color="auto"/>
              </w:divBdr>
            </w:div>
            <w:div w:id="43916909">
              <w:marLeft w:val="0"/>
              <w:marRight w:val="0"/>
              <w:marTop w:val="0"/>
              <w:marBottom w:val="0"/>
              <w:divBdr>
                <w:top w:val="none" w:sz="0" w:space="0" w:color="auto"/>
                <w:left w:val="none" w:sz="0" w:space="0" w:color="auto"/>
                <w:bottom w:val="none" w:sz="0" w:space="0" w:color="auto"/>
                <w:right w:val="none" w:sz="0" w:space="0" w:color="auto"/>
              </w:divBdr>
            </w:div>
            <w:div w:id="1531869703">
              <w:marLeft w:val="0"/>
              <w:marRight w:val="0"/>
              <w:marTop w:val="0"/>
              <w:marBottom w:val="0"/>
              <w:divBdr>
                <w:top w:val="none" w:sz="0" w:space="0" w:color="auto"/>
                <w:left w:val="none" w:sz="0" w:space="0" w:color="auto"/>
                <w:bottom w:val="none" w:sz="0" w:space="0" w:color="auto"/>
                <w:right w:val="none" w:sz="0" w:space="0" w:color="auto"/>
              </w:divBdr>
            </w:div>
            <w:div w:id="225725084">
              <w:marLeft w:val="0"/>
              <w:marRight w:val="0"/>
              <w:marTop w:val="0"/>
              <w:marBottom w:val="0"/>
              <w:divBdr>
                <w:top w:val="none" w:sz="0" w:space="0" w:color="auto"/>
                <w:left w:val="none" w:sz="0" w:space="0" w:color="auto"/>
                <w:bottom w:val="none" w:sz="0" w:space="0" w:color="auto"/>
                <w:right w:val="none" w:sz="0" w:space="0" w:color="auto"/>
              </w:divBdr>
            </w:div>
            <w:div w:id="1723170738">
              <w:marLeft w:val="0"/>
              <w:marRight w:val="0"/>
              <w:marTop w:val="0"/>
              <w:marBottom w:val="0"/>
              <w:divBdr>
                <w:top w:val="none" w:sz="0" w:space="0" w:color="auto"/>
                <w:left w:val="none" w:sz="0" w:space="0" w:color="auto"/>
                <w:bottom w:val="none" w:sz="0" w:space="0" w:color="auto"/>
                <w:right w:val="none" w:sz="0" w:space="0" w:color="auto"/>
              </w:divBdr>
            </w:div>
            <w:div w:id="272908703">
              <w:marLeft w:val="0"/>
              <w:marRight w:val="0"/>
              <w:marTop w:val="0"/>
              <w:marBottom w:val="0"/>
              <w:divBdr>
                <w:top w:val="none" w:sz="0" w:space="0" w:color="auto"/>
                <w:left w:val="none" w:sz="0" w:space="0" w:color="auto"/>
                <w:bottom w:val="none" w:sz="0" w:space="0" w:color="auto"/>
                <w:right w:val="none" w:sz="0" w:space="0" w:color="auto"/>
              </w:divBdr>
            </w:div>
            <w:div w:id="385570144">
              <w:marLeft w:val="0"/>
              <w:marRight w:val="0"/>
              <w:marTop w:val="0"/>
              <w:marBottom w:val="0"/>
              <w:divBdr>
                <w:top w:val="none" w:sz="0" w:space="0" w:color="auto"/>
                <w:left w:val="none" w:sz="0" w:space="0" w:color="auto"/>
                <w:bottom w:val="none" w:sz="0" w:space="0" w:color="auto"/>
                <w:right w:val="none" w:sz="0" w:space="0" w:color="auto"/>
              </w:divBdr>
            </w:div>
            <w:div w:id="1409956410">
              <w:marLeft w:val="0"/>
              <w:marRight w:val="0"/>
              <w:marTop w:val="0"/>
              <w:marBottom w:val="0"/>
              <w:divBdr>
                <w:top w:val="none" w:sz="0" w:space="0" w:color="auto"/>
                <w:left w:val="none" w:sz="0" w:space="0" w:color="auto"/>
                <w:bottom w:val="none" w:sz="0" w:space="0" w:color="auto"/>
                <w:right w:val="none" w:sz="0" w:space="0" w:color="auto"/>
              </w:divBdr>
            </w:div>
            <w:div w:id="1320115467">
              <w:marLeft w:val="0"/>
              <w:marRight w:val="0"/>
              <w:marTop w:val="0"/>
              <w:marBottom w:val="0"/>
              <w:divBdr>
                <w:top w:val="none" w:sz="0" w:space="0" w:color="auto"/>
                <w:left w:val="none" w:sz="0" w:space="0" w:color="auto"/>
                <w:bottom w:val="none" w:sz="0" w:space="0" w:color="auto"/>
                <w:right w:val="none" w:sz="0" w:space="0" w:color="auto"/>
              </w:divBdr>
            </w:div>
            <w:div w:id="234825723">
              <w:marLeft w:val="0"/>
              <w:marRight w:val="0"/>
              <w:marTop w:val="0"/>
              <w:marBottom w:val="0"/>
              <w:divBdr>
                <w:top w:val="none" w:sz="0" w:space="0" w:color="auto"/>
                <w:left w:val="none" w:sz="0" w:space="0" w:color="auto"/>
                <w:bottom w:val="none" w:sz="0" w:space="0" w:color="auto"/>
                <w:right w:val="none" w:sz="0" w:space="0" w:color="auto"/>
              </w:divBdr>
            </w:div>
            <w:div w:id="1464468243">
              <w:marLeft w:val="0"/>
              <w:marRight w:val="0"/>
              <w:marTop w:val="0"/>
              <w:marBottom w:val="0"/>
              <w:divBdr>
                <w:top w:val="none" w:sz="0" w:space="0" w:color="auto"/>
                <w:left w:val="none" w:sz="0" w:space="0" w:color="auto"/>
                <w:bottom w:val="none" w:sz="0" w:space="0" w:color="auto"/>
                <w:right w:val="none" w:sz="0" w:space="0" w:color="auto"/>
              </w:divBdr>
            </w:div>
            <w:div w:id="1942300008">
              <w:marLeft w:val="0"/>
              <w:marRight w:val="0"/>
              <w:marTop w:val="0"/>
              <w:marBottom w:val="0"/>
              <w:divBdr>
                <w:top w:val="none" w:sz="0" w:space="0" w:color="auto"/>
                <w:left w:val="none" w:sz="0" w:space="0" w:color="auto"/>
                <w:bottom w:val="none" w:sz="0" w:space="0" w:color="auto"/>
                <w:right w:val="none" w:sz="0" w:space="0" w:color="auto"/>
              </w:divBdr>
            </w:div>
            <w:div w:id="239488188">
              <w:marLeft w:val="0"/>
              <w:marRight w:val="0"/>
              <w:marTop w:val="0"/>
              <w:marBottom w:val="0"/>
              <w:divBdr>
                <w:top w:val="none" w:sz="0" w:space="0" w:color="auto"/>
                <w:left w:val="none" w:sz="0" w:space="0" w:color="auto"/>
                <w:bottom w:val="none" w:sz="0" w:space="0" w:color="auto"/>
                <w:right w:val="none" w:sz="0" w:space="0" w:color="auto"/>
              </w:divBdr>
            </w:div>
            <w:div w:id="2027249448">
              <w:marLeft w:val="0"/>
              <w:marRight w:val="0"/>
              <w:marTop w:val="0"/>
              <w:marBottom w:val="0"/>
              <w:divBdr>
                <w:top w:val="none" w:sz="0" w:space="0" w:color="auto"/>
                <w:left w:val="none" w:sz="0" w:space="0" w:color="auto"/>
                <w:bottom w:val="none" w:sz="0" w:space="0" w:color="auto"/>
                <w:right w:val="none" w:sz="0" w:space="0" w:color="auto"/>
              </w:divBdr>
            </w:div>
            <w:div w:id="947009568">
              <w:marLeft w:val="0"/>
              <w:marRight w:val="0"/>
              <w:marTop w:val="0"/>
              <w:marBottom w:val="0"/>
              <w:divBdr>
                <w:top w:val="none" w:sz="0" w:space="0" w:color="auto"/>
                <w:left w:val="none" w:sz="0" w:space="0" w:color="auto"/>
                <w:bottom w:val="none" w:sz="0" w:space="0" w:color="auto"/>
                <w:right w:val="none" w:sz="0" w:space="0" w:color="auto"/>
              </w:divBdr>
            </w:div>
            <w:div w:id="693728810">
              <w:marLeft w:val="0"/>
              <w:marRight w:val="0"/>
              <w:marTop w:val="0"/>
              <w:marBottom w:val="0"/>
              <w:divBdr>
                <w:top w:val="none" w:sz="0" w:space="0" w:color="auto"/>
                <w:left w:val="none" w:sz="0" w:space="0" w:color="auto"/>
                <w:bottom w:val="none" w:sz="0" w:space="0" w:color="auto"/>
                <w:right w:val="none" w:sz="0" w:space="0" w:color="auto"/>
              </w:divBdr>
            </w:div>
            <w:div w:id="1382439539">
              <w:marLeft w:val="0"/>
              <w:marRight w:val="0"/>
              <w:marTop w:val="0"/>
              <w:marBottom w:val="0"/>
              <w:divBdr>
                <w:top w:val="none" w:sz="0" w:space="0" w:color="auto"/>
                <w:left w:val="none" w:sz="0" w:space="0" w:color="auto"/>
                <w:bottom w:val="none" w:sz="0" w:space="0" w:color="auto"/>
                <w:right w:val="none" w:sz="0" w:space="0" w:color="auto"/>
              </w:divBdr>
            </w:div>
            <w:div w:id="117843686">
              <w:marLeft w:val="0"/>
              <w:marRight w:val="0"/>
              <w:marTop w:val="0"/>
              <w:marBottom w:val="0"/>
              <w:divBdr>
                <w:top w:val="none" w:sz="0" w:space="0" w:color="auto"/>
                <w:left w:val="none" w:sz="0" w:space="0" w:color="auto"/>
                <w:bottom w:val="none" w:sz="0" w:space="0" w:color="auto"/>
                <w:right w:val="none" w:sz="0" w:space="0" w:color="auto"/>
              </w:divBdr>
            </w:div>
            <w:div w:id="1587155384">
              <w:marLeft w:val="0"/>
              <w:marRight w:val="0"/>
              <w:marTop w:val="0"/>
              <w:marBottom w:val="0"/>
              <w:divBdr>
                <w:top w:val="none" w:sz="0" w:space="0" w:color="auto"/>
                <w:left w:val="none" w:sz="0" w:space="0" w:color="auto"/>
                <w:bottom w:val="none" w:sz="0" w:space="0" w:color="auto"/>
                <w:right w:val="none" w:sz="0" w:space="0" w:color="auto"/>
              </w:divBdr>
            </w:div>
            <w:div w:id="1004632042">
              <w:marLeft w:val="0"/>
              <w:marRight w:val="0"/>
              <w:marTop w:val="0"/>
              <w:marBottom w:val="0"/>
              <w:divBdr>
                <w:top w:val="none" w:sz="0" w:space="0" w:color="auto"/>
                <w:left w:val="none" w:sz="0" w:space="0" w:color="auto"/>
                <w:bottom w:val="none" w:sz="0" w:space="0" w:color="auto"/>
                <w:right w:val="none" w:sz="0" w:space="0" w:color="auto"/>
              </w:divBdr>
            </w:div>
            <w:div w:id="1861240390">
              <w:marLeft w:val="0"/>
              <w:marRight w:val="0"/>
              <w:marTop w:val="0"/>
              <w:marBottom w:val="0"/>
              <w:divBdr>
                <w:top w:val="none" w:sz="0" w:space="0" w:color="auto"/>
                <w:left w:val="none" w:sz="0" w:space="0" w:color="auto"/>
                <w:bottom w:val="none" w:sz="0" w:space="0" w:color="auto"/>
                <w:right w:val="none" w:sz="0" w:space="0" w:color="auto"/>
              </w:divBdr>
            </w:div>
            <w:div w:id="21370054">
              <w:marLeft w:val="0"/>
              <w:marRight w:val="0"/>
              <w:marTop w:val="0"/>
              <w:marBottom w:val="0"/>
              <w:divBdr>
                <w:top w:val="none" w:sz="0" w:space="0" w:color="auto"/>
                <w:left w:val="none" w:sz="0" w:space="0" w:color="auto"/>
                <w:bottom w:val="none" w:sz="0" w:space="0" w:color="auto"/>
                <w:right w:val="none" w:sz="0" w:space="0" w:color="auto"/>
              </w:divBdr>
            </w:div>
            <w:div w:id="156383182">
              <w:marLeft w:val="0"/>
              <w:marRight w:val="0"/>
              <w:marTop w:val="0"/>
              <w:marBottom w:val="0"/>
              <w:divBdr>
                <w:top w:val="none" w:sz="0" w:space="0" w:color="auto"/>
                <w:left w:val="none" w:sz="0" w:space="0" w:color="auto"/>
                <w:bottom w:val="none" w:sz="0" w:space="0" w:color="auto"/>
                <w:right w:val="none" w:sz="0" w:space="0" w:color="auto"/>
              </w:divBdr>
            </w:div>
            <w:div w:id="2433008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31875887">
              <w:marLeft w:val="0"/>
              <w:marRight w:val="0"/>
              <w:marTop w:val="0"/>
              <w:marBottom w:val="0"/>
              <w:divBdr>
                <w:top w:val="none" w:sz="0" w:space="0" w:color="auto"/>
                <w:left w:val="none" w:sz="0" w:space="0" w:color="auto"/>
                <w:bottom w:val="none" w:sz="0" w:space="0" w:color="auto"/>
                <w:right w:val="none" w:sz="0" w:space="0" w:color="auto"/>
              </w:divBdr>
            </w:div>
            <w:div w:id="23285953">
              <w:marLeft w:val="0"/>
              <w:marRight w:val="0"/>
              <w:marTop w:val="0"/>
              <w:marBottom w:val="0"/>
              <w:divBdr>
                <w:top w:val="none" w:sz="0" w:space="0" w:color="auto"/>
                <w:left w:val="none" w:sz="0" w:space="0" w:color="auto"/>
                <w:bottom w:val="none" w:sz="0" w:space="0" w:color="auto"/>
                <w:right w:val="none" w:sz="0" w:space="0" w:color="auto"/>
              </w:divBdr>
            </w:div>
            <w:div w:id="718944840">
              <w:marLeft w:val="0"/>
              <w:marRight w:val="0"/>
              <w:marTop w:val="0"/>
              <w:marBottom w:val="0"/>
              <w:divBdr>
                <w:top w:val="none" w:sz="0" w:space="0" w:color="auto"/>
                <w:left w:val="none" w:sz="0" w:space="0" w:color="auto"/>
                <w:bottom w:val="none" w:sz="0" w:space="0" w:color="auto"/>
                <w:right w:val="none" w:sz="0" w:space="0" w:color="auto"/>
              </w:divBdr>
            </w:div>
            <w:div w:id="1687903041">
              <w:marLeft w:val="0"/>
              <w:marRight w:val="0"/>
              <w:marTop w:val="0"/>
              <w:marBottom w:val="0"/>
              <w:divBdr>
                <w:top w:val="none" w:sz="0" w:space="0" w:color="auto"/>
                <w:left w:val="none" w:sz="0" w:space="0" w:color="auto"/>
                <w:bottom w:val="none" w:sz="0" w:space="0" w:color="auto"/>
                <w:right w:val="none" w:sz="0" w:space="0" w:color="auto"/>
              </w:divBdr>
            </w:div>
            <w:div w:id="1615408147">
              <w:marLeft w:val="0"/>
              <w:marRight w:val="0"/>
              <w:marTop w:val="0"/>
              <w:marBottom w:val="0"/>
              <w:divBdr>
                <w:top w:val="none" w:sz="0" w:space="0" w:color="auto"/>
                <w:left w:val="none" w:sz="0" w:space="0" w:color="auto"/>
                <w:bottom w:val="none" w:sz="0" w:space="0" w:color="auto"/>
                <w:right w:val="none" w:sz="0" w:space="0" w:color="auto"/>
              </w:divBdr>
            </w:div>
            <w:div w:id="1952784917">
              <w:marLeft w:val="0"/>
              <w:marRight w:val="0"/>
              <w:marTop w:val="0"/>
              <w:marBottom w:val="0"/>
              <w:divBdr>
                <w:top w:val="none" w:sz="0" w:space="0" w:color="auto"/>
                <w:left w:val="none" w:sz="0" w:space="0" w:color="auto"/>
                <w:bottom w:val="none" w:sz="0" w:space="0" w:color="auto"/>
                <w:right w:val="none" w:sz="0" w:space="0" w:color="auto"/>
              </w:divBdr>
            </w:div>
            <w:div w:id="454955806">
              <w:marLeft w:val="0"/>
              <w:marRight w:val="0"/>
              <w:marTop w:val="0"/>
              <w:marBottom w:val="0"/>
              <w:divBdr>
                <w:top w:val="none" w:sz="0" w:space="0" w:color="auto"/>
                <w:left w:val="none" w:sz="0" w:space="0" w:color="auto"/>
                <w:bottom w:val="none" w:sz="0" w:space="0" w:color="auto"/>
                <w:right w:val="none" w:sz="0" w:space="0" w:color="auto"/>
              </w:divBdr>
            </w:div>
            <w:div w:id="2101682060">
              <w:marLeft w:val="0"/>
              <w:marRight w:val="0"/>
              <w:marTop w:val="0"/>
              <w:marBottom w:val="0"/>
              <w:divBdr>
                <w:top w:val="none" w:sz="0" w:space="0" w:color="auto"/>
                <w:left w:val="none" w:sz="0" w:space="0" w:color="auto"/>
                <w:bottom w:val="none" w:sz="0" w:space="0" w:color="auto"/>
                <w:right w:val="none" w:sz="0" w:space="0" w:color="auto"/>
              </w:divBdr>
            </w:div>
            <w:div w:id="1280377719">
              <w:marLeft w:val="0"/>
              <w:marRight w:val="0"/>
              <w:marTop w:val="0"/>
              <w:marBottom w:val="0"/>
              <w:divBdr>
                <w:top w:val="none" w:sz="0" w:space="0" w:color="auto"/>
                <w:left w:val="none" w:sz="0" w:space="0" w:color="auto"/>
                <w:bottom w:val="none" w:sz="0" w:space="0" w:color="auto"/>
                <w:right w:val="none" w:sz="0" w:space="0" w:color="auto"/>
              </w:divBdr>
            </w:div>
            <w:div w:id="1869101872">
              <w:marLeft w:val="0"/>
              <w:marRight w:val="0"/>
              <w:marTop w:val="0"/>
              <w:marBottom w:val="0"/>
              <w:divBdr>
                <w:top w:val="none" w:sz="0" w:space="0" w:color="auto"/>
                <w:left w:val="none" w:sz="0" w:space="0" w:color="auto"/>
                <w:bottom w:val="none" w:sz="0" w:space="0" w:color="auto"/>
                <w:right w:val="none" w:sz="0" w:space="0" w:color="auto"/>
              </w:divBdr>
            </w:div>
            <w:div w:id="1098284914">
              <w:marLeft w:val="0"/>
              <w:marRight w:val="0"/>
              <w:marTop w:val="0"/>
              <w:marBottom w:val="0"/>
              <w:divBdr>
                <w:top w:val="none" w:sz="0" w:space="0" w:color="auto"/>
                <w:left w:val="none" w:sz="0" w:space="0" w:color="auto"/>
                <w:bottom w:val="none" w:sz="0" w:space="0" w:color="auto"/>
                <w:right w:val="none" w:sz="0" w:space="0" w:color="auto"/>
              </w:divBdr>
            </w:div>
            <w:div w:id="2019653590">
              <w:marLeft w:val="0"/>
              <w:marRight w:val="0"/>
              <w:marTop w:val="0"/>
              <w:marBottom w:val="0"/>
              <w:divBdr>
                <w:top w:val="none" w:sz="0" w:space="0" w:color="auto"/>
                <w:left w:val="none" w:sz="0" w:space="0" w:color="auto"/>
                <w:bottom w:val="none" w:sz="0" w:space="0" w:color="auto"/>
                <w:right w:val="none" w:sz="0" w:space="0" w:color="auto"/>
              </w:divBdr>
            </w:div>
            <w:div w:id="2081322247">
              <w:marLeft w:val="0"/>
              <w:marRight w:val="0"/>
              <w:marTop w:val="0"/>
              <w:marBottom w:val="0"/>
              <w:divBdr>
                <w:top w:val="none" w:sz="0" w:space="0" w:color="auto"/>
                <w:left w:val="none" w:sz="0" w:space="0" w:color="auto"/>
                <w:bottom w:val="none" w:sz="0" w:space="0" w:color="auto"/>
                <w:right w:val="none" w:sz="0" w:space="0" w:color="auto"/>
              </w:divBdr>
            </w:div>
            <w:div w:id="1161001665">
              <w:marLeft w:val="0"/>
              <w:marRight w:val="0"/>
              <w:marTop w:val="0"/>
              <w:marBottom w:val="0"/>
              <w:divBdr>
                <w:top w:val="none" w:sz="0" w:space="0" w:color="auto"/>
                <w:left w:val="none" w:sz="0" w:space="0" w:color="auto"/>
                <w:bottom w:val="none" w:sz="0" w:space="0" w:color="auto"/>
                <w:right w:val="none" w:sz="0" w:space="0" w:color="auto"/>
              </w:divBdr>
            </w:div>
            <w:div w:id="1818909965">
              <w:marLeft w:val="0"/>
              <w:marRight w:val="0"/>
              <w:marTop w:val="0"/>
              <w:marBottom w:val="0"/>
              <w:divBdr>
                <w:top w:val="none" w:sz="0" w:space="0" w:color="auto"/>
                <w:left w:val="none" w:sz="0" w:space="0" w:color="auto"/>
                <w:bottom w:val="none" w:sz="0" w:space="0" w:color="auto"/>
                <w:right w:val="none" w:sz="0" w:space="0" w:color="auto"/>
              </w:divBdr>
            </w:div>
            <w:div w:id="1897279221">
              <w:marLeft w:val="0"/>
              <w:marRight w:val="0"/>
              <w:marTop w:val="0"/>
              <w:marBottom w:val="0"/>
              <w:divBdr>
                <w:top w:val="none" w:sz="0" w:space="0" w:color="auto"/>
                <w:left w:val="none" w:sz="0" w:space="0" w:color="auto"/>
                <w:bottom w:val="none" w:sz="0" w:space="0" w:color="auto"/>
                <w:right w:val="none" w:sz="0" w:space="0" w:color="auto"/>
              </w:divBdr>
            </w:div>
            <w:div w:id="2062362013">
              <w:marLeft w:val="0"/>
              <w:marRight w:val="0"/>
              <w:marTop w:val="0"/>
              <w:marBottom w:val="0"/>
              <w:divBdr>
                <w:top w:val="none" w:sz="0" w:space="0" w:color="auto"/>
                <w:left w:val="none" w:sz="0" w:space="0" w:color="auto"/>
                <w:bottom w:val="none" w:sz="0" w:space="0" w:color="auto"/>
                <w:right w:val="none" w:sz="0" w:space="0" w:color="auto"/>
              </w:divBdr>
            </w:div>
            <w:div w:id="206139211">
              <w:marLeft w:val="0"/>
              <w:marRight w:val="0"/>
              <w:marTop w:val="0"/>
              <w:marBottom w:val="0"/>
              <w:divBdr>
                <w:top w:val="none" w:sz="0" w:space="0" w:color="auto"/>
                <w:left w:val="none" w:sz="0" w:space="0" w:color="auto"/>
                <w:bottom w:val="none" w:sz="0" w:space="0" w:color="auto"/>
                <w:right w:val="none" w:sz="0" w:space="0" w:color="auto"/>
              </w:divBdr>
            </w:div>
            <w:div w:id="870068083">
              <w:marLeft w:val="0"/>
              <w:marRight w:val="0"/>
              <w:marTop w:val="0"/>
              <w:marBottom w:val="0"/>
              <w:divBdr>
                <w:top w:val="none" w:sz="0" w:space="0" w:color="auto"/>
                <w:left w:val="none" w:sz="0" w:space="0" w:color="auto"/>
                <w:bottom w:val="none" w:sz="0" w:space="0" w:color="auto"/>
                <w:right w:val="none" w:sz="0" w:space="0" w:color="auto"/>
              </w:divBdr>
            </w:div>
            <w:div w:id="1785226561">
              <w:marLeft w:val="0"/>
              <w:marRight w:val="0"/>
              <w:marTop w:val="0"/>
              <w:marBottom w:val="0"/>
              <w:divBdr>
                <w:top w:val="none" w:sz="0" w:space="0" w:color="auto"/>
                <w:left w:val="none" w:sz="0" w:space="0" w:color="auto"/>
                <w:bottom w:val="none" w:sz="0" w:space="0" w:color="auto"/>
                <w:right w:val="none" w:sz="0" w:space="0" w:color="auto"/>
              </w:divBdr>
            </w:div>
            <w:div w:id="658927346">
              <w:marLeft w:val="0"/>
              <w:marRight w:val="0"/>
              <w:marTop w:val="0"/>
              <w:marBottom w:val="0"/>
              <w:divBdr>
                <w:top w:val="none" w:sz="0" w:space="0" w:color="auto"/>
                <w:left w:val="none" w:sz="0" w:space="0" w:color="auto"/>
                <w:bottom w:val="none" w:sz="0" w:space="0" w:color="auto"/>
                <w:right w:val="none" w:sz="0" w:space="0" w:color="auto"/>
              </w:divBdr>
            </w:div>
            <w:div w:id="1578511317">
              <w:marLeft w:val="0"/>
              <w:marRight w:val="0"/>
              <w:marTop w:val="0"/>
              <w:marBottom w:val="0"/>
              <w:divBdr>
                <w:top w:val="none" w:sz="0" w:space="0" w:color="auto"/>
                <w:left w:val="none" w:sz="0" w:space="0" w:color="auto"/>
                <w:bottom w:val="none" w:sz="0" w:space="0" w:color="auto"/>
                <w:right w:val="none" w:sz="0" w:space="0" w:color="auto"/>
              </w:divBdr>
            </w:div>
            <w:div w:id="244150980">
              <w:marLeft w:val="0"/>
              <w:marRight w:val="0"/>
              <w:marTop w:val="0"/>
              <w:marBottom w:val="0"/>
              <w:divBdr>
                <w:top w:val="none" w:sz="0" w:space="0" w:color="auto"/>
                <w:left w:val="none" w:sz="0" w:space="0" w:color="auto"/>
                <w:bottom w:val="none" w:sz="0" w:space="0" w:color="auto"/>
                <w:right w:val="none" w:sz="0" w:space="0" w:color="auto"/>
              </w:divBdr>
            </w:div>
            <w:div w:id="1959022533">
              <w:marLeft w:val="0"/>
              <w:marRight w:val="0"/>
              <w:marTop w:val="0"/>
              <w:marBottom w:val="0"/>
              <w:divBdr>
                <w:top w:val="none" w:sz="0" w:space="0" w:color="auto"/>
                <w:left w:val="none" w:sz="0" w:space="0" w:color="auto"/>
                <w:bottom w:val="none" w:sz="0" w:space="0" w:color="auto"/>
                <w:right w:val="none" w:sz="0" w:space="0" w:color="auto"/>
              </w:divBdr>
            </w:div>
            <w:div w:id="1710373141">
              <w:marLeft w:val="0"/>
              <w:marRight w:val="0"/>
              <w:marTop w:val="0"/>
              <w:marBottom w:val="0"/>
              <w:divBdr>
                <w:top w:val="none" w:sz="0" w:space="0" w:color="auto"/>
                <w:left w:val="none" w:sz="0" w:space="0" w:color="auto"/>
                <w:bottom w:val="none" w:sz="0" w:space="0" w:color="auto"/>
                <w:right w:val="none" w:sz="0" w:space="0" w:color="auto"/>
              </w:divBdr>
            </w:div>
            <w:div w:id="1905406754">
              <w:marLeft w:val="0"/>
              <w:marRight w:val="0"/>
              <w:marTop w:val="0"/>
              <w:marBottom w:val="0"/>
              <w:divBdr>
                <w:top w:val="none" w:sz="0" w:space="0" w:color="auto"/>
                <w:left w:val="none" w:sz="0" w:space="0" w:color="auto"/>
                <w:bottom w:val="none" w:sz="0" w:space="0" w:color="auto"/>
                <w:right w:val="none" w:sz="0" w:space="0" w:color="auto"/>
              </w:divBdr>
            </w:div>
            <w:div w:id="798573902">
              <w:marLeft w:val="0"/>
              <w:marRight w:val="0"/>
              <w:marTop w:val="0"/>
              <w:marBottom w:val="0"/>
              <w:divBdr>
                <w:top w:val="none" w:sz="0" w:space="0" w:color="auto"/>
                <w:left w:val="none" w:sz="0" w:space="0" w:color="auto"/>
                <w:bottom w:val="none" w:sz="0" w:space="0" w:color="auto"/>
                <w:right w:val="none" w:sz="0" w:space="0" w:color="auto"/>
              </w:divBdr>
            </w:div>
            <w:div w:id="1447626426">
              <w:marLeft w:val="0"/>
              <w:marRight w:val="0"/>
              <w:marTop w:val="0"/>
              <w:marBottom w:val="0"/>
              <w:divBdr>
                <w:top w:val="none" w:sz="0" w:space="0" w:color="auto"/>
                <w:left w:val="none" w:sz="0" w:space="0" w:color="auto"/>
                <w:bottom w:val="none" w:sz="0" w:space="0" w:color="auto"/>
                <w:right w:val="none" w:sz="0" w:space="0" w:color="auto"/>
              </w:divBdr>
            </w:div>
            <w:div w:id="434443056">
              <w:marLeft w:val="0"/>
              <w:marRight w:val="0"/>
              <w:marTop w:val="0"/>
              <w:marBottom w:val="0"/>
              <w:divBdr>
                <w:top w:val="none" w:sz="0" w:space="0" w:color="auto"/>
                <w:left w:val="none" w:sz="0" w:space="0" w:color="auto"/>
                <w:bottom w:val="none" w:sz="0" w:space="0" w:color="auto"/>
                <w:right w:val="none" w:sz="0" w:space="0" w:color="auto"/>
              </w:divBdr>
            </w:div>
            <w:div w:id="418407800">
              <w:marLeft w:val="0"/>
              <w:marRight w:val="0"/>
              <w:marTop w:val="0"/>
              <w:marBottom w:val="0"/>
              <w:divBdr>
                <w:top w:val="none" w:sz="0" w:space="0" w:color="auto"/>
                <w:left w:val="none" w:sz="0" w:space="0" w:color="auto"/>
                <w:bottom w:val="none" w:sz="0" w:space="0" w:color="auto"/>
                <w:right w:val="none" w:sz="0" w:space="0" w:color="auto"/>
              </w:divBdr>
            </w:div>
            <w:div w:id="1348601848">
              <w:marLeft w:val="0"/>
              <w:marRight w:val="0"/>
              <w:marTop w:val="0"/>
              <w:marBottom w:val="0"/>
              <w:divBdr>
                <w:top w:val="none" w:sz="0" w:space="0" w:color="auto"/>
                <w:left w:val="none" w:sz="0" w:space="0" w:color="auto"/>
                <w:bottom w:val="none" w:sz="0" w:space="0" w:color="auto"/>
                <w:right w:val="none" w:sz="0" w:space="0" w:color="auto"/>
              </w:divBdr>
            </w:div>
            <w:div w:id="1037313889">
              <w:marLeft w:val="0"/>
              <w:marRight w:val="0"/>
              <w:marTop w:val="0"/>
              <w:marBottom w:val="0"/>
              <w:divBdr>
                <w:top w:val="none" w:sz="0" w:space="0" w:color="auto"/>
                <w:left w:val="none" w:sz="0" w:space="0" w:color="auto"/>
                <w:bottom w:val="none" w:sz="0" w:space="0" w:color="auto"/>
                <w:right w:val="none" w:sz="0" w:space="0" w:color="auto"/>
              </w:divBdr>
            </w:div>
            <w:div w:id="1453206092">
              <w:marLeft w:val="0"/>
              <w:marRight w:val="0"/>
              <w:marTop w:val="0"/>
              <w:marBottom w:val="0"/>
              <w:divBdr>
                <w:top w:val="none" w:sz="0" w:space="0" w:color="auto"/>
                <w:left w:val="none" w:sz="0" w:space="0" w:color="auto"/>
                <w:bottom w:val="none" w:sz="0" w:space="0" w:color="auto"/>
                <w:right w:val="none" w:sz="0" w:space="0" w:color="auto"/>
              </w:divBdr>
            </w:div>
            <w:div w:id="784158038">
              <w:marLeft w:val="0"/>
              <w:marRight w:val="0"/>
              <w:marTop w:val="0"/>
              <w:marBottom w:val="0"/>
              <w:divBdr>
                <w:top w:val="none" w:sz="0" w:space="0" w:color="auto"/>
                <w:left w:val="none" w:sz="0" w:space="0" w:color="auto"/>
                <w:bottom w:val="none" w:sz="0" w:space="0" w:color="auto"/>
                <w:right w:val="none" w:sz="0" w:space="0" w:color="auto"/>
              </w:divBdr>
            </w:div>
            <w:div w:id="1909073945">
              <w:marLeft w:val="0"/>
              <w:marRight w:val="0"/>
              <w:marTop w:val="0"/>
              <w:marBottom w:val="0"/>
              <w:divBdr>
                <w:top w:val="none" w:sz="0" w:space="0" w:color="auto"/>
                <w:left w:val="none" w:sz="0" w:space="0" w:color="auto"/>
                <w:bottom w:val="none" w:sz="0" w:space="0" w:color="auto"/>
                <w:right w:val="none" w:sz="0" w:space="0" w:color="auto"/>
              </w:divBdr>
            </w:div>
            <w:div w:id="1582566842">
              <w:marLeft w:val="0"/>
              <w:marRight w:val="0"/>
              <w:marTop w:val="0"/>
              <w:marBottom w:val="0"/>
              <w:divBdr>
                <w:top w:val="none" w:sz="0" w:space="0" w:color="auto"/>
                <w:left w:val="none" w:sz="0" w:space="0" w:color="auto"/>
                <w:bottom w:val="none" w:sz="0" w:space="0" w:color="auto"/>
                <w:right w:val="none" w:sz="0" w:space="0" w:color="auto"/>
              </w:divBdr>
            </w:div>
            <w:div w:id="734476559">
              <w:marLeft w:val="0"/>
              <w:marRight w:val="0"/>
              <w:marTop w:val="0"/>
              <w:marBottom w:val="0"/>
              <w:divBdr>
                <w:top w:val="none" w:sz="0" w:space="0" w:color="auto"/>
                <w:left w:val="none" w:sz="0" w:space="0" w:color="auto"/>
                <w:bottom w:val="none" w:sz="0" w:space="0" w:color="auto"/>
                <w:right w:val="none" w:sz="0" w:space="0" w:color="auto"/>
              </w:divBdr>
            </w:div>
            <w:div w:id="34624205">
              <w:marLeft w:val="0"/>
              <w:marRight w:val="0"/>
              <w:marTop w:val="0"/>
              <w:marBottom w:val="0"/>
              <w:divBdr>
                <w:top w:val="none" w:sz="0" w:space="0" w:color="auto"/>
                <w:left w:val="none" w:sz="0" w:space="0" w:color="auto"/>
                <w:bottom w:val="none" w:sz="0" w:space="0" w:color="auto"/>
                <w:right w:val="none" w:sz="0" w:space="0" w:color="auto"/>
              </w:divBdr>
            </w:div>
            <w:div w:id="469440227">
              <w:marLeft w:val="0"/>
              <w:marRight w:val="0"/>
              <w:marTop w:val="0"/>
              <w:marBottom w:val="0"/>
              <w:divBdr>
                <w:top w:val="none" w:sz="0" w:space="0" w:color="auto"/>
                <w:left w:val="none" w:sz="0" w:space="0" w:color="auto"/>
                <w:bottom w:val="none" w:sz="0" w:space="0" w:color="auto"/>
                <w:right w:val="none" w:sz="0" w:space="0" w:color="auto"/>
              </w:divBdr>
            </w:div>
            <w:div w:id="184173207">
              <w:marLeft w:val="0"/>
              <w:marRight w:val="0"/>
              <w:marTop w:val="0"/>
              <w:marBottom w:val="0"/>
              <w:divBdr>
                <w:top w:val="none" w:sz="0" w:space="0" w:color="auto"/>
                <w:left w:val="none" w:sz="0" w:space="0" w:color="auto"/>
                <w:bottom w:val="none" w:sz="0" w:space="0" w:color="auto"/>
                <w:right w:val="none" w:sz="0" w:space="0" w:color="auto"/>
              </w:divBdr>
            </w:div>
            <w:div w:id="1000541323">
              <w:marLeft w:val="0"/>
              <w:marRight w:val="0"/>
              <w:marTop w:val="0"/>
              <w:marBottom w:val="0"/>
              <w:divBdr>
                <w:top w:val="none" w:sz="0" w:space="0" w:color="auto"/>
                <w:left w:val="none" w:sz="0" w:space="0" w:color="auto"/>
                <w:bottom w:val="none" w:sz="0" w:space="0" w:color="auto"/>
                <w:right w:val="none" w:sz="0" w:space="0" w:color="auto"/>
              </w:divBdr>
            </w:div>
            <w:div w:id="1264529026">
              <w:marLeft w:val="0"/>
              <w:marRight w:val="0"/>
              <w:marTop w:val="0"/>
              <w:marBottom w:val="0"/>
              <w:divBdr>
                <w:top w:val="none" w:sz="0" w:space="0" w:color="auto"/>
                <w:left w:val="none" w:sz="0" w:space="0" w:color="auto"/>
                <w:bottom w:val="none" w:sz="0" w:space="0" w:color="auto"/>
                <w:right w:val="none" w:sz="0" w:space="0" w:color="auto"/>
              </w:divBdr>
            </w:div>
            <w:div w:id="1492286229">
              <w:marLeft w:val="0"/>
              <w:marRight w:val="0"/>
              <w:marTop w:val="0"/>
              <w:marBottom w:val="0"/>
              <w:divBdr>
                <w:top w:val="none" w:sz="0" w:space="0" w:color="auto"/>
                <w:left w:val="none" w:sz="0" w:space="0" w:color="auto"/>
                <w:bottom w:val="none" w:sz="0" w:space="0" w:color="auto"/>
                <w:right w:val="none" w:sz="0" w:space="0" w:color="auto"/>
              </w:divBdr>
            </w:div>
            <w:div w:id="22288583">
              <w:marLeft w:val="0"/>
              <w:marRight w:val="0"/>
              <w:marTop w:val="0"/>
              <w:marBottom w:val="0"/>
              <w:divBdr>
                <w:top w:val="none" w:sz="0" w:space="0" w:color="auto"/>
                <w:left w:val="none" w:sz="0" w:space="0" w:color="auto"/>
                <w:bottom w:val="none" w:sz="0" w:space="0" w:color="auto"/>
                <w:right w:val="none" w:sz="0" w:space="0" w:color="auto"/>
              </w:divBdr>
            </w:div>
            <w:div w:id="454179884">
              <w:marLeft w:val="0"/>
              <w:marRight w:val="0"/>
              <w:marTop w:val="0"/>
              <w:marBottom w:val="0"/>
              <w:divBdr>
                <w:top w:val="none" w:sz="0" w:space="0" w:color="auto"/>
                <w:left w:val="none" w:sz="0" w:space="0" w:color="auto"/>
                <w:bottom w:val="none" w:sz="0" w:space="0" w:color="auto"/>
                <w:right w:val="none" w:sz="0" w:space="0" w:color="auto"/>
              </w:divBdr>
            </w:div>
            <w:div w:id="1957246887">
              <w:marLeft w:val="0"/>
              <w:marRight w:val="0"/>
              <w:marTop w:val="0"/>
              <w:marBottom w:val="0"/>
              <w:divBdr>
                <w:top w:val="none" w:sz="0" w:space="0" w:color="auto"/>
                <w:left w:val="none" w:sz="0" w:space="0" w:color="auto"/>
                <w:bottom w:val="none" w:sz="0" w:space="0" w:color="auto"/>
                <w:right w:val="none" w:sz="0" w:space="0" w:color="auto"/>
              </w:divBdr>
            </w:div>
            <w:div w:id="558903049">
              <w:marLeft w:val="0"/>
              <w:marRight w:val="0"/>
              <w:marTop w:val="0"/>
              <w:marBottom w:val="0"/>
              <w:divBdr>
                <w:top w:val="none" w:sz="0" w:space="0" w:color="auto"/>
                <w:left w:val="none" w:sz="0" w:space="0" w:color="auto"/>
                <w:bottom w:val="none" w:sz="0" w:space="0" w:color="auto"/>
                <w:right w:val="none" w:sz="0" w:space="0" w:color="auto"/>
              </w:divBdr>
            </w:div>
            <w:div w:id="236135916">
              <w:marLeft w:val="0"/>
              <w:marRight w:val="0"/>
              <w:marTop w:val="0"/>
              <w:marBottom w:val="0"/>
              <w:divBdr>
                <w:top w:val="none" w:sz="0" w:space="0" w:color="auto"/>
                <w:left w:val="none" w:sz="0" w:space="0" w:color="auto"/>
                <w:bottom w:val="none" w:sz="0" w:space="0" w:color="auto"/>
                <w:right w:val="none" w:sz="0" w:space="0" w:color="auto"/>
              </w:divBdr>
            </w:div>
            <w:div w:id="1361978646">
              <w:marLeft w:val="0"/>
              <w:marRight w:val="0"/>
              <w:marTop w:val="0"/>
              <w:marBottom w:val="0"/>
              <w:divBdr>
                <w:top w:val="none" w:sz="0" w:space="0" w:color="auto"/>
                <w:left w:val="none" w:sz="0" w:space="0" w:color="auto"/>
                <w:bottom w:val="none" w:sz="0" w:space="0" w:color="auto"/>
                <w:right w:val="none" w:sz="0" w:space="0" w:color="auto"/>
              </w:divBdr>
            </w:div>
            <w:div w:id="1556426519">
              <w:marLeft w:val="0"/>
              <w:marRight w:val="0"/>
              <w:marTop w:val="0"/>
              <w:marBottom w:val="0"/>
              <w:divBdr>
                <w:top w:val="none" w:sz="0" w:space="0" w:color="auto"/>
                <w:left w:val="none" w:sz="0" w:space="0" w:color="auto"/>
                <w:bottom w:val="none" w:sz="0" w:space="0" w:color="auto"/>
                <w:right w:val="none" w:sz="0" w:space="0" w:color="auto"/>
              </w:divBdr>
            </w:div>
            <w:div w:id="773785611">
              <w:marLeft w:val="0"/>
              <w:marRight w:val="0"/>
              <w:marTop w:val="0"/>
              <w:marBottom w:val="0"/>
              <w:divBdr>
                <w:top w:val="none" w:sz="0" w:space="0" w:color="auto"/>
                <w:left w:val="none" w:sz="0" w:space="0" w:color="auto"/>
                <w:bottom w:val="none" w:sz="0" w:space="0" w:color="auto"/>
                <w:right w:val="none" w:sz="0" w:space="0" w:color="auto"/>
              </w:divBdr>
            </w:div>
            <w:div w:id="267544576">
              <w:marLeft w:val="0"/>
              <w:marRight w:val="0"/>
              <w:marTop w:val="0"/>
              <w:marBottom w:val="0"/>
              <w:divBdr>
                <w:top w:val="none" w:sz="0" w:space="0" w:color="auto"/>
                <w:left w:val="none" w:sz="0" w:space="0" w:color="auto"/>
                <w:bottom w:val="none" w:sz="0" w:space="0" w:color="auto"/>
                <w:right w:val="none" w:sz="0" w:space="0" w:color="auto"/>
              </w:divBdr>
            </w:div>
            <w:div w:id="1737313166">
              <w:marLeft w:val="0"/>
              <w:marRight w:val="0"/>
              <w:marTop w:val="0"/>
              <w:marBottom w:val="0"/>
              <w:divBdr>
                <w:top w:val="none" w:sz="0" w:space="0" w:color="auto"/>
                <w:left w:val="none" w:sz="0" w:space="0" w:color="auto"/>
                <w:bottom w:val="none" w:sz="0" w:space="0" w:color="auto"/>
                <w:right w:val="none" w:sz="0" w:space="0" w:color="auto"/>
              </w:divBdr>
            </w:div>
            <w:div w:id="328755436">
              <w:marLeft w:val="0"/>
              <w:marRight w:val="0"/>
              <w:marTop w:val="0"/>
              <w:marBottom w:val="0"/>
              <w:divBdr>
                <w:top w:val="none" w:sz="0" w:space="0" w:color="auto"/>
                <w:left w:val="none" w:sz="0" w:space="0" w:color="auto"/>
                <w:bottom w:val="none" w:sz="0" w:space="0" w:color="auto"/>
                <w:right w:val="none" w:sz="0" w:space="0" w:color="auto"/>
              </w:divBdr>
            </w:div>
            <w:div w:id="1017318218">
              <w:marLeft w:val="0"/>
              <w:marRight w:val="0"/>
              <w:marTop w:val="0"/>
              <w:marBottom w:val="0"/>
              <w:divBdr>
                <w:top w:val="none" w:sz="0" w:space="0" w:color="auto"/>
                <w:left w:val="none" w:sz="0" w:space="0" w:color="auto"/>
                <w:bottom w:val="none" w:sz="0" w:space="0" w:color="auto"/>
                <w:right w:val="none" w:sz="0" w:space="0" w:color="auto"/>
              </w:divBdr>
            </w:div>
            <w:div w:id="592055959">
              <w:marLeft w:val="0"/>
              <w:marRight w:val="0"/>
              <w:marTop w:val="0"/>
              <w:marBottom w:val="0"/>
              <w:divBdr>
                <w:top w:val="none" w:sz="0" w:space="0" w:color="auto"/>
                <w:left w:val="none" w:sz="0" w:space="0" w:color="auto"/>
                <w:bottom w:val="none" w:sz="0" w:space="0" w:color="auto"/>
                <w:right w:val="none" w:sz="0" w:space="0" w:color="auto"/>
              </w:divBdr>
            </w:div>
            <w:div w:id="1419399321">
              <w:marLeft w:val="0"/>
              <w:marRight w:val="0"/>
              <w:marTop w:val="0"/>
              <w:marBottom w:val="0"/>
              <w:divBdr>
                <w:top w:val="none" w:sz="0" w:space="0" w:color="auto"/>
                <w:left w:val="none" w:sz="0" w:space="0" w:color="auto"/>
                <w:bottom w:val="none" w:sz="0" w:space="0" w:color="auto"/>
                <w:right w:val="none" w:sz="0" w:space="0" w:color="auto"/>
              </w:divBdr>
            </w:div>
            <w:div w:id="634799647">
              <w:marLeft w:val="0"/>
              <w:marRight w:val="0"/>
              <w:marTop w:val="0"/>
              <w:marBottom w:val="0"/>
              <w:divBdr>
                <w:top w:val="none" w:sz="0" w:space="0" w:color="auto"/>
                <w:left w:val="none" w:sz="0" w:space="0" w:color="auto"/>
                <w:bottom w:val="none" w:sz="0" w:space="0" w:color="auto"/>
                <w:right w:val="none" w:sz="0" w:space="0" w:color="auto"/>
              </w:divBdr>
            </w:div>
            <w:div w:id="573853091">
              <w:marLeft w:val="0"/>
              <w:marRight w:val="0"/>
              <w:marTop w:val="0"/>
              <w:marBottom w:val="0"/>
              <w:divBdr>
                <w:top w:val="none" w:sz="0" w:space="0" w:color="auto"/>
                <w:left w:val="none" w:sz="0" w:space="0" w:color="auto"/>
                <w:bottom w:val="none" w:sz="0" w:space="0" w:color="auto"/>
                <w:right w:val="none" w:sz="0" w:space="0" w:color="auto"/>
              </w:divBdr>
            </w:div>
            <w:div w:id="74129859">
              <w:marLeft w:val="0"/>
              <w:marRight w:val="0"/>
              <w:marTop w:val="0"/>
              <w:marBottom w:val="0"/>
              <w:divBdr>
                <w:top w:val="none" w:sz="0" w:space="0" w:color="auto"/>
                <w:left w:val="none" w:sz="0" w:space="0" w:color="auto"/>
                <w:bottom w:val="none" w:sz="0" w:space="0" w:color="auto"/>
                <w:right w:val="none" w:sz="0" w:space="0" w:color="auto"/>
              </w:divBdr>
            </w:div>
            <w:div w:id="1062361823">
              <w:marLeft w:val="0"/>
              <w:marRight w:val="0"/>
              <w:marTop w:val="0"/>
              <w:marBottom w:val="0"/>
              <w:divBdr>
                <w:top w:val="none" w:sz="0" w:space="0" w:color="auto"/>
                <w:left w:val="none" w:sz="0" w:space="0" w:color="auto"/>
                <w:bottom w:val="none" w:sz="0" w:space="0" w:color="auto"/>
                <w:right w:val="none" w:sz="0" w:space="0" w:color="auto"/>
              </w:divBdr>
            </w:div>
            <w:div w:id="1123034897">
              <w:marLeft w:val="0"/>
              <w:marRight w:val="0"/>
              <w:marTop w:val="0"/>
              <w:marBottom w:val="0"/>
              <w:divBdr>
                <w:top w:val="none" w:sz="0" w:space="0" w:color="auto"/>
                <w:left w:val="none" w:sz="0" w:space="0" w:color="auto"/>
                <w:bottom w:val="none" w:sz="0" w:space="0" w:color="auto"/>
                <w:right w:val="none" w:sz="0" w:space="0" w:color="auto"/>
              </w:divBdr>
            </w:div>
            <w:div w:id="1369793453">
              <w:marLeft w:val="0"/>
              <w:marRight w:val="0"/>
              <w:marTop w:val="0"/>
              <w:marBottom w:val="0"/>
              <w:divBdr>
                <w:top w:val="none" w:sz="0" w:space="0" w:color="auto"/>
                <w:left w:val="none" w:sz="0" w:space="0" w:color="auto"/>
                <w:bottom w:val="none" w:sz="0" w:space="0" w:color="auto"/>
                <w:right w:val="none" w:sz="0" w:space="0" w:color="auto"/>
              </w:divBdr>
            </w:div>
            <w:div w:id="477461422">
              <w:marLeft w:val="0"/>
              <w:marRight w:val="0"/>
              <w:marTop w:val="0"/>
              <w:marBottom w:val="0"/>
              <w:divBdr>
                <w:top w:val="none" w:sz="0" w:space="0" w:color="auto"/>
                <w:left w:val="none" w:sz="0" w:space="0" w:color="auto"/>
                <w:bottom w:val="none" w:sz="0" w:space="0" w:color="auto"/>
                <w:right w:val="none" w:sz="0" w:space="0" w:color="auto"/>
              </w:divBdr>
            </w:div>
            <w:div w:id="1739087931">
              <w:marLeft w:val="0"/>
              <w:marRight w:val="0"/>
              <w:marTop w:val="0"/>
              <w:marBottom w:val="0"/>
              <w:divBdr>
                <w:top w:val="none" w:sz="0" w:space="0" w:color="auto"/>
                <w:left w:val="none" w:sz="0" w:space="0" w:color="auto"/>
                <w:bottom w:val="none" w:sz="0" w:space="0" w:color="auto"/>
                <w:right w:val="none" w:sz="0" w:space="0" w:color="auto"/>
              </w:divBdr>
            </w:div>
            <w:div w:id="1839618768">
              <w:marLeft w:val="0"/>
              <w:marRight w:val="0"/>
              <w:marTop w:val="0"/>
              <w:marBottom w:val="0"/>
              <w:divBdr>
                <w:top w:val="none" w:sz="0" w:space="0" w:color="auto"/>
                <w:left w:val="none" w:sz="0" w:space="0" w:color="auto"/>
                <w:bottom w:val="none" w:sz="0" w:space="0" w:color="auto"/>
                <w:right w:val="none" w:sz="0" w:space="0" w:color="auto"/>
              </w:divBdr>
            </w:div>
            <w:div w:id="2021270848">
              <w:marLeft w:val="0"/>
              <w:marRight w:val="0"/>
              <w:marTop w:val="0"/>
              <w:marBottom w:val="0"/>
              <w:divBdr>
                <w:top w:val="none" w:sz="0" w:space="0" w:color="auto"/>
                <w:left w:val="none" w:sz="0" w:space="0" w:color="auto"/>
                <w:bottom w:val="none" w:sz="0" w:space="0" w:color="auto"/>
                <w:right w:val="none" w:sz="0" w:space="0" w:color="auto"/>
              </w:divBdr>
            </w:div>
            <w:div w:id="520512082">
              <w:marLeft w:val="0"/>
              <w:marRight w:val="0"/>
              <w:marTop w:val="0"/>
              <w:marBottom w:val="0"/>
              <w:divBdr>
                <w:top w:val="none" w:sz="0" w:space="0" w:color="auto"/>
                <w:left w:val="none" w:sz="0" w:space="0" w:color="auto"/>
                <w:bottom w:val="none" w:sz="0" w:space="0" w:color="auto"/>
                <w:right w:val="none" w:sz="0" w:space="0" w:color="auto"/>
              </w:divBdr>
            </w:div>
            <w:div w:id="446395224">
              <w:marLeft w:val="0"/>
              <w:marRight w:val="0"/>
              <w:marTop w:val="0"/>
              <w:marBottom w:val="0"/>
              <w:divBdr>
                <w:top w:val="none" w:sz="0" w:space="0" w:color="auto"/>
                <w:left w:val="none" w:sz="0" w:space="0" w:color="auto"/>
                <w:bottom w:val="none" w:sz="0" w:space="0" w:color="auto"/>
                <w:right w:val="none" w:sz="0" w:space="0" w:color="auto"/>
              </w:divBdr>
            </w:div>
            <w:div w:id="630018014">
              <w:marLeft w:val="0"/>
              <w:marRight w:val="0"/>
              <w:marTop w:val="0"/>
              <w:marBottom w:val="0"/>
              <w:divBdr>
                <w:top w:val="none" w:sz="0" w:space="0" w:color="auto"/>
                <w:left w:val="none" w:sz="0" w:space="0" w:color="auto"/>
                <w:bottom w:val="none" w:sz="0" w:space="0" w:color="auto"/>
                <w:right w:val="none" w:sz="0" w:space="0" w:color="auto"/>
              </w:divBdr>
            </w:div>
            <w:div w:id="365329782">
              <w:marLeft w:val="0"/>
              <w:marRight w:val="0"/>
              <w:marTop w:val="0"/>
              <w:marBottom w:val="0"/>
              <w:divBdr>
                <w:top w:val="none" w:sz="0" w:space="0" w:color="auto"/>
                <w:left w:val="none" w:sz="0" w:space="0" w:color="auto"/>
                <w:bottom w:val="none" w:sz="0" w:space="0" w:color="auto"/>
                <w:right w:val="none" w:sz="0" w:space="0" w:color="auto"/>
              </w:divBdr>
            </w:div>
            <w:div w:id="1120104571">
              <w:marLeft w:val="0"/>
              <w:marRight w:val="0"/>
              <w:marTop w:val="0"/>
              <w:marBottom w:val="0"/>
              <w:divBdr>
                <w:top w:val="none" w:sz="0" w:space="0" w:color="auto"/>
                <w:left w:val="none" w:sz="0" w:space="0" w:color="auto"/>
                <w:bottom w:val="none" w:sz="0" w:space="0" w:color="auto"/>
                <w:right w:val="none" w:sz="0" w:space="0" w:color="auto"/>
              </w:divBdr>
            </w:div>
            <w:div w:id="1158157639">
              <w:marLeft w:val="0"/>
              <w:marRight w:val="0"/>
              <w:marTop w:val="0"/>
              <w:marBottom w:val="0"/>
              <w:divBdr>
                <w:top w:val="none" w:sz="0" w:space="0" w:color="auto"/>
                <w:left w:val="none" w:sz="0" w:space="0" w:color="auto"/>
                <w:bottom w:val="none" w:sz="0" w:space="0" w:color="auto"/>
                <w:right w:val="none" w:sz="0" w:space="0" w:color="auto"/>
              </w:divBdr>
            </w:div>
            <w:div w:id="1103495605">
              <w:marLeft w:val="0"/>
              <w:marRight w:val="0"/>
              <w:marTop w:val="0"/>
              <w:marBottom w:val="0"/>
              <w:divBdr>
                <w:top w:val="none" w:sz="0" w:space="0" w:color="auto"/>
                <w:left w:val="none" w:sz="0" w:space="0" w:color="auto"/>
                <w:bottom w:val="none" w:sz="0" w:space="0" w:color="auto"/>
                <w:right w:val="none" w:sz="0" w:space="0" w:color="auto"/>
              </w:divBdr>
            </w:div>
            <w:div w:id="1975600231">
              <w:marLeft w:val="0"/>
              <w:marRight w:val="0"/>
              <w:marTop w:val="0"/>
              <w:marBottom w:val="0"/>
              <w:divBdr>
                <w:top w:val="none" w:sz="0" w:space="0" w:color="auto"/>
                <w:left w:val="none" w:sz="0" w:space="0" w:color="auto"/>
                <w:bottom w:val="none" w:sz="0" w:space="0" w:color="auto"/>
                <w:right w:val="none" w:sz="0" w:space="0" w:color="auto"/>
              </w:divBdr>
            </w:div>
            <w:div w:id="1227490344">
              <w:marLeft w:val="0"/>
              <w:marRight w:val="0"/>
              <w:marTop w:val="0"/>
              <w:marBottom w:val="0"/>
              <w:divBdr>
                <w:top w:val="none" w:sz="0" w:space="0" w:color="auto"/>
                <w:left w:val="none" w:sz="0" w:space="0" w:color="auto"/>
                <w:bottom w:val="none" w:sz="0" w:space="0" w:color="auto"/>
                <w:right w:val="none" w:sz="0" w:space="0" w:color="auto"/>
              </w:divBdr>
            </w:div>
            <w:div w:id="208419032">
              <w:marLeft w:val="0"/>
              <w:marRight w:val="0"/>
              <w:marTop w:val="0"/>
              <w:marBottom w:val="0"/>
              <w:divBdr>
                <w:top w:val="none" w:sz="0" w:space="0" w:color="auto"/>
                <w:left w:val="none" w:sz="0" w:space="0" w:color="auto"/>
                <w:bottom w:val="none" w:sz="0" w:space="0" w:color="auto"/>
                <w:right w:val="none" w:sz="0" w:space="0" w:color="auto"/>
              </w:divBdr>
            </w:div>
            <w:div w:id="1624074029">
              <w:marLeft w:val="0"/>
              <w:marRight w:val="0"/>
              <w:marTop w:val="0"/>
              <w:marBottom w:val="0"/>
              <w:divBdr>
                <w:top w:val="none" w:sz="0" w:space="0" w:color="auto"/>
                <w:left w:val="none" w:sz="0" w:space="0" w:color="auto"/>
                <w:bottom w:val="none" w:sz="0" w:space="0" w:color="auto"/>
                <w:right w:val="none" w:sz="0" w:space="0" w:color="auto"/>
              </w:divBdr>
            </w:div>
            <w:div w:id="1112287352">
              <w:marLeft w:val="0"/>
              <w:marRight w:val="0"/>
              <w:marTop w:val="0"/>
              <w:marBottom w:val="0"/>
              <w:divBdr>
                <w:top w:val="none" w:sz="0" w:space="0" w:color="auto"/>
                <w:left w:val="none" w:sz="0" w:space="0" w:color="auto"/>
                <w:bottom w:val="none" w:sz="0" w:space="0" w:color="auto"/>
                <w:right w:val="none" w:sz="0" w:space="0" w:color="auto"/>
              </w:divBdr>
            </w:div>
            <w:div w:id="222840565">
              <w:marLeft w:val="0"/>
              <w:marRight w:val="0"/>
              <w:marTop w:val="0"/>
              <w:marBottom w:val="0"/>
              <w:divBdr>
                <w:top w:val="none" w:sz="0" w:space="0" w:color="auto"/>
                <w:left w:val="none" w:sz="0" w:space="0" w:color="auto"/>
                <w:bottom w:val="none" w:sz="0" w:space="0" w:color="auto"/>
                <w:right w:val="none" w:sz="0" w:space="0" w:color="auto"/>
              </w:divBdr>
            </w:div>
            <w:div w:id="1125270039">
              <w:marLeft w:val="0"/>
              <w:marRight w:val="0"/>
              <w:marTop w:val="0"/>
              <w:marBottom w:val="0"/>
              <w:divBdr>
                <w:top w:val="none" w:sz="0" w:space="0" w:color="auto"/>
                <w:left w:val="none" w:sz="0" w:space="0" w:color="auto"/>
                <w:bottom w:val="none" w:sz="0" w:space="0" w:color="auto"/>
                <w:right w:val="none" w:sz="0" w:space="0" w:color="auto"/>
              </w:divBdr>
            </w:div>
            <w:div w:id="6643158">
              <w:marLeft w:val="0"/>
              <w:marRight w:val="0"/>
              <w:marTop w:val="0"/>
              <w:marBottom w:val="0"/>
              <w:divBdr>
                <w:top w:val="none" w:sz="0" w:space="0" w:color="auto"/>
                <w:left w:val="none" w:sz="0" w:space="0" w:color="auto"/>
                <w:bottom w:val="none" w:sz="0" w:space="0" w:color="auto"/>
                <w:right w:val="none" w:sz="0" w:space="0" w:color="auto"/>
              </w:divBdr>
            </w:div>
            <w:div w:id="2028016612">
              <w:marLeft w:val="0"/>
              <w:marRight w:val="0"/>
              <w:marTop w:val="0"/>
              <w:marBottom w:val="0"/>
              <w:divBdr>
                <w:top w:val="none" w:sz="0" w:space="0" w:color="auto"/>
                <w:left w:val="none" w:sz="0" w:space="0" w:color="auto"/>
                <w:bottom w:val="none" w:sz="0" w:space="0" w:color="auto"/>
                <w:right w:val="none" w:sz="0" w:space="0" w:color="auto"/>
              </w:divBdr>
            </w:div>
            <w:div w:id="613639187">
              <w:marLeft w:val="0"/>
              <w:marRight w:val="0"/>
              <w:marTop w:val="0"/>
              <w:marBottom w:val="0"/>
              <w:divBdr>
                <w:top w:val="none" w:sz="0" w:space="0" w:color="auto"/>
                <w:left w:val="none" w:sz="0" w:space="0" w:color="auto"/>
                <w:bottom w:val="none" w:sz="0" w:space="0" w:color="auto"/>
                <w:right w:val="none" w:sz="0" w:space="0" w:color="auto"/>
              </w:divBdr>
            </w:div>
            <w:div w:id="1224102406">
              <w:marLeft w:val="0"/>
              <w:marRight w:val="0"/>
              <w:marTop w:val="0"/>
              <w:marBottom w:val="0"/>
              <w:divBdr>
                <w:top w:val="none" w:sz="0" w:space="0" w:color="auto"/>
                <w:left w:val="none" w:sz="0" w:space="0" w:color="auto"/>
                <w:bottom w:val="none" w:sz="0" w:space="0" w:color="auto"/>
                <w:right w:val="none" w:sz="0" w:space="0" w:color="auto"/>
              </w:divBdr>
            </w:div>
            <w:div w:id="1149053975">
              <w:marLeft w:val="0"/>
              <w:marRight w:val="0"/>
              <w:marTop w:val="0"/>
              <w:marBottom w:val="0"/>
              <w:divBdr>
                <w:top w:val="none" w:sz="0" w:space="0" w:color="auto"/>
                <w:left w:val="none" w:sz="0" w:space="0" w:color="auto"/>
                <w:bottom w:val="none" w:sz="0" w:space="0" w:color="auto"/>
                <w:right w:val="none" w:sz="0" w:space="0" w:color="auto"/>
              </w:divBdr>
            </w:div>
            <w:div w:id="2091460903">
              <w:marLeft w:val="0"/>
              <w:marRight w:val="0"/>
              <w:marTop w:val="0"/>
              <w:marBottom w:val="0"/>
              <w:divBdr>
                <w:top w:val="none" w:sz="0" w:space="0" w:color="auto"/>
                <w:left w:val="none" w:sz="0" w:space="0" w:color="auto"/>
                <w:bottom w:val="none" w:sz="0" w:space="0" w:color="auto"/>
                <w:right w:val="none" w:sz="0" w:space="0" w:color="auto"/>
              </w:divBdr>
            </w:div>
            <w:div w:id="1276792481">
              <w:marLeft w:val="0"/>
              <w:marRight w:val="0"/>
              <w:marTop w:val="0"/>
              <w:marBottom w:val="0"/>
              <w:divBdr>
                <w:top w:val="none" w:sz="0" w:space="0" w:color="auto"/>
                <w:left w:val="none" w:sz="0" w:space="0" w:color="auto"/>
                <w:bottom w:val="none" w:sz="0" w:space="0" w:color="auto"/>
                <w:right w:val="none" w:sz="0" w:space="0" w:color="auto"/>
              </w:divBdr>
            </w:div>
            <w:div w:id="548305334">
              <w:marLeft w:val="0"/>
              <w:marRight w:val="0"/>
              <w:marTop w:val="0"/>
              <w:marBottom w:val="0"/>
              <w:divBdr>
                <w:top w:val="none" w:sz="0" w:space="0" w:color="auto"/>
                <w:left w:val="none" w:sz="0" w:space="0" w:color="auto"/>
                <w:bottom w:val="none" w:sz="0" w:space="0" w:color="auto"/>
                <w:right w:val="none" w:sz="0" w:space="0" w:color="auto"/>
              </w:divBdr>
            </w:div>
            <w:div w:id="1735347557">
              <w:marLeft w:val="0"/>
              <w:marRight w:val="0"/>
              <w:marTop w:val="0"/>
              <w:marBottom w:val="0"/>
              <w:divBdr>
                <w:top w:val="none" w:sz="0" w:space="0" w:color="auto"/>
                <w:left w:val="none" w:sz="0" w:space="0" w:color="auto"/>
                <w:bottom w:val="none" w:sz="0" w:space="0" w:color="auto"/>
                <w:right w:val="none" w:sz="0" w:space="0" w:color="auto"/>
              </w:divBdr>
            </w:div>
            <w:div w:id="1271207340">
              <w:marLeft w:val="0"/>
              <w:marRight w:val="0"/>
              <w:marTop w:val="0"/>
              <w:marBottom w:val="0"/>
              <w:divBdr>
                <w:top w:val="none" w:sz="0" w:space="0" w:color="auto"/>
                <w:left w:val="none" w:sz="0" w:space="0" w:color="auto"/>
                <w:bottom w:val="none" w:sz="0" w:space="0" w:color="auto"/>
                <w:right w:val="none" w:sz="0" w:space="0" w:color="auto"/>
              </w:divBdr>
            </w:div>
            <w:div w:id="2043939833">
              <w:marLeft w:val="0"/>
              <w:marRight w:val="0"/>
              <w:marTop w:val="0"/>
              <w:marBottom w:val="0"/>
              <w:divBdr>
                <w:top w:val="none" w:sz="0" w:space="0" w:color="auto"/>
                <w:left w:val="none" w:sz="0" w:space="0" w:color="auto"/>
                <w:bottom w:val="none" w:sz="0" w:space="0" w:color="auto"/>
                <w:right w:val="none" w:sz="0" w:space="0" w:color="auto"/>
              </w:divBdr>
            </w:div>
            <w:div w:id="1633168357">
              <w:marLeft w:val="0"/>
              <w:marRight w:val="0"/>
              <w:marTop w:val="0"/>
              <w:marBottom w:val="0"/>
              <w:divBdr>
                <w:top w:val="none" w:sz="0" w:space="0" w:color="auto"/>
                <w:left w:val="none" w:sz="0" w:space="0" w:color="auto"/>
                <w:bottom w:val="none" w:sz="0" w:space="0" w:color="auto"/>
                <w:right w:val="none" w:sz="0" w:space="0" w:color="auto"/>
              </w:divBdr>
            </w:div>
            <w:div w:id="306933980">
              <w:marLeft w:val="0"/>
              <w:marRight w:val="0"/>
              <w:marTop w:val="0"/>
              <w:marBottom w:val="0"/>
              <w:divBdr>
                <w:top w:val="none" w:sz="0" w:space="0" w:color="auto"/>
                <w:left w:val="none" w:sz="0" w:space="0" w:color="auto"/>
                <w:bottom w:val="none" w:sz="0" w:space="0" w:color="auto"/>
                <w:right w:val="none" w:sz="0" w:space="0" w:color="auto"/>
              </w:divBdr>
            </w:div>
            <w:div w:id="1307737522">
              <w:marLeft w:val="0"/>
              <w:marRight w:val="0"/>
              <w:marTop w:val="0"/>
              <w:marBottom w:val="0"/>
              <w:divBdr>
                <w:top w:val="none" w:sz="0" w:space="0" w:color="auto"/>
                <w:left w:val="none" w:sz="0" w:space="0" w:color="auto"/>
                <w:bottom w:val="none" w:sz="0" w:space="0" w:color="auto"/>
                <w:right w:val="none" w:sz="0" w:space="0" w:color="auto"/>
              </w:divBdr>
            </w:div>
            <w:div w:id="878280209">
              <w:marLeft w:val="0"/>
              <w:marRight w:val="0"/>
              <w:marTop w:val="0"/>
              <w:marBottom w:val="0"/>
              <w:divBdr>
                <w:top w:val="none" w:sz="0" w:space="0" w:color="auto"/>
                <w:left w:val="none" w:sz="0" w:space="0" w:color="auto"/>
                <w:bottom w:val="none" w:sz="0" w:space="0" w:color="auto"/>
                <w:right w:val="none" w:sz="0" w:space="0" w:color="auto"/>
              </w:divBdr>
            </w:div>
            <w:div w:id="1982033966">
              <w:marLeft w:val="0"/>
              <w:marRight w:val="0"/>
              <w:marTop w:val="0"/>
              <w:marBottom w:val="0"/>
              <w:divBdr>
                <w:top w:val="none" w:sz="0" w:space="0" w:color="auto"/>
                <w:left w:val="none" w:sz="0" w:space="0" w:color="auto"/>
                <w:bottom w:val="none" w:sz="0" w:space="0" w:color="auto"/>
                <w:right w:val="none" w:sz="0" w:space="0" w:color="auto"/>
              </w:divBdr>
            </w:div>
            <w:div w:id="933241053">
              <w:marLeft w:val="0"/>
              <w:marRight w:val="0"/>
              <w:marTop w:val="0"/>
              <w:marBottom w:val="0"/>
              <w:divBdr>
                <w:top w:val="none" w:sz="0" w:space="0" w:color="auto"/>
                <w:left w:val="none" w:sz="0" w:space="0" w:color="auto"/>
                <w:bottom w:val="none" w:sz="0" w:space="0" w:color="auto"/>
                <w:right w:val="none" w:sz="0" w:space="0" w:color="auto"/>
              </w:divBdr>
            </w:div>
            <w:div w:id="1456174518">
              <w:marLeft w:val="0"/>
              <w:marRight w:val="0"/>
              <w:marTop w:val="0"/>
              <w:marBottom w:val="0"/>
              <w:divBdr>
                <w:top w:val="none" w:sz="0" w:space="0" w:color="auto"/>
                <w:left w:val="none" w:sz="0" w:space="0" w:color="auto"/>
                <w:bottom w:val="none" w:sz="0" w:space="0" w:color="auto"/>
                <w:right w:val="none" w:sz="0" w:space="0" w:color="auto"/>
              </w:divBdr>
            </w:div>
            <w:div w:id="2071728478">
              <w:marLeft w:val="0"/>
              <w:marRight w:val="0"/>
              <w:marTop w:val="0"/>
              <w:marBottom w:val="0"/>
              <w:divBdr>
                <w:top w:val="none" w:sz="0" w:space="0" w:color="auto"/>
                <w:left w:val="none" w:sz="0" w:space="0" w:color="auto"/>
                <w:bottom w:val="none" w:sz="0" w:space="0" w:color="auto"/>
                <w:right w:val="none" w:sz="0" w:space="0" w:color="auto"/>
              </w:divBdr>
            </w:div>
            <w:div w:id="1291130504">
              <w:marLeft w:val="0"/>
              <w:marRight w:val="0"/>
              <w:marTop w:val="0"/>
              <w:marBottom w:val="0"/>
              <w:divBdr>
                <w:top w:val="none" w:sz="0" w:space="0" w:color="auto"/>
                <w:left w:val="none" w:sz="0" w:space="0" w:color="auto"/>
                <w:bottom w:val="none" w:sz="0" w:space="0" w:color="auto"/>
                <w:right w:val="none" w:sz="0" w:space="0" w:color="auto"/>
              </w:divBdr>
            </w:div>
            <w:div w:id="1626547084">
              <w:marLeft w:val="0"/>
              <w:marRight w:val="0"/>
              <w:marTop w:val="0"/>
              <w:marBottom w:val="0"/>
              <w:divBdr>
                <w:top w:val="none" w:sz="0" w:space="0" w:color="auto"/>
                <w:left w:val="none" w:sz="0" w:space="0" w:color="auto"/>
                <w:bottom w:val="none" w:sz="0" w:space="0" w:color="auto"/>
                <w:right w:val="none" w:sz="0" w:space="0" w:color="auto"/>
              </w:divBdr>
            </w:div>
            <w:div w:id="848250611">
              <w:marLeft w:val="0"/>
              <w:marRight w:val="0"/>
              <w:marTop w:val="0"/>
              <w:marBottom w:val="0"/>
              <w:divBdr>
                <w:top w:val="none" w:sz="0" w:space="0" w:color="auto"/>
                <w:left w:val="none" w:sz="0" w:space="0" w:color="auto"/>
                <w:bottom w:val="none" w:sz="0" w:space="0" w:color="auto"/>
                <w:right w:val="none" w:sz="0" w:space="0" w:color="auto"/>
              </w:divBdr>
            </w:div>
            <w:div w:id="1793091182">
              <w:marLeft w:val="0"/>
              <w:marRight w:val="0"/>
              <w:marTop w:val="0"/>
              <w:marBottom w:val="0"/>
              <w:divBdr>
                <w:top w:val="none" w:sz="0" w:space="0" w:color="auto"/>
                <w:left w:val="none" w:sz="0" w:space="0" w:color="auto"/>
                <w:bottom w:val="none" w:sz="0" w:space="0" w:color="auto"/>
                <w:right w:val="none" w:sz="0" w:space="0" w:color="auto"/>
              </w:divBdr>
            </w:div>
            <w:div w:id="876433803">
              <w:marLeft w:val="0"/>
              <w:marRight w:val="0"/>
              <w:marTop w:val="0"/>
              <w:marBottom w:val="0"/>
              <w:divBdr>
                <w:top w:val="none" w:sz="0" w:space="0" w:color="auto"/>
                <w:left w:val="none" w:sz="0" w:space="0" w:color="auto"/>
                <w:bottom w:val="none" w:sz="0" w:space="0" w:color="auto"/>
                <w:right w:val="none" w:sz="0" w:space="0" w:color="auto"/>
              </w:divBdr>
            </w:div>
            <w:div w:id="1937859575">
              <w:marLeft w:val="0"/>
              <w:marRight w:val="0"/>
              <w:marTop w:val="0"/>
              <w:marBottom w:val="0"/>
              <w:divBdr>
                <w:top w:val="none" w:sz="0" w:space="0" w:color="auto"/>
                <w:left w:val="none" w:sz="0" w:space="0" w:color="auto"/>
                <w:bottom w:val="none" w:sz="0" w:space="0" w:color="auto"/>
                <w:right w:val="none" w:sz="0" w:space="0" w:color="auto"/>
              </w:divBdr>
            </w:div>
            <w:div w:id="791095902">
              <w:marLeft w:val="0"/>
              <w:marRight w:val="0"/>
              <w:marTop w:val="0"/>
              <w:marBottom w:val="0"/>
              <w:divBdr>
                <w:top w:val="none" w:sz="0" w:space="0" w:color="auto"/>
                <w:left w:val="none" w:sz="0" w:space="0" w:color="auto"/>
                <w:bottom w:val="none" w:sz="0" w:space="0" w:color="auto"/>
                <w:right w:val="none" w:sz="0" w:space="0" w:color="auto"/>
              </w:divBdr>
            </w:div>
            <w:div w:id="2027243913">
              <w:marLeft w:val="0"/>
              <w:marRight w:val="0"/>
              <w:marTop w:val="0"/>
              <w:marBottom w:val="0"/>
              <w:divBdr>
                <w:top w:val="none" w:sz="0" w:space="0" w:color="auto"/>
                <w:left w:val="none" w:sz="0" w:space="0" w:color="auto"/>
                <w:bottom w:val="none" w:sz="0" w:space="0" w:color="auto"/>
                <w:right w:val="none" w:sz="0" w:space="0" w:color="auto"/>
              </w:divBdr>
            </w:div>
            <w:div w:id="692656479">
              <w:marLeft w:val="0"/>
              <w:marRight w:val="0"/>
              <w:marTop w:val="0"/>
              <w:marBottom w:val="0"/>
              <w:divBdr>
                <w:top w:val="none" w:sz="0" w:space="0" w:color="auto"/>
                <w:left w:val="none" w:sz="0" w:space="0" w:color="auto"/>
                <w:bottom w:val="none" w:sz="0" w:space="0" w:color="auto"/>
                <w:right w:val="none" w:sz="0" w:space="0" w:color="auto"/>
              </w:divBdr>
            </w:div>
            <w:div w:id="1518229075">
              <w:marLeft w:val="0"/>
              <w:marRight w:val="0"/>
              <w:marTop w:val="0"/>
              <w:marBottom w:val="0"/>
              <w:divBdr>
                <w:top w:val="none" w:sz="0" w:space="0" w:color="auto"/>
                <w:left w:val="none" w:sz="0" w:space="0" w:color="auto"/>
                <w:bottom w:val="none" w:sz="0" w:space="0" w:color="auto"/>
                <w:right w:val="none" w:sz="0" w:space="0" w:color="auto"/>
              </w:divBdr>
            </w:div>
            <w:div w:id="1253927117">
              <w:marLeft w:val="0"/>
              <w:marRight w:val="0"/>
              <w:marTop w:val="0"/>
              <w:marBottom w:val="0"/>
              <w:divBdr>
                <w:top w:val="none" w:sz="0" w:space="0" w:color="auto"/>
                <w:left w:val="none" w:sz="0" w:space="0" w:color="auto"/>
                <w:bottom w:val="none" w:sz="0" w:space="0" w:color="auto"/>
                <w:right w:val="none" w:sz="0" w:space="0" w:color="auto"/>
              </w:divBdr>
            </w:div>
            <w:div w:id="891573498">
              <w:marLeft w:val="0"/>
              <w:marRight w:val="0"/>
              <w:marTop w:val="0"/>
              <w:marBottom w:val="0"/>
              <w:divBdr>
                <w:top w:val="none" w:sz="0" w:space="0" w:color="auto"/>
                <w:left w:val="none" w:sz="0" w:space="0" w:color="auto"/>
                <w:bottom w:val="none" w:sz="0" w:space="0" w:color="auto"/>
                <w:right w:val="none" w:sz="0" w:space="0" w:color="auto"/>
              </w:divBdr>
            </w:div>
            <w:div w:id="297807867">
              <w:marLeft w:val="0"/>
              <w:marRight w:val="0"/>
              <w:marTop w:val="0"/>
              <w:marBottom w:val="0"/>
              <w:divBdr>
                <w:top w:val="none" w:sz="0" w:space="0" w:color="auto"/>
                <w:left w:val="none" w:sz="0" w:space="0" w:color="auto"/>
                <w:bottom w:val="none" w:sz="0" w:space="0" w:color="auto"/>
                <w:right w:val="none" w:sz="0" w:space="0" w:color="auto"/>
              </w:divBdr>
            </w:div>
            <w:div w:id="1262296085">
              <w:marLeft w:val="0"/>
              <w:marRight w:val="0"/>
              <w:marTop w:val="0"/>
              <w:marBottom w:val="0"/>
              <w:divBdr>
                <w:top w:val="none" w:sz="0" w:space="0" w:color="auto"/>
                <w:left w:val="none" w:sz="0" w:space="0" w:color="auto"/>
                <w:bottom w:val="none" w:sz="0" w:space="0" w:color="auto"/>
                <w:right w:val="none" w:sz="0" w:space="0" w:color="auto"/>
              </w:divBdr>
            </w:div>
            <w:div w:id="1368263173">
              <w:marLeft w:val="0"/>
              <w:marRight w:val="0"/>
              <w:marTop w:val="0"/>
              <w:marBottom w:val="0"/>
              <w:divBdr>
                <w:top w:val="none" w:sz="0" w:space="0" w:color="auto"/>
                <w:left w:val="none" w:sz="0" w:space="0" w:color="auto"/>
                <w:bottom w:val="none" w:sz="0" w:space="0" w:color="auto"/>
                <w:right w:val="none" w:sz="0" w:space="0" w:color="auto"/>
              </w:divBdr>
            </w:div>
            <w:div w:id="1964651958">
              <w:marLeft w:val="0"/>
              <w:marRight w:val="0"/>
              <w:marTop w:val="0"/>
              <w:marBottom w:val="0"/>
              <w:divBdr>
                <w:top w:val="none" w:sz="0" w:space="0" w:color="auto"/>
                <w:left w:val="none" w:sz="0" w:space="0" w:color="auto"/>
                <w:bottom w:val="none" w:sz="0" w:space="0" w:color="auto"/>
                <w:right w:val="none" w:sz="0" w:space="0" w:color="auto"/>
              </w:divBdr>
            </w:div>
            <w:div w:id="439642585">
              <w:marLeft w:val="0"/>
              <w:marRight w:val="0"/>
              <w:marTop w:val="0"/>
              <w:marBottom w:val="0"/>
              <w:divBdr>
                <w:top w:val="none" w:sz="0" w:space="0" w:color="auto"/>
                <w:left w:val="none" w:sz="0" w:space="0" w:color="auto"/>
                <w:bottom w:val="none" w:sz="0" w:space="0" w:color="auto"/>
                <w:right w:val="none" w:sz="0" w:space="0" w:color="auto"/>
              </w:divBdr>
            </w:div>
            <w:div w:id="1227494615">
              <w:marLeft w:val="0"/>
              <w:marRight w:val="0"/>
              <w:marTop w:val="0"/>
              <w:marBottom w:val="0"/>
              <w:divBdr>
                <w:top w:val="none" w:sz="0" w:space="0" w:color="auto"/>
                <w:left w:val="none" w:sz="0" w:space="0" w:color="auto"/>
                <w:bottom w:val="none" w:sz="0" w:space="0" w:color="auto"/>
                <w:right w:val="none" w:sz="0" w:space="0" w:color="auto"/>
              </w:divBdr>
            </w:div>
            <w:div w:id="262033497">
              <w:marLeft w:val="0"/>
              <w:marRight w:val="0"/>
              <w:marTop w:val="0"/>
              <w:marBottom w:val="0"/>
              <w:divBdr>
                <w:top w:val="none" w:sz="0" w:space="0" w:color="auto"/>
                <w:left w:val="none" w:sz="0" w:space="0" w:color="auto"/>
                <w:bottom w:val="none" w:sz="0" w:space="0" w:color="auto"/>
                <w:right w:val="none" w:sz="0" w:space="0" w:color="auto"/>
              </w:divBdr>
            </w:div>
            <w:div w:id="244271116">
              <w:marLeft w:val="0"/>
              <w:marRight w:val="0"/>
              <w:marTop w:val="0"/>
              <w:marBottom w:val="0"/>
              <w:divBdr>
                <w:top w:val="none" w:sz="0" w:space="0" w:color="auto"/>
                <w:left w:val="none" w:sz="0" w:space="0" w:color="auto"/>
                <w:bottom w:val="none" w:sz="0" w:space="0" w:color="auto"/>
                <w:right w:val="none" w:sz="0" w:space="0" w:color="auto"/>
              </w:divBdr>
            </w:div>
            <w:div w:id="409079587">
              <w:marLeft w:val="0"/>
              <w:marRight w:val="0"/>
              <w:marTop w:val="0"/>
              <w:marBottom w:val="0"/>
              <w:divBdr>
                <w:top w:val="none" w:sz="0" w:space="0" w:color="auto"/>
                <w:left w:val="none" w:sz="0" w:space="0" w:color="auto"/>
                <w:bottom w:val="none" w:sz="0" w:space="0" w:color="auto"/>
                <w:right w:val="none" w:sz="0" w:space="0" w:color="auto"/>
              </w:divBdr>
            </w:div>
            <w:div w:id="927466401">
              <w:marLeft w:val="0"/>
              <w:marRight w:val="0"/>
              <w:marTop w:val="0"/>
              <w:marBottom w:val="0"/>
              <w:divBdr>
                <w:top w:val="none" w:sz="0" w:space="0" w:color="auto"/>
                <w:left w:val="none" w:sz="0" w:space="0" w:color="auto"/>
                <w:bottom w:val="none" w:sz="0" w:space="0" w:color="auto"/>
                <w:right w:val="none" w:sz="0" w:space="0" w:color="auto"/>
              </w:divBdr>
            </w:div>
            <w:div w:id="1219631644">
              <w:marLeft w:val="0"/>
              <w:marRight w:val="0"/>
              <w:marTop w:val="0"/>
              <w:marBottom w:val="0"/>
              <w:divBdr>
                <w:top w:val="none" w:sz="0" w:space="0" w:color="auto"/>
                <w:left w:val="none" w:sz="0" w:space="0" w:color="auto"/>
                <w:bottom w:val="none" w:sz="0" w:space="0" w:color="auto"/>
                <w:right w:val="none" w:sz="0" w:space="0" w:color="auto"/>
              </w:divBdr>
            </w:div>
            <w:div w:id="876431810">
              <w:marLeft w:val="0"/>
              <w:marRight w:val="0"/>
              <w:marTop w:val="0"/>
              <w:marBottom w:val="0"/>
              <w:divBdr>
                <w:top w:val="none" w:sz="0" w:space="0" w:color="auto"/>
                <w:left w:val="none" w:sz="0" w:space="0" w:color="auto"/>
                <w:bottom w:val="none" w:sz="0" w:space="0" w:color="auto"/>
                <w:right w:val="none" w:sz="0" w:space="0" w:color="auto"/>
              </w:divBdr>
            </w:div>
            <w:div w:id="607933326">
              <w:marLeft w:val="0"/>
              <w:marRight w:val="0"/>
              <w:marTop w:val="0"/>
              <w:marBottom w:val="0"/>
              <w:divBdr>
                <w:top w:val="none" w:sz="0" w:space="0" w:color="auto"/>
                <w:left w:val="none" w:sz="0" w:space="0" w:color="auto"/>
                <w:bottom w:val="none" w:sz="0" w:space="0" w:color="auto"/>
                <w:right w:val="none" w:sz="0" w:space="0" w:color="auto"/>
              </w:divBdr>
            </w:div>
            <w:div w:id="347145746">
              <w:marLeft w:val="0"/>
              <w:marRight w:val="0"/>
              <w:marTop w:val="0"/>
              <w:marBottom w:val="0"/>
              <w:divBdr>
                <w:top w:val="none" w:sz="0" w:space="0" w:color="auto"/>
                <w:left w:val="none" w:sz="0" w:space="0" w:color="auto"/>
                <w:bottom w:val="none" w:sz="0" w:space="0" w:color="auto"/>
                <w:right w:val="none" w:sz="0" w:space="0" w:color="auto"/>
              </w:divBdr>
            </w:div>
            <w:div w:id="1638488615">
              <w:marLeft w:val="0"/>
              <w:marRight w:val="0"/>
              <w:marTop w:val="0"/>
              <w:marBottom w:val="0"/>
              <w:divBdr>
                <w:top w:val="none" w:sz="0" w:space="0" w:color="auto"/>
                <w:left w:val="none" w:sz="0" w:space="0" w:color="auto"/>
                <w:bottom w:val="none" w:sz="0" w:space="0" w:color="auto"/>
                <w:right w:val="none" w:sz="0" w:space="0" w:color="auto"/>
              </w:divBdr>
            </w:div>
            <w:div w:id="732775058">
              <w:marLeft w:val="0"/>
              <w:marRight w:val="0"/>
              <w:marTop w:val="0"/>
              <w:marBottom w:val="0"/>
              <w:divBdr>
                <w:top w:val="none" w:sz="0" w:space="0" w:color="auto"/>
                <w:left w:val="none" w:sz="0" w:space="0" w:color="auto"/>
                <w:bottom w:val="none" w:sz="0" w:space="0" w:color="auto"/>
                <w:right w:val="none" w:sz="0" w:space="0" w:color="auto"/>
              </w:divBdr>
            </w:div>
            <w:div w:id="1690062310">
              <w:marLeft w:val="0"/>
              <w:marRight w:val="0"/>
              <w:marTop w:val="0"/>
              <w:marBottom w:val="0"/>
              <w:divBdr>
                <w:top w:val="none" w:sz="0" w:space="0" w:color="auto"/>
                <w:left w:val="none" w:sz="0" w:space="0" w:color="auto"/>
                <w:bottom w:val="none" w:sz="0" w:space="0" w:color="auto"/>
                <w:right w:val="none" w:sz="0" w:space="0" w:color="auto"/>
              </w:divBdr>
            </w:div>
            <w:div w:id="153374327">
              <w:marLeft w:val="0"/>
              <w:marRight w:val="0"/>
              <w:marTop w:val="0"/>
              <w:marBottom w:val="0"/>
              <w:divBdr>
                <w:top w:val="none" w:sz="0" w:space="0" w:color="auto"/>
                <w:left w:val="none" w:sz="0" w:space="0" w:color="auto"/>
                <w:bottom w:val="none" w:sz="0" w:space="0" w:color="auto"/>
                <w:right w:val="none" w:sz="0" w:space="0" w:color="auto"/>
              </w:divBdr>
            </w:div>
            <w:div w:id="1208639642">
              <w:marLeft w:val="0"/>
              <w:marRight w:val="0"/>
              <w:marTop w:val="0"/>
              <w:marBottom w:val="0"/>
              <w:divBdr>
                <w:top w:val="none" w:sz="0" w:space="0" w:color="auto"/>
                <w:left w:val="none" w:sz="0" w:space="0" w:color="auto"/>
                <w:bottom w:val="none" w:sz="0" w:space="0" w:color="auto"/>
                <w:right w:val="none" w:sz="0" w:space="0" w:color="auto"/>
              </w:divBdr>
            </w:div>
            <w:div w:id="295986201">
              <w:marLeft w:val="0"/>
              <w:marRight w:val="0"/>
              <w:marTop w:val="0"/>
              <w:marBottom w:val="0"/>
              <w:divBdr>
                <w:top w:val="none" w:sz="0" w:space="0" w:color="auto"/>
                <w:left w:val="none" w:sz="0" w:space="0" w:color="auto"/>
                <w:bottom w:val="none" w:sz="0" w:space="0" w:color="auto"/>
                <w:right w:val="none" w:sz="0" w:space="0" w:color="auto"/>
              </w:divBdr>
            </w:div>
            <w:div w:id="763066416">
              <w:marLeft w:val="0"/>
              <w:marRight w:val="0"/>
              <w:marTop w:val="0"/>
              <w:marBottom w:val="0"/>
              <w:divBdr>
                <w:top w:val="none" w:sz="0" w:space="0" w:color="auto"/>
                <w:left w:val="none" w:sz="0" w:space="0" w:color="auto"/>
                <w:bottom w:val="none" w:sz="0" w:space="0" w:color="auto"/>
                <w:right w:val="none" w:sz="0" w:space="0" w:color="auto"/>
              </w:divBdr>
            </w:div>
            <w:div w:id="110440910">
              <w:marLeft w:val="0"/>
              <w:marRight w:val="0"/>
              <w:marTop w:val="0"/>
              <w:marBottom w:val="0"/>
              <w:divBdr>
                <w:top w:val="none" w:sz="0" w:space="0" w:color="auto"/>
                <w:left w:val="none" w:sz="0" w:space="0" w:color="auto"/>
                <w:bottom w:val="none" w:sz="0" w:space="0" w:color="auto"/>
                <w:right w:val="none" w:sz="0" w:space="0" w:color="auto"/>
              </w:divBdr>
            </w:div>
            <w:div w:id="1155873533">
              <w:marLeft w:val="0"/>
              <w:marRight w:val="0"/>
              <w:marTop w:val="0"/>
              <w:marBottom w:val="0"/>
              <w:divBdr>
                <w:top w:val="none" w:sz="0" w:space="0" w:color="auto"/>
                <w:left w:val="none" w:sz="0" w:space="0" w:color="auto"/>
                <w:bottom w:val="none" w:sz="0" w:space="0" w:color="auto"/>
                <w:right w:val="none" w:sz="0" w:space="0" w:color="auto"/>
              </w:divBdr>
            </w:div>
            <w:div w:id="90589385">
              <w:marLeft w:val="0"/>
              <w:marRight w:val="0"/>
              <w:marTop w:val="0"/>
              <w:marBottom w:val="0"/>
              <w:divBdr>
                <w:top w:val="none" w:sz="0" w:space="0" w:color="auto"/>
                <w:left w:val="none" w:sz="0" w:space="0" w:color="auto"/>
                <w:bottom w:val="none" w:sz="0" w:space="0" w:color="auto"/>
                <w:right w:val="none" w:sz="0" w:space="0" w:color="auto"/>
              </w:divBdr>
            </w:div>
            <w:div w:id="1920359582">
              <w:marLeft w:val="0"/>
              <w:marRight w:val="0"/>
              <w:marTop w:val="0"/>
              <w:marBottom w:val="0"/>
              <w:divBdr>
                <w:top w:val="none" w:sz="0" w:space="0" w:color="auto"/>
                <w:left w:val="none" w:sz="0" w:space="0" w:color="auto"/>
                <w:bottom w:val="none" w:sz="0" w:space="0" w:color="auto"/>
                <w:right w:val="none" w:sz="0" w:space="0" w:color="auto"/>
              </w:divBdr>
            </w:div>
            <w:div w:id="802968325">
              <w:marLeft w:val="0"/>
              <w:marRight w:val="0"/>
              <w:marTop w:val="0"/>
              <w:marBottom w:val="0"/>
              <w:divBdr>
                <w:top w:val="none" w:sz="0" w:space="0" w:color="auto"/>
                <w:left w:val="none" w:sz="0" w:space="0" w:color="auto"/>
                <w:bottom w:val="none" w:sz="0" w:space="0" w:color="auto"/>
                <w:right w:val="none" w:sz="0" w:space="0" w:color="auto"/>
              </w:divBdr>
            </w:div>
            <w:div w:id="437144424">
              <w:marLeft w:val="0"/>
              <w:marRight w:val="0"/>
              <w:marTop w:val="0"/>
              <w:marBottom w:val="0"/>
              <w:divBdr>
                <w:top w:val="none" w:sz="0" w:space="0" w:color="auto"/>
                <w:left w:val="none" w:sz="0" w:space="0" w:color="auto"/>
                <w:bottom w:val="none" w:sz="0" w:space="0" w:color="auto"/>
                <w:right w:val="none" w:sz="0" w:space="0" w:color="auto"/>
              </w:divBdr>
            </w:div>
            <w:div w:id="2084064501">
              <w:marLeft w:val="0"/>
              <w:marRight w:val="0"/>
              <w:marTop w:val="0"/>
              <w:marBottom w:val="0"/>
              <w:divBdr>
                <w:top w:val="none" w:sz="0" w:space="0" w:color="auto"/>
                <w:left w:val="none" w:sz="0" w:space="0" w:color="auto"/>
                <w:bottom w:val="none" w:sz="0" w:space="0" w:color="auto"/>
                <w:right w:val="none" w:sz="0" w:space="0" w:color="auto"/>
              </w:divBdr>
            </w:div>
            <w:div w:id="1866944096">
              <w:marLeft w:val="0"/>
              <w:marRight w:val="0"/>
              <w:marTop w:val="0"/>
              <w:marBottom w:val="0"/>
              <w:divBdr>
                <w:top w:val="none" w:sz="0" w:space="0" w:color="auto"/>
                <w:left w:val="none" w:sz="0" w:space="0" w:color="auto"/>
                <w:bottom w:val="none" w:sz="0" w:space="0" w:color="auto"/>
                <w:right w:val="none" w:sz="0" w:space="0" w:color="auto"/>
              </w:divBdr>
            </w:div>
            <w:div w:id="1184706383">
              <w:marLeft w:val="0"/>
              <w:marRight w:val="0"/>
              <w:marTop w:val="0"/>
              <w:marBottom w:val="0"/>
              <w:divBdr>
                <w:top w:val="none" w:sz="0" w:space="0" w:color="auto"/>
                <w:left w:val="none" w:sz="0" w:space="0" w:color="auto"/>
                <w:bottom w:val="none" w:sz="0" w:space="0" w:color="auto"/>
                <w:right w:val="none" w:sz="0" w:space="0" w:color="auto"/>
              </w:divBdr>
            </w:div>
            <w:div w:id="15497707">
              <w:marLeft w:val="0"/>
              <w:marRight w:val="0"/>
              <w:marTop w:val="0"/>
              <w:marBottom w:val="0"/>
              <w:divBdr>
                <w:top w:val="none" w:sz="0" w:space="0" w:color="auto"/>
                <w:left w:val="none" w:sz="0" w:space="0" w:color="auto"/>
                <w:bottom w:val="none" w:sz="0" w:space="0" w:color="auto"/>
                <w:right w:val="none" w:sz="0" w:space="0" w:color="auto"/>
              </w:divBdr>
            </w:div>
            <w:div w:id="1383097727">
              <w:marLeft w:val="0"/>
              <w:marRight w:val="0"/>
              <w:marTop w:val="0"/>
              <w:marBottom w:val="0"/>
              <w:divBdr>
                <w:top w:val="none" w:sz="0" w:space="0" w:color="auto"/>
                <w:left w:val="none" w:sz="0" w:space="0" w:color="auto"/>
                <w:bottom w:val="none" w:sz="0" w:space="0" w:color="auto"/>
                <w:right w:val="none" w:sz="0" w:space="0" w:color="auto"/>
              </w:divBdr>
            </w:div>
            <w:div w:id="1311252625">
              <w:marLeft w:val="0"/>
              <w:marRight w:val="0"/>
              <w:marTop w:val="0"/>
              <w:marBottom w:val="0"/>
              <w:divBdr>
                <w:top w:val="none" w:sz="0" w:space="0" w:color="auto"/>
                <w:left w:val="none" w:sz="0" w:space="0" w:color="auto"/>
                <w:bottom w:val="none" w:sz="0" w:space="0" w:color="auto"/>
                <w:right w:val="none" w:sz="0" w:space="0" w:color="auto"/>
              </w:divBdr>
            </w:div>
            <w:div w:id="2117167316">
              <w:marLeft w:val="0"/>
              <w:marRight w:val="0"/>
              <w:marTop w:val="0"/>
              <w:marBottom w:val="0"/>
              <w:divBdr>
                <w:top w:val="none" w:sz="0" w:space="0" w:color="auto"/>
                <w:left w:val="none" w:sz="0" w:space="0" w:color="auto"/>
                <w:bottom w:val="none" w:sz="0" w:space="0" w:color="auto"/>
                <w:right w:val="none" w:sz="0" w:space="0" w:color="auto"/>
              </w:divBdr>
            </w:div>
            <w:div w:id="574052236">
              <w:marLeft w:val="0"/>
              <w:marRight w:val="0"/>
              <w:marTop w:val="0"/>
              <w:marBottom w:val="0"/>
              <w:divBdr>
                <w:top w:val="none" w:sz="0" w:space="0" w:color="auto"/>
                <w:left w:val="none" w:sz="0" w:space="0" w:color="auto"/>
                <w:bottom w:val="none" w:sz="0" w:space="0" w:color="auto"/>
                <w:right w:val="none" w:sz="0" w:space="0" w:color="auto"/>
              </w:divBdr>
            </w:div>
            <w:div w:id="666716783">
              <w:marLeft w:val="0"/>
              <w:marRight w:val="0"/>
              <w:marTop w:val="0"/>
              <w:marBottom w:val="0"/>
              <w:divBdr>
                <w:top w:val="none" w:sz="0" w:space="0" w:color="auto"/>
                <w:left w:val="none" w:sz="0" w:space="0" w:color="auto"/>
                <w:bottom w:val="none" w:sz="0" w:space="0" w:color="auto"/>
                <w:right w:val="none" w:sz="0" w:space="0" w:color="auto"/>
              </w:divBdr>
            </w:div>
            <w:div w:id="534586245">
              <w:marLeft w:val="0"/>
              <w:marRight w:val="0"/>
              <w:marTop w:val="0"/>
              <w:marBottom w:val="0"/>
              <w:divBdr>
                <w:top w:val="none" w:sz="0" w:space="0" w:color="auto"/>
                <w:left w:val="none" w:sz="0" w:space="0" w:color="auto"/>
                <w:bottom w:val="none" w:sz="0" w:space="0" w:color="auto"/>
                <w:right w:val="none" w:sz="0" w:space="0" w:color="auto"/>
              </w:divBdr>
            </w:div>
            <w:div w:id="983699990">
              <w:marLeft w:val="0"/>
              <w:marRight w:val="0"/>
              <w:marTop w:val="0"/>
              <w:marBottom w:val="0"/>
              <w:divBdr>
                <w:top w:val="none" w:sz="0" w:space="0" w:color="auto"/>
                <w:left w:val="none" w:sz="0" w:space="0" w:color="auto"/>
                <w:bottom w:val="none" w:sz="0" w:space="0" w:color="auto"/>
                <w:right w:val="none" w:sz="0" w:space="0" w:color="auto"/>
              </w:divBdr>
            </w:div>
            <w:div w:id="1585064023">
              <w:marLeft w:val="0"/>
              <w:marRight w:val="0"/>
              <w:marTop w:val="0"/>
              <w:marBottom w:val="0"/>
              <w:divBdr>
                <w:top w:val="none" w:sz="0" w:space="0" w:color="auto"/>
                <w:left w:val="none" w:sz="0" w:space="0" w:color="auto"/>
                <w:bottom w:val="none" w:sz="0" w:space="0" w:color="auto"/>
                <w:right w:val="none" w:sz="0" w:space="0" w:color="auto"/>
              </w:divBdr>
            </w:div>
            <w:div w:id="829828403">
              <w:marLeft w:val="0"/>
              <w:marRight w:val="0"/>
              <w:marTop w:val="0"/>
              <w:marBottom w:val="0"/>
              <w:divBdr>
                <w:top w:val="none" w:sz="0" w:space="0" w:color="auto"/>
                <w:left w:val="none" w:sz="0" w:space="0" w:color="auto"/>
                <w:bottom w:val="none" w:sz="0" w:space="0" w:color="auto"/>
                <w:right w:val="none" w:sz="0" w:space="0" w:color="auto"/>
              </w:divBdr>
            </w:div>
            <w:div w:id="178204431">
              <w:marLeft w:val="0"/>
              <w:marRight w:val="0"/>
              <w:marTop w:val="0"/>
              <w:marBottom w:val="0"/>
              <w:divBdr>
                <w:top w:val="none" w:sz="0" w:space="0" w:color="auto"/>
                <w:left w:val="none" w:sz="0" w:space="0" w:color="auto"/>
                <w:bottom w:val="none" w:sz="0" w:space="0" w:color="auto"/>
                <w:right w:val="none" w:sz="0" w:space="0" w:color="auto"/>
              </w:divBdr>
            </w:div>
            <w:div w:id="1826318164">
              <w:marLeft w:val="0"/>
              <w:marRight w:val="0"/>
              <w:marTop w:val="0"/>
              <w:marBottom w:val="0"/>
              <w:divBdr>
                <w:top w:val="none" w:sz="0" w:space="0" w:color="auto"/>
                <w:left w:val="none" w:sz="0" w:space="0" w:color="auto"/>
                <w:bottom w:val="none" w:sz="0" w:space="0" w:color="auto"/>
                <w:right w:val="none" w:sz="0" w:space="0" w:color="auto"/>
              </w:divBdr>
            </w:div>
            <w:div w:id="530923286">
              <w:marLeft w:val="0"/>
              <w:marRight w:val="0"/>
              <w:marTop w:val="0"/>
              <w:marBottom w:val="0"/>
              <w:divBdr>
                <w:top w:val="none" w:sz="0" w:space="0" w:color="auto"/>
                <w:left w:val="none" w:sz="0" w:space="0" w:color="auto"/>
                <w:bottom w:val="none" w:sz="0" w:space="0" w:color="auto"/>
                <w:right w:val="none" w:sz="0" w:space="0" w:color="auto"/>
              </w:divBdr>
            </w:div>
            <w:div w:id="1094011607">
              <w:marLeft w:val="0"/>
              <w:marRight w:val="0"/>
              <w:marTop w:val="0"/>
              <w:marBottom w:val="0"/>
              <w:divBdr>
                <w:top w:val="none" w:sz="0" w:space="0" w:color="auto"/>
                <w:left w:val="none" w:sz="0" w:space="0" w:color="auto"/>
                <w:bottom w:val="none" w:sz="0" w:space="0" w:color="auto"/>
                <w:right w:val="none" w:sz="0" w:space="0" w:color="auto"/>
              </w:divBdr>
            </w:div>
            <w:div w:id="927469337">
              <w:marLeft w:val="0"/>
              <w:marRight w:val="0"/>
              <w:marTop w:val="0"/>
              <w:marBottom w:val="0"/>
              <w:divBdr>
                <w:top w:val="none" w:sz="0" w:space="0" w:color="auto"/>
                <w:left w:val="none" w:sz="0" w:space="0" w:color="auto"/>
                <w:bottom w:val="none" w:sz="0" w:space="0" w:color="auto"/>
                <w:right w:val="none" w:sz="0" w:space="0" w:color="auto"/>
              </w:divBdr>
            </w:div>
            <w:div w:id="1333795484">
              <w:marLeft w:val="0"/>
              <w:marRight w:val="0"/>
              <w:marTop w:val="0"/>
              <w:marBottom w:val="0"/>
              <w:divBdr>
                <w:top w:val="none" w:sz="0" w:space="0" w:color="auto"/>
                <w:left w:val="none" w:sz="0" w:space="0" w:color="auto"/>
                <w:bottom w:val="none" w:sz="0" w:space="0" w:color="auto"/>
                <w:right w:val="none" w:sz="0" w:space="0" w:color="auto"/>
              </w:divBdr>
            </w:div>
            <w:div w:id="1555897245">
              <w:marLeft w:val="0"/>
              <w:marRight w:val="0"/>
              <w:marTop w:val="0"/>
              <w:marBottom w:val="0"/>
              <w:divBdr>
                <w:top w:val="none" w:sz="0" w:space="0" w:color="auto"/>
                <w:left w:val="none" w:sz="0" w:space="0" w:color="auto"/>
                <w:bottom w:val="none" w:sz="0" w:space="0" w:color="auto"/>
                <w:right w:val="none" w:sz="0" w:space="0" w:color="auto"/>
              </w:divBdr>
            </w:div>
            <w:div w:id="1431005220">
              <w:marLeft w:val="0"/>
              <w:marRight w:val="0"/>
              <w:marTop w:val="0"/>
              <w:marBottom w:val="0"/>
              <w:divBdr>
                <w:top w:val="none" w:sz="0" w:space="0" w:color="auto"/>
                <w:left w:val="none" w:sz="0" w:space="0" w:color="auto"/>
                <w:bottom w:val="none" w:sz="0" w:space="0" w:color="auto"/>
                <w:right w:val="none" w:sz="0" w:space="0" w:color="auto"/>
              </w:divBdr>
            </w:div>
            <w:div w:id="1668248230">
              <w:marLeft w:val="0"/>
              <w:marRight w:val="0"/>
              <w:marTop w:val="0"/>
              <w:marBottom w:val="0"/>
              <w:divBdr>
                <w:top w:val="none" w:sz="0" w:space="0" w:color="auto"/>
                <w:left w:val="none" w:sz="0" w:space="0" w:color="auto"/>
                <w:bottom w:val="none" w:sz="0" w:space="0" w:color="auto"/>
                <w:right w:val="none" w:sz="0" w:space="0" w:color="auto"/>
              </w:divBdr>
            </w:div>
            <w:div w:id="2088964276">
              <w:marLeft w:val="0"/>
              <w:marRight w:val="0"/>
              <w:marTop w:val="0"/>
              <w:marBottom w:val="0"/>
              <w:divBdr>
                <w:top w:val="none" w:sz="0" w:space="0" w:color="auto"/>
                <w:left w:val="none" w:sz="0" w:space="0" w:color="auto"/>
                <w:bottom w:val="none" w:sz="0" w:space="0" w:color="auto"/>
                <w:right w:val="none" w:sz="0" w:space="0" w:color="auto"/>
              </w:divBdr>
            </w:div>
            <w:div w:id="1634096242">
              <w:marLeft w:val="0"/>
              <w:marRight w:val="0"/>
              <w:marTop w:val="0"/>
              <w:marBottom w:val="0"/>
              <w:divBdr>
                <w:top w:val="none" w:sz="0" w:space="0" w:color="auto"/>
                <w:left w:val="none" w:sz="0" w:space="0" w:color="auto"/>
                <w:bottom w:val="none" w:sz="0" w:space="0" w:color="auto"/>
                <w:right w:val="none" w:sz="0" w:space="0" w:color="auto"/>
              </w:divBdr>
            </w:div>
            <w:div w:id="946734138">
              <w:marLeft w:val="0"/>
              <w:marRight w:val="0"/>
              <w:marTop w:val="0"/>
              <w:marBottom w:val="0"/>
              <w:divBdr>
                <w:top w:val="none" w:sz="0" w:space="0" w:color="auto"/>
                <w:left w:val="none" w:sz="0" w:space="0" w:color="auto"/>
                <w:bottom w:val="none" w:sz="0" w:space="0" w:color="auto"/>
                <w:right w:val="none" w:sz="0" w:space="0" w:color="auto"/>
              </w:divBdr>
            </w:div>
            <w:div w:id="929774502">
              <w:marLeft w:val="0"/>
              <w:marRight w:val="0"/>
              <w:marTop w:val="0"/>
              <w:marBottom w:val="0"/>
              <w:divBdr>
                <w:top w:val="none" w:sz="0" w:space="0" w:color="auto"/>
                <w:left w:val="none" w:sz="0" w:space="0" w:color="auto"/>
                <w:bottom w:val="none" w:sz="0" w:space="0" w:color="auto"/>
                <w:right w:val="none" w:sz="0" w:space="0" w:color="auto"/>
              </w:divBdr>
            </w:div>
            <w:div w:id="1519192641">
              <w:marLeft w:val="0"/>
              <w:marRight w:val="0"/>
              <w:marTop w:val="0"/>
              <w:marBottom w:val="0"/>
              <w:divBdr>
                <w:top w:val="none" w:sz="0" w:space="0" w:color="auto"/>
                <w:left w:val="none" w:sz="0" w:space="0" w:color="auto"/>
                <w:bottom w:val="none" w:sz="0" w:space="0" w:color="auto"/>
                <w:right w:val="none" w:sz="0" w:space="0" w:color="auto"/>
              </w:divBdr>
            </w:div>
            <w:div w:id="1563128535">
              <w:marLeft w:val="0"/>
              <w:marRight w:val="0"/>
              <w:marTop w:val="0"/>
              <w:marBottom w:val="0"/>
              <w:divBdr>
                <w:top w:val="none" w:sz="0" w:space="0" w:color="auto"/>
                <w:left w:val="none" w:sz="0" w:space="0" w:color="auto"/>
                <w:bottom w:val="none" w:sz="0" w:space="0" w:color="auto"/>
                <w:right w:val="none" w:sz="0" w:space="0" w:color="auto"/>
              </w:divBdr>
            </w:div>
            <w:div w:id="1374236170">
              <w:marLeft w:val="0"/>
              <w:marRight w:val="0"/>
              <w:marTop w:val="0"/>
              <w:marBottom w:val="0"/>
              <w:divBdr>
                <w:top w:val="none" w:sz="0" w:space="0" w:color="auto"/>
                <w:left w:val="none" w:sz="0" w:space="0" w:color="auto"/>
                <w:bottom w:val="none" w:sz="0" w:space="0" w:color="auto"/>
                <w:right w:val="none" w:sz="0" w:space="0" w:color="auto"/>
              </w:divBdr>
            </w:div>
            <w:div w:id="1179930577">
              <w:marLeft w:val="0"/>
              <w:marRight w:val="0"/>
              <w:marTop w:val="0"/>
              <w:marBottom w:val="0"/>
              <w:divBdr>
                <w:top w:val="none" w:sz="0" w:space="0" w:color="auto"/>
                <w:left w:val="none" w:sz="0" w:space="0" w:color="auto"/>
                <w:bottom w:val="none" w:sz="0" w:space="0" w:color="auto"/>
                <w:right w:val="none" w:sz="0" w:space="0" w:color="auto"/>
              </w:divBdr>
            </w:div>
            <w:div w:id="652685189">
              <w:marLeft w:val="0"/>
              <w:marRight w:val="0"/>
              <w:marTop w:val="0"/>
              <w:marBottom w:val="0"/>
              <w:divBdr>
                <w:top w:val="none" w:sz="0" w:space="0" w:color="auto"/>
                <w:left w:val="none" w:sz="0" w:space="0" w:color="auto"/>
                <w:bottom w:val="none" w:sz="0" w:space="0" w:color="auto"/>
                <w:right w:val="none" w:sz="0" w:space="0" w:color="auto"/>
              </w:divBdr>
            </w:div>
            <w:div w:id="137235643">
              <w:marLeft w:val="0"/>
              <w:marRight w:val="0"/>
              <w:marTop w:val="0"/>
              <w:marBottom w:val="0"/>
              <w:divBdr>
                <w:top w:val="none" w:sz="0" w:space="0" w:color="auto"/>
                <w:left w:val="none" w:sz="0" w:space="0" w:color="auto"/>
                <w:bottom w:val="none" w:sz="0" w:space="0" w:color="auto"/>
                <w:right w:val="none" w:sz="0" w:space="0" w:color="auto"/>
              </w:divBdr>
            </w:div>
            <w:div w:id="1786924287">
              <w:marLeft w:val="0"/>
              <w:marRight w:val="0"/>
              <w:marTop w:val="0"/>
              <w:marBottom w:val="0"/>
              <w:divBdr>
                <w:top w:val="none" w:sz="0" w:space="0" w:color="auto"/>
                <w:left w:val="none" w:sz="0" w:space="0" w:color="auto"/>
                <w:bottom w:val="none" w:sz="0" w:space="0" w:color="auto"/>
                <w:right w:val="none" w:sz="0" w:space="0" w:color="auto"/>
              </w:divBdr>
            </w:div>
            <w:div w:id="62064774">
              <w:marLeft w:val="0"/>
              <w:marRight w:val="0"/>
              <w:marTop w:val="0"/>
              <w:marBottom w:val="0"/>
              <w:divBdr>
                <w:top w:val="none" w:sz="0" w:space="0" w:color="auto"/>
                <w:left w:val="none" w:sz="0" w:space="0" w:color="auto"/>
                <w:bottom w:val="none" w:sz="0" w:space="0" w:color="auto"/>
                <w:right w:val="none" w:sz="0" w:space="0" w:color="auto"/>
              </w:divBdr>
            </w:div>
            <w:div w:id="140268842">
              <w:marLeft w:val="0"/>
              <w:marRight w:val="0"/>
              <w:marTop w:val="0"/>
              <w:marBottom w:val="0"/>
              <w:divBdr>
                <w:top w:val="none" w:sz="0" w:space="0" w:color="auto"/>
                <w:left w:val="none" w:sz="0" w:space="0" w:color="auto"/>
                <w:bottom w:val="none" w:sz="0" w:space="0" w:color="auto"/>
                <w:right w:val="none" w:sz="0" w:space="0" w:color="auto"/>
              </w:divBdr>
            </w:div>
            <w:div w:id="1124470903">
              <w:marLeft w:val="0"/>
              <w:marRight w:val="0"/>
              <w:marTop w:val="0"/>
              <w:marBottom w:val="0"/>
              <w:divBdr>
                <w:top w:val="none" w:sz="0" w:space="0" w:color="auto"/>
                <w:left w:val="none" w:sz="0" w:space="0" w:color="auto"/>
                <w:bottom w:val="none" w:sz="0" w:space="0" w:color="auto"/>
                <w:right w:val="none" w:sz="0" w:space="0" w:color="auto"/>
              </w:divBdr>
            </w:div>
            <w:div w:id="1158688115">
              <w:marLeft w:val="0"/>
              <w:marRight w:val="0"/>
              <w:marTop w:val="0"/>
              <w:marBottom w:val="0"/>
              <w:divBdr>
                <w:top w:val="none" w:sz="0" w:space="0" w:color="auto"/>
                <w:left w:val="none" w:sz="0" w:space="0" w:color="auto"/>
                <w:bottom w:val="none" w:sz="0" w:space="0" w:color="auto"/>
                <w:right w:val="none" w:sz="0" w:space="0" w:color="auto"/>
              </w:divBdr>
            </w:div>
            <w:div w:id="885067305">
              <w:marLeft w:val="0"/>
              <w:marRight w:val="0"/>
              <w:marTop w:val="0"/>
              <w:marBottom w:val="0"/>
              <w:divBdr>
                <w:top w:val="none" w:sz="0" w:space="0" w:color="auto"/>
                <w:left w:val="none" w:sz="0" w:space="0" w:color="auto"/>
                <w:bottom w:val="none" w:sz="0" w:space="0" w:color="auto"/>
                <w:right w:val="none" w:sz="0" w:space="0" w:color="auto"/>
              </w:divBdr>
            </w:div>
            <w:div w:id="1238055552">
              <w:marLeft w:val="0"/>
              <w:marRight w:val="0"/>
              <w:marTop w:val="0"/>
              <w:marBottom w:val="0"/>
              <w:divBdr>
                <w:top w:val="none" w:sz="0" w:space="0" w:color="auto"/>
                <w:left w:val="none" w:sz="0" w:space="0" w:color="auto"/>
                <w:bottom w:val="none" w:sz="0" w:space="0" w:color="auto"/>
                <w:right w:val="none" w:sz="0" w:space="0" w:color="auto"/>
              </w:divBdr>
            </w:div>
            <w:div w:id="1508911075">
              <w:marLeft w:val="0"/>
              <w:marRight w:val="0"/>
              <w:marTop w:val="0"/>
              <w:marBottom w:val="0"/>
              <w:divBdr>
                <w:top w:val="none" w:sz="0" w:space="0" w:color="auto"/>
                <w:left w:val="none" w:sz="0" w:space="0" w:color="auto"/>
                <w:bottom w:val="none" w:sz="0" w:space="0" w:color="auto"/>
                <w:right w:val="none" w:sz="0" w:space="0" w:color="auto"/>
              </w:divBdr>
            </w:div>
            <w:div w:id="1356537193">
              <w:marLeft w:val="0"/>
              <w:marRight w:val="0"/>
              <w:marTop w:val="0"/>
              <w:marBottom w:val="0"/>
              <w:divBdr>
                <w:top w:val="none" w:sz="0" w:space="0" w:color="auto"/>
                <w:left w:val="none" w:sz="0" w:space="0" w:color="auto"/>
                <w:bottom w:val="none" w:sz="0" w:space="0" w:color="auto"/>
                <w:right w:val="none" w:sz="0" w:space="0" w:color="auto"/>
              </w:divBdr>
            </w:div>
            <w:div w:id="17565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70416">
      <w:bodyDiv w:val="1"/>
      <w:marLeft w:val="0"/>
      <w:marRight w:val="0"/>
      <w:marTop w:val="0"/>
      <w:marBottom w:val="0"/>
      <w:divBdr>
        <w:top w:val="none" w:sz="0" w:space="0" w:color="auto"/>
        <w:left w:val="none" w:sz="0" w:space="0" w:color="auto"/>
        <w:bottom w:val="none" w:sz="0" w:space="0" w:color="auto"/>
        <w:right w:val="none" w:sz="0" w:space="0" w:color="auto"/>
      </w:divBdr>
    </w:div>
    <w:div w:id="1537501693">
      <w:bodyDiv w:val="1"/>
      <w:marLeft w:val="0"/>
      <w:marRight w:val="0"/>
      <w:marTop w:val="0"/>
      <w:marBottom w:val="0"/>
      <w:divBdr>
        <w:top w:val="none" w:sz="0" w:space="0" w:color="auto"/>
        <w:left w:val="none" w:sz="0" w:space="0" w:color="auto"/>
        <w:bottom w:val="none" w:sz="0" w:space="0" w:color="auto"/>
        <w:right w:val="none" w:sz="0" w:space="0" w:color="auto"/>
      </w:divBdr>
      <w:divsChild>
        <w:div w:id="2059619896">
          <w:marLeft w:val="0"/>
          <w:marRight w:val="0"/>
          <w:marTop w:val="0"/>
          <w:marBottom w:val="0"/>
          <w:divBdr>
            <w:top w:val="none" w:sz="0" w:space="0" w:color="auto"/>
            <w:left w:val="none" w:sz="0" w:space="0" w:color="auto"/>
            <w:bottom w:val="none" w:sz="0" w:space="0" w:color="auto"/>
            <w:right w:val="none" w:sz="0" w:space="0" w:color="auto"/>
          </w:divBdr>
          <w:divsChild>
            <w:div w:id="140579856">
              <w:marLeft w:val="0"/>
              <w:marRight w:val="0"/>
              <w:marTop w:val="0"/>
              <w:marBottom w:val="0"/>
              <w:divBdr>
                <w:top w:val="none" w:sz="0" w:space="0" w:color="auto"/>
                <w:left w:val="none" w:sz="0" w:space="0" w:color="auto"/>
                <w:bottom w:val="none" w:sz="0" w:space="0" w:color="auto"/>
                <w:right w:val="none" w:sz="0" w:space="0" w:color="auto"/>
              </w:divBdr>
            </w:div>
            <w:div w:id="760416335">
              <w:marLeft w:val="0"/>
              <w:marRight w:val="0"/>
              <w:marTop w:val="0"/>
              <w:marBottom w:val="0"/>
              <w:divBdr>
                <w:top w:val="none" w:sz="0" w:space="0" w:color="auto"/>
                <w:left w:val="none" w:sz="0" w:space="0" w:color="auto"/>
                <w:bottom w:val="none" w:sz="0" w:space="0" w:color="auto"/>
                <w:right w:val="none" w:sz="0" w:space="0" w:color="auto"/>
              </w:divBdr>
            </w:div>
            <w:div w:id="1159034084">
              <w:marLeft w:val="0"/>
              <w:marRight w:val="0"/>
              <w:marTop w:val="0"/>
              <w:marBottom w:val="0"/>
              <w:divBdr>
                <w:top w:val="none" w:sz="0" w:space="0" w:color="auto"/>
                <w:left w:val="none" w:sz="0" w:space="0" w:color="auto"/>
                <w:bottom w:val="none" w:sz="0" w:space="0" w:color="auto"/>
                <w:right w:val="none" w:sz="0" w:space="0" w:color="auto"/>
              </w:divBdr>
            </w:div>
            <w:div w:id="43875782">
              <w:marLeft w:val="0"/>
              <w:marRight w:val="0"/>
              <w:marTop w:val="0"/>
              <w:marBottom w:val="0"/>
              <w:divBdr>
                <w:top w:val="none" w:sz="0" w:space="0" w:color="auto"/>
                <w:left w:val="none" w:sz="0" w:space="0" w:color="auto"/>
                <w:bottom w:val="none" w:sz="0" w:space="0" w:color="auto"/>
                <w:right w:val="none" w:sz="0" w:space="0" w:color="auto"/>
              </w:divBdr>
            </w:div>
            <w:div w:id="9468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5144">
      <w:bodyDiv w:val="1"/>
      <w:marLeft w:val="0"/>
      <w:marRight w:val="0"/>
      <w:marTop w:val="0"/>
      <w:marBottom w:val="0"/>
      <w:divBdr>
        <w:top w:val="none" w:sz="0" w:space="0" w:color="auto"/>
        <w:left w:val="none" w:sz="0" w:space="0" w:color="auto"/>
        <w:bottom w:val="none" w:sz="0" w:space="0" w:color="auto"/>
        <w:right w:val="none" w:sz="0" w:space="0" w:color="auto"/>
      </w:divBdr>
      <w:divsChild>
        <w:div w:id="1661423474">
          <w:marLeft w:val="0"/>
          <w:marRight w:val="0"/>
          <w:marTop w:val="0"/>
          <w:marBottom w:val="0"/>
          <w:divBdr>
            <w:top w:val="none" w:sz="0" w:space="0" w:color="auto"/>
            <w:left w:val="none" w:sz="0" w:space="0" w:color="auto"/>
            <w:bottom w:val="none" w:sz="0" w:space="0" w:color="auto"/>
            <w:right w:val="none" w:sz="0" w:space="0" w:color="auto"/>
          </w:divBdr>
          <w:divsChild>
            <w:div w:id="31658412">
              <w:marLeft w:val="0"/>
              <w:marRight w:val="0"/>
              <w:marTop w:val="0"/>
              <w:marBottom w:val="0"/>
              <w:divBdr>
                <w:top w:val="none" w:sz="0" w:space="0" w:color="auto"/>
                <w:left w:val="none" w:sz="0" w:space="0" w:color="auto"/>
                <w:bottom w:val="none" w:sz="0" w:space="0" w:color="auto"/>
                <w:right w:val="none" w:sz="0" w:space="0" w:color="auto"/>
              </w:divBdr>
            </w:div>
            <w:div w:id="108209627">
              <w:marLeft w:val="0"/>
              <w:marRight w:val="0"/>
              <w:marTop w:val="0"/>
              <w:marBottom w:val="0"/>
              <w:divBdr>
                <w:top w:val="none" w:sz="0" w:space="0" w:color="auto"/>
                <w:left w:val="none" w:sz="0" w:space="0" w:color="auto"/>
                <w:bottom w:val="none" w:sz="0" w:space="0" w:color="auto"/>
                <w:right w:val="none" w:sz="0" w:space="0" w:color="auto"/>
              </w:divBdr>
            </w:div>
            <w:div w:id="1587885446">
              <w:marLeft w:val="0"/>
              <w:marRight w:val="0"/>
              <w:marTop w:val="0"/>
              <w:marBottom w:val="0"/>
              <w:divBdr>
                <w:top w:val="none" w:sz="0" w:space="0" w:color="auto"/>
                <w:left w:val="none" w:sz="0" w:space="0" w:color="auto"/>
                <w:bottom w:val="none" w:sz="0" w:space="0" w:color="auto"/>
                <w:right w:val="none" w:sz="0" w:space="0" w:color="auto"/>
              </w:divBdr>
            </w:div>
            <w:div w:id="1547449265">
              <w:marLeft w:val="0"/>
              <w:marRight w:val="0"/>
              <w:marTop w:val="0"/>
              <w:marBottom w:val="0"/>
              <w:divBdr>
                <w:top w:val="none" w:sz="0" w:space="0" w:color="auto"/>
                <w:left w:val="none" w:sz="0" w:space="0" w:color="auto"/>
                <w:bottom w:val="none" w:sz="0" w:space="0" w:color="auto"/>
                <w:right w:val="none" w:sz="0" w:space="0" w:color="auto"/>
              </w:divBdr>
            </w:div>
            <w:div w:id="308747443">
              <w:marLeft w:val="0"/>
              <w:marRight w:val="0"/>
              <w:marTop w:val="0"/>
              <w:marBottom w:val="0"/>
              <w:divBdr>
                <w:top w:val="none" w:sz="0" w:space="0" w:color="auto"/>
                <w:left w:val="none" w:sz="0" w:space="0" w:color="auto"/>
                <w:bottom w:val="none" w:sz="0" w:space="0" w:color="auto"/>
                <w:right w:val="none" w:sz="0" w:space="0" w:color="auto"/>
              </w:divBdr>
            </w:div>
            <w:div w:id="428041094">
              <w:marLeft w:val="0"/>
              <w:marRight w:val="0"/>
              <w:marTop w:val="0"/>
              <w:marBottom w:val="0"/>
              <w:divBdr>
                <w:top w:val="none" w:sz="0" w:space="0" w:color="auto"/>
                <w:left w:val="none" w:sz="0" w:space="0" w:color="auto"/>
                <w:bottom w:val="none" w:sz="0" w:space="0" w:color="auto"/>
                <w:right w:val="none" w:sz="0" w:space="0" w:color="auto"/>
              </w:divBdr>
            </w:div>
            <w:div w:id="780149333">
              <w:marLeft w:val="0"/>
              <w:marRight w:val="0"/>
              <w:marTop w:val="0"/>
              <w:marBottom w:val="0"/>
              <w:divBdr>
                <w:top w:val="none" w:sz="0" w:space="0" w:color="auto"/>
                <w:left w:val="none" w:sz="0" w:space="0" w:color="auto"/>
                <w:bottom w:val="none" w:sz="0" w:space="0" w:color="auto"/>
                <w:right w:val="none" w:sz="0" w:space="0" w:color="auto"/>
              </w:divBdr>
            </w:div>
            <w:div w:id="785151491">
              <w:marLeft w:val="0"/>
              <w:marRight w:val="0"/>
              <w:marTop w:val="0"/>
              <w:marBottom w:val="0"/>
              <w:divBdr>
                <w:top w:val="none" w:sz="0" w:space="0" w:color="auto"/>
                <w:left w:val="none" w:sz="0" w:space="0" w:color="auto"/>
                <w:bottom w:val="none" w:sz="0" w:space="0" w:color="auto"/>
                <w:right w:val="none" w:sz="0" w:space="0" w:color="auto"/>
              </w:divBdr>
            </w:div>
            <w:div w:id="77334290">
              <w:marLeft w:val="0"/>
              <w:marRight w:val="0"/>
              <w:marTop w:val="0"/>
              <w:marBottom w:val="0"/>
              <w:divBdr>
                <w:top w:val="none" w:sz="0" w:space="0" w:color="auto"/>
                <w:left w:val="none" w:sz="0" w:space="0" w:color="auto"/>
                <w:bottom w:val="none" w:sz="0" w:space="0" w:color="auto"/>
                <w:right w:val="none" w:sz="0" w:space="0" w:color="auto"/>
              </w:divBdr>
            </w:div>
            <w:div w:id="1037585023">
              <w:marLeft w:val="0"/>
              <w:marRight w:val="0"/>
              <w:marTop w:val="0"/>
              <w:marBottom w:val="0"/>
              <w:divBdr>
                <w:top w:val="none" w:sz="0" w:space="0" w:color="auto"/>
                <w:left w:val="none" w:sz="0" w:space="0" w:color="auto"/>
                <w:bottom w:val="none" w:sz="0" w:space="0" w:color="auto"/>
                <w:right w:val="none" w:sz="0" w:space="0" w:color="auto"/>
              </w:divBdr>
            </w:div>
            <w:div w:id="2124569241">
              <w:marLeft w:val="0"/>
              <w:marRight w:val="0"/>
              <w:marTop w:val="0"/>
              <w:marBottom w:val="0"/>
              <w:divBdr>
                <w:top w:val="none" w:sz="0" w:space="0" w:color="auto"/>
                <w:left w:val="none" w:sz="0" w:space="0" w:color="auto"/>
                <w:bottom w:val="none" w:sz="0" w:space="0" w:color="auto"/>
                <w:right w:val="none" w:sz="0" w:space="0" w:color="auto"/>
              </w:divBdr>
            </w:div>
            <w:div w:id="1258559070">
              <w:marLeft w:val="0"/>
              <w:marRight w:val="0"/>
              <w:marTop w:val="0"/>
              <w:marBottom w:val="0"/>
              <w:divBdr>
                <w:top w:val="none" w:sz="0" w:space="0" w:color="auto"/>
                <w:left w:val="none" w:sz="0" w:space="0" w:color="auto"/>
                <w:bottom w:val="none" w:sz="0" w:space="0" w:color="auto"/>
                <w:right w:val="none" w:sz="0" w:space="0" w:color="auto"/>
              </w:divBdr>
            </w:div>
            <w:div w:id="611668711">
              <w:marLeft w:val="0"/>
              <w:marRight w:val="0"/>
              <w:marTop w:val="0"/>
              <w:marBottom w:val="0"/>
              <w:divBdr>
                <w:top w:val="none" w:sz="0" w:space="0" w:color="auto"/>
                <w:left w:val="none" w:sz="0" w:space="0" w:color="auto"/>
                <w:bottom w:val="none" w:sz="0" w:space="0" w:color="auto"/>
                <w:right w:val="none" w:sz="0" w:space="0" w:color="auto"/>
              </w:divBdr>
            </w:div>
            <w:div w:id="126747701">
              <w:marLeft w:val="0"/>
              <w:marRight w:val="0"/>
              <w:marTop w:val="0"/>
              <w:marBottom w:val="0"/>
              <w:divBdr>
                <w:top w:val="none" w:sz="0" w:space="0" w:color="auto"/>
                <w:left w:val="none" w:sz="0" w:space="0" w:color="auto"/>
                <w:bottom w:val="none" w:sz="0" w:space="0" w:color="auto"/>
                <w:right w:val="none" w:sz="0" w:space="0" w:color="auto"/>
              </w:divBdr>
            </w:div>
            <w:div w:id="1688486689">
              <w:marLeft w:val="0"/>
              <w:marRight w:val="0"/>
              <w:marTop w:val="0"/>
              <w:marBottom w:val="0"/>
              <w:divBdr>
                <w:top w:val="none" w:sz="0" w:space="0" w:color="auto"/>
                <w:left w:val="none" w:sz="0" w:space="0" w:color="auto"/>
                <w:bottom w:val="none" w:sz="0" w:space="0" w:color="auto"/>
                <w:right w:val="none" w:sz="0" w:space="0" w:color="auto"/>
              </w:divBdr>
            </w:div>
            <w:div w:id="1652444518">
              <w:marLeft w:val="0"/>
              <w:marRight w:val="0"/>
              <w:marTop w:val="0"/>
              <w:marBottom w:val="0"/>
              <w:divBdr>
                <w:top w:val="none" w:sz="0" w:space="0" w:color="auto"/>
                <w:left w:val="none" w:sz="0" w:space="0" w:color="auto"/>
                <w:bottom w:val="none" w:sz="0" w:space="0" w:color="auto"/>
                <w:right w:val="none" w:sz="0" w:space="0" w:color="auto"/>
              </w:divBdr>
            </w:div>
            <w:div w:id="1659578786">
              <w:marLeft w:val="0"/>
              <w:marRight w:val="0"/>
              <w:marTop w:val="0"/>
              <w:marBottom w:val="0"/>
              <w:divBdr>
                <w:top w:val="none" w:sz="0" w:space="0" w:color="auto"/>
                <w:left w:val="none" w:sz="0" w:space="0" w:color="auto"/>
                <w:bottom w:val="none" w:sz="0" w:space="0" w:color="auto"/>
                <w:right w:val="none" w:sz="0" w:space="0" w:color="auto"/>
              </w:divBdr>
            </w:div>
            <w:div w:id="1078752725">
              <w:marLeft w:val="0"/>
              <w:marRight w:val="0"/>
              <w:marTop w:val="0"/>
              <w:marBottom w:val="0"/>
              <w:divBdr>
                <w:top w:val="none" w:sz="0" w:space="0" w:color="auto"/>
                <w:left w:val="none" w:sz="0" w:space="0" w:color="auto"/>
                <w:bottom w:val="none" w:sz="0" w:space="0" w:color="auto"/>
                <w:right w:val="none" w:sz="0" w:space="0" w:color="auto"/>
              </w:divBdr>
            </w:div>
            <w:div w:id="632177284">
              <w:marLeft w:val="0"/>
              <w:marRight w:val="0"/>
              <w:marTop w:val="0"/>
              <w:marBottom w:val="0"/>
              <w:divBdr>
                <w:top w:val="none" w:sz="0" w:space="0" w:color="auto"/>
                <w:left w:val="none" w:sz="0" w:space="0" w:color="auto"/>
                <w:bottom w:val="none" w:sz="0" w:space="0" w:color="auto"/>
                <w:right w:val="none" w:sz="0" w:space="0" w:color="auto"/>
              </w:divBdr>
            </w:div>
            <w:div w:id="1347486039">
              <w:marLeft w:val="0"/>
              <w:marRight w:val="0"/>
              <w:marTop w:val="0"/>
              <w:marBottom w:val="0"/>
              <w:divBdr>
                <w:top w:val="none" w:sz="0" w:space="0" w:color="auto"/>
                <w:left w:val="none" w:sz="0" w:space="0" w:color="auto"/>
                <w:bottom w:val="none" w:sz="0" w:space="0" w:color="auto"/>
                <w:right w:val="none" w:sz="0" w:space="0" w:color="auto"/>
              </w:divBdr>
            </w:div>
            <w:div w:id="1681161518">
              <w:marLeft w:val="0"/>
              <w:marRight w:val="0"/>
              <w:marTop w:val="0"/>
              <w:marBottom w:val="0"/>
              <w:divBdr>
                <w:top w:val="none" w:sz="0" w:space="0" w:color="auto"/>
                <w:left w:val="none" w:sz="0" w:space="0" w:color="auto"/>
                <w:bottom w:val="none" w:sz="0" w:space="0" w:color="auto"/>
                <w:right w:val="none" w:sz="0" w:space="0" w:color="auto"/>
              </w:divBdr>
            </w:div>
            <w:div w:id="1897471928">
              <w:marLeft w:val="0"/>
              <w:marRight w:val="0"/>
              <w:marTop w:val="0"/>
              <w:marBottom w:val="0"/>
              <w:divBdr>
                <w:top w:val="none" w:sz="0" w:space="0" w:color="auto"/>
                <w:left w:val="none" w:sz="0" w:space="0" w:color="auto"/>
                <w:bottom w:val="none" w:sz="0" w:space="0" w:color="auto"/>
                <w:right w:val="none" w:sz="0" w:space="0" w:color="auto"/>
              </w:divBdr>
            </w:div>
            <w:div w:id="1921867928">
              <w:marLeft w:val="0"/>
              <w:marRight w:val="0"/>
              <w:marTop w:val="0"/>
              <w:marBottom w:val="0"/>
              <w:divBdr>
                <w:top w:val="none" w:sz="0" w:space="0" w:color="auto"/>
                <w:left w:val="none" w:sz="0" w:space="0" w:color="auto"/>
                <w:bottom w:val="none" w:sz="0" w:space="0" w:color="auto"/>
                <w:right w:val="none" w:sz="0" w:space="0" w:color="auto"/>
              </w:divBdr>
            </w:div>
            <w:div w:id="1380124837">
              <w:marLeft w:val="0"/>
              <w:marRight w:val="0"/>
              <w:marTop w:val="0"/>
              <w:marBottom w:val="0"/>
              <w:divBdr>
                <w:top w:val="none" w:sz="0" w:space="0" w:color="auto"/>
                <w:left w:val="none" w:sz="0" w:space="0" w:color="auto"/>
                <w:bottom w:val="none" w:sz="0" w:space="0" w:color="auto"/>
                <w:right w:val="none" w:sz="0" w:space="0" w:color="auto"/>
              </w:divBdr>
            </w:div>
            <w:div w:id="541793659">
              <w:marLeft w:val="0"/>
              <w:marRight w:val="0"/>
              <w:marTop w:val="0"/>
              <w:marBottom w:val="0"/>
              <w:divBdr>
                <w:top w:val="none" w:sz="0" w:space="0" w:color="auto"/>
                <w:left w:val="none" w:sz="0" w:space="0" w:color="auto"/>
                <w:bottom w:val="none" w:sz="0" w:space="0" w:color="auto"/>
                <w:right w:val="none" w:sz="0" w:space="0" w:color="auto"/>
              </w:divBdr>
            </w:div>
            <w:div w:id="42415414">
              <w:marLeft w:val="0"/>
              <w:marRight w:val="0"/>
              <w:marTop w:val="0"/>
              <w:marBottom w:val="0"/>
              <w:divBdr>
                <w:top w:val="none" w:sz="0" w:space="0" w:color="auto"/>
                <w:left w:val="none" w:sz="0" w:space="0" w:color="auto"/>
                <w:bottom w:val="none" w:sz="0" w:space="0" w:color="auto"/>
                <w:right w:val="none" w:sz="0" w:space="0" w:color="auto"/>
              </w:divBdr>
            </w:div>
            <w:div w:id="1681540977">
              <w:marLeft w:val="0"/>
              <w:marRight w:val="0"/>
              <w:marTop w:val="0"/>
              <w:marBottom w:val="0"/>
              <w:divBdr>
                <w:top w:val="none" w:sz="0" w:space="0" w:color="auto"/>
                <w:left w:val="none" w:sz="0" w:space="0" w:color="auto"/>
                <w:bottom w:val="none" w:sz="0" w:space="0" w:color="auto"/>
                <w:right w:val="none" w:sz="0" w:space="0" w:color="auto"/>
              </w:divBdr>
            </w:div>
            <w:div w:id="1455518215">
              <w:marLeft w:val="0"/>
              <w:marRight w:val="0"/>
              <w:marTop w:val="0"/>
              <w:marBottom w:val="0"/>
              <w:divBdr>
                <w:top w:val="none" w:sz="0" w:space="0" w:color="auto"/>
                <w:left w:val="none" w:sz="0" w:space="0" w:color="auto"/>
                <w:bottom w:val="none" w:sz="0" w:space="0" w:color="auto"/>
                <w:right w:val="none" w:sz="0" w:space="0" w:color="auto"/>
              </w:divBdr>
            </w:div>
            <w:div w:id="696348915">
              <w:marLeft w:val="0"/>
              <w:marRight w:val="0"/>
              <w:marTop w:val="0"/>
              <w:marBottom w:val="0"/>
              <w:divBdr>
                <w:top w:val="none" w:sz="0" w:space="0" w:color="auto"/>
                <w:left w:val="none" w:sz="0" w:space="0" w:color="auto"/>
                <w:bottom w:val="none" w:sz="0" w:space="0" w:color="auto"/>
                <w:right w:val="none" w:sz="0" w:space="0" w:color="auto"/>
              </w:divBdr>
            </w:div>
            <w:div w:id="1157964556">
              <w:marLeft w:val="0"/>
              <w:marRight w:val="0"/>
              <w:marTop w:val="0"/>
              <w:marBottom w:val="0"/>
              <w:divBdr>
                <w:top w:val="none" w:sz="0" w:space="0" w:color="auto"/>
                <w:left w:val="none" w:sz="0" w:space="0" w:color="auto"/>
                <w:bottom w:val="none" w:sz="0" w:space="0" w:color="auto"/>
                <w:right w:val="none" w:sz="0" w:space="0" w:color="auto"/>
              </w:divBdr>
            </w:div>
            <w:div w:id="145128837">
              <w:marLeft w:val="0"/>
              <w:marRight w:val="0"/>
              <w:marTop w:val="0"/>
              <w:marBottom w:val="0"/>
              <w:divBdr>
                <w:top w:val="none" w:sz="0" w:space="0" w:color="auto"/>
                <w:left w:val="none" w:sz="0" w:space="0" w:color="auto"/>
                <w:bottom w:val="none" w:sz="0" w:space="0" w:color="auto"/>
                <w:right w:val="none" w:sz="0" w:space="0" w:color="auto"/>
              </w:divBdr>
            </w:div>
            <w:div w:id="1970621232">
              <w:marLeft w:val="0"/>
              <w:marRight w:val="0"/>
              <w:marTop w:val="0"/>
              <w:marBottom w:val="0"/>
              <w:divBdr>
                <w:top w:val="none" w:sz="0" w:space="0" w:color="auto"/>
                <w:left w:val="none" w:sz="0" w:space="0" w:color="auto"/>
                <w:bottom w:val="none" w:sz="0" w:space="0" w:color="auto"/>
                <w:right w:val="none" w:sz="0" w:space="0" w:color="auto"/>
              </w:divBdr>
            </w:div>
            <w:div w:id="506406438">
              <w:marLeft w:val="0"/>
              <w:marRight w:val="0"/>
              <w:marTop w:val="0"/>
              <w:marBottom w:val="0"/>
              <w:divBdr>
                <w:top w:val="none" w:sz="0" w:space="0" w:color="auto"/>
                <w:left w:val="none" w:sz="0" w:space="0" w:color="auto"/>
                <w:bottom w:val="none" w:sz="0" w:space="0" w:color="auto"/>
                <w:right w:val="none" w:sz="0" w:space="0" w:color="auto"/>
              </w:divBdr>
            </w:div>
            <w:div w:id="18432833">
              <w:marLeft w:val="0"/>
              <w:marRight w:val="0"/>
              <w:marTop w:val="0"/>
              <w:marBottom w:val="0"/>
              <w:divBdr>
                <w:top w:val="none" w:sz="0" w:space="0" w:color="auto"/>
                <w:left w:val="none" w:sz="0" w:space="0" w:color="auto"/>
                <w:bottom w:val="none" w:sz="0" w:space="0" w:color="auto"/>
                <w:right w:val="none" w:sz="0" w:space="0" w:color="auto"/>
              </w:divBdr>
            </w:div>
            <w:div w:id="497617906">
              <w:marLeft w:val="0"/>
              <w:marRight w:val="0"/>
              <w:marTop w:val="0"/>
              <w:marBottom w:val="0"/>
              <w:divBdr>
                <w:top w:val="none" w:sz="0" w:space="0" w:color="auto"/>
                <w:left w:val="none" w:sz="0" w:space="0" w:color="auto"/>
                <w:bottom w:val="none" w:sz="0" w:space="0" w:color="auto"/>
                <w:right w:val="none" w:sz="0" w:space="0" w:color="auto"/>
              </w:divBdr>
            </w:div>
            <w:div w:id="1478454319">
              <w:marLeft w:val="0"/>
              <w:marRight w:val="0"/>
              <w:marTop w:val="0"/>
              <w:marBottom w:val="0"/>
              <w:divBdr>
                <w:top w:val="none" w:sz="0" w:space="0" w:color="auto"/>
                <w:left w:val="none" w:sz="0" w:space="0" w:color="auto"/>
                <w:bottom w:val="none" w:sz="0" w:space="0" w:color="auto"/>
                <w:right w:val="none" w:sz="0" w:space="0" w:color="auto"/>
              </w:divBdr>
            </w:div>
            <w:div w:id="1963536290">
              <w:marLeft w:val="0"/>
              <w:marRight w:val="0"/>
              <w:marTop w:val="0"/>
              <w:marBottom w:val="0"/>
              <w:divBdr>
                <w:top w:val="none" w:sz="0" w:space="0" w:color="auto"/>
                <w:left w:val="none" w:sz="0" w:space="0" w:color="auto"/>
                <w:bottom w:val="none" w:sz="0" w:space="0" w:color="auto"/>
                <w:right w:val="none" w:sz="0" w:space="0" w:color="auto"/>
              </w:divBdr>
            </w:div>
            <w:div w:id="20399467">
              <w:marLeft w:val="0"/>
              <w:marRight w:val="0"/>
              <w:marTop w:val="0"/>
              <w:marBottom w:val="0"/>
              <w:divBdr>
                <w:top w:val="none" w:sz="0" w:space="0" w:color="auto"/>
                <w:left w:val="none" w:sz="0" w:space="0" w:color="auto"/>
                <w:bottom w:val="none" w:sz="0" w:space="0" w:color="auto"/>
                <w:right w:val="none" w:sz="0" w:space="0" w:color="auto"/>
              </w:divBdr>
            </w:div>
            <w:div w:id="941495403">
              <w:marLeft w:val="0"/>
              <w:marRight w:val="0"/>
              <w:marTop w:val="0"/>
              <w:marBottom w:val="0"/>
              <w:divBdr>
                <w:top w:val="none" w:sz="0" w:space="0" w:color="auto"/>
                <w:left w:val="none" w:sz="0" w:space="0" w:color="auto"/>
                <w:bottom w:val="none" w:sz="0" w:space="0" w:color="auto"/>
                <w:right w:val="none" w:sz="0" w:space="0" w:color="auto"/>
              </w:divBdr>
            </w:div>
            <w:div w:id="1417049706">
              <w:marLeft w:val="0"/>
              <w:marRight w:val="0"/>
              <w:marTop w:val="0"/>
              <w:marBottom w:val="0"/>
              <w:divBdr>
                <w:top w:val="none" w:sz="0" w:space="0" w:color="auto"/>
                <w:left w:val="none" w:sz="0" w:space="0" w:color="auto"/>
                <w:bottom w:val="none" w:sz="0" w:space="0" w:color="auto"/>
                <w:right w:val="none" w:sz="0" w:space="0" w:color="auto"/>
              </w:divBdr>
            </w:div>
            <w:div w:id="1584029845">
              <w:marLeft w:val="0"/>
              <w:marRight w:val="0"/>
              <w:marTop w:val="0"/>
              <w:marBottom w:val="0"/>
              <w:divBdr>
                <w:top w:val="none" w:sz="0" w:space="0" w:color="auto"/>
                <w:left w:val="none" w:sz="0" w:space="0" w:color="auto"/>
                <w:bottom w:val="none" w:sz="0" w:space="0" w:color="auto"/>
                <w:right w:val="none" w:sz="0" w:space="0" w:color="auto"/>
              </w:divBdr>
            </w:div>
            <w:div w:id="1515194366">
              <w:marLeft w:val="0"/>
              <w:marRight w:val="0"/>
              <w:marTop w:val="0"/>
              <w:marBottom w:val="0"/>
              <w:divBdr>
                <w:top w:val="none" w:sz="0" w:space="0" w:color="auto"/>
                <w:left w:val="none" w:sz="0" w:space="0" w:color="auto"/>
                <w:bottom w:val="none" w:sz="0" w:space="0" w:color="auto"/>
                <w:right w:val="none" w:sz="0" w:space="0" w:color="auto"/>
              </w:divBdr>
            </w:div>
            <w:div w:id="504174776">
              <w:marLeft w:val="0"/>
              <w:marRight w:val="0"/>
              <w:marTop w:val="0"/>
              <w:marBottom w:val="0"/>
              <w:divBdr>
                <w:top w:val="none" w:sz="0" w:space="0" w:color="auto"/>
                <w:left w:val="none" w:sz="0" w:space="0" w:color="auto"/>
                <w:bottom w:val="none" w:sz="0" w:space="0" w:color="auto"/>
                <w:right w:val="none" w:sz="0" w:space="0" w:color="auto"/>
              </w:divBdr>
            </w:div>
            <w:div w:id="1491021168">
              <w:marLeft w:val="0"/>
              <w:marRight w:val="0"/>
              <w:marTop w:val="0"/>
              <w:marBottom w:val="0"/>
              <w:divBdr>
                <w:top w:val="none" w:sz="0" w:space="0" w:color="auto"/>
                <w:left w:val="none" w:sz="0" w:space="0" w:color="auto"/>
                <w:bottom w:val="none" w:sz="0" w:space="0" w:color="auto"/>
                <w:right w:val="none" w:sz="0" w:space="0" w:color="auto"/>
              </w:divBdr>
            </w:div>
            <w:div w:id="1067145587">
              <w:marLeft w:val="0"/>
              <w:marRight w:val="0"/>
              <w:marTop w:val="0"/>
              <w:marBottom w:val="0"/>
              <w:divBdr>
                <w:top w:val="none" w:sz="0" w:space="0" w:color="auto"/>
                <w:left w:val="none" w:sz="0" w:space="0" w:color="auto"/>
                <w:bottom w:val="none" w:sz="0" w:space="0" w:color="auto"/>
                <w:right w:val="none" w:sz="0" w:space="0" w:color="auto"/>
              </w:divBdr>
            </w:div>
            <w:div w:id="811598127">
              <w:marLeft w:val="0"/>
              <w:marRight w:val="0"/>
              <w:marTop w:val="0"/>
              <w:marBottom w:val="0"/>
              <w:divBdr>
                <w:top w:val="none" w:sz="0" w:space="0" w:color="auto"/>
                <w:left w:val="none" w:sz="0" w:space="0" w:color="auto"/>
                <w:bottom w:val="none" w:sz="0" w:space="0" w:color="auto"/>
                <w:right w:val="none" w:sz="0" w:space="0" w:color="auto"/>
              </w:divBdr>
            </w:div>
            <w:div w:id="1757706148">
              <w:marLeft w:val="0"/>
              <w:marRight w:val="0"/>
              <w:marTop w:val="0"/>
              <w:marBottom w:val="0"/>
              <w:divBdr>
                <w:top w:val="none" w:sz="0" w:space="0" w:color="auto"/>
                <w:left w:val="none" w:sz="0" w:space="0" w:color="auto"/>
                <w:bottom w:val="none" w:sz="0" w:space="0" w:color="auto"/>
                <w:right w:val="none" w:sz="0" w:space="0" w:color="auto"/>
              </w:divBdr>
            </w:div>
            <w:div w:id="12272909">
              <w:marLeft w:val="0"/>
              <w:marRight w:val="0"/>
              <w:marTop w:val="0"/>
              <w:marBottom w:val="0"/>
              <w:divBdr>
                <w:top w:val="none" w:sz="0" w:space="0" w:color="auto"/>
                <w:left w:val="none" w:sz="0" w:space="0" w:color="auto"/>
                <w:bottom w:val="none" w:sz="0" w:space="0" w:color="auto"/>
                <w:right w:val="none" w:sz="0" w:space="0" w:color="auto"/>
              </w:divBdr>
            </w:div>
            <w:div w:id="808522096">
              <w:marLeft w:val="0"/>
              <w:marRight w:val="0"/>
              <w:marTop w:val="0"/>
              <w:marBottom w:val="0"/>
              <w:divBdr>
                <w:top w:val="none" w:sz="0" w:space="0" w:color="auto"/>
                <w:left w:val="none" w:sz="0" w:space="0" w:color="auto"/>
                <w:bottom w:val="none" w:sz="0" w:space="0" w:color="auto"/>
                <w:right w:val="none" w:sz="0" w:space="0" w:color="auto"/>
              </w:divBdr>
            </w:div>
            <w:div w:id="2089497154">
              <w:marLeft w:val="0"/>
              <w:marRight w:val="0"/>
              <w:marTop w:val="0"/>
              <w:marBottom w:val="0"/>
              <w:divBdr>
                <w:top w:val="none" w:sz="0" w:space="0" w:color="auto"/>
                <w:left w:val="none" w:sz="0" w:space="0" w:color="auto"/>
                <w:bottom w:val="none" w:sz="0" w:space="0" w:color="auto"/>
                <w:right w:val="none" w:sz="0" w:space="0" w:color="auto"/>
              </w:divBdr>
            </w:div>
            <w:div w:id="557784561">
              <w:marLeft w:val="0"/>
              <w:marRight w:val="0"/>
              <w:marTop w:val="0"/>
              <w:marBottom w:val="0"/>
              <w:divBdr>
                <w:top w:val="none" w:sz="0" w:space="0" w:color="auto"/>
                <w:left w:val="none" w:sz="0" w:space="0" w:color="auto"/>
                <w:bottom w:val="none" w:sz="0" w:space="0" w:color="auto"/>
                <w:right w:val="none" w:sz="0" w:space="0" w:color="auto"/>
              </w:divBdr>
            </w:div>
            <w:div w:id="1004432925">
              <w:marLeft w:val="0"/>
              <w:marRight w:val="0"/>
              <w:marTop w:val="0"/>
              <w:marBottom w:val="0"/>
              <w:divBdr>
                <w:top w:val="none" w:sz="0" w:space="0" w:color="auto"/>
                <w:left w:val="none" w:sz="0" w:space="0" w:color="auto"/>
                <w:bottom w:val="none" w:sz="0" w:space="0" w:color="auto"/>
                <w:right w:val="none" w:sz="0" w:space="0" w:color="auto"/>
              </w:divBdr>
            </w:div>
            <w:div w:id="81295693">
              <w:marLeft w:val="0"/>
              <w:marRight w:val="0"/>
              <w:marTop w:val="0"/>
              <w:marBottom w:val="0"/>
              <w:divBdr>
                <w:top w:val="none" w:sz="0" w:space="0" w:color="auto"/>
                <w:left w:val="none" w:sz="0" w:space="0" w:color="auto"/>
                <w:bottom w:val="none" w:sz="0" w:space="0" w:color="auto"/>
                <w:right w:val="none" w:sz="0" w:space="0" w:color="auto"/>
              </w:divBdr>
            </w:div>
            <w:div w:id="814836725">
              <w:marLeft w:val="0"/>
              <w:marRight w:val="0"/>
              <w:marTop w:val="0"/>
              <w:marBottom w:val="0"/>
              <w:divBdr>
                <w:top w:val="none" w:sz="0" w:space="0" w:color="auto"/>
                <w:left w:val="none" w:sz="0" w:space="0" w:color="auto"/>
                <w:bottom w:val="none" w:sz="0" w:space="0" w:color="auto"/>
                <w:right w:val="none" w:sz="0" w:space="0" w:color="auto"/>
              </w:divBdr>
            </w:div>
            <w:div w:id="1337422053">
              <w:marLeft w:val="0"/>
              <w:marRight w:val="0"/>
              <w:marTop w:val="0"/>
              <w:marBottom w:val="0"/>
              <w:divBdr>
                <w:top w:val="none" w:sz="0" w:space="0" w:color="auto"/>
                <w:left w:val="none" w:sz="0" w:space="0" w:color="auto"/>
                <w:bottom w:val="none" w:sz="0" w:space="0" w:color="auto"/>
                <w:right w:val="none" w:sz="0" w:space="0" w:color="auto"/>
              </w:divBdr>
            </w:div>
            <w:div w:id="445083381">
              <w:marLeft w:val="0"/>
              <w:marRight w:val="0"/>
              <w:marTop w:val="0"/>
              <w:marBottom w:val="0"/>
              <w:divBdr>
                <w:top w:val="none" w:sz="0" w:space="0" w:color="auto"/>
                <w:left w:val="none" w:sz="0" w:space="0" w:color="auto"/>
                <w:bottom w:val="none" w:sz="0" w:space="0" w:color="auto"/>
                <w:right w:val="none" w:sz="0" w:space="0" w:color="auto"/>
              </w:divBdr>
            </w:div>
            <w:div w:id="1338769478">
              <w:marLeft w:val="0"/>
              <w:marRight w:val="0"/>
              <w:marTop w:val="0"/>
              <w:marBottom w:val="0"/>
              <w:divBdr>
                <w:top w:val="none" w:sz="0" w:space="0" w:color="auto"/>
                <w:left w:val="none" w:sz="0" w:space="0" w:color="auto"/>
                <w:bottom w:val="none" w:sz="0" w:space="0" w:color="auto"/>
                <w:right w:val="none" w:sz="0" w:space="0" w:color="auto"/>
              </w:divBdr>
            </w:div>
            <w:div w:id="5907176">
              <w:marLeft w:val="0"/>
              <w:marRight w:val="0"/>
              <w:marTop w:val="0"/>
              <w:marBottom w:val="0"/>
              <w:divBdr>
                <w:top w:val="none" w:sz="0" w:space="0" w:color="auto"/>
                <w:left w:val="none" w:sz="0" w:space="0" w:color="auto"/>
                <w:bottom w:val="none" w:sz="0" w:space="0" w:color="auto"/>
                <w:right w:val="none" w:sz="0" w:space="0" w:color="auto"/>
              </w:divBdr>
            </w:div>
            <w:div w:id="1096246220">
              <w:marLeft w:val="0"/>
              <w:marRight w:val="0"/>
              <w:marTop w:val="0"/>
              <w:marBottom w:val="0"/>
              <w:divBdr>
                <w:top w:val="none" w:sz="0" w:space="0" w:color="auto"/>
                <w:left w:val="none" w:sz="0" w:space="0" w:color="auto"/>
                <w:bottom w:val="none" w:sz="0" w:space="0" w:color="auto"/>
                <w:right w:val="none" w:sz="0" w:space="0" w:color="auto"/>
              </w:divBdr>
            </w:div>
            <w:div w:id="1050493297">
              <w:marLeft w:val="0"/>
              <w:marRight w:val="0"/>
              <w:marTop w:val="0"/>
              <w:marBottom w:val="0"/>
              <w:divBdr>
                <w:top w:val="none" w:sz="0" w:space="0" w:color="auto"/>
                <w:left w:val="none" w:sz="0" w:space="0" w:color="auto"/>
                <w:bottom w:val="none" w:sz="0" w:space="0" w:color="auto"/>
                <w:right w:val="none" w:sz="0" w:space="0" w:color="auto"/>
              </w:divBdr>
            </w:div>
            <w:div w:id="596056592">
              <w:marLeft w:val="0"/>
              <w:marRight w:val="0"/>
              <w:marTop w:val="0"/>
              <w:marBottom w:val="0"/>
              <w:divBdr>
                <w:top w:val="none" w:sz="0" w:space="0" w:color="auto"/>
                <w:left w:val="none" w:sz="0" w:space="0" w:color="auto"/>
                <w:bottom w:val="none" w:sz="0" w:space="0" w:color="auto"/>
                <w:right w:val="none" w:sz="0" w:space="0" w:color="auto"/>
              </w:divBdr>
            </w:div>
            <w:div w:id="1888488431">
              <w:marLeft w:val="0"/>
              <w:marRight w:val="0"/>
              <w:marTop w:val="0"/>
              <w:marBottom w:val="0"/>
              <w:divBdr>
                <w:top w:val="none" w:sz="0" w:space="0" w:color="auto"/>
                <w:left w:val="none" w:sz="0" w:space="0" w:color="auto"/>
                <w:bottom w:val="none" w:sz="0" w:space="0" w:color="auto"/>
                <w:right w:val="none" w:sz="0" w:space="0" w:color="auto"/>
              </w:divBdr>
            </w:div>
            <w:div w:id="1531647391">
              <w:marLeft w:val="0"/>
              <w:marRight w:val="0"/>
              <w:marTop w:val="0"/>
              <w:marBottom w:val="0"/>
              <w:divBdr>
                <w:top w:val="none" w:sz="0" w:space="0" w:color="auto"/>
                <w:left w:val="none" w:sz="0" w:space="0" w:color="auto"/>
                <w:bottom w:val="none" w:sz="0" w:space="0" w:color="auto"/>
                <w:right w:val="none" w:sz="0" w:space="0" w:color="auto"/>
              </w:divBdr>
            </w:div>
            <w:div w:id="2106416661">
              <w:marLeft w:val="0"/>
              <w:marRight w:val="0"/>
              <w:marTop w:val="0"/>
              <w:marBottom w:val="0"/>
              <w:divBdr>
                <w:top w:val="none" w:sz="0" w:space="0" w:color="auto"/>
                <w:left w:val="none" w:sz="0" w:space="0" w:color="auto"/>
                <w:bottom w:val="none" w:sz="0" w:space="0" w:color="auto"/>
                <w:right w:val="none" w:sz="0" w:space="0" w:color="auto"/>
              </w:divBdr>
            </w:div>
            <w:div w:id="1616519888">
              <w:marLeft w:val="0"/>
              <w:marRight w:val="0"/>
              <w:marTop w:val="0"/>
              <w:marBottom w:val="0"/>
              <w:divBdr>
                <w:top w:val="none" w:sz="0" w:space="0" w:color="auto"/>
                <w:left w:val="none" w:sz="0" w:space="0" w:color="auto"/>
                <w:bottom w:val="none" w:sz="0" w:space="0" w:color="auto"/>
                <w:right w:val="none" w:sz="0" w:space="0" w:color="auto"/>
              </w:divBdr>
            </w:div>
            <w:div w:id="88745027">
              <w:marLeft w:val="0"/>
              <w:marRight w:val="0"/>
              <w:marTop w:val="0"/>
              <w:marBottom w:val="0"/>
              <w:divBdr>
                <w:top w:val="none" w:sz="0" w:space="0" w:color="auto"/>
                <w:left w:val="none" w:sz="0" w:space="0" w:color="auto"/>
                <w:bottom w:val="none" w:sz="0" w:space="0" w:color="auto"/>
                <w:right w:val="none" w:sz="0" w:space="0" w:color="auto"/>
              </w:divBdr>
            </w:div>
            <w:div w:id="770201471">
              <w:marLeft w:val="0"/>
              <w:marRight w:val="0"/>
              <w:marTop w:val="0"/>
              <w:marBottom w:val="0"/>
              <w:divBdr>
                <w:top w:val="none" w:sz="0" w:space="0" w:color="auto"/>
                <w:left w:val="none" w:sz="0" w:space="0" w:color="auto"/>
                <w:bottom w:val="none" w:sz="0" w:space="0" w:color="auto"/>
                <w:right w:val="none" w:sz="0" w:space="0" w:color="auto"/>
              </w:divBdr>
            </w:div>
            <w:div w:id="1453208189">
              <w:marLeft w:val="0"/>
              <w:marRight w:val="0"/>
              <w:marTop w:val="0"/>
              <w:marBottom w:val="0"/>
              <w:divBdr>
                <w:top w:val="none" w:sz="0" w:space="0" w:color="auto"/>
                <w:left w:val="none" w:sz="0" w:space="0" w:color="auto"/>
                <w:bottom w:val="none" w:sz="0" w:space="0" w:color="auto"/>
                <w:right w:val="none" w:sz="0" w:space="0" w:color="auto"/>
              </w:divBdr>
            </w:div>
            <w:div w:id="12146760">
              <w:marLeft w:val="0"/>
              <w:marRight w:val="0"/>
              <w:marTop w:val="0"/>
              <w:marBottom w:val="0"/>
              <w:divBdr>
                <w:top w:val="none" w:sz="0" w:space="0" w:color="auto"/>
                <w:left w:val="none" w:sz="0" w:space="0" w:color="auto"/>
                <w:bottom w:val="none" w:sz="0" w:space="0" w:color="auto"/>
                <w:right w:val="none" w:sz="0" w:space="0" w:color="auto"/>
              </w:divBdr>
            </w:div>
            <w:div w:id="1750423556">
              <w:marLeft w:val="0"/>
              <w:marRight w:val="0"/>
              <w:marTop w:val="0"/>
              <w:marBottom w:val="0"/>
              <w:divBdr>
                <w:top w:val="none" w:sz="0" w:space="0" w:color="auto"/>
                <w:left w:val="none" w:sz="0" w:space="0" w:color="auto"/>
                <w:bottom w:val="none" w:sz="0" w:space="0" w:color="auto"/>
                <w:right w:val="none" w:sz="0" w:space="0" w:color="auto"/>
              </w:divBdr>
            </w:div>
            <w:div w:id="585503030">
              <w:marLeft w:val="0"/>
              <w:marRight w:val="0"/>
              <w:marTop w:val="0"/>
              <w:marBottom w:val="0"/>
              <w:divBdr>
                <w:top w:val="none" w:sz="0" w:space="0" w:color="auto"/>
                <w:left w:val="none" w:sz="0" w:space="0" w:color="auto"/>
                <w:bottom w:val="none" w:sz="0" w:space="0" w:color="auto"/>
                <w:right w:val="none" w:sz="0" w:space="0" w:color="auto"/>
              </w:divBdr>
            </w:div>
            <w:div w:id="1324049517">
              <w:marLeft w:val="0"/>
              <w:marRight w:val="0"/>
              <w:marTop w:val="0"/>
              <w:marBottom w:val="0"/>
              <w:divBdr>
                <w:top w:val="none" w:sz="0" w:space="0" w:color="auto"/>
                <w:left w:val="none" w:sz="0" w:space="0" w:color="auto"/>
                <w:bottom w:val="none" w:sz="0" w:space="0" w:color="auto"/>
                <w:right w:val="none" w:sz="0" w:space="0" w:color="auto"/>
              </w:divBdr>
            </w:div>
            <w:div w:id="1220046701">
              <w:marLeft w:val="0"/>
              <w:marRight w:val="0"/>
              <w:marTop w:val="0"/>
              <w:marBottom w:val="0"/>
              <w:divBdr>
                <w:top w:val="none" w:sz="0" w:space="0" w:color="auto"/>
                <w:left w:val="none" w:sz="0" w:space="0" w:color="auto"/>
                <w:bottom w:val="none" w:sz="0" w:space="0" w:color="auto"/>
                <w:right w:val="none" w:sz="0" w:space="0" w:color="auto"/>
              </w:divBdr>
            </w:div>
            <w:div w:id="1683238234">
              <w:marLeft w:val="0"/>
              <w:marRight w:val="0"/>
              <w:marTop w:val="0"/>
              <w:marBottom w:val="0"/>
              <w:divBdr>
                <w:top w:val="none" w:sz="0" w:space="0" w:color="auto"/>
                <w:left w:val="none" w:sz="0" w:space="0" w:color="auto"/>
                <w:bottom w:val="none" w:sz="0" w:space="0" w:color="auto"/>
                <w:right w:val="none" w:sz="0" w:space="0" w:color="auto"/>
              </w:divBdr>
            </w:div>
            <w:div w:id="1744599384">
              <w:marLeft w:val="0"/>
              <w:marRight w:val="0"/>
              <w:marTop w:val="0"/>
              <w:marBottom w:val="0"/>
              <w:divBdr>
                <w:top w:val="none" w:sz="0" w:space="0" w:color="auto"/>
                <w:left w:val="none" w:sz="0" w:space="0" w:color="auto"/>
                <w:bottom w:val="none" w:sz="0" w:space="0" w:color="auto"/>
                <w:right w:val="none" w:sz="0" w:space="0" w:color="auto"/>
              </w:divBdr>
            </w:div>
            <w:div w:id="1072238615">
              <w:marLeft w:val="0"/>
              <w:marRight w:val="0"/>
              <w:marTop w:val="0"/>
              <w:marBottom w:val="0"/>
              <w:divBdr>
                <w:top w:val="none" w:sz="0" w:space="0" w:color="auto"/>
                <w:left w:val="none" w:sz="0" w:space="0" w:color="auto"/>
                <w:bottom w:val="none" w:sz="0" w:space="0" w:color="auto"/>
                <w:right w:val="none" w:sz="0" w:space="0" w:color="auto"/>
              </w:divBdr>
            </w:div>
            <w:div w:id="1594969038">
              <w:marLeft w:val="0"/>
              <w:marRight w:val="0"/>
              <w:marTop w:val="0"/>
              <w:marBottom w:val="0"/>
              <w:divBdr>
                <w:top w:val="none" w:sz="0" w:space="0" w:color="auto"/>
                <w:left w:val="none" w:sz="0" w:space="0" w:color="auto"/>
                <w:bottom w:val="none" w:sz="0" w:space="0" w:color="auto"/>
                <w:right w:val="none" w:sz="0" w:space="0" w:color="auto"/>
              </w:divBdr>
            </w:div>
            <w:div w:id="1069621196">
              <w:marLeft w:val="0"/>
              <w:marRight w:val="0"/>
              <w:marTop w:val="0"/>
              <w:marBottom w:val="0"/>
              <w:divBdr>
                <w:top w:val="none" w:sz="0" w:space="0" w:color="auto"/>
                <w:left w:val="none" w:sz="0" w:space="0" w:color="auto"/>
                <w:bottom w:val="none" w:sz="0" w:space="0" w:color="auto"/>
                <w:right w:val="none" w:sz="0" w:space="0" w:color="auto"/>
              </w:divBdr>
            </w:div>
            <w:div w:id="1415205708">
              <w:marLeft w:val="0"/>
              <w:marRight w:val="0"/>
              <w:marTop w:val="0"/>
              <w:marBottom w:val="0"/>
              <w:divBdr>
                <w:top w:val="none" w:sz="0" w:space="0" w:color="auto"/>
                <w:left w:val="none" w:sz="0" w:space="0" w:color="auto"/>
                <w:bottom w:val="none" w:sz="0" w:space="0" w:color="auto"/>
                <w:right w:val="none" w:sz="0" w:space="0" w:color="auto"/>
              </w:divBdr>
            </w:div>
            <w:div w:id="1017393723">
              <w:marLeft w:val="0"/>
              <w:marRight w:val="0"/>
              <w:marTop w:val="0"/>
              <w:marBottom w:val="0"/>
              <w:divBdr>
                <w:top w:val="none" w:sz="0" w:space="0" w:color="auto"/>
                <w:left w:val="none" w:sz="0" w:space="0" w:color="auto"/>
                <w:bottom w:val="none" w:sz="0" w:space="0" w:color="auto"/>
                <w:right w:val="none" w:sz="0" w:space="0" w:color="auto"/>
              </w:divBdr>
            </w:div>
            <w:div w:id="449475551">
              <w:marLeft w:val="0"/>
              <w:marRight w:val="0"/>
              <w:marTop w:val="0"/>
              <w:marBottom w:val="0"/>
              <w:divBdr>
                <w:top w:val="none" w:sz="0" w:space="0" w:color="auto"/>
                <w:left w:val="none" w:sz="0" w:space="0" w:color="auto"/>
                <w:bottom w:val="none" w:sz="0" w:space="0" w:color="auto"/>
                <w:right w:val="none" w:sz="0" w:space="0" w:color="auto"/>
              </w:divBdr>
            </w:div>
            <w:div w:id="1817604447">
              <w:marLeft w:val="0"/>
              <w:marRight w:val="0"/>
              <w:marTop w:val="0"/>
              <w:marBottom w:val="0"/>
              <w:divBdr>
                <w:top w:val="none" w:sz="0" w:space="0" w:color="auto"/>
                <w:left w:val="none" w:sz="0" w:space="0" w:color="auto"/>
                <w:bottom w:val="none" w:sz="0" w:space="0" w:color="auto"/>
                <w:right w:val="none" w:sz="0" w:space="0" w:color="auto"/>
              </w:divBdr>
            </w:div>
            <w:div w:id="1810243973">
              <w:marLeft w:val="0"/>
              <w:marRight w:val="0"/>
              <w:marTop w:val="0"/>
              <w:marBottom w:val="0"/>
              <w:divBdr>
                <w:top w:val="none" w:sz="0" w:space="0" w:color="auto"/>
                <w:left w:val="none" w:sz="0" w:space="0" w:color="auto"/>
                <w:bottom w:val="none" w:sz="0" w:space="0" w:color="auto"/>
                <w:right w:val="none" w:sz="0" w:space="0" w:color="auto"/>
              </w:divBdr>
            </w:div>
            <w:div w:id="131413851">
              <w:marLeft w:val="0"/>
              <w:marRight w:val="0"/>
              <w:marTop w:val="0"/>
              <w:marBottom w:val="0"/>
              <w:divBdr>
                <w:top w:val="none" w:sz="0" w:space="0" w:color="auto"/>
                <w:left w:val="none" w:sz="0" w:space="0" w:color="auto"/>
                <w:bottom w:val="none" w:sz="0" w:space="0" w:color="auto"/>
                <w:right w:val="none" w:sz="0" w:space="0" w:color="auto"/>
              </w:divBdr>
            </w:div>
            <w:div w:id="738214591">
              <w:marLeft w:val="0"/>
              <w:marRight w:val="0"/>
              <w:marTop w:val="0"/>
              <w:marBottom w:val="0"/>
              <w:divBdr>
                <w:top w:val="none" w:sz="0" w:space="0" w:color="auto"/>
                <w:left w:val="none" w:sz="0" w:space="0" w:color="auto"/>
                <w:bottom w:val="none" w:sz="0" w:space="0" w:color="auto"/>
                <w:right w:val="none" w:sz="0" w:space="0" w:color="auto"/>
              </w:divBdr>
            </w:div>
            <w:div w:id="774986279">
              <w:marLeft w:val="0"/>
              <w:marRight w:val="0"/>
              <w:marTop w:val="0"/>
              <w:marBottom w:val="0"/>
              <w:divBdr>
                <w:top w:val="none" w:sz="0" w:space="0" w:color="auto"/>
                <w:left w:val="none" w:sz="0" w:space="0" w:color="auto"/>
                <w:bottom w:val="none" w:sz="0" w:space="0" w:color="auto"/>
                <w:right w:val="none" w:sz="0" w:space="0" w:color="auto"/>
              </w:divBdr>
            </w:div>
            <w:div w:id="470825673">
              <w:marLeft w:val="0"/>
              <w:marRight w:val="0"/>
              <w:marTop w:val="0"/>
              <w:marBottom w:val="0"/>
              <w:divBdr>
                <w:top w:val="none" w:sz="0" w:space="0" w:color="auto"/>
                <w:left w:val="none" w:sz="0" w:space="0" w:color="auto"/>
                <w:bottom w:val="none" w:sz="0" w:space="0" w:color="auto"/>
                <w:right w:val="none" w:sz="0" w:space="0" w:color="auto"/>
              </w:divBdr>
            </w:div>
            <w:div w:id="1256595083">
              <w:marLeft w:val="0"/>
              <w:marRight w:val="0"/>
              <w:marTop w:val="0"/>
              <w:marBottom w:val="0"/>
              <w:divBdr>
                <w:top w:val="none" w:sz="0" w:space="0" w:color="auto"/>
                <w:left w:val="none" w:sz="0" w:space="0" w:color="auto"/>
                <w:bottom w:val="none" w:sz="0" w:space="0" w:color="auto"/>
                <w:right w:val="none" w:sz="0" w:space="0" w:color="auto"/>
              </w:divBdr>
            </w:div>
            <w:div w:id="1129319615">
              <w:marLeft w:val="0"/>
              <w:marRight w:val="0"/>
              <w:marTop w:val="0"/>
              <w:marBottom w:val="0"/>
              <w:divBdr>
                <w:top w:val="none" w:sz="0" w:space="0" w:color="auto"/>
                <w:left w:val="none" w:sz="0" w:space="0" w:color="auto"/>
                <w:bottom w:val="none" w:sz="0" w:space="0" w:color="auto"/>
                <w:right w:val="none" w:sz="0" w:space="0" w:color="auto"/>
              </w:divBdr>
            </w:div>
            <w:div w:id="360861546">
              <w:marLeft w:val="0"/>
              <w:marRight w:val="0"/>
              <w:marTop w:val="0"/>
              <w:marBottom w:val="0"/>
              <w:divBdr>
                <w:top w:val="none" w:sz="0" w:space="0" w:color="auto"/>
                <w:left w:val="none" w:sz="0" w:space="0" w:color="auto"/>
                <w:bottom w:val="none" w:sz="0" w:space="0" w:color="auto"/>
                <w:right w:val="none" w:sz="0" w:space="0" w:color="auto"/>
              </w:divBdr>
            </w:div>
            <w:div w:id="694816273">
              <w:marLeft w:val="0"/>
              <w:marRight w:val="0"/>
              <w:marTop w:val="0"/>
              <w:marBottom w:val="0"/>
              <w:divBdr>
                <w:top w:val="none" w:sz="0" w:space="0" w:color="auto"/>
                <w:left w:val="none" w:sz="0" w:space="0" w:color="auto"/>
                <w:bottom w:val="none" w:sz="0" w:space="0" w:color="auto"/>
                <w:right w:val="none" w:sz="0" w:space="0" w:color="auto"/>
              </w:divBdr>
            </w:div>
            <w:div w:id="866869292">
              <w:marLeft w:val="0"/>
              <w:marRight w:val="0"/>
              <w:marTop w:val="0"/>
              <w:marBottom w:val="0"/>
              <w:divBdr>
                <w:top w:val="none" w:sz="0" w:space="0" w:color="auto"/>
                <w:left w:val="none" w:sz="0" w:space="0" w:color="auto"/>
                <w:bottom w:val="none" w:sz="0" w:space="0" w:color="auto"/>
                <w:right w:val="none" w:sz="0" w:space="0" w:color="auto"/>
              </w:divBdr>
            </w:div>
            <w:div w:id="173694850">
              <w:marLeft w:val="0"/>
              <w:marRight w:val="0"/>
              <w:marTop w:val="0"/>
              <w:marBottom w:val="0"/>
              <w:divBdr>
                <w:top w:val="none" w:sz="0" w:space="0" w:color="auto"/>
                <w:left w:val="none" w:sz="0" w:space="0" w:color="auto"/>
                <w:bottom w:val="none" w:sz="0" w:space="0" w:color="auto"/>
                <w:right w:val="none" w:sz="0" w:space="0" w:color="auto"/>
              </w:divBdr>
            </w:div>
            <w:div w:id="778988854">
              <w:marLeft w:val="0"/>
              <w:marRight w:val="0"/>
              <w:marTop w:val="0"/>
              <w:marBottom w:val="0"/>
              <w:divBdr>
                <w:top w:val="none" w:sz="0" w:space="0" w:color="auto"/>
                <w:left w:val="none" w:sz="0" w:space="0" w:color="auto"/>
                <w:bottom w:val="none" w:sz="0" w:space="0" w:color="auto"/>
                <w:right w:val="none" w:sz="0" w:space="0" w:color="auto"/>
              </w:divBdr>
            </w:div>
            <w:div w:id="1526560508">
              <w:marLeft w:val="0"/>
              <w:marRight w:val="0"/>
              <w:marTop w:val="0"/>
              <w:marBottom w:val="0"/>
              <w:divBdr>
                <w:top w:val="none" w:sz="0" w:space="0" w:color="auto"/>
                <w:left w:val="none" w:sz="0" w:space="0" w:color="auto"/>
                <w:bottom w:val="none" w:sz="0" w:space="0" w:color="auto"/>
                <w:right w:val="none" w:sz="0" w:space="0" w:color="auto"/>
              </w:divBdr>
            </w:div>
            <w:div w:id="1421412054">
              <w:marLeft w:val="0"/>
              <w:marRight w:val="0"/>
              <w:marTop w:val="0"/>
              <w:marBottom w:val="0"/>
              <w:divBdr>
                <w:top w:val="none" w:sz="0" w:space="0" w:color="auto"/>
                <w:left w:val="none" w:sz="0" w:space="0" w:color="auto"/>
                <w:bottom w:val="none" w:sz="0" w:space="0" w:color="auto"/>
                <w:right w:val="none" w:sz="0" w:space="0" w:color="auto"/>
              </w:divBdr>
            </w:div>
            <w:div w:id="973173469">
              <w:marLeft w:val="0"/>
              <w:marRight w:val="0"/>
              <w:marTop w:val="0"/>
              <w:marBottom w:val="0"/>
              <w:divBdr>
                <w:top w:val="none" w:sz="0" w:space="0" w:color="auto"/>
                <w:left w:val="none" w:sz="0" w:space="0" w:color="auto"/>
                <w:bottom w:val="none" w:sz="0" w:space="0" w:color="auto"/>
                <w:right w:val="none" w:sz="0" w:space="0" w:color="auto"/>
              </w:divBdr>
            </w:div>
            <w:div w:id="803624916">
              <w:marLeft w:val="0"/>
              <w:marRight w:val="0"/>
              <w:marTop w:val="0"/>
              <w:marBottom w:val="0"/>
              <w:divBdr>
                <w:top w:val="none" w:sz="0" w:space="0" w:color="auto"/>
                <w:left w:val="none" w:sz="0" w:space="0" w:color="auto"/>
                <w:bottom w:val="none" w:sz="0" w:space="0" w:color="auto"/>
                <w:right w:val="none" w:sz="0" w:space="0" w:color="auto"/>
              </w:divBdr>
            </w:div>
            <w:div w:id="192233335">
              <w:marLeft w:val="0"/>
              <w:marRight w:val="0"/>
              <w:marTop w:val="0"/>
              <w:marBottom w:val="0"/>
              <w:divBdr>
                <w:top w:val="none" w:sz="0" w:space="0" w:color="auto"/>
                <w:left w:val="none" w:sz="0" w:space="0" w:color="auto"/>
                <w:bottom w:val="none" w:sz="0" w:space="0" w:color="auto"/>
                <w:right w:val="none" w:sz="0" w:space="0" w:color="auto"/>
              </w:divBdr>
            </w:div>
            <w:div w:id="1178927357">
              <w:marLeft w:val="0"/>
              <w:marRight w:val="0"/>
              <w:marTop w:val="0"/>
              <w:marBottom w:val="0"/>
              <w:divBdr>
                <w:top w:val="none" w:sz="0" w:space="0" w:color="auto"/>
                <w:left w:val="none" w:sz="0" w:space="0" w:color="auto"/>
                <w:bottom w:val="none" w:sz="0" w:space="0" w:color="auto"/>
                <w:right w:val="none" w:sz="0" w:space="0" w:color="auto"/>
              </w:divBdr>
            </w:div>
            <w:div w:id="2101558465">
              <w:marLeft w:val="0"/>
              <w:marRight w:val="0"/>
              <w:marTop w:val="0"/>
              <w:marBottom w:val="0"/>
              <w:divBdr>
                <w:top w:val="none" w:sz="0" w:space="0" w:color="auto"/>
                <w:left w:val="none" w:sz="0" w:space="0" w:color="auto"/>
                <w:bottom w:val="none" w:sz="0" w:space="0" w:color="auto"/>
                <w:right w:val="none" w:sz="0" w:space="0" w:color="auto"/>
              </w:divBdr>
            </w:div>
            <w:div w:id="1130587628">
              <w:marLeft w:val="0"/>
              <w:marRight w:val="0"/>
              <w:marTop w:val="0"/>
              <w:marBottom w:val="0"/>
              <w:divBdr>
                <w:top w:val="none" w:sz="0" w:space="0" w:color="auto"/>
                <w:left w:val="none" w:sz="0" w:space="0" w:color="auto"/>
                <w:bottom w:val="none" w:sz="0" w:space="0" w:color="auto"/>
                <w:right w:val="none" w:sz="0" w:space="0" w:color="auto"/>
              </w:divBdr>
            </w:div>
            <w:div w:id="741215102">
              <w:marLeft w:val="0"/>
              <w:marRight w:val="0"/>
              <w:marTop w:val="0"/>
              <w:marBottom w:val="0"/>
              <w:divBdr>
                <w:top w:val="none" w:sz="0" w:space="0" w:color="auto"/>
                <w:left w:val="none" w:sz="0" w:space="0" w:color="auto"/>
                <w:bottom w:val="none" w:sz="0" w:space="0" w:color="auto"/>
                <w:right w:val="none" w:sz="0" w:space="0" w:color="auto"/>
              </w:divBdr>
            </w:div>
            <w:div w:id="1511067605">
              <w:marLeft w:val="0"/>
              <w:marRight w:val="0"/>
              <w:marTop w:val="0"/>
              <w:marBottom w:val="0"/>
              <w:divBdr>
                <w:top w:val="none" w:sz="0" w:space="0" w:color="auto"/>
                <w:left w:val="none" w:sz="0" w:space="0" w:color="auto"/>
                <w:bottom w:val="none" w:sz="0" w:space="0" w:color="auto"/>
                <w:right w:val="none" w:sz="0" w:space="0" w:color="auto"/>
              </w:divBdr>
            </w:div>
            <w:div w:id="1527326333">
              <w:marLeft w:val="0"/>
              <w:marRight w:val="0"/>
              <w:marTop w:val="0"/>
              <w:marBottom w:val="0"/>
              <w:divBdr>
                <w:top w:val="none" w:sz="0" w:space="0" w:color="auto"/>
                <w:left w:val="none" w:sz="0" w:space="0" w:color="auto"/>
                <w:bottom w:val="none" w:sz="0" w:space="0" w:color="auto"/>
                <w:right w:val="none" w:sz="0" w:space="0" w:color="auto"/>
              </w:divBdr>
            </w:div>
            <w:div w:id="450973606">
              <w:marLeft w:val="0"/>
              <w:marRight w:val="0"/>
              <w:marTop w:val="0"/>
              <w:marBottom w:val="0"/>
              <w:divBdr>
                <w:top w:val="none" w:sz="0" w:space="0" w:color="auto"/>
                <w:left w:val="none" w:sz="0" w:space="0" w:color="auto"/>
                <w:bottom w:val="none" w:sz="0" w:space="0" w:color="auto"/>
                <w:right w:val="none" w:sz="0" w:space="0" w:color="auto"/>
              </w:divBdr>
            </w:div>
            <w:div w:id="1093547186">
              <w:marLeft w:val="0"/>
              <w:marRight w:val="0"/>
              <w:marTop w:val="0"/>
              <w:marBottom w:val="0"/>
              <w:divBdr>
                <w:top w:val="none" w:sz="0" w:space="0" w:color="auto"/>
                <w:left w:val="none" w:sz="0" w:space="0" w:color="auto"/>
                <w:bottom w:val="none" w:sz="0" w:space="0" w:color="auto"/>
                <w:right w:val="none" w:sz="0" w:space="0" w:color="auto"/>
              </w:divBdr>
            </w:div>
            <w:div w:id="871500336">
              <w:marLeft w:val="0"/>
              <w:marRight w:val="0"/>
              <w:marTop w:val="0"/>
              <w:marBottom w:val="0"/>
              <w:divBdr>
                <w:top w:val="none" w:sz="0" w:space="0" w:color="auto"/>
                <w:left w:val="none" w:sz="0" w:space="0" w:color="auto"/>
                <w:bottom w:val="none" w:sz="0" w:space="0" w:color="auto"/>
                <w:right w:val="none" w:sz="0" w:space="0" w:color="auto"/>
              </w:divBdr>
            </w:div>
            <w:div w:id="1410273103">
              <w:marLeft w:val="0"/>
              <w:marRight w:val="0"/>
              <w:marTop w:val="0"/>
              <w:marBottom w:val="0"/>
              <w:divBdr>
                <w:top w:val="none" w:sz="0" w:space="0" w:color="auto"/>
                <w:left w:val="none" w:sz="0" w:space="0" w:color="auto"/>
                <w:bottom w:val="none" w:sz="0" w:space="0" w:color="auto"/>
                <w:right w:val="none" w:sz="0" w:space="0" w:color="auto"/>
              </w:divBdr>
            </w:div>
            <w:div w:id="1208448191">
              <w:marLeft w:val="0"/>
              <w:marRight w:val="0"/>
              <w:marTop w:val="0"/>
              <w:marBottom w:val="0"/>
              <w:divBdr>
                <w:top w:val="none" w:sz="0" w:space="0" w:color="auto"/>
                <w:left w:val="none" w:sz="0" w:space="0" w:color="auto"/>
                <w:bottom w:val="none" w:sz="0" w:space="0" w:color="auto"/>
                <w:right w:val="none" w:sz="0" w:space="0" w:color="auto"/>
              </w:divBdr>
            </w:div>
            <w:div w:id="2025089632">
              <w:marLeft w:val="0"/>
              <w:marRight w:val="0"/>
              <w:marTop w:val="0"/>
              <w:marBottom w:val="0"/>
              <w:divBdr>
                <w:top w:val="none" w:sz="0" w:space="0" w:color="auto"/>
                <w:left w:val="none" w:sz="0" w:space="0" w:color="auto"/>
                <w:bottom w:val="none" w:sz="0" w:space="0" w:color="auto"/>
                <w:right w:val="none" w:sz="0" w:space="0" w:color="auto"/>
              </w:divBdr>
            </w:div>
            <w:div w:id="310333090">
              <w:marLeft w:val="0"/>
              <w:marRight w:val="0"/>
              <w:marTop w:val="0"/>
              <w:marBottom w:val="0"/>
              <w:divBdr>
                <w:top w:val="none" w:sz="0" w:space="0" w:color="auto"/>
                <w:left w:val="none" w:sz="0" w:space="0" w:color="auto"/>
                <w:bottom w:val="none" w:sz="0" w:space="0" w:color="auto"/>
                <w:right w:val="none" w:sz="0" w:space="0" w:color="auto"/>
              </w:divBdr>
            </w:div>
            <w:div w:id="922682636">
              <w:marLeft w:val="0"/>
              <w:marRight w:val="0"/>
              <w:marTop w:val="0"/>
              <w:marBottom w:val="0"/>
              <w:divBdr>
                <w:top w:val="none" w:sz="0" w:space="0" w:color="auto"/>
                <w:left w:val="none" w:sz="0" w:space="0" w:color="auto"/>
                <w:bottom w:val="none" w:sz="0" w:space="0" w:color="auto"/>
                <w:right w:val="none" w:sz="0" w:space="0" w:color="auto"/>
              </w:divBdr>
            </w:div>
            <w:div w:id="356128381">
              <w:marLeft w:val="0"/>
              <w:marRight w:val="0"/>
              <w:marTop w:val="0"/>
              <w:marBottom w:val="0"/>
              <w:divBdr>
                <w:top w:val="none" w:sz="0" w:space="0" w:color="auto"/>
                <w:left w:val="none" w:sz="0" w:space="0" w:color="auto"/>
                <w:bottom w:val="none" w:sz="0" w:space="0" w:color="auto"/>
                <w:right w:val="none" w:sz="0" w:space="0" w:color="auto"/>
              </w:divBdr>
            </w:div>
            <w:div w:id="1121925420">
              <w:marLeft w:val="0"/>
              <w:marRight w:val="0"/>
              <w:marTop w:val="0"/>
              <w:marBottom w:val="0"/>
              <w:divBdr>
                <w:top w:val="none" w:sz="0" w:space="0" w:color="auto"/>
                <w:left w:val="none" w:sz="0" w:space="0" w:color="auto"/>
                <w:bottom w:val="none" w:sz="0" w:space="0" w:color="auto"/>
                <w:right w:val="none" w:sz="0" w:space="0" w:color="auto"/>
              </w:divBdr>
            </w:div>
            <w:div w:id="1552573273">
              <w:marLeft w:val="0"/>
              <w:marRight w:val="0"/>
              <w:marTop w:val="0"/>
              <w:marBottom w:val="0"/>
              <w:divBdr>
                <w:top w:val="none" w:sz="0" w:space="0" w:color="auto"/>
                <w:left w:val="none" w:sz="0" w:space="0" w:color="auto"/>
                <w:bottom w:val="none" w:sz="0" w:space="0" w:color="auto"/>
                <w:right w:val="none" w:sz="0" w:space="0" w:color="auto"/>
              </w:divBdr>
            </w:div>
            <w:div w:id="2002267253">
              <w:marLeft w:val="0"/>
              <w:marRight w:val="0"/>
              <w:marTop w:val="0"/>
              <w:marBottom w:val="0"/>
              <w:divBdr>
                <w:top w:val="none" w:sz="0" w:space="0" w:color="auto"/>
                <w:left w:val="none" w:sz="0" w:space="0" w:color="auto"/>
                <w:bottom w:val="none" w:sz="0" w:space="0" w:color="auto"/>
                <w:right w:val="none" w:sz="0" w:space="0" w:color="auto"/>
              </w:divBdr>
            </w:div>
            <w:div w:id="736246345">
              <w:marLeft w:val="0"/>
              <w:marRight w:val="0"/>
              <w:marTop w:val="0"/>
              <w:marBottom w:val="0"/>
              <w:divBdr>
                <w:top w:val="none" w:sz="0" w:space="0" w:color="auto"/>
                <w:left w:val="none" w:sz="0" w:space="0" w:color="auto"/>
                <w:bottom w:val="none" w:sz="0" w:space="0" w:color="auto"/>
                <w:right w:val="none" w:sz="0" w:space="0" w:color="auto"/>
              </w:divBdr>
            </w:div>
            <w:div w:id="712340818">
              <w:marLeft w:val="0"/>
              <w:marRight w:val="0"/>
              <w:marTop w:val="0"/>
              <w:marBottom w:val="0"/>
              <w:divBdr>
                <w:top w:val="none" w:sz="0" w:space="0" w:color="auto"/>
                <w:left w:val="none" w:sz="0" w:space="0" w:color="auto"/>
                <w:bottom w:val="none" w:sz="0" w:space="0" w:color="auto"/>
                <w:right w:val="none" w:sz="0" w:space="0" w:color="auto"/>
              </w:divBdr>
            </w:div>
            <w:div w:id="1769692424">
              <w:marLeft w:val="0"/>
              <w:marRight w:val="0"/>
              <w:marTop w:val="0"/>
              <w:marBottom w:val="0"/>
              <w:divBdr>
                <w:top w:val="none" w:sz="0" w:space="0" w:color="auto"/>
                <w:left w:val="none" w:sz="0" w:space="0" w:color="auto"/>
                <w:bottom w:val="none" w:sz="0" w:space="0" w:color="auto"/>
                <w:right w:val="none" w:sz="0" w:space="0" w:color="auto"/>
              </w:divBdr>
            </w:div>
            <w:div w:id="322438270">
              <w:marLeft w:val="0"/>
              <w:marRight w:val="0"/>
              <w:marTop w:val="0"/>
              <w:marBottom w:val="0"/>
              <w:divBdr>
                <w:top w:val="none" w:sz="0" w:space="0" w:color="auto"/>
                <w:left w:val="none" w:sz="0" w:space="0" w:color="auto"/>
                <w:bottom w:val="none" w:sz="0" w:space="0" w:color="auto"/>
                <w:right w:val="none" w:sz="0" w:space="0" w:color="auto"/>
              </w:divBdr>
            </w:div>
            <w:div w:id="13530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71579881">
      <w:bodyDiv w:val="1"/>
      <w:marLeft w:val="0"/>
      <w:marRight w:val="0"/>
      <w:marTop w:val="0"/>
      <w:marBottom w:val="0"/>
      <w:divBdr>
        <w:top w:val="none" w:sz="0" w:space="0" w:color="auto"/>
        <w:left w:val="none" w:sz="0" w:space="0" w:color="auto"/>
        <w:bottom w:val="none" w:sz="0" w:space="0" w:color="auto"/>
        <w:right w:val="none" w:sz="0" w:space="0" w:color="auto"/>
      </w:divBdr>
      <w:divsChild>
        <w:div w:id="180556650">
          <w:marLeft w:val="0"/>
          <w:marRight w:val="0"/>
          <w:marTop w:val="0"/>
          <w:marBottom w:val="0"/>
          <w:divBdr>
            <w:top w:val="none" w:sz="0" w:space="0" w:color="auto"/>
            <w:left w:val="none" w:sz="0" w:space="0" w:color="auto"/>
            <w:bottom w:val="none" w:sz="0" w:space="0" w:color="auto"/>
            <w:right w:val="none" w:sz="0" w:space="0" w:color="auto"/>
          </w:divBdr>
          <w:divsChild>
            <w:div w:id="1746682392">
              <w:marLeft w:val="0"/>
              <w:marRight w:val="0"/>
              <w:marTop w:val="0"/>
              <w:marBottom w:val="0"/>
              <w:divBdr>
                <w:top w:val="none" w:sz="0" w:space="0" w:color="auto"/>
                <w:left w:val="none" w:sz="0" w:space="0" w:color="auto"/>
                <w:bottom w:val="none" w:sz="0" w:space="0" w:color="auto"/>
                <w:right w:val="none" w:sz="0" w:space="0" w:color="auto"/>
              </w:divBdr>
            </w:div>
            <w:div w:id="655843308">
              <w:marLeft w:val="0"/>
              <w:marRight w:val="0"/>
              <w:marTop w:val="0"/>
              <w:marBottom w:val="0"/>
              <w:divBdr>
                <w:top w:val="none" w:sz="0" w:space="0" w:color="auto"/>
                <w:left w:val="none" w:sz="0" w:space="0" w:color="auto"/>
                <w:bottom w:val="none" w:sz="0" w:space="0" w:color="auto"/>
                <w:right w:val="none" w:sz="0" w:space="0" w:color="auto"/>
              </w:divBdr>
            </w:div>
            <w:div w:id="2100521963">
              <w:marLeft w:val="0"/>
              <w:marRight w:val="0"/>
              <w:marTop w:val="0"/>
              <w:marBottom w:val="0"/>
              <w:divBdr>
                <w:top w:val="none" w:sz="0" w:space="0" w:color="auto"/>
                <w:left w:val="none" w:sz="0" w:space="0" w:color="auto"/>
                <w:bottom w:val="none" w:sz="0" w:space="0" w:color="auto"/>
                <w:right w:val="none" w:sz="0" w:space="0" w:color="auto"/>
              </w:divBdr>
            </w:div>
            <w:div w:id="1004744325">
              <w:marLeft w:val="0"/>
              <w:marRight w:val="0"/>
              <w:marTop w:val="0"/>
              <w:marBottom w:val="0"/>
              <w:divBdr>
                <w:top w:val="none" w:sz="0" w:space="0" w:color="auto"/>
                <w:left w:val="none" w:sz="0" w:space="0" w:color="auto"/>
                <w:bottom w:val="none" w:sz="0" w:space="0" w:color="auto"/>
                <w:right w:val="none" w:sz="0" w:space="0" w:color="auto"/>
              </w:divBdr>
            </w:div>
            <w:div w:id="1212301137">
              <w:marLeft w:val="0"/>
              <w:marRight w:val="0"/>
              <w:marTop w:val="0"/>
              <w:marBottom w:val="0"/>
              <w:divBdr>
                <w:top w:val="none" w:sz="0" w:space="0" w:color="auto"/>
                <w:left w:val="none" w:sz="0" w:space="0" w:color="auto"/>
                <w:bottom w:val="none" w:sz="0" w:space="0" w:color="auto"/>
                <w:right w:val="none" w:sz="0" w:space="0" w:color="auto"/>
              </w:divBdr>
            </w:div>
            <w:div w:id="7416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9048569">
      <w:bodyDiv w:val="1"/>
      <w:marLeft w:val="0"/>
      <w:marRight w:val="0"/>
      <w:marTop w:val="0"/>
      <w:marBottom w:val="0"/>
      <w:divBdr>
        <w:top w:val="none" w:sz="0" w:space="0" w:color="auto"/>
        <w:left w:val="none" w:sz="0" w:space="0" w:color="auto"/>
        <w:bottom w:val="none" w:sz="0" w:space="0" w:color="auto"/>
        <w:right w:val="none" w:sz="0" w:space="0" w:color="auto"/>
      </w:divBdr>
    </w:div>
    <w:div w:id="1634023518">
      <w:bodyDiv w:val="1"/>
      <w:marLeft w:val="0"/>
      <w:marRight w:val="0"/>
      <w:marTop w:val="0"/>
      <w:marBottom w:val="0"/>
      <w:divBdr>
        <w:top w:val="none" w:sz="0" w:space="0" w:color="auto"/>
        <w:left w:val="none" w:sz="0" w:space="0" w:color="auto"/>
        <w:bottom w:val="none" w:sz="0" w:space="0" w:color="auto"/>
        <w:right w:val="none" w:sz="0" w:space="0" w:color="auto"/>
      </w:divBdr>
    </w:div>
    <w:div w:id="1643584518">
      <w:bodyDiv w:val="1"/>
      <w:marLeft w:val="0"/>
      <w:marRight w:val="0"/>
      <w:marTop w:val="0"/>
      <w:marBottom w:val="0"/>
      <w:divBdr>
        <w:top w:val="none" w:sz="0" w:space="0" w:color="auto"/>
        <w:left w:val="none" w:sz="0" w:space="0" w:color="auto"/>
        <w:bottom w:val="none" w:sz="0" w:space="0" w:color="auto"/>
        <w:right w:val="none" w:sz="0" w:space="0" w:color="auto"/>
      </w:divBdr>
    </w:div>
    <w:div w:id="1675104188">
      <w:bodyDiv w:val="1"/>
      <w:marLeft w:val="0"/>
      <w:marRight w:val="0"/>
      <w:marTop w:val="0"/>
      <w:marBottom w:val="0"/>
      <w:divBdr>
        <w:top w:val="none" w:sz="0" w:space="0" w:color="auto"/>
        <w:left w:val="none" w:sz="0" w:space="0" w:color="auto"/>
        <w:bottom w:val="none" w:sz="0" w:space="0" w:color="auto"/>
        <w:right w:val="none" w:sz="0" w:space="0" w:color="auto"/>
      </w:divBdr>
    </w:div>
    <w:div w:id="1679186291">
      <w:bodyDiv w:val="1"/>
      <w:marLeft w:val="0"/>
      <w:marRight w:val="0"/>
      <w:marTop w:val="0"/>
      <w:marBottom w:val="0"/>
      <w:divBdr>
        <w:top w:val="none" w:sz="0" w:space="0" w:color="auto"/>
        <w:left w:val="none" w:sz="0" w:space="0" w:color="auto"/>
        <w:bottom w:val="none" w:sz="0" w:space="0" w:color="auto"/>
        <w:right w:val="none" w:sz="0" w:space="0" w:color="auto"/>
      </w:divBdr>
      <w:divsChild>
        <w:div w:id="765268452">
          <w:marLeft w:val="0"/>
          <w:marRight w:val="0"/>
          <w:marTop w:val="0"/>
          <w:marBottom w:val="0"/>
          <w:divBdr>
            <w:top w:val="none" w:sz="0" w:space="0" w:color="auto"/>
            <w:left w:val="none" w:sz="0" w:space="0" w:color="auto"/>
            <w:bottom w:val="none" w:sz="0" w:space="0" w:color="auto"/>
            <w:right w:val="none" w:sz="0" w:space="0" w:color="auto"/>
          </w:divBdr>
          <w:divsChild>
            <w:div w:id="1300838028">
              <w:marLeft w:val="0"/>
              <w:marRight w:val="0"/>
              <w:marTop w:val="0"/>
              <w:marBottom w:val="0"/>
              <w:divBdr>
                <w:top w:val="none" w:sz="0" w:space="0" w:color="auto"/>
                <w:left w:val="none" w:sz="0" w:space="0" w:color="auto"/>
                <w:bottom w:val="none" w:sz="0" w:space="0" w:color="auto"/>
                <w:right w:val="none" w:sz="0" w:space="0" w:color="auto"/>
              </w:divBdr>
            </w:div>
            <w:div w:id="951673199">
              <w:marLeft w:val="0"/>
              <w:marRight w:val="0"/>
              <w:marTop w:val="0"/>
              <w:marBottom w:val="0"/>
              <w:divBdr>
                <w:top w:val="none" w:sz="0" w:space="0" w:color="auto"/>
                <w:left w:val="none" w:sz="0" w:space="0" w:color="auto"/>
                <w:bottom w:val="none" w:sz="0" w:space="0" w:color="auto"/>
                <w:right w:val="none" w:sz="0" w:space="0" w:color="auto"/>
              </w:divBdr>
            </w:div>
            <w:div w:id="336271259">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2028751950">
              <w:marLeft w:val="0"/>
              <w:marRight w:val="0"/>
              <w:marTop w:val="0"/>
              <w:marBottom w:val="0"/>
              <w:divBdr>
                <w:top w:val="none" w:sz="0" w:space="0" w:color="auto"/>
                <w:left w:val="none" w:sz="0" w:space="0" w:color="auto"/>
                <w:bottom w:val="none" w:sz="0" w:space="0" w:color="auto"/>
                <w:right w:val="none" w:sz="0" w:space="0" w:color="auto"/>
              </w:divBdr>
            </w:div>
            <w:div w:id="2059501457">
              <w:marLeft w:val="0"/>
              <w:marRight w:val="0"/>
              <w:marTop w:val="0"/>
              <w:marBottom w:val="0"/>
              <w:divBdr>
                <w:top w:val="none" w:sz="0" w:space="0" w:color="auto"/>
                <w:left w:val="none" w:sz="0" w:space="0" w:color="auto"/>
                <w:bottom w:val="none" w:sz="0" w:space="0" w:color="auto"/>
                <w:right w:val="none" w:sz="0" w:space="0" w:color="auto"/>
              </w:divBdr>
            </w:div>
            <w:div w:id="2122142924">
              <w:marLeft w:val="0"/>
              <w:marRight w:val="0"/>
              <w:marTop w:val="0"/>
              <w:marBottom w:val="0"/>
              <w:divBdr>
                <w:top w:val="none" w:sz="0" w:space="0" w:color="auto"/>
                <w:left w:val="none" w:sz="0" w:space="0" w:color="auto"/>
                <w:bottom w:val="none" w:sz="0" w:space="0" w:color="auto"/>
                <w:right w:val="none" w:sz="0" w:space="0" w:color="auto"/>
              </w:divBdr>
            </w:div>
            <w:div w:id="654530175">
              <w:marLeft w:val="0"/>
              <w:marRight w:val="0"/>
              <w:marTop w:val="0"/>
              <w:marBottom w:val="0"/>
              <w:divBdr>
                <w:top w:val="none" w:sz="0" w:space="0" w:color="auto"/>
                <w:left w:val="none" w:sz="0" w:space="0" w:color="auto"/>
                <w:bottom w:val="none" w:sz="0" w:space="0" w:color="auto"/>
                <w:right w:val="none" w:sz="0" w:space="0" w:color="auto"/>
              </w:divBdr>
            </w:div>
            <w:div w:id="1584142062">
              <w:marLeft w:val="0"/>
              <w:marRight w:val="0"/>
              <w:marTop w:val="0"/>
              <w:marBottom w:val="0"/>
              <w:divBdr>
                <w:top w:val="none" w:sz="0" w:space="0" w:color="auto"/>
                <w:left w:val="none" w:sz="0" w:space="0" w:color="auto"/>
                <w:bottom w:val="none" w:sz="0" w:space="0" w:color="auto"/>
                <w:right w:val="none" w:sz="0" w:space="0" w:color="auto"/>
              </w:divBdr>
            </w:div>
            <w:div w:id="1215581008">
              <w:marLeft w:val="0"/>
              <w:marRight w:val="0"/>
              <w:marTop w:val="0"/>
              <w:marBottom w:val="0"/>
              <w:divBdr>
                <w:top w:val="none" w:sz="0" w:space="0" w:color="auto"/>
                <w:left w:val="none" w:sz="0" w:space="0" w:color="auto"/>
                <w:bottom w:val="none" w:sz="0" w:space="0" w:color="auto"/>
                <w:right w:val="none" w:sz="0" w:space="0" w:color="auto"/>
              </w:divBdr>
            </w:div>
            <w:div w:id="1792048359">
              <w:marLeft w:val="0"/>
              <w:marRight w:val="0"/>
              <w:marTop w:val="0"/>
              <w:marBottom w:val="0"/>
              <w:divBdr>
                <w:top w:val="none" w:sz="0" w:space="0" w:color="auto"/>
                <w:left w:val="none" w:sz="0" w:space="0" w:color="auto"/>
                <w:bottom w:val="none" w:sz="0" w:space="0" w:color="auto"/>
                <w:right w:val="none" w:sz="0" w:space="0" w:color="auto"/>
              </w:divBdr>
            </w:div>
            <w:div w:id="1682124633">
              <w:marLeft w:val="0"/>
              <w:marRight w:val="0"/>
              <w:marTop w:val="0"/>
              <w:marBottom w:val="0"/>
              <w:divBdr>
                <w:top w:val="none" w:sz="0" w:space="0" w:color="auto"/>
                <w:left w:val="none" w:sz="0" w:space="0" w:color="auto"/>
                <w:bottom w:val="none" w:sz="0" w:space="0" w:color="auto"/>
                <w:right w:val="none" w:sz="0" w:space="0" w:color="auto"/>
              </w:divBdr>
            </w:div>
            <w:div w:id="2051764973">
              <w:marLeft w:val="0"/>
              <w:marRight w:val="0"/>
              <w:marTop w:val="0"/>
              <w:marBottom w:val="0"/>
              <w:divBdr>
                <w:top w:val="none" w:sz="0" w:space="0" w:color="auto"/>
                <w:left w:val="none" w:sz="0" w:space="0" w:color="auto"/>
                <w:bottom w:val="none" w:sz="0" w:space="0" w:color="auto"/>
                <w:right w:val="none" w:sz="0" w:space="0" w:color="auto"/>
              </w:divBdr>
            </w:div>
            <w:div w:id="292562482">
              <w:marLeft w:val="0"/>
              <w:marRight w:val="0"/>
              <w:marTop w:val="0"/>
              <w:marBottom w:val="0"/>
              <w:divBdr>
                <w:top w:val="none" w:sz="0" w:space="0" w:color="auto"/>
                <w:left w:val="none" w:sz="0" w:space="0" w:color="auto"/>
                <w:bottom w:val="none" w:sz="0" w:space="0" w:color="auto"/>
                <w:right w:val="none" w:sz="0" w:space="0" w:color="auto"/>
              </w:divBdr>
            </w:div>
            <w:div w:id="1304188931">
              <w:marLeft w:val="0"/>
              <w:marRight w:val="0"/>
              <w:marTop w:val="0"/>
              <w:marBottom w:val="0"/>
              <w:divBdr>
                <w:top w:val="none" w:sz="0" w:space="0" w:color="auto"/>
                <w:left w:val="none" w:sz="0" w:space="0" w:color="auto"/>
                <w:bottom w:val="none" w:sz="0" w:space="0" w:color="auto"/>
                <w:right w:val="none" w:sz="0" w:space="0" w:color="auto"/>
              </w:divBdr>
            </w:div>
            <w:div w:id="483088818">
              <w:marLeft w:val="0"/>
              <w:marRight w:val="0"/>
              <w:marTop w:val="0"/>
              <w:marBottom w:val="0"/>
              <w:divBdr>
                <w:top w:val="none" w:sz="0" w:space="0" w:color="auto"/>
                <w:left w:val="none" w:sz="0" w:space="0" w:color="auto"/>
                <w:bottom w:val="none" w:sz="0" w:space="0" w:color="auto"/>
                <w:right w:val="none" w:sz="0" w:space="0" w:color="auto"/>
              </w:divBdr>
            </w:div>
            <w:div w:id="443767843">
              <w:marLeft w:val="0"/>
              <w:marRight w:val="0"/>
              <w:marTop w:val="0"/>
              <w:marBottom w:val="0"/>
              <w:divBdr>
                <w:top w:val="none" w:sz="0" w:space="0" w:color="auto"/>
                <w:left w:val="none" w:sz="0" w:space="0" w:color="auto"/>
                <w:bottom w:val="none" w:sz="0" w:space="0" w:color="auto"/>
                <w:right w:val="none" w:sz="0" w:space="0" w:color="auto"/>
              </w:divBdr>
            </w:div>
            <w:div w:id="1618633390">
              <w:marLeft w:val="0"/>
              <w:marRight w:val="0"/>
              <w:marTop w:val="0"/>
              <w:marBottom w:val="0"/>
              <w:divBdr>
                <w:top w:val="none" w:sz="0" w:space="0" w:color="auto"/>
                <w:left w:val="none" w:sz="0" w:space="0" w:color="auto"/>
                <w:bottom w:val="none" w:sz="0" w:space="0" w:color="auto"/>
                <w:right w:val="none" w:sz="0" w:space="0" w:color="auto"/>
              </w:divBdr>
            </w:div>
            <w:div w:id="1516849707">
              <w:marLeft w:val="0"/>
              <w:marRight w:val="0"/>
              <w:marTop w:val="0"/>
              <w:marBottom w:val="0"/>
              <w:divBdr>
                <w:top w:val="none" w:sz="0" w:space="0" w:color="auto"/>
                <w:left w:val="none" w:sz="0" w:space="0" w:color="auto"/>
                <w:bottom w:val="none" w:sz="0" w:space="0" w:color="auto"/>
                <w:right w:val="none" w:sz="0" w:space="0" w:color="auto"/>
              </w:divBdr>
            </w:div>
            <w:div w:id="1914928234">
              <w:marLeft w:val="0"/>
              <w:marRight w:val="0"/>
              <w:marTop w:val="0"/>
              <w:marBottom w:val="0"/>
              <w:divBdr>
                <w:top w:val="none" w:sz="0" w:space="0" w:color="auto"/>
                <w:left w:val="none" w:sz="0" w:space="0" w:color="auto"/>
                <w:bottom w:val="none" w:sz="0" w:space="0" w:color="auto"/>
                <w:right w:val="none" w:sz="0" w:space="0" w:color="auto"/>
              </w:divBdr>
            </w:div>
            <w:div w:id="309217904">
              <w:marLeft w:val="0"/>
              <w:marRight w:val="0"/>
              <w:marTop w:val="0"/>
              <w:marBottom w:val="0"/>
              <w:divBdr>
                <w:top w:val="none" w:sz="0" w:space="0" w:color="auto"/>
                <w:left w:val="none" w:sz="0" w:space="0" w:color="auto"/>
                <w:bottom w:val="none" w:sz="0" w:space="0" w:color="auto"/>
                <w:right w:val="none" w:sz="0" w:space="0" w:color="auto"/>
              </w:divBdr>
            </w:div>
            <w:div w:id="1018120814">
              <w:marLeft w:val="0"/>
              <w:marRight w:val="0"/>
              <w:marTop w:val="0"/>
              <w:marBottom w:val="0"/>
              <w:divBdr>
                <w:top w:val="none" w:sz="0" w:space="0" w:color="auto"/>
                <w:left w:val="none" w:sz="0" w:space="0" w:color="auto"/>
                <w:bottom w:val="none" w:sz="0" w:space="0" w:color="auto"/>
                <w:right w:val="none" w:sz="0" w:space="0" w:color="auto"/>
              </w:divBdr>
            </w:div>
            <w:div w:id="181475080">
              <w:marLeft w:val="0"/>
              <w:marRight w:val="0"/>
              <w:marTop w:val="0"/>
              <w:marBottom w:val="0"/>
              <w:divBdr>
                <w:top w:val="none" w:sz="0" w:space="0" w:color="auto"/>
                <w:left w:val="none" w:sz="0" w:space="0" w:color="auto"/>
                <w:bottom w:val="none" w:sz="0" w:space="0" w:color="auto"/>
                <w:right w:val="none" w:sz="0" w:space="0" w:color="auto"/>
              </w:divBdr>
            </w:div>
            <w:div w:id="551233644">
              <w:marLeft w:val="0"/>
              <w:marRight w:val="0"/>
              <w:marTop w:val="0"/>
              <w:marBottom w:val="0"/>
              <w:divBdr>
                <w:top w:val="none" w:sz="0" w:space="0" w:color="auto"/>
                <w:left w:val="none" w:sz="0" w:space="0" w:color="auto"/>
                <w:bottom w:val="none" w:sz="0" w:space="0" w:color="auto"/>
                <w:right w:val="none" w:sz="0" w:space="0" w:color="auto"/>
              </w:divBdr>
            </w:div>
            <w:div w:id="1027100097">
              <w:marLeft w:val="0"/>
              <w:marRight w:val="0"/>
              <w:marTop w:val="0"/>
              <w:marBottom w:val="0"/>
              <w:divBdr>
                <w:top w:val="none" w:sz="0" w:space="0" w:color="auto"/>
                <w:left w:val="none" w:sz="0" w:space="0" w:color="auto"/>
                <w:bottom w:val="none" w:sz="0" w:space="0" w:color="auto"/>
                <w:right w:val="none" w:sz="0" w:space="0" w:color="auto"/>
              </w:divBdr>
            </w:div>
            <w:div w:id="227811851">
              <w:marLeft w:val="0"/>
              <w:marRight w:val="0"/>
              <w:marTop w:val="0"/>
              <w:marBottom w:val="0"/>
              <w:divBdr>
                <w:top w:val="none" w:sz="0" w:space="0" w:color="auto"/>
                <w:left w:val="none" w:sz="0" w:space="0" w:color="auto"/>
                <w:bottom w:val="none" w:sz="0" w:space="0" w:color="auto"/>
                <w:right w:val="none" w:sz="0" w:space="0" w:color="auto"/>
              </w:divBdr>
            </w:div>
            <w:div w:id="434515814">
              <w:marLeft w:val="0"/>
              <w:marRight w:val="0"/>
              <w:marTop w:val="0"/>
              <w:marBottom w:val="0"/>
              <w:divBdr>
                <w:top w:val="none" w:sz="0" w:space="0" w:color="auto"/>
                <w:left w:val="none" w:sz="0" w:space="0" w:color="auto"/>
                <w:bottom w:val="none" w:sz="0" w:space="0" w:color="auto"/>
                <w:right w:val="none" w:sz="0" w:space="0" w:color="auto"/>
              </w:divBdr>
            </w:div>
            <w:div w:id="63067427">
              <w:marLeft w:val="0"/>
              <w:marRight w:val="0"/>
              <w:marTop w:val="0"/>
              <w:marBottom w:val="0"/>
              <w:divBdr>
                <w:top w:val="none" w:sz="0" w:space="0" w:color="auto"/>
                <w:left w:val="none" w:sz="0" w:space="0" w:color="auto"/>
                <w:bottom w:val="none" w:sz="0" w:space="0" w:color="auto"/>
                <w:right w:val="none" w:sz="0" w:space="0" w:color="auto"/>
              </w:divBdr>
            </w:div>
            <w:div w:id="819731201">
              <w:marLeft w:val="0"/>
              <w:marRight w:val="0"/>
              <w:marTop w:val="0"/>
              <w:marBottom w:val="0"/>
              <w:divBdr>
                <w:top w:val="none" w:sz="0" w:space="0" w:color="auto"/>
                <w:left w:val="none" w:sz="0" w:space="0" w:color="auto"/>
                <w:bottom w:val="none" w:sz="0" w:space="0" w:color="auto"/>
                <w:right w:val="none" w:sz="0" w:space="0" w:color="auto"/>
              </w:divBdr>
            </w:div>
            <w:div w:id="134302881">
              <w:marLeft w:val="0"/>
              <w:marRight w:val="0"/>
              <w:marTop w:val="0"/>
              <w:marBottom w:val="0"/>
              <w:divBdr>
                <w:top w:val="none" w:sz="0" w:space="0" w:color="auto"/>
                <w:left w:val="none" w:sz="0" w:space="0" w:color="auto"/>
                <w:bottom w:val="none" w:sz="0" w:space="0" w:color="auto"/>
                <w:right w:val="none" w:sz="0" w:space="0" w:color="auto"/>
              </w:divBdr>
            </w:div>
            <w:div w:id="1450272600">
              <w:marLeft w:val="0"/>
              <w:marRight w:val="0"/>
              <w:marTop w:val="0"/>
              <w:marBottom w:val="0"/>
              <w:divBdr>
                <w:top w:val="none" w:sz="0" w:space="0" w:color="auto"/>
                <w:left w:val="none" w:sz="0" w:space="0" w:color="auto"/>
                <w:bottom w:val="none" w:sz="0" w:space="0" w:color="auto"/>
                <w:right w:val="none" w:sz="0" w:space="0" w:color="auto"/>
              </w:divBdr>
            </w:div>
            <w:div w:id="801313378">
              <w:marLeft w:val="0"/>
              <w:marRight w:val="0"/>
              <w:marTop w:val="0"/>
              <w:marBottom w:val="0"/>
              <w:divBdr>
                <w:top w:val="none" w:sz="0" w:space="0" w:color="auto"/>
                <w:left w:val="none" w:sz="0" w:space="0" w:color="auto"/>
                <w:bottom w:val="none" w:sz="0" w:space="0" w:color="auto"/>
                <w:right w:val="none" w:sz="0" w:space="0" w:color="auto"/>
              </w:divBdr>
            </w:div>
            <w:div w:id="1468888080">
              <w:marLeft w:val="0"/>
              <w:marRight w:val="0"/>
              <w:marTop w:val="0"/>
              <w:marBottom w:val="0"/>
              <w:divBdr>
                <w:top w:val="none" w:sz="0" w:space="0" w:color="auto"/>
                <w:left w:val="none" w:sz="0" w:space="0" w:color="auto"/>
                <w:bottom w:val="none" w:sz="0" w:space="0" w:color="auto"/>
                <w:right w:val="none" w:sz="0" w:space="0" w:color="auto"/>
              </w:divBdr>
            </w:div>
            <w:div w:id="1103723651">
              <w:marLeft w:val="0"/>
              <w:marRight w:val="0"/>
              <w:marTop w:val="0"/>
              <w:marBottom w:val="0"/>
              <w:divBdr>
                <w:top w:val="none" w:sz="0" w:space="0" w:color="auto"/>
                <w:left w:val="none" w:sz="0" w:space="0" w:color="auto"/>
                <w:bottom w:val="none" w:sz="0" w:space="0" w:color="auto"/>
                <w:right w:val="none" w:sz="0" w:space="0" w:color="auto"/>
              </w:divBdr>
            </w:div>
            <w:div w:id="1562325166">
              <w:marLeft w:val="0"/>
              <w:marRight w:val="0"/>
              <w:marTop w:val="0"/>
              <w:marBottom w:val="0"/>
              <w:divBdr>
                <w:top w:val="none" w:sz="0" w:space="0" w:color="auto"/>
                <w:left w:val="none" w:sz="0" w:space="0" w:color="auto"/>
                <w:bottom w:val="none" w:sz="0" w:space="0" w:color="auto"/>
                <w:right w:val="none" w:sz="0" w:space="0" w:color="auto"/>
              </w:divBdr>
            </w:div>
            <w:div w:id="555237451">
              <w:marLeft w:val="0"/>
              <w:marRight w:val="0"/>
              <w:marTop w:val="0"/>
              <w:marBottom w:val="0"/>
              <w:divBdr>
                <w:top w:val="none" w:sz="0" w:space="0" w:color="auto"/>
                <w:left w:val="none" w:sz="0" w:space="0" w:color="auto"/>
                <w:bottom w:val="none" w:sz="0" w:space="0" w:color="auto"/>
                <w:right w:val="none" w:sz="0" w:space="0" w:color="auto"/>
              </w:divBdr>
            </w:div>
            <w:div w:id="209996297">
              <w:marLeft w:val="0"/>
              <w:marRight w:val="0"/>
              <w:marTop w:val="0"/>
              <w:marBottom w:val="0"/>
              <w:divBdr>
                <w:top w:val="none" w:sz="0" w:space="0" w:color="auto"/>
                <w:left w:val="none" w:sz="0" w:space="0" w:color="auto"/>
                <w:bottom w:val="none" w:sz="0" w:space="0" w:color="auto"/>
                <w:right w:val="none" w:sz="0" w:space="0" w:color="auto"/>
              </w:divBdr>
            </w:div>
            <w:div w:id="1186557081">
              <w:marLeft w:val="0"/>
              <w:marRight w:val="0"/>
              <w:marTop w:val="0"/>
              <w:marBottom w:val="0"/>
              <w:divBdr>
                <w:top w:val="none" w:sz="0" w:space="0" w:color="auto"/>
                <w:left w:val="none" w:sz="0" w:space="0" w:color="auto"/>
                <w:bottom w:val="none" w:sz="0" w:space="0" w:color="auto"/>
                <w:right w:val="none" w:sz="0" w:space="0" w:color="auto"/>
              </w:divBdr>
            </w:div>
            <w:div w:id="1300915370">
              <w:marLeft w:val="0"/>
              <w:marRight w:val="0"/>
              <w:marTop w:val="0"/>
              <w:marBottom w:val="0"/>
              <w:divBdr>
                <w:top w:val="none" w:sz="0" w:space="0" w:color="auto"/>
                <w:left w:val="none" w:sz="0" w:space="0" w:color="auto"/>
                <w:bottom w:val="none" w:sz="0" w:space="0" w:color="auto"/>
                <w:right w:val="none" w:sz="0" w:space="0" w:color="auto"/>
              </w:divBdr>
            </w:div>
            <w:div w:id="1865943691">
              <w:marLeft w:val="0"/>
              <w:marRight w:val="0"/>
              <w:marTop w:val="0"/>
              <w:marBottom w:val="0"/>
              <w:divBdr>
                <w:top w:val="none" w:sz="0" w:space="0" w:color="auto"/>
                <w:left w:val="none" w:sz="0" w:space="0" w:color="auto"/>
                <w:bottom w:val="none" w:sz="0" w:space="0" w:color="auto"/>
                <w:right w:val="none" w:sz="0" w:space="0" w:color="auto"/>
              </w:divBdr>
            </w:div>
            <w:div w:id="200020246">
              <w:marLeft w:val="0"/>
              <w:marRight w:val="0"/>
              <w:marTop w:val="0"/>
              <w:marBottom w:val="0"/>
              <w:divBdr>
                <w:top w:val="none" w:sz="0" w:space="0" w:color="auto"/>
                <w:left w:val="none" w:sz="0" w:space="0" w:color="auto"/>
                <w:bottom w:val="none" w:sz="0" w:space="0" w:color="auto"/>
                <w:right w:val="none" w:sz="0" w:space="0" w:color="auto"/>
              </w:divBdr>
            </w:div>
            <w:div w:id="116067376">
              <w:marLeft w:val="0"/>
              <w:marRight w:val="0"/>
              <w:marTop w:val="0"/>
              <w:marBottom w:val="0"/>
              <w:divBdr>
                <w:top w:val="none" w:sz="0" w:space="0" w:color="auto"/>
                <w:left w:val="none" w:sz="0" w:space="0" w:color="auto"/>
                <w:bottom w:val="none" w:sz="0" w:space="0" w:color="auto"/>
                <w:right w:val="none" w:sz="0" w:space="0" w:color="auto"/>
              </w:divBdr>
            </w:div>
            <w:div w:id="632759606">
              <w:marLeft w:val="0"/>
              <w:marRight w:val="0"/>
              <w:marTop w:val="0"/>
              <w:marBottom w:val="0"/>
              <w:divBdr>
                <w:top w:val="none" w:sz="0" w:space="0" w:color="auto"/>
                <w:left w:val="none" w:sz="0" w:space="0" w:color="auto"/>
                <w:bottom w:val="none" w:sz="0" w:space="0" w:color="auto"/>
                <w:right w:val="none" w:sz="0" w:space="0" w:color="auto"/>
              </w:divBdr>
            </w:div>
            <w:div w:id="153959165">
              <w:marLeft w:val="0"/>
              <w:marRight w:val="0"/>
              <w:marTop w:val="0"/>
              <w:marBottom w:val="0"/>
              <w:divBdr>
                <w:top w:val="none" w:sz="0" w:space="0" w:color="auto"/>
                <w:left w:val="none" w:sz="0" w:space="0" w:color="auto"/>
                <w:bottom w:val="none" w:sz="0" w:space="0" w:color="auto"/>
                <w:right w:val="none" w:sz="0" w:space="0" w:color="auto"/>
              </w:divBdr>
            </w:div>
            <w:div w:id="402487347">
              <w:marLeft w:val="0"/>
              <w:marRight w:val="0"/>
              <w:marTop w:val="0"/>
              <w:marBottom w:val="0"/>
              <w:divBdr>
                <w:top w:val="none" w:sz="0" w:space="0" w:color="auto"/>
                <w:left w:val="none" w:sz="0" w:space="0" w:color="auto"/>
                <w:bottom w:val="none" w:sz="0" w:space="0" w:color="auto"/>
                <w:right w:val="none" w:sz="0" w:space="0" w:color="auto"/>
              </w:divBdr>
            </w:div>
            <w:div w:id="1685209637">
              <w:marLeft w:val="0"/>
              <w:marRight w:val="0"/>
              <w:marTop w:val="0"/>
              <w:marBottom w:val="0"/>
              <w:divBdr>
                <w:top w:val="none" w:sz="0" w:space="0" w:color="auto"/>
                <w:left w:val="none" w:sz="0" w:space="0" w:color="auto"/>
                <w:bottom w:val="none" w:sz="0" w:space="0" w:color="auto"/>
                <w:right w:val="none" w:sz="0" w:space="0" w:color="auto"/>
              </w:divBdr>
            </w:div>
            <w:div w:id="486938074">
              <w:marLeft w:val="0"/>
              <w:marRight w:val="0"/>
              <w:marTop w:val="0"/>
              <w:marBottom w:val="0"/>
              <w:divBdr>
                <w:top w:val="none" w:sz="0" w:space="0" w:color="auto"/>
                <w:left w:val="none" w:sz="0" w:space="0" w:color="auto"/>
                <w:bottom w:val="none" w:sz="0" w:space="0" w:color="auto"/>
                <w:right w:val="none" w:sz="0" w:space="0" w:color="auto"/>
              </w:divBdr>
            </w:div>
            <w:div w:id="1345286689">
              <w:marLeft w:val="0"/>
              <w:marRight w:val="0"/>
              <w:marTop w:val="0"/>
              <w:marBottom w:val="0"/>
              <w:divBdr>
                <w:top w:val="none" w:sz="0" w:space="0" w:color="auto"/>
                <w:left w:val="none" w:sz="0" w:space="0" w:color="auto"/>
                <w:bottom w:val="none" w:sz="0" w:space="0" w:color="auto"/>
                <w:right w:val="none" w:sz="0" w:space="0" w:color="auto"/>
              </w:divBdr>
            </w:div>
            <w:div w:id="213002366">
              <w:marLeft w:val="0"/>
              <w:marRight w:val="0"/>
              <w:marTop w:val="0"/>
              <w:marBottom w:val="0"/>
              <w:divBdr>
                <w:top w:val="none" w:sz="0" w:space="0" w:color="auto"/>
                <w:left w:val="none" w:sz="0" w:space="0" w:color="auto"/>
                <w:bottom w:val="none" w:sz="0" w:space="0" w:color="auto"/>
                <w:right w:val="none" w:sz="0" w:space="0" w:color="auto"/>
              </w:divBdr>
            </w:div>
            <w:div w:id="1974481344">
              <w:marLeft w:val="0"/>
              <w:marRight w:val="0"/>
              <w:marTop w:val="0"/>
              <w:marBottom w:val="0"/>
              <w:divBdr>
                <w:top w:val="none" w:sz="0" w:space="0" w:color="auto"/>
                <w:left w:val="none" w:sz="0" w:space="0" w:color="auto"/>
                <w:bottom w:val="none" w:sz="0" w:space="0" w:color="auto"/>
                <w:right w:val="none" w:sz="0" w:space="0" w:color="auto"/>
              </w:divBdr>
            </w:div>
            <w:div w:id="801188243">
              <w:marLeft w:val="0"/>
              <w:marRight w:val="0"/>
              <w:marTop w:val="0"/>
              <w:marBottom w:val="0"/>
              <w:divBdr>
                <w:top w:val="none" w:sz="0" w:space="0" w:color="auto"/>
                <w:left w:val="none" w:sz="0" w:space="0" w:color="auto"/>
                <w:bottom w:val="none" w:sz="0" w:space="0" w:color="auto"/>
                <w:right w:val="none" w:sz="0" w:space="0" w:color="auto"/>
              </w:divBdr>
            </w:div>
            <w:div w:id="235668165">
              <w:marLeft w:val="0"/>
              <w:marRight w:val="0"/>
              <w:marTop w:val="0"/>
              <w:marBottom w:val="0"/>
              <w:divBdr>
                <w:top w:val="none" w:sz="0" w:space="0" w:color="auto"/>
                <w:left w:val="none" w:sz="0" w:space="0" w:color="auto"/>
                <w:bottom w:val="none" w:sz="0" w:space="0" w:color="auto"/>
                <w:right w:val="none" w:sz="0" w:space="0" w:color="auto"/>
              </w:divBdr>
            </w:div>
            <w:div w:id="1450513844">
              <w:marLeft w:val="0"/>
              <w:marRight w:val="0"/>
              <w:marTop w:val="0"/>
              <w:marBottom w:val="0"/>
              <w:divBdr>
                <w:top w:val="none" w:sz="0" w:space="0" w:color="auto"/>
                <w:left w:val="none" w:sz="0" w:space="0" w:color="auto"/>
                <w:bottom w:val="none" w:sz="0" w:space="0" w:color="auto"/>
                <w:right w:val="none" w:sz="0" w:space="0" w:color="auto"/>
              </w:divBdr>
            </w:div>
            <w:div w:id="382869855">
              <w:marLeft w:val="0"/>
              <w:marRight w:val="0"/>
              <w:marTop w:val="0"/>
              <w:marBottom w:val="0"/>
              <w:divBdr>
                <w:top w:val="none" w:sz="0" w:space="0" w:color="auto"/>
                <w:left w:val="none" w:sz="0" w:space="0" w:color="auto"/>
                <w:bottom w:val="none" w:sz="0" w:space="0" w:color="auto"/>
                <w:right w:val="none" w:sz="0" w:space="0" w:color="auto"/>
              </w:divBdr>
            </w:div>
            <w:div w:id="1479108248">
              <w:marLeft w:val="0"/>
              <w:marRight w:val="0"/>
              <w:marTop w:val="0"/>
              <w:marBottom w:val="0"/>
              <w:divBdr>
                <w:top w:val="none" w:sz="0" w:space="0" w:color="auto"/>
                <w:left w:val="none" w:sz="0" w:space="0" w:color="auto"/>
                <w:bottom w:val="none" w:sz="0" w:space="0" w:color="auto"/>
                <w:right w:val="none" w:sz="0" w:space="0" w:color="auto"/>
              </w:divBdr>
            </w:div>
            <w:div w:id="217055468">
              <w:marLeft w:val="0"/>
              <w:marRight w:val="0"/>
              <w:marTop w:val="0"/>
              <w:marBottom w:val="0"/>
              <w:divBdr>
                <w:top w:val="none" w:sz="0" w:space="0" w:color="auto"/>
                <w:left w:val="none" w:sz="0" w:space="0" w:color="auto"/>
                <w:bottom w:val="none" w:sz="0" w:space="0" w:color="auto"/>
                <w:right w:val="none" w:sz="0" w:space="0" w:color="auto"/>
              </w:divBdr>
            </w:div>
            <w:div w:id="1587301403">
              <w:marLeft w:val="0"/>
              <w:marRight w:val="0"/>
              <w:marTop w:val="0"/>
              <w:marBottom w:val="0"/>
              <w:divBdr>
                <w:top w:val="none" w:sz="0" w:space="0" w:color="auto"/>
                <w:left w:val="none" w:sz="0" w:space="0" w:color="auto"/>
                <w:bottom w:val="none" w:sz="0" w:space="0" w:color="auto"/>
                <w:right w:val="none" w:sz="0" w:space="0" w:color="auto"/>
              </w:divBdr>
            </w:div>
            <w:div w:id="1106002412">
              <w:marLeft w:val="0"/>
              <w:marRight w:val="0"/>
              <w:marTop w:val="0"/>
              <w:marBottom w:val="0"/>
              <w:divBdr>
                <w:top w:val="none" w:sz="0" w:space="0" w:color="auto"/>
                <w:left w:val="none" w:sz="0" w:space="0" w:color="auto"/>
                <w:bottom w:val="none" w:sz="0" w:space="0" w:color="auto"/>
                <w:right w:val="none" w:sz="0" w:space="0" w:color="auto"/>
              </w:divBdr>
            </w:div>
            <w:div w:id="279262766">
              <w:marLeft w:val="0"/>
              <w:marRight w:val="0"/>
              <w:marTop w:val="0"/>
              <w:marBottom w:val="0"/>
              <w:divBdr>
                <w:top w:val="none" w:sz="0" w:space="0" w:color="auto"/>
                <w:left w:val="none" w:sz="0" w:space="0" w:color="auto"/>
                <w:bottom w:val="none" w:sz="0" w:space="0" w:color="auto"/>
                <w:right w:val="none" w:sz="0" w:space="0" w:color="auto"/>
              </w:divBdr>
            </w:div>
            <w:div w:id="498929176">
              <w:marLeft w:val="0"/>
              <w:marRight w:val="0"/>
              <w:marTop w:val="0"/>
              <w:marBottom w:val="0"/>
              <w:divBdr>
                <w:top w:val="none" w:sz="0" w:space="0" w:color="auto"/>
                <w:left w:val="none" w:sz="0" w:space="0" w:color="auto"/>
                <w:bottom w:val="none" w:sz="0" w:space="0" w:color="auto"/>
                <w:right w:val="none" w:sz="0" w:space="0" w:color="auto"/>
              </w:divBdr>
            </w:div>
            <w:div w:id="862326534">
              <w:marLeft w:val="0"/>
              <w:marRight w:val="0"/>
              <w:marTop w:val="0"/>
              <w:marBottom w:val="0"/>
              <w:divBdr>
                <w:top w:val="none" w:sz="0" w:space="0" w:color="auto"/>
                <w:left w:val="none" w:sz="0" w:space="0" w:color="auto"/>
                <w:bottom w:val="none" w:sz="0" w:space="0" w:color="auto"/>
                <w:right w:val="none" w:sz="0" w:space="0" w:color="auto"/>
              </w:divBdr>
            </w:div>
            <w:div w:id="1964185692">
              <w:marLeft w:val="0"/>
              <w:marRight w:val="0"/>
              <w:marTop w:val="0"/>
              <w:marBottom w:val="0"/>
              <w:divBdr>
                <w:top w:val="none" w:sz="0" w:space="0" w:color="auto"/>
                <w:left w:val="none" w:sz="0" w:space="0" w:color="auto"/>
                <w:bottom w:val="none" w:sz="0" w:space="0" w:color="auto"/>
                <w:right w:val="none" w:sz="0" w:space="0" w:color="auto"/>
              </w:divBdr>
            </w:div>
            <w:div w:id="2113471007">
              <w:marLeft w:val="0"/>
              <w:marRight w:val="0"/>
              <w:marTop w:val="0"/>
              <w:marBottom w:val="0"/>
              <w:divBdr>
                <w:top w:val="none" w:sz="0" w:space="0" w:color="auto"/>
                <w:left w:val="none" w:sz="0" w:space="0" w:color="auto"/>
                <w:bottom w:val="none" w:sz="0" w:space="0" w:color="auto"/>
                <w:right w:val="none" w:sz="0" w:space="0" w:color="auto"/>
              </w:divBdr>
            </w:div>
            <w:div w:id="1815289626">
              <w:marLeft w:val="0"/>
              <w:marRight w:val="0"/>
              <w:marTop w:val="0"/>
              <w:marBottom w:val="0"/>
              <w:divBdr>
                <w:top w:val="none" w:sz="0" w:space="0" w:color="auto"/>
                <w:left w:val="none" w:sz="0" w:space="0" w:color="auto"/>
                <w:bottom w:val="none" w:sz="0" w:space="0" w:color="auto"/>
                <w:right w:val="none" w:sz="0" w:space="0" w:color="auto"/>
              </w:divBdr>
            </w:div>
            <w:div w:id="1155339825">
              <w:marLeft w:val="0"/>
              <w:marRight w:val="0"/>
              <w:marTop w:val="0"/>
              <w:marBottom w:val="0"/>
              <w:divBdr>
                <w:top w:val="none" w:sz="0" w:space="0" w:color="auto"/>
                <w:left w:val="none" w:sz="0" w:space="0" w:color="auto"/>
                <w:bottom w:val="none" w:sz="0" w:space="0" w:color="auto"/>
                <w:right w:val="none" w:sz="0" w:space="0" w:color="auto"/>
              </w:divBdr>
            </w:div>
            <w:div w:id="1845898774">
              <w:marLeft w:val="0"/>
              <w:marRight w:val="0"/>
              <w:marTop w:val="0"/>
              <w:marBottom w:val="0"/>
              <w:divBdr>
                <w:top w:val="none" w:sz="0" w:space="0" w:color="auto"/>
                <w:left w:val="none" w:sz="0" w:space="0" w:color="auto"/>
                <w:bottom w:val="none" w:sz="0" w:space="0" w:color="auto"/>
                <w:right w:val="none" w:sz="0" w:space="0" w:color="auto"/>
              </w:divBdr>
            </w:div>
            <w:div w:id="336346686">
              <w:marLeft w:val="0"/>
              <w:marRight w:val="0"/>
              <w:marTop w:val="0"/>
              <w:marBottom w:val="0"/>
              <w:divBdr>
                <w:top w:val="none" w:sz="0" w:space="0" w:color="auto"/>
                <w:left w:val="none" w:sz="0" w:space="0" w:color="auto"/>
                <w:bottom w:val="none" w:sz="0" w:space="0" w:color="auto"/>
                <w:right w:val="none" w:sz="0" w:space="0" w:color="auto"/>
              </w:divBdr>
            </w:div>
            <w:div w:id="1954553833">
              <w:marLeft w:val="0"/>
              <w:marRight w:val="0"/>
              <w:marTop w:val="0"/>
              <w:marBottom w:val="0"/>
              <w:divBdr>
                <w:top w:val="none" w:sz="0" w:space="0" w:color="auto"/>
                <w:left w:val="none" w:sz="0" w:space="0" w:color="auto"/>
                <w:bottom w:val="none" w:sz="0" w:space="0" w:color="auto"/>
                <w:right w:val="none" w:sz="0" w:space="0" w:color="auto"/>
              </w:divBdr>
            </w:div>
            <w:div w:id="1025204783">
              <w:marLeft w:val="0"/>
              <w:marRight w:val="0"/>
              <w:marTop w:val="0"/>
              <w:marBottom w:val="0"/>
              <w:divBdr>
                <w:top w:val="none" w:sz="0" w:space="0" w:color="auto"/>
                <w:left w:val="none" w:sz="0" w:space="0" w:color="auto"/>
                <w:bottom w:val="none" w:sz="0" w:space="0" w:color="auto"/>
                <w:right w:val="none" w:sz="0" w:space="0" w:color="auto"/>
              </w:divBdr>
            </w:div>
            <w:div w:id="957759224">
              <w:marLeft w:val="0"/>
              <w:marRight w:val="0"/>
              <w:marTop w:val="0"/>
              <w:marBottom w:val="0"/>
              <w:divBdr>
                <w:top w:val="none" w:sz="0" w:space="0" w:color="auto"/>
                <w:left w:val="none" w:sz="0" w:space="0" w:color="auto"/>
                <w:bottom w:val="none" w:sz="0" w:space="0" w:color="auto"/>
                <w:right w:val="none" w:sz="0" w:space="0" w:color="auto"/>
              </w:divBdr>
            </w:div>
            <w:div w:id="1283264838">
              <w:marLeft w:val="0"/>
              <w:marRight w:val="0"/>
              <w:marTop w:val="0"/>
              <w:marBottom w:val="0"/>
              <w:divBdr>
                <w:top w:val="none" w:sz="0" w:space="0" w:color="auto"/>
                <w:left w:val="none" w:sz="0" w:space="0" w:color="auto"/>
                <w:bottom w:val="none" w:sz="0" w:space="0" w:color="auto"/>
                <w:right w:val="none" w:sz="0" w:space="0" w:color="auto"/>
              </w:divBdr>
            </w:div>
            <w:div w:id="1155491021">
              <w:marLeft w:val="0"/>
              <w:marRight w:val="0"/>
              <w:marTop w:val="0"/>
              <w:marBottom w:val="0"/>
              <w:divBdr>
                <w:top w:val="none" w:sz="0" w:space="0" w:color="auto"/>
                <w:left w:val="none" w:sz="0" w:space="0" w:color="auto"/>
                <w:bottom w:val="none" w:sz="0" w:space="0" w:color="auto"/>
                <w:right w:val="none" w:sz="0" w:space="0" w:color="auto"/>
              </w:divBdr>
            </w:div>
            <w:div w:id="788744419">
              <w:marLeft w:val="0"/>
              <w:marRight w:val="0"/>
              <w:marTop w:val="0"/>
              <w:marBottom w:val="0"/>
              <w:divBdr>
                <w:top w:val="none" w:sz="0" w:space="0" w:color="auto"/>
                <w:left w:val="none" w:sz="0" w:space="0" w:color="auto"/>
                <w:bottom w:val="none" w:sz="0" w:space="0" w:color="auto"/>
                <w:right w:val="none" w:sz="0" w:space="0" w:color="auto"/>
              </w:divBdr>
            </w:div>
            <w:div w:id="1258754029">
              <w:marLeft w:val="0"/>
              <w:marRight w:val="0"/>
              <w:marTop w:val="0"/>
              <w:marBottom w:val="0"/>
              <w:divBdr>
                <w:top w:val="none" w:sz="0" w:space="0" w:color="auto"/>
                <w:left w:val="none" w:sz="0" w:space="0" w:color="auto"/>
                <w:bottom w:val="none" w:sz="0" w:space="0" w:color="auto"/>
                <w:right w:val="none" w:sz="0" w:space="0" w:color="auto"/>
              </w:divBdr>
            </w:div>
            <w:div w:id="197355210">
              <w:marLeft w:val="0"/>
              <w:marRight w:val="0"/>
              <w:marTop w:val="0"/>
              <w:marBottom w:val="0"/>
              <w:divBdr>
                <w:top w:val="none" w:sz="0" w:space="0" w:color="auto"/>
                <w:left w:val="none" w:sz="0" w:space="0" w:color="auto"/>
                <w:bottom w:val="none" w:sz="0" w:space="0" w:color="auto"/>
                <w:right w:val="none" w:sz="0" w:space="0" w:color="auto"/>
              </w:divBdr>
            </w:div>
            <w:div w:id="1994287452">
              <w:marLeft w:val="0"/>
              <w:marRight w:val="0"/>
              <w:marTop w:val="0"/>
              <w:marBottom w:val="0"/>
              <w:divBdr>
                <w:top w:val="none" w:sz="0" w:space="0" w:color="auto"/>
                <w:left w:val="none" w:sz="0" w:space="0" w:color="auto"/>
                <w:bottom w:val="none" w:sz="0" w:space="0" w:color="auto"/>
                <w:right w:val="none" w:sz="0" w:space="0" w:color="auto"/>
              </w:divBdr>
            </w:div>
            <w:div w:id="464389547">
              <w:marLeft w:val="0"/>
              <w:marRight w:val="0"/>
              <w:marTop w:val="0"/>
              <w:marBottom w:val="0"/>
              <w:divBdr>
                <w:top w:val="none" w:sz="0" w:space="0" w:color="auto"/>
                <w:left w:val="none" w:sz="0" w:space="0" w:color="auto"/>
                <w:bottom w:val="none" w:sz="0" w:space="0" w:color="auto"/>
                <w:right w:val="none" w:sz="0" w:space="0" w:color="auto"/>
              </w:divBdr>
            </w:div>
            <w:div w:id="1946569450">
              <w:marLeft w:val="0"/>
              <w:marRight w:val="0"/>
              <w:marTop w:val="0"/>
              <w:marBottom w:val="0"/>
              <w:divBdr>
                <w:top w:val="none" w:sz="0" w:space="0" w:color="auto"/>
                <w:left w:val="none" w:sz="0" w:space="0" w:color="auto"/>
                <w:bottom w:val="none" w:sz="0" w:space="0" w:color="auto"/>
                <w:right w:val="none" w:sz="0" w:space="0" w:color="auto"/>
              </w:divBdr>
            </w:div>
            <w:div w:id="88163530">
              <w:marLeft w:val="0"/>
              <w:marRight w:val="0"/>
              <w:marTop w:val="0"/>
              <w:marBottom w:val="0"/>
              <w:divBdr>
                <w:top w:val="none" w:sz="0" w:space="0" w:color="auto"/>
                <w:left w:val="none" w:sz="0" w:space="0" w:color="auto"/>
                <w:bottom w:val="none" w:sz="0" w:space="0" w:color="auto"/>
                <w:right w:val="none" w:sz="0" w:space="0" w:color="auto"/>
              </w:divBdr>
            </w:div>
            <w:div w:id="526797541">
              <w:marLeft w:val="0"/>
              <w:marRight w:val="0"/>
              <w:marTop w:val="0"/>
              <w:marBottom w:val="0"/>
              <w:divBdr>
                <w:top w:val="none" w:sz="0" w:space="0" w:color="auto"/>
                <w:left w:val="none" w:sz="0" w:space="0" w:color="auto"/>
                <w:bottom w:val="none" w:sz="0" w:space="0" w:color="auto"/>
                <w:right w:val="none" w:sz="0" w:space="0" w:color="auto"/>
              </w:divBdr>
            </w:div>
            <w:div w:id="1559631006">
              <w:marLeft w:val="0"/>
              <w:marRight w:val="0"/>
              <w:marTop w:val="0"/>
              <w:marBottom w:val="0"/>
              <w:divBdr>
                <w:top w:val="none" w:sz="0" w:space="0" w:color="auto"/>
                <w:left w:val="none" w:sz="0" w:space="0" w:color="auto"/>
                <w:bottom w:val="none" w:sz="0" w:space="0" w:color="auto"/>
                <w:right w:val="none" w:sz="0" w:space="0" w:color="auto"/>
              </w:divBdr>
            </w:div>
            <w:div w:id="140656803">
              <w:marLeft w:val="0"/>
              <w:marRight w:val="0"/>
              <w:marTop w:val="0"/>
              <w:marBottom w:val="0"/>
              <w:divBdr>
                <w:top w:val="none" w:sz="0" w:space="0" w:color="auto"/>
                <w:left w:val="none" w:sz="0" w:space="0" w:color="auto"/>
                <w:bottom w:val="none" w:sz="0" w:space="0" w:color="auto"/>
                <w:right w:val="none" w:sz="0" w:space="0" w:color="auto"/>
              </w:divBdr>
            </w:div>
            <w:div w:id="1530797479">
              <w:marLeft w:val="0"/>
              <w:marRight w:val="0"/>
              <w:marTop w:val="0"/>
              <w:marBottom w:val="0"/>
              <w:divBdr>
                <w:top w:val="none" w:sz="0" w:space="0" w:color="auto"/>
                <w:left w:val="none" w:sz="0" w:space="0" w:color="auto"/>
                <w:bottom w:val="none" w:sz="0" w:space="0" w:color="auto"/>
                <w:right w:val="none" w:sz="0" w:space="0" w:color="auto"/>
              </w:divBdr>
            </w:div>
            <w:div w:id="317416884">
              <w:marLeft w:val="0"/>
              <w:marRight w:val="0"/>
              <w:marTop w:val="0"/>
              <w:marBottom w:val="0"/>
              <w:divBdr>
                <w:top w:val="none" w:sz="0" w:space="0" w:color="auto"/>
                <w:left w:val="none" w:sz="0" w:space="0" w:color="auto"/>
                <w:bottom w:val="none" w:sz="0" w:space="0" w:color="auto"/>
                <w:right w:val="none" w:sz="0" w:space="0" w:color="auto"/>
              </w:divBdr>
            </w:div>
            <w:div w:id="1123034271">
              <w:marLeft w:val="0"/>
              <w:marRight w:val="0"/>
              <w:marTop w:val="0"/>
              <w:marBottom w:val="0"/>
              <w:divBdr>
                <w:top w:val="none" w:sz="0" w:space="0" w:color="auto"/>
                <w:left w:val="none" w:sz="0" w:space="0" w:color="auto"/>
                <w:bottom w:val="none" w:sz="0" w:space="0" w:color="auto"/>
                <w:right w:val="none" w:sz="0" w:space="0" w:color="auto"/>
              </w:divBdr>
            </w:div>
            <w:div w:id="2116635236">
              <w:marLeft w:val="0"/>
              <w:marRight w:val="0"/>
              <w:marTop w:val="0"/>
              <w:marBottom w:val="0"/>
              <w:divBdr>
                <w:top w:val="none" w:sz="0" w:space="0" w:color="auto"/>
                <w:left w:val="none" w:sz="0" w:space="0" w:color="auto"/>
                <w:bottom w:val="none" w:sz="0" w:space="0" w:color="auto"/>
                <w:right w:val="none" w:sz="0" w:space="0" w:color="auto"/>
              </w:divBdr>
            </w:div>
            <w:div w:id="2000227992">
              <w:marLeft w:val="0"/>
              <w:marRight w:val="0"/>
              <w:marTop w:val="0"/>
              <w:marBottom w:val="0"/>
              <w:divBdr>
                <w:top w:val="none" w:sz="0" w:space="0" w:color="auto"/>
                <w:left w:val="none" w:sz="0" w:space="0" w:color="auto"/>
                <w:bottom w:val="none" w:sz="0" w:space="0" w:color="auto"/>
                <w:right w:val="none" w:sz="0" w:space="0" w:color="auto"/>
              </w:divBdr>
            </w:div>
            <w:div w:id="1889102017">
              <w:marLeft w:val="0"/>
              <w:marRight w:val="0"/>
              <w:marTop w:val="0"/>
              <w:marBottom w:val="0"/>
              <w:divBdr>
                <w:top w:val="none" w:sz="0" w:space="0" w:color="auto"/>
                <w:left w:val="none" w:sz="0" w:space="0" w:color="auto"/>
                <w:bottom w:val="none" w:sz="0" w:space="0" w:color="auto"/>
                <w:right w:val="none" w:sz="0" w:space="0" w:color="auto"/>
              </w:divBdr>
            </w:div>
            <w:div w:id="1522892769">
              <w:marLeft w:val="0"/>
              <w:marRight w:val="0"/>
              <w:marTop w:val="0"/>
              <w:marBottom w:val="0"/>
              <w:divBdr>
                <w:top w:val="none" w:sz="0" w:space="0" w:color="auto"/>
                <w:left w:val="none" w:sz="0" w:space="0" w:color="auto"/>
                <w:bottom w:val="none" w:sz="0" w:space="0" w:color="auto"/>
                <w:right w:val="none" w:sz="0" w:space="0" w:color="auto"/>
              </w:divBdr>
            </w:div>
            <w:div w:id="2069065517">
              <w:marLeft w:val="0"/>
              <w:marRight w:val="0"/>
              <w:marTop w:val="0"/>
              <w:marBottom w:val="0"/>
              <w:divBdr>
                <w:top w:val="none" w:sz="0" w:space="0" w:color="auto"/>
                <w:left w:val="none" w:sz="0" w:space="0" w:color="auto"/>
                <w:bottom w:val="none" w:sz="0" w:space="0" w:color="auto"/>
                <w:right w:val="none" w:sz="0" w:space="0" w:color="auto"/>
              </w:divBdr>
            </w:div>
            <w:div w:id="1223980166">
              <w:marLeft w:val="0"/>
              <w:marRight w:val="0"/>
              <w:marTop w:val="0"/>
              <w:marBottom w:val="0"/>
              <w:divBdr>
                <w:top w:val="none" w:sz="0" w:space="0" w:color="auto"/>
                <w:left w:val="none" w:sz="0" w:space="0" w:color="auto"/>
                <w:bottom w:val="none" w:sz="0" w:space="0" w:color="auto"/>
                <w:right w:val="none" w:sz="0" w:space="0" w:color="auto"/>
              </w:divBdr>
            </w:div>
            <w:div w:id="1636528051">
              <w:marLeft w:val="0"/>
              <w:marRight w:val="0"/>
              <w:marTop w:val="0"/>
              <w:marBottom w:val="0"/>
              <w:divBdr>
                <w:top w:val="none" w:sz="0" w:space="0" w:color="auto"/>
                <w:left w:val="none" w:sz="0" w:space="0" w:color="auto"/>
                <w:bottom w:val="none" w:sz="0" w:space="0" w:color="auto"/>
                <w:right w:val="none" w:sz="0" w:space="0" w:color="auto"/>
              </w:divBdr>
            </w:div>
            <w:div w:id="1636983286">
              <w:marLeft w:val="0"/>
              <w:marRight w:val="0"/>
              <w:marTop w:val="0"/>
              <w:marBottom w:val="0"/>
              <w:divBdr>
                <w:top w:val="none" w:sz="0" w:space="0" w:color="auto"/>
                <w:left w:val="none" w:sz="0" w:space="0" w:color="auto"/>
                <w:bottom w:val="none" w:sz="0" w:space="0" w:color="auto"/>
                <w:right w:val="none" w:sz="0" w:space="0" w:color="auto"/>
              </w:divBdr>
            </w:div>
            <w:div w:id="941575705">
              <w:marLeft w:val="0"/>
              <w:marRight w:val="0"/>
              <w:marTop w:val="0"/>
              <w:marBottom w:val="0"/>
              <w:divBdr>
                <w:top w:val="none" w:sz="0" w:space="0" w:color="auto"/>
                <w:left w:val="none" w:sz="0" w:space="0" w:color="auto"/>
                <w:bottom w:val="none" w:sz="0" w:space="0" w:color="auto"/>
                <w:right w:val="none" w:sz="0" w:space="0" w:color="auto"/>
              </w:divBdr>
            </w:div>
            <w:div w:id="1083725745">
              <w:marLeft w:val="0"/>
              <w:marRight w:val="0"/>
              <w:marTop w:val="0"/>
              <w:marBottom w:val="0"/>
              <w:divBdr>
                <w:top w:val="none" w:sz="0" w:space="0" w:color="auto"/>
                <w:left w:val="none" w:sz="0" w:space="0" w:color="auto"/>
                <w:bottom w:val="none" w:sz="0" w:space="0" w:color="auto"/>
                <w:right w:val="none" w:sz="0" w:space="0" w:color="auto"/>
              </w:divBdr>
            </w:div>
            <w:div w:id="1167015897">
              <w:marLeft w:val="0"/>
              <w:marRight w:val="0"/>
              <w:marTop w:val="0"/>
              <w:marBottom w:val="0"/>
              <w:divBdr>
                <w:top w:val="none" w:sz="0" w:space="0" w:color="auto"/>
                <w:left w:val="none" w:sz="0" w:space="0" w:color="auto"/>
                <w:bottom w:val="none" w:sz="0" w:space="0" w:color="auto"/>
                <w:right w:val="none" w:sz="0" w:space="0" w:color="auto"/>
              </w:divBdr>
            </w:div>
            <w:div w:id="2108311501">
              <w:marLeft w:val="0"/>
              <w:marRight w:val="0"/>
              <w:marTop w:val="0"/>
              <w:marBottom w:val="0"/>
              <w:divBdr>
                <w:top w:val="none" w:sz="0" w:space="0" w:color="auto"/>
                <w:left w:val="none" w:sz="0" w:space="0" w:color="auto"/>
                <w:bottom w:val="none" w:sz="0" w:space="0" w:color="auto"/>
                <w:right w:val="none" w:sz="0" w:space="0" w:color="auto"/>
              </w:divBdr>
            </w:div>
            <w:div w:id="569118461">
              <w:marLeft w:val="0"/>
              <w:marRight w:val="0"/>
              <w:marTop w:val="0"/>
              <w:marBottom w:val="0"/>
              <w:divBdr>
                <w:top w:val="none" w:sz="0" w:space="0" w:color="auto"/>
                <w:left w:val="none" w:sz="0" w:space="0" w:color="auto"/>
                <w:bottom w:val="none" w:sz="0" w:space="0" w:color="auto"/>
                <w:right w:val="none" w:sz="0" w:space="0" w:color="auto"/>
              </w:divBdr>
            </w:div>
            <w:div w:id="42412937">
              <w:marLeft w:val="0"/>
              <w:marRight w:val="0"/>
              <w:marTop w:val="0"/>
              <w:marBottom w:val="0"/>
              <w:divBdr>
                <w:top w:val="none" w:sz="0" w:space="0" w:color="auto"/>
                <w:left w:val="none" w:sz="0" w:space="0" w:color="auto"/>
                <w:bottom w:val="none" w:sz="0" w:space="0" w:color="auto"/>
                <w:right w:val="none" w:sz="0" w:space="0" w:color="auto"/>
              </w:divBdr>
            </w:div>
            <w:div w:id="929850740">
              <w:marLeft w:val="0"/>
              <w:marRight w:val="0"/>
              <w:marTop w:val="0"/>
              <w:marBottom w:val="0"/>
              <w:divBdr>
                <w:top w:val="none" w:sz="0" w:space="0" w:color="auto"/>
                <w:left w:val="none" w:sz="0" w:space="0" w:color="auto"/>
                <w:bottom w:val="none" w:sz="0" w:space="0" w:color="auto"/>
                <w:right w:val="none" w:sz="0" w:space="0" w:color="auto"/>
              </w:divBdr>
            </w:div>
            <w:div w:id="681662545">
              <w:marLeft w:val="0"/>
              <w:marRight w:val="0"/>
              <w:marTop w:val="0"/>
              <w:marBottom w:val="0"/>
              <w:divBdr>
                <w:top w:val="none" w:sz="0" w:space="0" w:color="auto"/>
                <w:left w:val="none" w:sz="0" w:space="0" w:color="auto"/>
                <w:bottom w:val="none" w:sz="0" w:space="0" w:color="auto"/>
                <w:right w:val="none" w:sz="0" w:space="0" w:color="auto"/>
              </w:divBdr>
            </w:div>
            <w:div w:id="1152260133">
              <w:marLeft w:val="0"/>
              <w:marRight w:val="0"/>
              <w:marTop w:val="0"/>
              <w:marBottom w:val="0"/>
              <w:divBdr>
                <w:top w:val="none" w:sz="0" w:space="0" w:color="auto"/>
                <w:left w:val="none" w:sz="0" w:space="0" w:color="auto"/>
                <w:bottom w:val="none" w:sz="0" w:space="0" w:color="auto"/>
                <w:right w:val="none" w:sz="0" w:space="0" w:color="auto"/>
              </w:divBdr>
            </w:div>
            <w:div w:id="1646229958">
              <w:marLeft w:val="0"/>
              <w:marRight w:val="0"/>
              <w:marTop w:val="0"/>
              <w:marBottom w:val="0"/>
              <w:divBdr>
                <w:top w:val="none" w:sz="0" w:space="0" w:color="auto"/>
                <w:left w:val="none" w:sz="0" w:space="0" w:color="auto"/>
                <w:bottom w:val="none" w:sz="0" w:space="0" w:color="auto"/>
                <w:right w:val="none" w:sz="0" w:space="0" w:color="auto"/>
              </w:divBdr>
            </w:div>
            <w:div w:id="1085298476">
              <w:marLeft w:val="0"/>
              <w:marRight w:val="0"/>
              <w:marTop w:val="0"/>
              <w:marBottom w:val="0"/>
              <w:divBdr>
                <w:top w:val="none" w:sz="0" w:space="0" w:color="auto"/>
                <w:left w:val="none" w:sz="0" w:space="0" w:color="auto"/>
                <w:bottom w:val="none" w:sz="0" w:space="0" w:color="auto"/>
                <w:right w:val="none" w:sz="0" w:space="0" w:color="auto"/>
              </w:divBdr>
            </w:div>
            <w:div w:id="1724910572">
              <w:marLeft w:val="0"/>
              <w:marRight w:val="0"/>
              <w:marTop w:val="0"/>
              <w:marBottom w:val="0"/>
              <w:divBdr>
                <w:top w:val="none" w:sz="0" w:space="0" w:color="auto"/>
                <w:left w:val="none" w:sz="0" w:space="0" w:color="auto"/>
                <w:bottom w:val="none" w:sz="0" w:space="0" w:color="auto"/>
                <w:right w:val="none" w:sz="0" w:space="0" w:color="auto"/>
              </w:divBdr>
            </w:div>
            <w:div w:id="1855920845">
              <w:marLeft w:val="0"/>
              <w:marRight w:val="0"/>
              <w:marTop w:val="0"/>
              <w:marBottom w:val="0"/>
              <w:divBdr>
                <w:top w:val="none" w:sz="0" w:space="0" w:color="auto"/>
                <w:left w:val="none" w:sz="0" w:space="0" w:color="auto"/>
                <w:bottom w:val="none" w:sz="0" w:space="0" w:color="auto"/>
                <w:right w:val="none" w:sz="0" w:space="0" w:color="auto"/>
              </w:divBdr>
            </w:div>
            <w:div w:id="1001616151">
              <w:marLeft w:val="0"/>
              <w:marRight w:val="0"/>
              <w:marTop w:val="0"/>
              <w:marBottom w:val="0"/>
              <w:divBdr>
                <w:top w:val="none" w:sz="0" w:space="0" w:color="auto"/>
                <w:left w:val="none" w:sz="0" w:space="0" w:color="auto"/>
                <w:bottom w:val="none" w:sz="0" w:space="0" w:color="auto"/>
                <w:right w:val="none" w:sz="0" w:space="0" w:color="auto"/>
              </w:divBdr>
            </w:div>
            <w:div w:id="1738284045">
              <w:marLeft w:val="0"/>
              <w:marRight w:val="0"/>
              <w:marTop w:val="0"/>
              <w:marBottom w:val="0"/>
              <w:divBdr>
                <w:top w:val="none" w:sz="0" w:space="0" w:color="auto"/>
                <w:left w:val="none" w:sz="0" w:space="0" w:color="auto"/>
                <w:bottom w:val="none" w:sz="0" w:space="0" w:color="auto"/>
                <w:right w:val="none" w:sz="0" w:space="0" w:color="auto"/>
              </w:divBdr>
            </w:div>
            <w:div w:id="950548495">
              <w:marLeft w:val="0"/>
              <w:marRight w:val="0"/>
              <w:marTop w:val="0"/>
              <w:marBottom w:val="0"/>
              <w:divBdr>
                <w:top w:val="none" w:sz="0" w:space="0" w:color="auto"/>
                <w:left w:val="none" w:sz="0" w:space="0" w:color="auto"/>
                <w:bottom w:val="none" w:sz="0" w:space="0" w:color="auto"/>
                <w:right w:val="none" w:sz="0" w:space="0" w:color="auto"/>
              </w:divBdr>
            </w:div>
            <w:div w:id="875393603">
              <w:marLeft w:val="0"/>
              <w:marRight w:val="0"/>
              <w:marTop w:val="0"/>
              <w:marBottom w:val="0"/>
              <w:divBdr>
                <w:top w:val="none" w:sz="0" w:space="0" w:color="auto"/>
                <w:left w:val="none" w:sz="0" w:space="0" w:color="auto"/>
                <w:bottom w:val="none" w:sz="0" w:space="0" w:color="auto"/>
                <w:right w:val="none" w:sz="0" w:space="0" w:color="auto"/>
              </w:divBdr>
            </w:div>
            <w:div w:id="520436535">
              <w:marLeft w:val="0"/>
              <w:marRight w:val="0"/>
              <w:marTop w:val="0"/>
              <w:marBottom w:val="0"/>
              <w:divBdr>
                <w:top w:val="none" w:sz="0" w:space="0" w:color="auto"/>
                <w:left w:val="none" w:sz="0" w:space="0" w:color="auto"/>
                <w:bottom w:val="none" w:sz="0" w:space="0" w:color="auto"/>
                <w:right w:val="none" w:sz="0" w:space="0" w:color="auto"/>
              </w:divBdr>
            </w:div>
            <w:div w:id="1182890953">
              <w:marLeft w:val="0"/>
              <w:marRight w:val="0"/>
              <w:marTop w:val="0"/>
              <w:marBottom w:val="0"/>
              <w:divBdr>
                <w:top w:val="none" w:sz="0" w:space="0" w:color="auto"/>
                <w:left w:val="none" w:sz="0" w:space="0" w:color="auto"/>
                <w:bottom w:val="none" w:sz="0" w:space="0" w:color="auto"/>
                <w:right w:val="none" w:sz="0" w:space="0" w:color="auto"/>
              </w:divBdr>
            </w:div>
            <w:div w:id="1928809266">
              <w:marLeft w:val="0"/>
              <w:marRight w:val="0"/>
              <w:marTop w:val="0"/>
              <w:marBottom w:val="0"/>
              <w:divBdr>
                <w:top w:val="none" w:sz="0" w:space="0" w:color="auto"/>
                <w:left w:val="none" w:sz="0" w:space="0" w:color="auto"/>
                <w:bottom w:val="none" w:sz="0" w:space="0" w:color="auto"/>
                <w:right w:val="none" w:sz="0" w:space="0" w:color="auto"/>
              </w:divBdr>
            </w:div>
            <w:div w:id="1836261667">
              <w:marLeft w:val="0"/>
              <w:marRight w:val="0"/>
              <w:marTop w:val="0"/>
              <w:marBottom w:val="0"/>
              <w:divBdr>
                <w:top w:val="none" w:sz="0" w:space="0" w:color="auto"/>
                <w:left w:val="none" w:sz="0" w:space="0" w:color="auto"/>
                <w:bottom w:val="none" w:sz="0" w:space="0" w:color="auto"/>
                <w:right w:val="none" w:sz="0" w:space="0" w:color="auto"/>
              </w:divBdr>
            </w:div>
            <w:div w:id="1059204094">
              <w:marLeft w:val="0"/>
              <w:marRight w:val="0"/>
              <w:marTop w:val="0"/>
              <w:marBottom w:val="0"/>
              <w:divBdr>
                <w:top w:val="none" w:sz="0" w:space="0" w:color="auto"/>
                <w:left w:val="none" w:sz="0" w:space="0" w:color="auto"/>
                <w:bottom w:val="none" w:sz="0" w:space="0" w:color="auto"/>
                <w:right w:val="none" w:sz="0" w:space="0" w:color="auto"/>
              </w:divBdr>
            </w:div>
            <w:div w:id="1191065717">
              <w:marLeft w:val="0"/>
              <w:marRight w:val="0"/>
              <w:marTop w:val="0"/>
              <w:marBottom w:val="0"/>
              <w:divBdr>
                <w:top w:val="none" w:sz="0" w:space="0" w:color="auto"/>
                <w:left w:val="none" w:sz="0" w:space="0" w:color="auto"/>
                <w:bottom w:val="none" w:sz="0" w:space="0" w:color="auto"/>
                <w:right w:val="none" w:sz="0" w:space="0" w:color="auto"/>
              </w:divBdr>
            </w:div>
            <w:div w:id="77407575">
              <w:marLeft w:val="0"/>
              <w:marRight w:val="0"/>
              <w:marTop w:val="0"/>
              <w:marBottom w:val="0"/>
              <w:divBdr>
                <w:top w:val="none" w:sz="0" w:space="0" w:color="auto"/>
                <w:left w:val="none" w:sz="0" w:space="0" w:color="auto"/>
                <w:bottom w:val="none" w:sz="0" w:space="0" w:color="auto"/>
                <w:right w:val="none" w:sz="0" w:space="0" w:color="auto"/>
              </w:divBdr>
            </w:div>
            <w:div w:id="262542484">
              <w:marLeft w:val="0"/>
              <w:marRight w:val="0"/>
              <w:marTop w:val="0"/>
              <w:marBottom w:val="0"/>
              <w:divBdr>
                <w:top w:val="none" w:sz="0" w:space="0" w:color="auto"/>
                <w:left w:val="none" w:sz="0" w:space="0" w:color="auto"/>
                <w:bottom w:val="none" w:sz="0" w:space="0" w:color="auto"/>
                <w:right w:val="none" w:sz="0" w:space="0" w:color="auto"/>
              </w:divBdr>
            </w:div>
            <w:div w:id="37433426">
              <w:marLeft w:val="0"/>
              <w:marRight w:val="0"/>
              <w:marTop w:val="0"/>
              <w:marBottom w:val="0"/>
              <w:divBdr>
                <w:top w:val="none" w:sz="0" w:space="0" w:color="auto"/>
                <w:left w:val="none" w:sz="0" w:space="0" w:color="auto"/>
                <w:bottom w:val="none" w:sz="0" w:space="0" w:color="auto"/>
                <w:right w:val="none" w:sz="0" w:space="0" w:color="auto"/>
              </w:divBdr>
            </w:div>
            <w:div w:id="1350990194">
              <w:marLeft w:val="0"/>
              <w:marRight w:val="0"/>
              <w:marTop w:val="0"/>
              <w:marBottom w:val="0"/>
              <w:divBdr>
                <w:top w:val="none" w:sz="0" w:space="0" w:color="auto"/>
                <w:left w:val="none" w:sz="0" w:space="0" w:color="auto"/>
                <w:bottom w:val="none" w:sz="0" w:space="0" w:color="auto"/>
                <w:right w:val="none" w:sz="0" w:space="0" w:color="auto"/>
              </w:divBdr>
            </w:div>
            <w:div w:id="680624118">
              <w:marLeft w:val="0"/>
              <w:marRight w:val="0"/>
              <w:marTop w:val="0"/>
              <w:marBottom w:val="0"/>
              <w:divBdr>
                <w:top w:val="none" w:sz="0" w:space="0" w:color="auto"/>
                <w:left w:val="none" w:sz="0" w:space="0" w:color="auto"/>
                <w:bottom w:val="none" w:sz="0" w:space="0" w:color="auto"/>
                <w:right w:val="none" w:sz="0" w:space="0" w:color="auto"/>
              </w:divBdr>
            </w:div>
            <w:div w:id="625937109">
              <w:marLeft w:val="0"/>
              <w:marRight w:val="0"/>
              <w:marTop w:val="0"/>
              <w:marBottom w:val="0"/>
              <w:divBdr>
                <w:top w:val="none" w:sz="0" w:space="0" w:color="auto"/>
                <w:left w:val="none" w:sz="0" w:space="0" w:color="auto"/>
                <w:bottom w:val="none" w:sz="0" w:space="0" w:color="auto"/>
                <w:right w:val="none" w:sz="0" w:space="0" w:color="auto"/>
              </w:divBdr>
            </w:div>
            <w:div w:id="494880196">
              <w:marLeft w:val="0"/>
              <w:marRight w:val="0"/>
              <w:marTop w:val="0"/>
              <w:marBottom w:val="0"/>
              <w:divBdr>
                <w:top w:val="none" w:sz="0" w:space="0" w:color="auto"/>
                <w:left w:val="none" w:sz="0" w:space="0" w:color="auto"/>
                <w:bottom w:val="none" w:sz="0" w:space="0" w:color="auto"/>
                <w:right w:val="none" w:sz="0" w:space="0" w:color="auto"/>
              </w:divBdr>
            </w:div>
            <w:div w:id="284041381">
              <w:marLeft w:val="0"/>
              <w:marRight w:val="0"/>
              <w:marTop w:val="0"/>
              <w:marBottom w:val="0"/>
              <w:divBdr>
                <w:top w:val="none" w:sz="0" w:space="0" w:color="auto"/>
                <w:left w:val="none" w:sz="0" w:space="0" w:color="auto"/>
                <w:bottom w:val="none" w:sz="0" w:space="0" w:color="auto"/>
                <w:right w:val="none" w:sz="0" w:space="0" w:color="auto"/>
              </w:divBdr>
            </w:div>
            <w:div w:id="1715470619">
              <w:marLeft w:val="0"/>
              <w:marRight w:val="0"/>
              <w:marTop w:val="0"/>
              <w:marBottom w:val="0"/>
              <w:divBdr>
                <w:top w:val="none" w:sz="0" w:space="0" w:color="auto"/>
                <w:left w:val="none" w:sz="0" w:space="0" w:color="auto"/>
                <w:bottom w:val="none" w:sz="0" w:space="0" w:color="auto"/>
                <w:right w:val="none" w:sz="0" w:space="0" w:color="auto"/>
              </w:divBdr>
            </w:div>
            <w:div w:id="2037534329">
              <w:marLeft w:val="0"/>
              <w:marRight w:val="0"/>
              <w:marTop w:val="0"/>
              <w:marBottom w:val="0"/>
              <w:divBdr>
                <w:top w:val="none" w:sz="0" w:space="0" w:color="auto"/>
                <w:left w:val="none" w:sz="0" w:space="0" w:color="auto"/>
                <w:bottom w:val="none" w:sz="0" w:space="0" w:color="auto"/>
                <w:right w:val="none" w:sz="0" w:space="0" w:color="auto"/>
              </w:divBdr>
            </w:div>
            <w:div w:id="413092249">
              <w:marLeft w:val="0"/>
              <w:marRight w:val="0"/>
              <w:marTop w:val="0"/>
              <w:marBottom w:val="0"/>
              <w:divBdr>
                <w:top w:val="none" w:sz="0" w:space="0" w:color="auto"/>
                <w:left w:val="none" w:sz="0" w:space="0" w:color="auto"/>
                <w:bottom w:val="none" w:sz="0" w:space="0" w:color="auto"/>
                <w:right w:val="none" w:sz="0" w:space="0" w:color="auto"/>
              </w:divBdr>
            </w:div>
            <w:div w:id="256134937">
              <w:marLeft w:val="0"/>
              <w:marRight w:val="0"/>
              <w:marTop w:val="0"/>
              <w:marBottom w:val="0"/>
              <w:divBdr>
                <w:top w:val="none" w:sz="0" w:space="0" w:color="auto"/>
                <w:left w:val="none" w:sz="0" w:space="0" w:color="auto"/>
                <w:bottom w:val="none" w:sz="0" w:space="0" w:color="auto"/>
                <w:right w:val="none" w:sz="0" w:space="0" w:color="auto"/>
              </w:divBdr>
            </w:div>
            <w:div w:id="485129475">
              <w:marLeft w:val="0"/>
              <w:marRight w:val="0"/>
              <w:marTop w:val="0"/>
              <w:marBottom w:val="0"/>
              <w:divBdr>
                <w:top w:val="none" w:sz="0" w:space="0" w:color="auto"/>
                <w:left w:val="none" w:sz="0" w:space="0" w:color="auto"/>
                <w:bottom w:val="none" w:sz="0" w:space="0" w:color="auto"/>
                <w:right w:val="none" w:sz="0" w:space="0" w:color="auto"/>
              </w:divBdr>
            </w:div>
            <w:div w:id="288440929">
              <w:marLeft w:val="0"/>
              <w:marRight w:val="0"/>
              <w:marTop w:val="0"/>
              <w:marBottom w:val="0"/>
              <w:divBdr>
                <w:top w:val="none" w:sz="0" w:space="0" w:color="auto"/>
                <w:left w:val="none" w:sz="0" w:space="0" w:color="auto"/>
                <w:bottom w:val="none" w:sz="0" w:space="0" w:color="auto"/>
                <w:right w:val="none" w:sz="0" w:space="0" w:color="auto"/>
              </w:divBdr>
            </w:div>
            <w:div w:id="441846743">
              <w:marLeft w:val="0"/>
              <w:marRight w:val="0"/>
              <w:marTop w:val="0"/>
              <w:marBottom w:val="0"/>
              <w:divBdr>
                <w:top w:val="none" w:sz="0" w:space="0" w:color="auto"/>
                <w:left w:val="none" w:sz="0" w:space="0" w:color="auto"/>
                <w:bottom w:val="none" w:sz="0" w:space="0" w:color="auto"/>
                <w:right w:val="none" w:sz="0" w:space="0" w:color="auto"/>
              </w:divBdr>
            </w:div>
            <w:div w:id="1188985313">
              <w:marLeft w:val="0"/>
              <w:marRight w:val="0"/>
              <w:marTop w:val="0"/>
              <w:marBottom w:val="0"/>
              <w:divBdr>
                <w:top w:val="none" w:sz="0" w:space="0" w:color="auto"/>
                <w:left w:val="none" w:sz="0" w:space="0" w:color="auto"/>
                <w:bottom w:val="none" w:sz="0" w:space="0" w:color="auto"/>
                <w:right w:val="none" w:sz="0" w:space="0" w:color="auto"/>
              </w:divBdr>
            </w:div>
            <w:div w:id="1285886728">
              <w:marLeft w:val="0"/>
              <w:marRight w:val="0"/>
              <w:marTop w:val="0"/>
              <w:marBottom w:val="0"/>
              <w:divBdr>
                <w:top w:val="none" w:sz="0" w:space="0" w:color="auto"/>
                <w:left w:val="none" w:sz="0" w:space="0" w:color="auto"/>
                <w:bottom w:val="none" w:sz="0" w:space="0" w:color="auto"/>
                <w:right w:val="none" w:sz="0" w:space="0" w:color="auto"/>
              </w:divBdr>
            </w:div>
            <w:div w:id="756439229">
              <w:marLeft w:val="0"/>
              <w:marRight w:val="0"/>
              <w:marTop w:val="0"/>
              <w:marBottom w:val="0"/>
              <w:divBdr>
                <w:top w:val="none" w:sz="0" w:space="0" w:color="auto"/>
                <w:left w:val="none" w:sz="0" w:space="0" w:color="auto"/>
                <w:bottom w:val="none" w:sz="0" w:space="0" w:color="auto"/>
                <w:right w:val="none" w:sz="0" w:space="0" w:color="auto"/>
              </w:divBdr>
            </w:div>
            <w:div w:id="1711109027">
              <w:marLeft w:val="0"/>
              <w:marRight w:val="0"/>
              <w:marTop w:val="0"/>
              <w:marBottom w:val="0"/>
              <w:divBdr>
                <w:top w:val="none" w:sz="0" w:space="0" w:color="auto"/>
                <w:left w:val="none" w:sz="0" w:space="0" w:color="auto"/>
                <w:bottom w:val="none" w:sz="0" w:space="0" w:color="auto"/>
                <w:right w:val="none" w:sz="0" w:space="0" w:color="auto"/>
              </w:divBdr>
            </w:div>
            <w:div w:id="1759250898">
              <w:marLeft w:val="0"/>
              <w:marRight w:val="0"/>
              <w:marTop w:val="0"/>
              <w:marBottom w:val="0"/>
              <w:divBdr>
                <w:top w:val="none" w:sz="0" w:space="0" w:color="auto"/>
                <w:left w:val="none" w:sz="0" w:space="0" w:color="auto"/>
                <w:bottom w:val="none" w:sz="0" w:space="0" w:color="auto"/>
                <w:right w:val="none" w:sz="0" w:space="0" w:color="auto"/>
              </w:divBdr>
            </w:div>
            <w:div w:id="1423794213">
              <w:marLeft w:val="0"/>
              <w:marRight w:val="0"/>
              <w:marTop w:val="0"/>
              <w:marBottom w:val="0"/>
              <w:divBdr>
                <w:top w:val="none" w:sz="0" w:space="0" w:color="auto"/>
                <w:left w:val="none" w:sz="0" w:space="0" w:color="auto"/>
                <w:bottom w:val="none" w:sz="0" w:space="0" w:color="auto"/>
                <w:right w:val="none" w:sz="0" w:space="0" w:color="auto"/>
              </w:divBdr>
            </w:div>
            <w:div w:id="2132550665">
              <w:marLeft w:val="0"/>
              <w:marRight w:val="0"/>
              <w:marTop w:val="0"/>
              <w:marBottom w:val="0"/>
              <w:divBdr>
                <w:top w:val="none" w:sz="0" w:space="0" w:color="auto"/>
                <w:left w:val="none" w:sz="0" w:space="0" w:color="auto"/>
                <w:bottom w:val="none" w:sz="0" w:space="0" w:color="auto"/>
                <w:right w:val="none" w:sz="0" w:space="0" w:color="auto"/>
              </w:divBdr>
            </w:div>
            <w:div w:id="3098567">
              <w:marLeft w:val="0"/>
              <w:marRight w:val="0"/>
              <w:marTop w:val="0"/>
              <w:marBottom w:val="0"/>
              <w:divBdr>
                <w:top w:val="none" w:sz="0" w:space="0" w:color="auto"/>
                <w:left w:val="none" w:sz="0" w:space="0" w:color="auto"/>
                <w:bottom w:val="none" w:sz="0" w:space="0" w:color="auto"/>
                <w:right w:val="none" w:sz="0" w:space="0" w:color="auto"/>
              </w:divBdr>
            </w:div>
            <w:div w:id="1168597080">
              <w:marLeft w:val="0"/>
              <w:marRight w:val="0"/>
              <w:marTop w:val="0"/>
              <w:marBottom w:val="0"/>
              <w:divBdr>
                <w:top w:val="none" w:sz="0" w:space="0" w:color="auto"/>
                <w:left w:val="none" w:sz="0" w:space="0" w:color="auto"/>
                <w:bottom w:val="none" w:sz="0" w:space="0" w:color="auto"/>
                <w:right w:val="none" w:sz="0" w:space="0" w:color="auto"/>
              </w:divBdr>
            </w:div>
            <w:div w:id="657610937">
              <w:marLeft w:val="0"/>
              <w:marRight w:val="0"/>
              <w:marTop w:val="0"/>
              <w:marBottom w:val="0"/>
              <w:divBdr>
                <w:top w:val="none" w:sz="0" w:space="0" w:color="auto"/>
                <w:left w:val="none" w:sz="0" w:space="0" w:color="auto"/>
                <w:bottom w:val="none" w:sz="0" w:space="0" w:color="auto"/>
                <w:right w:val="none" w:sz="0" w:space="0" w:color="auto"/>
              </w:divBdr>
            </w:div>
            <w:div w:id="1240484779">
              <w:marLeft w:val="0"/>
              <w:marRight w:val="0"/>
              <w:marTop w:val="0"/>
              <w:marBottom w:val="0"/>
              <w:divBdr>
                <w:top w:val="none" w:sz="0" w:space="0" w:color="auto"/>
                <w:left w:val="none" w:sz="0" w:space="0" w:color="auto"/>
                <w:bottom w:val="none" w:sz="0" w:space="0" w:color="auto"/>
                <w:right w:val="none" w:sz="0" w:space="0" w:color="auto"/>
              </w:divBdr>
            </w:div>
            <w:div w:id="1885678548">
              <w:marLeft w:val="0"/>
              <w:marRight w:val="0"/>
              <w:marTop w:val="0"/>
              <w:marBottom w:val="0"/>
              <w:divBdr>
                <w:top w:val="none" w:sz="0" w:space="0" w:color="auto"/>
                <w:left w:val="none" w:sz="0" w:space="0" w:color="auto"/>
                <w:bottom w:val="none" w:sz="0" w:space="0" w:color="auto"/>
                <w:right w:val="none" w:sz="0" w:space="0" w:color="auto"/>
              </w:divBdr>
            </w:div>
            <w:div w:id="2122645756">
              <w:marLeft w:val="0"/>
              <w:marRight w:val="0"/>
              <w:marTop w:val="0"/>
              <w:marBottom w:val="0"/>
              <w:divBdr>
                <w:top w:val="none" w:sz="0" w:space="0" w:color="auto"/>
                <w:left w:val="none" w:sz="0" w:space="0" w:color="auto"/>
                <w:bottom w:val="none" w:sz="0" w:space="0" w:color="auto"/>
                <w:right w:val="none" w:sz="0" w:space="0" w:color="auto"/>
              </w:divBdr>
            </w:div>
            <w:div w:id="1278099749">
              <w:marLeft w:val="0"/>
              <w:marRight w:val="0"/>
              <w:marTop w:val="0"/>
              <w:marBottom w:val="0"/>
              <w:divBdr>
                <w:top w:val="none" w:sz="0" w:space="0" w:color="auto"/>
                <w:left w:val="none" w:sz="0" w:space="0" w:color="auto"/>
                <w:bottom w:val="none" w:sz="0" w:space="0" w:color="auto"/>
                <w:right w:val="none" w:sz="0" w:space="0" w:color="auto"/>
              </w:divBdr>
            </w:div>
            <w:div w:id="1131561310">
              <w:marLeft w:val="0"/>
              <w:marRight w:val="0"/>
              <w:marTop w:val="0"/>
              <w:marBottom w:val="0"/>
              <w:divBdr>
                <w:top w:val="none" w:sz="0" w:space="0" w:color="auto"/>
                <w:left w:val="none" w:sz="0" w:space="0" w:color="auto"/>
                <w:bottom w:val="none" w:sz="0" w:space="0" w:color="auto"/>
                <w:right w:val="none" w:sz="0" w:space="0" w:color="auto"/>
              </w:divBdr>
            </w:div>
            <w:div w:id="1533765198">
              <w:marLeft w:val="0"/>
              <w:marRight w:val="0"/>
              <w:marTop w:val="0"/>
              <w:marBottom w:val="0"/>
              <w:divBdr>
                <w:top w:val="none" w:sz="0" w:space="0" w:color="auto"/>
                <w:left w:val="none" w:sz="0" w:space="0" w:color="auto"/>
                <w:bottom w:val="none" w:sz="0" w:space="0" w:color="auto"/>
                <w:right w:val="none" w:sz="0" w:space="0" w:color="auto"/>
              </w:divBdr>
            </w:div>
            <w:div w:id="1440375274">
              <w:marLeft w:val="0"/>
              <w:marRight w:val="0"/>
              <w:marTop w:val="0"/>
              <w:marBottom w:val="0"/>
              <w:divBdr>
                <w:top w:val="none" w:sz="0" w:space="0" w:color="auto"/>
                <w:left w:val="none" w:sz="0" w:space="0" w:color="auto"/>
                <w:bottom w:val="none" w:sz="0" w:space="0" w:color="auto"/>
                <w:right w:val="none" w:sz="0" w:space="0" w:color="auto"/>
              </w:divBdr>
            </w:div>
            <w:div w:id="1842424183">
              <w:marLeft w:val="0"/>
              <w:marRight w:val="0"/>
              <w:marTop w:val="0"/>
              <w:marBottom w:val="0"/>
              <w:divBdr>
                <w:top w:val="none" w:sz="0" w:space="0" w:color="auto"/>
                <w:left w:val="none" w:sz="0" w:space="0" w:color="auto"/>
                <w:bottom w:val="none" w:sz="0" w:space="0" w:color="auto"/>
                <w:right w:val="none" w:sz="0" w:space="0" w:color="auto"/>
              </w:divBdr>
            </w:div>
            <w:div w:id="1191987429">
              <w:marLeft w:val="0"/>
              <w:marRight w:val="0"/>
              <w:marTop w:val="0"/>
              <w:marBottom w:val="0"/>
              <w:divBdr>
                <w:top w:val="none" w:sz="0" w:space="0" w:color="auto"/>
                <w:left w:val="none" w:sz="0" w:space="0" w:color="auto"/>
                <w:bottom w:val="none" w:sz="0" w:space="0" w:color="auto"/>
                <w:right w:val="none" w:sz="0" w:space="0" w:color="auto"/>
              </w:divBdr>
            </w:div>
            <w:div w:id="100343386">
              <w:marLeft w:val="0"/>
              <w:marRight w:val="0"/>
              <w:marTop w:val="0"/>
              <w:marBottom w:val="0"/>
              <w:divBdr>
                <w:top w:val="none" w:sz="0" w:space="0" w:color="auto"/>
                <w:left w:val="none" w:sz="0" w:space="0" w:color="auto"/>
                <w:bottom w:val="none" w:sz="0" w:space="0" w:color="auto"/>
                <w:right w:val="none" w:sz="0" w:space="0" w:color="auto"/>
              </w:divBdr>
            </w:div>
            <w:div w:id="1801804148">
              <w:marLeft w:val="0"/>
              <w:marRight w:val="0"/>
              <w:marTop w:val="0"/>
              <w:marBottom w:val="0"/>
              <w:divBdr>
                <w:top w:val="none" w:sz="0" w:space="0" w:color="auto"/>
                <w:left w:val="none" w:sz="0" w:space="0" w:color="auto"/>
                <w:bottom w:val="none" w:sz="0" w:space="0" w:color="auto"/>
                <w:right w:val="none" w:sz="0" w:space="0" w:color="auto"/>
              </w:divBdr>
            </w:div>
            <w:div w:id="17697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129">
      <w:bodyDiv w:val="1"/>
      <w:marLeft w:val="0"/>
      <w:marRight w:val="0"/>
      <w:marTop w:val="0"/>
      <w:marBottom w:val="0"/>
      <w:divBdr>
        <w:top w:val="none" w:sz="0" w:space="0" w:color="auto"/>
        <w:left w:val="none" w:sz="0" w:space="0" w:color="auto"/>
        <w:bottom w:val="none" w:sz="0" w:space="0" w:color="auto"/>
        <w:right w:val="none" w:sz="0" w:space="0" w:color="auto"/>
      </w:divBdr>
      <w:divsChild>
        <w:div w:id="1376733602">
          <w:marLeft w:val="0"/>
          <w:marRight w:val="0"/>
          <w:marTop w:val="0"/>
          <w:marBottom w:val="0"/>
          <w:divBdr>
            <w:top w:val="none" w:sz="0" w:space="0" w:color="auto"/>
            <w:left w:val="none" w:sz="0" w:space="0" w:color="auto"/>
            <w:bottom w:val="none" w:sz="0" w:space="0" w:color="auto"/>
            <w:right w:val="none" w:sz="0" w:space="0" w:color="auto"/>
          </w:divBdr>
          <w:divsChild>
            <w:div w:id="116878622">
              <w:marLeft w:val="0"/>
              <w:marRight w:val="0"/>
              <w:marTop w:val="0"/>
              <w:marBottom w:val="0"/>
              <w:divBdr>
                <w:top w:val="none" w:sz="0" w:space="0" w:color="auto"/>
                <w:left w:val="none" w:sz="0" w:space="0" w:color="auto"/>
                <w:bottom w:val="none" w:sz="0" w:space="0" w:color="auto"/>
                <w:right w:val="none" w:sz="0" w:space="0" w:color="auto"/>
              </w:divBdr>
            </w:div>
            <w:div w:id="1078361560">
              <w:marLeft w:val="0"/>
              <w:marRight w:val="0"/>
              <w:marTop w:val="0"/>
              <w:marBottom w:val="0"/>
              <w:divBdr>
                <w:top w:val="none" w:sz="0" w:space="0" w:color="auto"/>
                <w:left w:val="none" w:sz="0" w:space="0" w:color="auto"/>
                <w:bottom w:val="none" w:sz="0" w:space="0" w:color="auto"/>
                <w:right w:val="none" w:sz="0" w:space="0" w:color="auto"/>
              </w:divBdr>
            </w:div>
            <w:div w:id="108279976">
              <w:marLeft w:val="0"/>
              <w:marRight w:val="0"/>
              <w:marTop w:val="0"/>
              <w:marBottom w:val="0"/>
              <w:divBdr>
                <w:top w:val="none" w:sz="0" w:space="0" w:color="auto"/>
                <w:left w:val="none" w:sz="0" w:space="0" w:color="auto"/>
                <w:bottom w:val="none" w:sz="0" w:space="0" w:color="auto"/>
                <w:right w:val="none" w:sz="0" w:space="0" w:color="auto"/>
              </w:divBdr>
            </w:div>
            <w:div w:id="346294907">
              <w:marLeft w:val="0"/>
              <w:marRight w:val="0"/>
              <w:marTop w:val="0"/>
              <w:marBottom w:val="0"/>
              <w:divBdr>
                <w:top w:val="none" w:sz="0" w:space="0" w:color="auto"/>
                <w:left w:val="none" w:sz="0" w:space="0" w:color="auto"/>
                <w:bottom w:val="none" w:sz="0" w:space="0" w:color="auto"/>
                <w:right w:val="none" w:sz="0" w:space="0" w:color="auto"/>
              </w:divBdr>
            </w:div>
            <w:div w:id="479544840">
              <w:marLeft w:val="0"/>
              <w:marRight w:val="0"/>
              <w:marTop w:val="0"/>
              <w:marBottom w:val="0"/>
              <w:divBdr>
                <w:top w:val="none" w:sz="0" w:space="0" w:color="auto"/>
                <w:left w:val="none" w:sz="0" w:space="0" w:color="auto"/>
                <w:bottom w:val="none" w:sz="0" w:space="0" w:color="auto"/>
                <w:right w:val="none" w:sz="0" w:space="0" w:color="auto"/>
              </w:divBdr>
            </w:div>
            <w:div w:id="1131896459">
              <w:marLeft w:val="0"/>
              <w:marRight w:val="0"/>
              <w:marTop w:val="0"/>
              <w:marBottom w:val="0"/>
              <w:divBdr>
                <w:top w:val="none" w:sz="0" w:space="0" w:color="auto"/>
                <w:left w:val="none" w:sz="0" w:space="0" w:color="auto"/>
                <w:bottom w:val="none" w:sz="0" w:space="0" w:color="auto"/>
                <w:right w:val="none" w:sz="0" w:space="0" w:color="auto"/>
              </w:divBdr>
            </w:div>
            <w:div w:id="572742120">
              <w:marLeft w:val="0"/>
              <w:marRight w:val="0"/>
              <w:marTop w:val="0"/>
              <w:marBottom w:val="0"/>
              <w:divBdr>
                <w:top w:val="none" w:sz="0" w:space="0" w:color="auto"/>
                <w:left w:val="none" w:sz="0" w:space="0" w:color="auto"/>
                <w:bottom w:val="none" w:sz="0" w:space="0" w:color="auto"/>
                <w:right w:val="none" w:sz="0" w:space="0" w:color="auto"/>
              </w:divBdr>
            </w:div>
            <w:div w:id="806513432">
              <w:marLeft w:val="0"/>
              <w:marRight w:val="0"/>
              <w:marTop w:val="0"/>
              <w:marBottom w:val="0"/>
              <w:divBdr>
                <w:top w:val="none" w:sz="0" w:space="0" w:color="auto"/>
                <w:left w:val="none" w:sz="0" w:space="0" w:color="auto"/>
                <w:bottom w:val="none" w:sz="0" w:space="0" w:color="auto"/>
                <w:right w:val="none" w:sz="0" w:space="0" w:color="auto"/>
              </w:divBdr>
            </w:div>
            <w:div w:id="476727452">
              <w:marLeft w:val="0"/>
              <w:marRight w:val="0"/>
              <w:marTop w:val="0"/>
              <w:marBottom w:val="0"/>
              <w:divBdr>
                <w:top w:val="none" w:sz="0" w:space="0" w:color="auto"/>
                <w:left w:val="none" w:sz="0" w:space="0" w:color="auto"/>
                <w:bottom w:val="none" w:sz="0" w:space="0" w:color="auto"/>
                <w:right w:val="none" w:sz="0" w:space="0" w:color="auto"/>
              </w:divBdr>
            </w:div>
            <w:div w:id="669066171">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860044820">
              <w:marLeft w:val="0"/>
              <w:marRight w:val="0"/>
              <w:marTop w:val="0"/>
              <w:marBottom w:val="0"/>
              <w:divBdr>
                <w:top w:val="none" w:sz="0" w:space="0" w:color="auto"/>
                <w:left w:val="none" w:sz="0" w:space="0" w:color="auto"/>
                <w:bottom w:val="none" w:sz="0" w:space="0" w:color="auto"/>
                <w:right w:val="none" w:sz="0" w:space="0" w:color="auto"/>
              </w:divBdr>
            </w:div>
            <w:div w:id="1919484197">
              <w:marLeft w:val="0"/>
              <w:marRight w:val="0"/>
              <w:marTop w:val="0"/>
              <w:marBottom w:val="0"/>
              <w:divBdr>
                <w:top w:val="none" w:sz="0" w:space="0" w:color="auto"/>
                <w:left w:val="none" w:sz="0" w:space="0" w:color="auto"/>
                <w:bottom w:val="none" w:sz="0" w:space="0" w:color="auto"/>
                <w:right w:val="none" w:sz="0" w:space="0" w:color="auto"/>
              </w:divBdr>
            </w:div>
            <w:div w:id="51278096">
              <w:marLeft w:val="0"/>
              <w:marRight w:val="0"/>
              <w:marTop w:val="0"/>
              <w:marBottom w:val="0"/>
              <w:divBdr>
                <w:top w:val="none" w:sz="0" w:space="0" w:color="auto"/>
                <w:left w:val="none" w:sz="0" w:space="0" w:color="auto"/>
                <w:bottom w:val="none" w:sz="0" w:space="0" w:color="auto"/>
                <w:right w:val="none" w:sz="0" w:space="0" w:color="auto"/>
              </w:divBdr>
            </w:div>
            <w:div w:id="694620231">
              <w:marLeft w:val="0"/>
              <w:marRight w:val="0"/>
              <w:marTop w:val="0"/>
              <w:marBottom w:val="0"/>
              <w:divBdr>
                <w:top w:val="none" w:sz="0" w:space="0" w:color="auto"/>
                <w:left w:val="none" w:sz="0" w:space="0" w:color="auto"/>
                <w:bottom w:val="none" w:sz="0" w:space="0" w:color="auto"/>
                <w:right w:val="none" w:sz="0" w:space="0" w:color="auto"/>
              </w:divBdr>
            </w:div>
            <w:div w:id="1973368646">
              <w:marLeft w:val="0"/>
              <w:marRight w:val="0"/>
              <w:marTop w:val="0"/>
              <w:marBottom w:val="0"/>
              <w:divBdr>
                <w:top w:val="none" w:sz="0" w:space="0" w:color="auto"/>
                <w:left w:val="none" w:sz="0" w:space="0" w:color="auto"/>
                <w:bottom w:val="none" w:sz="0" w:space="0" w:color="auto"/>
                <w:right w:val="none" w:sz="0" w:space="0" w:color="auto"/>
              </w:divBdr>
            </w:div>
            <w:div w:id="20863141">
              <w:marLeft w:val="0"/>
              <w:marRight w:val="0"/>
              <w:marTop w:val="0"/>
              <w:marBottom w:val="0"/>
              <w:divBdr>
                <w:top w:val="none" w:sz="0" w:space="0" w:color="auto"/>
                <w:left w:val="none" w:sz="0" w:space="0" w:color="auto"/>
                <w:bottom w:val="none" w:sz="0" w:space="0" w:color="auto"/>
                <w:right w:val="none" w:sz="0" w:space="0" w:color="auto"/>
              </w:divBdr>
            </w:div>
            <w:div w:id="1479609308">
              <w:marLeft w:val="0"/>
              <w:marRight w:val="0"/>
              <w:marTop w:val="0"/>
              <w:marBottom w:val="0"/>
              <w:divBdr>
                <w:top w:val="none" w:sz="0" w:space="0" w:color="auto"/>
                <w:left w:val="none" w:sz="0" w:space="0" w:color="auto"/>
                <w:bottom w:val="none" w:sz="0" w:space="0" w:color="auto"/>
                <w:right w:val="none" w:sz="0" w:space="0" w:color="auto"/>
              </w:divBdr>
            </w:div>
            <w:div w:id="2123374240">
              <w:marLeft w:val="0"/>
              <w:marRight w:val="0"/>
              <w:marTop w:val="0"/>
              <w:marBottom w:val="0"/>
              <w:divBdr>
                <w:top w:val="none" w:sz="0" w:space="0" w:color="auto"/>
                <w:left w:val="none" w:sz="0" w:space="0" w:color="auto"/>
                <w:bottom w:val="none" w:sz="0" w:space="0" w:color="auto"/>
                <w:right w:val="none" w:sz="0" w:space="0" w:color="auto"/>
              </w:divBdr>
            </w:div>
            <w:div w:id="2132243321">
              <w:marLeft w:val="0"/>
              <w:marRight w:val="0"/>
              <w:marTop w:val="0"/>
              <w:marBottom w:val="0"/>
              <w:divBdr>
                <w:top w:val="none" w:sz="0" w:space="0" w:color="auto"/>
                <w:left w:val="none" w:sz="0" w:space="0" w:color="auto"/>
                <w:bottom w:val="none" w:sz="0" w:space="0" w:color="auto"/>
                <w:right w:val="none" w:sz="0" w:space="0" w:color="auto"/>
              </w:divBdr>
            </w:div>
            <w:div w:id="484323918">
              <w:marLeft w:val="0"/>
              <w:marRight w:val="0"/>
              <w:marTop w:val="0"/>
              <w:marBottom w:val="0"/>
              <w:divBdr>
                <w:top w:val="none" w:sz="0" w:space="0" w:color="auto"/>
                <w:left w:val="none" w:sz="0" w:space="0" w:color="auto"/>
                <w:bottom w:val="none" w:sz="0" w:space="0" w:color="auto"/>
                <w:right w:val="none" w:sz="0" w:space="0" w:color="auto"/>
              </w:divBdr>
            </w:div>
            <w:div w:id="1739017896">
              <w:marLeft w:val="0"/>
              <w:marRight w:val="0"/>
              <w:marTop w:val="0"/>
              <w:marBottom w:val="0"/>
              <w:divBdr>
                <w:top w:val="none" w:sz="0" w:space="0" w:color="auto"/>
                <w:left w:val="none" w:sz="0" w:space="0" w:color="auto"/>
                <w:bottom w:val="none" w:sz="0" w:space="0" w:color="auto"/>
                <w:right w:val="none" w:sz="0" w:space="0" w:color="auto"/>
              </w:divBdr>
            </w:div>
            <w:div w:id="743331731">
              <w:marLeft w:val="0"/>
              <w:marRight w:val="0"/>
              <w:marTop w:val="0"/>
              <w:marBottom w:val="0"/>
              <w:divBdr>
                <w:top w:val="none" w:sz="0" w:space="0" w:color="auto"/>
                <w:left w:val="none" w:sz="0" w:space="0" w:color="auto"/>
                <w:bottom w:val="none" w:sz="0" w:space="0" w:color="auto"/>
                <w:right w:val="none" w:sz="0" w:space="0" w:color="auto"/>
              </w:divBdr>
            </w:div>
            <w:div w:id="1295216001">
              <w:marLeft w:val="0"/>
              <w:marRight w:val="0"/>
              <w:marTop w:val="0"/>
              <w:marBottom w:val="0"/>
              <w:divBdr>
                <w:top w:val="none" w:sz="0" w:space="0" w:color="auto"/>
                <w:left w:val="none" w:sz="0" w:space="0" w:color="auto"/>
                <w:bottom w:val="none" w:sz="0" w:space="0" w:color="auto"/>
                <w:right w:val="none" w:sz="0" w:space="0" w:color="auto"/>
              </w:divBdr>
            </w:div>
            <w:div w:id="387412131">
              <w:marLeft w:val="0"/>
              <w:marRight w:val="0"/>
              <w:marTop w:val="0"/>
              <w:marBottom w:val="0"/>
              <w:divBdr>
                <w:top w:val="none" w:sz="0" w:space="0" w:color="auto"/>
                <w:left w:val="none" w:sz="0" w:space="0" w:color="auto"/>
                <w:bottom w:val="none" w:sz="0" w:space="0" w:color="auto"/>
                <w:right w:val="none" w:sz="0" w:space="0" w:color="auto"/>
              </w:divBdr>
            </w:div>
            <w:div w:id="931468944">
              <w:marLeft w:val="0"/>
              <w:marRight w:val="0"/>
              <w:marTop w:val="0"/>
              <w:marBottom w:val="0"/>
              <w:divBdr>
                <w:top w:val="none" w:sz="0" w:space="0" w:color="auto"/>
                <w:left w:val="none" w:sz="0" w:space="0" w:color="auto"/>
                <w:bottom w:val="none" w:sz="0" w:space="0" w:color="auto"/>
                <w:right w:val="none" w:sz="0" w:space="0" w:color="auto"/>
              </w:divBdr>
            </w:div>
            <w:div w:id="493956036">
              <w:marLeft w:val="0"/>
              <w:marRight w:val="0"/>
              <w:marTop w:val="0"/>
              <w:marBottom w:val="0"/>
              <w:divBdr>
                <w:top w:val="none" w:sz="0" w:space="0" w:color="auto"/>
                <w:left w:val="none" w:sz="0" w:space="0" w:color="auto"/>
                <w:bottom w:val="none" w:sz="0" w:space="0" w:color="auto"/>
                <w:right w:val="none" w:sz="0" w:space="0" w:color="auto"/>
              </w:divBdr>
            </w:div>
            <w:div w:id="607126634">
              <w:marLeft w:val="0"/>
              <w:marRight w:val="0"/>
              <w:marTop w:val="0"/>
              <w:marBottom w:val="0"/>
              <w:divBdr>
                <w:top w:val="none" w:sz="0" w:space="0" w:color="auto"/>
                <w:left w:val="none" w:sz="0" w:space="0" w:color="auto"/>
                <w:bottom w:val="none" w:sz="0" w:space="0" w:color="auto"/>
                <w:right w:val="none" w:sz="0" w:space="0" w:color="auto"/>
              </w:divBdr>
            </w:div>
            <w:div w:id="1461535068">
              <w:marLeft w:val="0"/>
              <w:marRight w:val="0"/>
              <w:marTop w:val="0"/>
              <w:marBottom w:val="0"/>
              <w:divBdr>
                <w:top w:val="none" w:sz="0" w:space="0" w:color="auto"/>
                <w:left w:val="none" w:sz="0" w:space="0" w:color="auto"/>
                <w:bottom w:val="none" w:sz="0" w:space="0" w:color="auto"/>
                <w:right w:val="none" w:sz="0" w:space="0" w:color="auto"/>
              </w:divBdr>
            </w:div>
            <w:div w:id="309020019">
              <w:marLeft w:val="0"/>
              <w:marRight w:val="0"/>
              <w:marTop w:val="0"/>
              <w:marBottom w:val="0"/>
              <w:divBdr>
                <w:top w:val="none" w:sz="0" w:space="0" w:color="auto"/>
                <w:left w:val="none" w:sz="0" w:space="0" w:color="auto"/>
                <w:bottom w:val="none" w:sz="0" w:space="0" w:color="auto"/>
                <w:right w:val="none" w:sz="0" w:space="0" w:color="auto"/>
              </w:divBdr>
            </w:div>
            <w:div w:id="1781601523">
              <w:marLeft w:val="0"/>
              <w:marRight w:val="0"/>
              <w:marTop w:val="0"/>
              <w:marBottom w:val="0"/>
              <w:divBdr>
                <w:top w:val="none" w:sz="0" w:space="0" w:color="auto"/>
                <w:left w:val="none" w:sz="0" w:space="0" w:color="auto"/>
                <w:bottom w:val="none" w:sz="0" w:space="0" w:color="auto"/>
                <w:right w:val="none" w:sz="0" w:space="0" w:color="auto"/>
              </w:divBdr>
            </w:div>
            <w:div w:id="951321533">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201211950">
              <w:marLeft w:val="0"/>
              <w:marRight w:val="0"/>
              <w:marTop w:val="0"/>
              <w:marBottom w:val="0"/>
              <w:divBdr>
                <w:top w:val="none" w:sz="0" w:space="0" w:color="auto"/>
                <w:left w:val="none" w:sz="0" w:space="0" w:color="auto"/>
                <w:bottom w:val="none" w:sz="0" w:space="0" w:color="auto"/>
                <w:right w:val="none" w:sz="0" w:space="0" w:color="auto"/>
              </w:divBdr>
            </w:div>
            <w:div w:id="114563240">
              <w:marLeft w:val="0"/>
              <w:marRight w:val="0"/>
              <w:marTop w:val="0"/>
              <w:marBottom w:val="0"/>
              <w:divBdr>
                <w:top w:val="none" w:sz="0" w:space="0" w:color="auto"/>
                <w:left w:val="none" w:sz="0" w:space="0" w:color="auto"/>
                <w:bottom w:val="none" w:sz="0" w:space="0" w:color="auto"/>
                <w:right w:val="none" w:sz="0" w:space="0" w:color="auto"/>
              </w:divBdr>
            </w:div>
            <w:div w:id="1987322631">
              <w:marLeft w:val="0"/>
              <w:marRight w:val="0"/>
              <w:marTop w:val="0"/>
              <w:marBottom w:val="0"/>
              <w:divBdr>
                <w:top w:val="none" w:sz="0" w:space="0" w:color="auto"/>
                <w:left w:val="none" w:sz="0" w:space="0" w:color="auto"/>
                <w:bottom w:val="none" w:sz="0" w:space="0" w:color="auto"/>
                <w:right w:val="none" w:sz="0" w:space="0" w:color="auto"/>
              </w:divBdr>
            </w:div>
            <w:div w:id="1319532732">
              <w:marLeft w:val="0"/>
              <w:marRight w:val="0"/>
              <w:marTop w:val="0"/>
              <w:marBottom w:val="0"/>
              <w:divBdr>
                <w:top w:val="none" w:sz="0" w:space="0" w:color="auto"/>
                <w:left w:val="none" w:sz="0" w:space="0" w:color="auto"/>
                <w:bottom w:val="none" w:sz="0" w:space="0" w:color="auto"/>
                <w:right w:val="none" w:sz="0" w:space="0" w:color="auto"/>
              </w:divBdr>
            </w:div>
            <w:div w:id="1988320088">
              <w:marLeft w:val="0"/>
              <w:marRight w:val="0"/>
              <w:marTop w:val="0"/>
              <w:marBottom w:val="0"/>
              <w:divBdr>
                <w:top w:val="none" w:sz="0" w:space="0" w:color="auto"/>
                <w:left w:val="none" w:sz="0" w:space="0" w:color="auto"/>
                <w:bottom w:val="none" w:sz="0" w:space="0" w:color="auto"/>
                <w:right w:val="none" w:sz="0" w:space="0" w:color="auto"/>
              </w:divBdr>
            </w:div>
            <w:div w:id="1864056336">
              <w:marLeft w:val="0"/>
              <w:marRight w:val="0"/>
              <w:marTop w:val="0"/>
              <w:marBottom w:val="0"/>
              <w:divBdr>
                <w:top w:val="none" w:sz="0" w:space="0" w:color="auto"/>
                <w:left w:val="none" w:sz="0" w:space="0" w:color="auto"/>
                <w:bottom w:val="none" w:sz="0" w:space="0" w:color="auto"/>
                <w:right w:val="none" w:sz="0" w:space="0" w:color="auto"/>
              </w:divBdr>
            </w:div>
            <w:div w:id="2019110976">
              <w:marLeft w:val="0"/>
              <w:marRight w:val="0"/>
              <w:marTop w:val="0"/>
              <w:marBottom w:val="0"/>
              <w:divBdr>
                <w:top w:val="none" w:sz="0" w:space="0" w:color="auto"/>
                <w:left w:val="none" w:sz="0" w:space="0" w:color="auto"/>
                <w:bottom w:val="none" w:sz="0" w:space="0" w:color="auto"/>
                <w:right w:val="none" w:sz="0" w:space="0" w:color="auto"/>
              </w:divBdr>
            </w:div>
            <w:div w:id="680203877">
              <w:marLeft w:val="0"/>
              <w:marRight w:val="0"/>
              <w:marTop w:val="0"/>
              <w:marBottom w:val="0"/>
              <w:divBdr>
                <w:top w:val="none" w:sz="0" w:space="0" w:color="auto"/>
                <w:left w:val="none" w:sz="0" w:space="0" w:color="auto"/>
                <w:bottom w:val="none" w:sz="0" w:space="0" w:color="auto"/>
                <w:right w:val="none" w:sz="0" w:space="0" w:color="auto"/>
              </w:divBdr>
            </w:div>
            <w:div w:id="1056661768">
              <w:marLeft w:val="0"/>
              <w:marRight w:val="0"/>
              <w:marTop w:val="0"/>
              <w:marBottom w:val="0"/>
              <w:divBdr>
                <w:top w:val="none" w:sz="0" w:space="0" w:color="auto"/>
                <w:left w:val="none" w:sz="0" w:space="0" w:color="auto"/>
                <w:bottom w:val="none" w:sz="0" w:space="0" w:color="auto"/>
                <w:right w:val="none" w:sz="0" w:space="0" w:color="auto"/>
              </w:divBdr>
            </w:div>
            <w:div w:id="149835910">
              <w:marLeft w:val="0"/>
              <w:marRight w:val="0"/>
              <w:marTop w:val="0"/>
              <w:marBottom w:val="0"/>
              <w:divBdr>
                <w:top w:val="none" w:sz="0" w:space="0" w:color="auto"/>
                <w:left w:val="none" w:sz="0" w:space="0" w:color="auto"/>
                <w:bottom w:val="none" w:sz="0" w:space="0" w:color="auto"/>
                <w:right w:val="none" w:sz="0" w:space="0" w:color="auto"/>
              </w:divBdr>
            </w:div>
            <w:div w:id="1281033037">
              <w:marLeft w:val="0"/>
              <w:marRight w:val="0"/>
              <w:marTop w:val="0"/>
              <w:marBottom w:val="0"/>
              <w:divBdr>
                <w:top w:val="none" w:sz="0" w:space="0" w:color="auto"/>
                <w:left w:val="none" w:sz="0" w:space="0" w:color="auto"/>
                <w:bottom w:val="none" w:sz="0" w:space="0" w:color="auto"/>
                <w:right w:val="none" w:sz="0" w:space="0" w:color="auto"/>
              </w:divBdr>
            </w:div>
            <w:div w:id="744954966">
              <w:marLeft w:val="0"/>
              <w:marRight w:val="0"/>
              <w:marTop w:val="0"/>
              <w:marBottom w:val="0"/>
              <w:divBdr>
                <w:top w:val="none" w:sz="0" w:space="0" w:color="auto"/>
                <w:left w:val="none" w:sz="0" w:space="0" w:color="auto"/>
                <w:bottom w:val="none" w:sz="0" w:space="0" w:color="auto"/>
                <w:right w:val="none" w:sz="0" w:space="0" w:color="auto"/>
              </w:divBdr>
            </w:div>
            <w:div w:id="635137323">
              <w:marLeft w:val="0"/>
              <w:marRight w:val="0"/>
              <w:marTop w:val="0"/>
              <w:marBottom w:val="0"/>
              <w:divBdr>
                <w:top w:val="none" w:sz="0" w:space="0" w:color="auto"/>
                <w:left w:val="none" w:sz="0" w:space="0" w:color="auto"/>
                <w:bottom w:val="none" w:sz="0" w:space="0" w:color="auto"/>
                <w:right w:val="none" w:sz="0" w:space="0" w:color="auto"/>
              </w:divBdr>
            </w:div>
            <w:div w:id="643967383">
              <w:marLeft w:val="0"/>
              <w:marRight w:val="0"/>
              <w:marTop w:val="0"/>
              <w:marBottom w:val="0"/>
              <w:divBdr>
                <w:top w:val="none" w:sz="0" w:space="0" w:color="auto"/>
                <w:left w:val="none" w:sz="0" w:space="0" w:color="auto"/>
                <w:bottom w:val="none" w:sz="0" w:space="0" w:color="auto"/>
                <w:right w:val="none" w:sz="0" w:space="0" w:color="auto"/>
              </w:divBdr>
            </w:div>
            <w:div w:id="452484130">
              <w:marLeft w:val="0"/>
              <w:marRight w:val="0"/>
              <w:marTop w:val="0"/>
              <w:marBottom w:val="0"/>
              <w:divBdr>
                <w:top w:val="none" w:sz="0" w:space="0" w:color="auto"/>
                <w:left w:val="none" w:sz="0" w:space="0" w:color="auto"/>
                <w:bottom w:val="none" w:sz="0" w:space="0" w:color="auto"/>
                <w:right w:val="none" w:sz="0" w:space="0" w:color="auto"/>
              </w:divBdr>
            </w:div>
            <w:div w:id="582568846">
              <w:marLeft w:val="0"/>
              <w:marRight w:val="0"/>
              <w:marTop w:val="0"/>
              <w:marBottom w:val="0"/>
              <w:divBdr>
                <w:top w:val="none" w:sz="0" w:space="0" w:color="auto"/>
                <w:left w:val="none" w:sz="0" w:space="0" w:color="auto"/>
                <w:bottom w:val="none" w:sz="0" w:space="0" w:color="auto"/>
                <w:right w:val="none" w:sz="0" w:space="0" w:color="auto"/>
              </w:divBdr>
            </w:div>
            <w:div w:id="933516812">
              <w:marLeft w:val="0"/>
              <w:marRight w:val="0"/>
              <w:marTop w:val="0"/>
              <w:marBottom w:val="0"/>
              <w:divBdr>
                <w:top w:val="none" w:sz="0" w:space="0" w:color="auto"/>
                <w:left w:val="none" w:sz="0" w:space="0" w:color="auto"/>
                <w:bottom w:val="none" w:sz="0" w:space="0" w:color="auto"/>
                <w:right w:val="none" w:sz="0" w:space="0" w:color="auto"/>
              </w:divBdr>
            </w:div>
            <w:div w:id="761342916">
              <w:marLeft w:val="0"/>
              <w:marRight w:val="0"/>
              <w:marTop w:val="0"/>
              <w:marBottom w:val="0"/>
              <w:divBdr>
                <w:top w:val="none" w:sz="0" w:space="0" w:color="auto"/>
                <w:left w:val="none" w:sz="0" w:space="0" w:color="auto"/>
                <w:bottom w:val="none" w:sz="0" w:space="0" w:color="auto"/>
                <w:right w:val="none" w:sz="0" w:space="0" w:color="auto"/>
              </w:divBdr>
            </w:div>
            <w:div w:id="15934606">
              <w:marLeft w:val="0"/>
              <w:marRight w:val="0"/>
              <w:marTop w:val="0"/>
              <w:marBottom w:val="0"/>
              <w:divBdr>
                <w:top w:val="none" w:sz="0" w:space="0" w:color="auto"/>
                <w:left w:val="none" w:sz="0" w:space="0" w:color="auto"/>
                <w:bottom w:val="none" w:sz="0" w:space="0" w:color="auto"/>
                <w:right w:val="none" w:sz="0" w:space="0" w:color="auto"/>
              </w:divBdr>
            </w:div>
            <w:div w:id="1974753899">
              <w:marLeft w:val="0"/>
              <w:marRight w:val="0"/>
              <w:marTop w:val="0"/>
              <w:marBottom w:val="0"/>
              <w:divBdr>
                <w:top w:val="none" w:sz="0" w:space="0" w:color="auto"/>
                <w:left w:val="none" w:sz="0" w:space="0" w:color="auto"/>
                <w:bottom w:val="none" w:sz="0" w:space="0" w:color="auto"/>
                <w:right w:val="none" w:sz="0" w:space="0" w:color="auto"/>
              </w:divBdr>
            </w:div>
            <w:div w:id="1726174541">
              <w:marLeft w:val="0"/>
              <w:marRight w:val="0"/>
              <w:marTop w:val="0"/>
              <w:marBottom w:val="0"/>
              <w:divBdr>
                <w:top w:val="none" w:sz="0" w:space="0" w:color="auto"/>
                <w:left w:val="none" w:sz="0" w:space="0" w:color="auto"/>
                <w:bottom w:val="none" w:sz="0" w:space="0" w:color="auto"/>
                <w:right w:val="none" w:sz="0" w:space="0" w:color="auto"/>
              </w:divBdr>
            </w:div>
            <w:div w:id="310333507">
              <w:marLeft w:val="0"/>
              <w:marRight w:val="0"/>
              <w:marTop w:val="0"/>
              <w:marBottom w:val="0"/>
              <w:divBdr>
                <w:top w:val="none" w:sz="0" w:space="0" w:color="auto"/>
                <w:left w:val="none" w:sz="0" w:space="0" w:color="auto"/>
                <w:bottom w:val="none" w:sz="0" w:space="0" w:color="auto"/>
                <w:right w:val="none" w:sz="0" w:space="0" w:color="auto"/>
              </w:divBdr>
            </w:div>
            <w:div w:id="1012689041">
              <w:marLeft w:val="0"/>
              <w:marRight w:val="0"/>
              <w:marTop w:val="0"/>
              <w:marBottom w:val="0"/>
              <w:divBdr>
                <w:top w:val="none" w:sz="0" w:space="0" w:color="auto"/>
                <w:left w:val="none" w:sz="0" w:space="0" w:color="auto"/>
                <w:bottom w:val="none" w:sz="0" w:space="0" w:color="auto"/>
                <w:right w:val="none" w:sz="0" w:space="0" w:color="auto"/>
              </w:divBdr>
            </w:div>
            <w:div w:id="443043024">
              <w:marLeft w:val="0"/>
              <w:marRight w:val="0"/>
              <w:marTop w:val="0"/>
              <w:marBottom w:val="0"/>
              <w:divBdr>
                <w:top w:val="none" w:sz="0" w:space="0" w:color="auto"/>
                <w:left w:val="none" w:sz="0" w:space="0" w:color="auto"/>
                <w:bottom w:val="none" w:sz="0" w:space="0" w:color="auto"/>
                <w:right w:val="none" w:sz="0" w:space="0" w:color="auto"/>
              </w:divBdr>
            </w:div>
            <w:div w:id="2021277140">
              <w:marLeft w:val="0"/>
              <w:marRight w:val="0"/>
              <w:marTop w:val="0"/>
              <w:marBottom w:val="0"/>
              <w:divBdr>
                <w:top w:val="none" w:sz="0" w:space="0" w:color="auto"/>
                <w:left w:val="none" w:sz="0" w:space="0" w:color="auto"/>
                <w:bottom w:val="none" w:sz="0" w:space="0" w:color="auto"/>
                <w:right w:val="none" w:sz="0" w:space="0" w:color="auto"/>
              </w:divBdr>
            </w:div>
            <w:div w:id="2123919175">
              <w:marLeft w:val="0"/>
              <w:marRight w:val="0"/>
              <w:marTop w:val="0"/>
              <w:marBottom w:val="0"/>
              <w:divBdr>
                <w:top w:val="none" w:sz="0" w:space="0" w:color="auto"/>
                <w:left w:val="none" w:sz="0" w:space="0" w:color="auto"/>
                <w:bottom w:val="none" w:sz="0" w:space="0" w:color="auto"/>
                <w:right w:val="none" w:sz="0" w:space="0" w:color="auto"/>
              </w:divBdr>
            </w:div>
            <w:div w:id="821655083">
              <w:marLeft w:val="0"/>
              <w:marRight w:val="0"/>
              <w:marTop w:val="0"/>
              <w:marBottom w:val="0"/>
              <w:divBdr>
                <w:top w:val="none" w:sz="0" w:space="0" w:color="auto"/>
                <w:left w:val="none" w:sz="0" w:space="0" w:color="auto"/>
                <w:bottom w:val="none" w:sz="0" w:space="0" w:color="auto"/>
                <w:right w:val="none" w:sz="0" w:space="0" w:color="auto"/>
              </w:divBdr>
            </w:div>
            <w:div w:id="2083679831">
              <w:marLeft w:val="0"/>
              <w:marRight w:val="0"/>
              <w:marTop w:val="0"/>
              <w:marBottom w:val="0"/>
              <w:divBdr>
                <w:top w:val="none" w:sz="0" w:space="0" w:color="auto"/>
                <w:left w:val="none" w:sz="0" w:space="0" w:color="auto"/>
                <w:bottom w:val="none" w:sz="0" w:space="0" w:color="auto"/>
                <w:right w:val="none" w:sz="0" w:space="0" w:color="auto"/>
              </w:divBdr>
            </w:div>
            <w:div w:id="533150195">
              <w:marLeft w:val="0"/>
              <w:marRight w:val="0"/>
              <w:marTop w:val="0"/>
              <w:marBottom w:val="0"/>
              <w:divBdr>
                <w:top w:val="none" w:sz="0" w:space="0" w:color="auto"/>
                <w:left w:val="none" w:sz="0" w:space="0" w:color="auto"/>
                <w:bottom w:val="none" w:sz="0" w:space="0" w:color="auto"/>
                <w:right w:val="none" w:sz="0" w:space="0" w:color="auto"/>
              </w:divBdr>
            </w:div>
            <w:div w:id="1236669474">
              <w:marLeft w:val="0"/>
              <w:marRight w:val="0"/>
              <w:marTop w:val="0"/>
              <w:marBottom w:val="0"/>
              <w:divBdr>
                <w:top w:val="none" w:sz="0" w:space="0" w:color="auto"/>
                <w:left w:val="none" w:sz="0" w:space="0" w:color="auto"/>
                <w:bottom w:val="none" w:sz="0" w:space="0" w:color="auto"/>
                <w:right w:val="none" w:sz="0" w:space="0" w:color="auto"/>
              </w:divBdr>
            </w:div>
            <w:div w:id="1810322710">
              <w:marLeft w:val="0"/>
              <w:marRight w:val="0"/>
              <w:marTop w:val="0"/>
              <w:marBottom w:val="0"/>
              <w:divBdr>
                <w:top w:val="none" w:sz="0" w:space="0" w:color="auto"/>
                <w:left w:val="none" w:sz="0" w:space="0" w:color="auto"/>
                <w:bottom w:val="none" w:sz="0" w:space="0" w:color="auto"/>
                <w:right w:val="none" w:sz="0" w:space="0" w:color="auto"/>
              </w:divBdr>
            </w:div>
            <w:div w:id="1252592837">
              <w:marLeft w:val="0"/>
              <w:marRight w:val="0"/>
              <w:marTop w:val="0"/>
              <w:marBottom w:val="0"/>
              <w:divBdr>
                <w:top w:val="none" w:sz="0" w:space="0" w:color="auto"/>
                <w:left w:val="none" w:sz="0" w:space="0" w:color="auto"/>
                <w:bottom w:val="none" w:sz="0" w:space="0" w:color="auto"/>
                <w:right w:val="none" w:sz="0" w:space="0" w:color="auto"/>
              </w:divBdr>
            </w:div>
            <w:div w:id="2079086263">
              <w:marLeft w:val="0"/>
              <w:marRight w:val="0"/>
              <w:marTop w:val="0"/>
              <w:marBottom w:val="0"/>
              <w:divBdr>
                <w:top w:val="none" w:sz="0" w:space="0" w:color="auto"/>
                <w:left w:val="none" w:sz="0" w:space="0" w:color="auto"/>
                <w:bottom w:val="none" w:sz="0" w:space="0" w:color="auto"/>
                <w:right w:val="none" w:sz="0" w:space="0" w:color="auto"/>
              </w:divBdr>
            </w:div>
            <w:div w:id="1152722219">
              <w:marLeft w:val="0"/>
              <w:marRight w:val="0"/>
              <w:marTop w:val="0"/>
              <w:marBottom w:val="0"/>
              <w:divBdr>
                <w:top w:val="none" w:sz="0" w:space="0" w:color="auto"/>
                <w:left w:val="none" w:sz="0" w:space="0" w:color="auto"/>
                <w:bottom w:val="none" w:sz="0" w:space="0" w:color="auto"/>
                <w:right w:val="none" w:sz="0" w:space="0" w:color="auto"/>
              </w:divBdr>
            </w:div>
            <w:div w:id="1691376392">
              <w:marLeft w:val="0"/>
              <w:marRight w:val="0"/>
              <w:marTop w:val="0"/>
              <w:marBottom w:val="0"/>
              <w:divBdr>
                <w:top w:val="none" w:sz="0" w:space="0" w:color="auto"/>
                <w:left w:val="none" w:sz="0" w:space="0" w:color="auto"/>
                <w:bottom w:val="none" w:sz="0" w:space="0" w:color="auto"/>
                <w:right w:val="none" w:sz="0" w:space="0" w:color="auto"/>
              </w:divBdr>
            </w:div>
            <w:div w:id="2009210361">
              <w:marLeft w:val="0"/>
              <w:marRight w:val="0"/>
              <w:marTop w:val="0"/>
              <w:marBottom w:val="0"/>
              <w:divBdr>
                <w:top w:val="none" w:sz="0" w:space="0" w:color="auto"/>
                <w:left w:val="none" w:sz="0" w:space="0" w:color="auto"/>
                <w:bottom w:val="none" w:sz="0" w:space="0" w:color="auto"/>
                <w:right w:val="none" w:sz="0" w:space="0" w:color="auto"/>
              </w:divBdr>
            </w:div>
            <w:div w:id="1732267494">
              <w:marLeft w:val="0"/>
              <w:marRight w:val="0"/>
              <w:marTop w:val="0"/>
              <w:marBottom w:val="0"/>
              <w:divBdr>
                <w:top w:val="none" w:sz="0" w:space="0" w:color="auto"/>
                <w:left w:val="none" w:sz="0" w:space="0" w:color="auto"/>
                <w:bottom w:val="none" w:sz="0" w:space="0" w:color="auto"/>
                <w:right w:val="none" w:sz="0" w:space="0" w:color="auto"/>
              </w:divBdr>
            </w:div>
            <w:div w:id="487207155">
              <w:marLeft w:val="0"/>
              <w:marRight w:val="0"/>
              <w:marTop w:val="0"/>
              <w:marBottom w:val="0"/>
              <w:divBdr>
                <w:top w:val="none" w:sz="0" w:space="0" w:color="auto"/>
                <w:left w:val="none" w:sz="0" w:space="0" w:color="auto"/>
                <w:bottom w:val="none" w:sz="0" w:space="0" w:color="auto"/>
                <w:right w:val="none" w:sz="0" w:space="0" w:color="auto"/>
              </w:divBdr>
            </w:div>
            <w:div w:id="1742481586">
              <w:marLeft w:val="0"/>
              <w:marRight w:val="0"/>
              <w:marTop w:val="0"/>
              <w:marBottom w:val="0"/>
              <w:divBdr>
                <w:top w:val="none" w:sz="0" w:space="0" w:color="auto"/>
                <w:left w:val="none" w:sz="0" w:space="0" w:color="auto"/>
                <w:bottom w:val="none" w:sz="0" w:space="0" w:color="auto"/>
                <w:right w:val="none" w:sz="0" w:space="0" w:color="auto"/>
              </w:divBdr>
            </w:div>
            <w:div w:id="965811920">
              <w:marLeft w:val="0"/>
              <w:marRight w:val="0"/>
              <w:marTop w:val="0"/>
              <w:marBottom w:val="0"/>
              <w:divBdr>
                <w:top w:val="none" w:sz="0" w:space="0" w:color="auto"/>
                <w:left w:val="none" w:sz="0" w:space="0" w:color="auto"/>
                <w:bottom w:val="none" w:sz="0" w:space="0" w:color="auto"/>
                <w:right w:val="none" w:sz="0" w:space="0" w:color="auto"/>
              </w:divBdr>
            </w:div>
            <w:div w:id="331878224">
              <w:marLeft w:val="0"/>
              <w:marRight w:val="0"/>
              <w:marTop w:val="0"/>
              <w:marBottom w:val="0"/>
              <w:divBdr>
                <w:top w:val="none" w:sz="0" w:space="0" w:color="auto"/>
                <w:left w:val="none" w:sz="0" w:space="0" w:color="auto"/>
                <w:bottom w:val="none" w:sz="0" w:space="0" w:color="auto"/>
                <w:right w:val="none" w:sz="0" w:space="0" w:color="auto"/>
              </w:divBdr>
            </w:div>
            <w:div w:id="82192596">
              <w:marLeft w:val="0"/>
              <w:marRight w:val="0"/>
              <w:marTop w:val="0"/>
              <w:marBottom w:val="0"/>
              <w:divBdr>
                <w:top w:val="none" w:sz="0" w:space="0" w:color="auto"/>
                <w:left w:val="none" w:sz="0" w:space="0" w:color="auto"/>
                <w:bottom w:val="none" w:sz="0" w:space="0" w:color="auto"/>
                <w:right w:val="none" w:sz="0" w:space="0" w:color="auto"/>
              </w:divBdr>
            </w:div>
            <w:div w:id="1669753280">
              <w:marLeft w:val="0"/>
              <w:marRight w:val="0"/>
              <w:marTop w:val="0"/>
              <w:marBottom w:val="0"/>
              <w:divBdr>
                <w:top w:val="none" w:sz="0" w:space="0" w:color="auto"/>
                <w:left w:val="none" w:sz="0" w:space="0" w:color="auto"/>
                <w:bottom w:val="none" w:sz="0" w:space="0" w:color="auto"/>
                <w:right w:val="none" w:sz="0" w:space="0" w:color="auto"/>
              </w:divBdr>
            </w:div>
            <w:div w:id="374089376">
              <w:marLeft w:val="0"/>
              <w:marRight w:val="0"/>
              <w:marTop w:val="0"/>
              <w:marBottom w:val="0"/>
              <w:divBdr>
                <w:top w:val="none" w:sz="0" w:space="0" w:color="auto"/>
                <w:left w:val="none" w:sz="0" w:space="0" w:color="auto"/>
                <w:bottom w:val="none" w:sz="0" w:space="0" w:color="auto"/>
                <w:right w:val="none" w:sz="0" w:space="0" w:color="auto"/>
              </w:divBdr>
            </w:div>
            <w:div w:id="1726023006">
              <w:marLeft w:val="0"/>
              <w:marRight w:val="0"/>
              <w:marTop w:val="0"/>
              <w:marBottom w:val="0"/>
              <w:divBdr>
                <w:top w:val="none" w:sz="0" w:space="0" w:color="auto"/>
                <w:left w:val="none" w:sz="0" w:space="0" w:color="auto"/>
                <w:bottom w:val="none" w:sz="0" w:space="0" w:color="auto"/>
                <w:right w:val="none" w:sz="0" w:space="0" w:color="auto"/>
              </w:divBdr>
            </w:div>
            <w:div w:id="2006472348">
              <w:marLeft w:val="0"/>
              <w:marRight w:val="0"/>
              <w:marTop w:val="0"/>
              <w:marBottom w:val="0"/>
              <w:divBdr>
                <w:top w:val="none" w:sz="0" w:space="0" w:color="auto"/>
                <w:left w:val="none" w:sz="0" w:space="0" w:color="auto"/>
                <w:bottom w:val="none" w:sz="0" w:space="0" w:color="auto"/>
                <w:right w:val="none" w:sz="0" w:space="0" w:color="auto"/>
              </w:divBdr>
            </w:div>
            <w:div w:id="878518881">
              <w:marLeft w:val="0"/>
              <w:marRight w:val="0"/>
              <w:marTop w:val="0"/>
              <w:marBottom w:val="0"/>
              <w:divBdr>
                <w:top w:val="none" w:sz="0" w:space="0" w:color="auto"/>
                <w:left w:val="none" w:sz="0" w:space="0" w:color="auto"/>
                <w:bottom w:val="none" w:sz="0" w:space="0" w:color="auto"/>
                <w:right w:val="none" w:sz="0" w:space="0" w:color="auto"/>
              </w:divBdr>
            </w:div>
            <w:div w:id="2028289208">
              <w:marLeft w:val="0"/>
              <w:marRight w:val="0"/>
              <w:marTop w:val="0"/>
              <w:marBottom w:val="0"/>
              <w:divBdr>
                <w:top w:val="none" w:sz="0" w:space="0" w:color="auto"/>
                <w:left w:val="none" w:sz="0" w:space="0" w:color="auto"/>
                <w:bottom w:val="none" w:sz="0" w:space="0" w:color="auto"/>
                <w:right w:val="none" w:sz="0" w:space="0" w:color="auto"/>
              </w:divBdr>
            </w:div>
            <w:div w:id="1994481197">
              <w:marLeft w:val="0"/>
              <w:marRight w:val="0"/>
              <w:marTop w:val="0"/>
              <w:marBottom w:val="0"/>
              <w:divBdr>
                <w:top w:val="none" w:sz="0" w:space="0" w:color="auto"/>
                <w:left w:val="none" w:sz="0" w:space="0" w:color="auto"/>
                <w:bottom w:val="none" w:sz="0" w:space="0" w:color="auto"/>
                <w:right w:val="none" w:sz="0" w:space="0" w:color="auto"/>
              </w:divBdr>
            </w:div>
            <w:div w:id="15161562">
              <w:marLeft w:val="0"/>
              <w:marRight w:val="0"/>
              <w:marTop w:val="0"/>
              <w:marBottom w:val="0"/>
              <w:divBdr>
                <w:top w:val="none" w:sz="0" w:space="0" w:color="auto"/>
                <w:left w:val="none" w:sz="0" w:space="0" w:color="auto"/>
                <w:bottom w:val="none" w:sz="0" w:space="0" w:color="auto"/>
                <w:right w:val="none" w:sz="0" w:space="0" w:color="auto"/>
              </w:divBdr>
            </w:div>
            <w:div w:id="1153834079">
              <w:marLeft w:val="0"/>
              <w:marRight w:val="0"/>
              <w:marTop w:val="0"/>
              <w:marBottom w:val="0"/>
              <w:divBdr>
                <w:top w:val="none" w:sz="0" w:space="0" w:color="auto"/>
                <w:left w:val="none" w:sz="0" w:space="0" w:color="auto"/>
                <w:bottom w:val="none" w:sz="0" w:space="0" w:color="auto"/>
                <w:right w:val="none" w:sz="0" w:space="0" w:color="auto"/>
              </w:divBdr>
            </w:div>
            <w:div w:id="1735657377">
              <w:marLeft w:val="0"/>
              <w:marRight w:val="0"/>
              <w:marTop w:val="0"/>
              <w:marBottom w:val="0"/>
              <w:divBdr>
                <w:top w:val="none" w:sz="0" w:space="0" w:color="auto"/>
                <w:left w:val="none" w:sz="0" w:space="0" w:color="auto"/>
                <w:bottom w:val="none" w:sz="0" w:space="0" w:color="auto"/>
                <w:right w:val="none" w:sz="0" w:space="0" w:color="auto"/>
              </w:divBdr>
            </w:div>
            <w:div w:id="1077745073">
              <w:marLeft w:val="0"/>
              <w:marRight w:val="0"/>
              <w:marTop w:val="0"/>
              <w:marBottom w:val="0"/>
              <w:divBdr>
                <w:top w:val="none" w:sz="0" w:space="0" w:color="auto"/>
                <w:left w:val="none" w:sz="0" w:space="0" w:color="auto"/>
                <w:bottom w:val="none" w:sz="0" w:space="0" w:color="auto"/>
                <w:right w:val="none" w:sz="0" w:space="0" w:color="auto"/>
              </w:divBdr>
            </w:div>
            <w:div w:id="956719993">
              <w:marLeft w:val="0"/>
              <w:marRight w:val="0"/>
              <w:marTop w:val="0"/>
              <w:marBottom w:val="0"/>
              <w:divBdr>
                <w:top w:val="none" w:sz="0" w:space="0" w:color="auto"/>
                <w:left w:val="none" w:sz="0" w:space="0" w:color="auto"/>
                <w:bottom w:val="none" w:sz="0" w:space="0" w:color="auto"/>
                <w:right w:val="none" w:sz="0" w:space="0" w:color="auto"/>
              </w:divBdr>
            </w:div>
            <w:div w:id="955675497">
              <w:marLeft w:val="0"/>
              <w:marRight w:val="0"/>
              <w:marTop w:val="0"/>
              <w:marBottom w:val="0"/>
              <w:divBdr>
                <w:top w:val="none" w:sz="0" w:space="0" w:color="auto"/>
                <w:left w:val="none" w:sz="0" w:space="0" w:color="auto"/>
                <w:bottom w:val="none" w:sz="0" w:space="0" w:color="auto"/>
                <w:right w:val="none" w:sz="0" w:space="0" w:color="auto"/>
              </w:divBdr>
            </w:div>
            <w:div w:id="571890874">
              <w:marLeft w:val="0"/>
              <w:marRight w:val="0"/>
              <w:marTop w:val="0"/>
              <w:marBottom w:val="0"/>
              <w:divBdr>
                <w:top w:val="none" w:sz="0" w:space="0" w:color="auto"/>
                <w:left w:val="none" w:sz="0" w:space="0" w:color="auto"/>
                <w:bottom w:val="none" w:sz="0" w:space="0" w:color="auto"/>
                <w:right w:val="none" w:sz="0" w:space="0" w:color="auto"/>
              </w:divBdr>
            </w:div>
            <w:div w:id="2140569579">
              <w:marLeft w:val="0"/>
              <w:marRight w:val="0"/>
              <w:marTop w:val="0"/>
              <w:marBottom w:val="0"/>
              <w:divBdr>
                <w:top w:val="none" w:sz="0" w:space="0" w:color="auto"/>
                <w:left w:val="none" w:sz="0" w:space="0" w:color="auto"/>
                <w:bottom w:val="none" w:sz="0" w:space="0" w:color="auto"/>
                <w:right w:val="none" w:sz="0" w:space="0" w:color="auto"/>
              </w:divBdr>
            </w:div>
            <w:div w:id="266929057">
              <w:marLeft w:val="0"/>
              <w:marRight w:val="0"/>
              <w:marTop w:val="0"/>
              <w:marBottom w:val="0"/>
              <w:divBdr>
                <w:top w:val="none" w:sz="0" w:space="0" w:color="auto"/>
                <w:left w:val="none" w:sz="0" w:space="0" w:color="auto"/>
                <w:bottom w:val="none" w:sz="0" w:space="0" w:color="auto"/>
                <w:right w:val="none" w:sz="0" w:space="0" w:color="auto"/>
              </w:divBdr>
            </w:div>
            <w:div w:id="1318457633">
              <w:marLeft w:val="0"/>
              <w:marRight w:val="0"/>
              <w:marTop w:val="0"/>
              <w:marBottom w:val="0"/>
              <w:divBdr>
                <w:top w:val="none" w:sz="0" w:space="0" w:color="auto"/>
                <w:left w:val="none" w:sz="0" w:space="0" w:color="auto"/>
                <w:bottom w:val="none" w:sz="0" w:space="0" w:color="auto"/>
                <w:right w:val="none" w:sz="0" w:space="0" w:color="auto"/>
              </w:divBdr>
            </w:div>
            <w:div w:id="654574498">
              <w:marLeft w:val="0"/>
              <w:marRight w:val="0"/>
              <w:marTop w:val="0"/>
              <w:marBottom w:val="0"/>
              <w:divBdr>
                <w:top w:val="none" w:sz="0" w:space="0" w:color="auto"/>
                <w:left w:val="none" w:sz="0" w:space="0" w:color="auto"/>
                <w:bottom w:val="none" w:sz="0" w:space="0" w:color="auto"/>
                <w:right w:val="none" w:sz="0" w:space="0" w:color="auto"/>
              </w:divBdr>
            </w:div>
            <w:div w:id="1519732581">
              <w:marLeft w:val="0"/>
              <w:marRight w:val="0"/>
              <w:marTop w:val="0"/>
              <w:marBottom w:val="0"/>
              <w:divBdr>
                <w:top w:val="none" w:sz="0" w:space="0" w:color="auto"/>
                <w:left w:val="none" w:sz="0" w:space="0" w:color="auto"/>
                <w:bottom w:val="none" w:sz="0" w:space="0" w:color="auto"/>
                <w:right w:val="none" w:sz="0" w:space="0" w:color="auto"/>
              </w:divBdr>
            </w:div>
            <w:div w:id="432481838">
              <w:marLeft w:val="0"/>
              <w:marRight w:val="0"/>
              <w:marTop w:val="0"/>
              <w:marBottom w:val="0"/>
              <w:divBdr>
                <w:top w:val="none" w:sz="0" w:space="0" w:color="auto"/>
                <w:left w:val="none" w:sz="0" w:space="0" w:color="auto"/>
                <w:bottom w:val="none" w:sz="0" w:space="0" w:color="auto"/>
                <w:right w:val="none" w:sz="0" w:space="0" w:color="auto"/>
              </w:divBdr>
            </w:div>
            <w:div w:id="1343169334">
              <w:marLeft w:val="0"/>
              <w:marRight w:val="0"/>
              <w:marTop w:val="0"/>
              <w:marBottom w:val="0"/>
              <w:divBdr>
                <w:top w:val="none" w:sz="0" w:space="0" w:color="auto"/>
                <w:left w:val="none" w:sz="0" w:space="0" w:color="auto"/>
                <w:bottom w:val="none" w:sz="0" w:space="0" w:color="auto"/>
                <w:right w:val="none" w:sz="0" w:space="0" w:color="auto"/>
              </w:divBdr>
            </w:div>
            <w:div w:id="1805659818">
              <w:marLeft w:val="0"/>
              <w:marRight w:val="0"/>
              <w:marTop w:val="0"/>
              <w:marBottom w:val="0"/>
              <w:divBdr>
                <w:top w:val="none" w:sz="0" w:space="0" w:color="auto"/>
                <w:left w:val="none" w:sz="0" w:space="0" w:color="auto"/>
                <w:bottom w:val="none" w:sz="0" w:space="0" w:color="auto"/>
                <w:right w:val="none" w:sz="0" w:space="0" w:color="auto"/>
              </w:divBdr>
            </w:div>
            <w:div w:id="1179586362">
              <w:marLeft w:val="0"/>
              <w:marRight w:val="0"/>
              <w:marTop w:val="0"/>
              <w:marBottom w:val="0"/>
              <w:divBdr>
                <w:top w:val="none" w:sz="0" w:space="0" w:color="auto"/>
                <w:left w:val="none" w:sz="0" w:space="0" w:color="auto"/>
                <w:bottom w:val="none" w:sz="0" w:space="0" w:color="auto"/>
                <w:right w:val="none" w:sz="0" w:space="0" w:color="auto"/>
              </w:divBdr>
            </w:div>
            <w:div w:id="1106265803">
              <w:marLeft w:val="0"/>
              <w:marRight w:val="0"/>
              <w:marTop w:val="0"/>
              <w:marBottom w:val="0"/>
              <w:divBdr>
                <w:top w:val="none" w:sz="0" w:space="0" w:color="auto"/>
                <w:left w:val="none" w:sz="0" w:space="0" w:color="auto"/>
                <w:bottom w:val="none" w:sz="0" w:space="0" w:color="auto"/>
                <w:right w:val="none" w:sz="0" w:space="0" w:color="auto"/>
              </w:divBdr>
            </w:div>
            <w:div w:id="2030597287">
              <w:marLeft w:val="0"/>
              <w:marRight w:val="0"/>
              <w:marTop w:val="0"/>
              <w:marBottom w:val="0"/>
              <w:divBdr>
                <w:top w:val="none" w:sz="0" w:space="0" w:color="auto"/>
                <w:left w:val="none" w:sz="0" w:space="0" w:color="auto"/>
                <w:bottom w:val="none" w:sz="0" w:space="0" w:color="auto"/>
                <w:right w:val="none" w:sz="0" w:space="0" w:color="auto"/>
              </w:divBdr>
            </w:div>
            <w:div w:id="1264990946">
              <w:marLeft w:val="0"/>
              <w:marRight w:val="0"/>
              <w:marTop w:val="0"/>
              <w:marBottom w:val="0"/>
              <w:divBdr>
                <w:top w:val="none" w:sz="0" w:space="0" w:color="auto"/>
                <w:left w:val="none" w:sz="0" w:space="0" w:color="auto"/>
                <w:bottom w:val="none" w:sz="0" w:space="0" w:color="auto"/>
                <w:right w:val="none" w:sz="0" w:space="0" w:color="auto"/>
              </w:divBdr>
            </w:div>
            <w:div w:id="474223352">
              <w:marLeft w:val="0"/>
              <w:marRight w:val="0"/>
              <w:marTop w:val="0"/>
              <w:marBottom w:val="0"/>
              <w:divBdr>
                <w:top w:val="none" w:sz="0" w:space="0" w:color="auto"/>
                <w:left w:val="none" w:sz="0" w:space="0" w:color="auto"/>
                <w:bottom w:val="none" w:sz="0" w:space="0" w:color="auto"/>
                <w:right w:val="none" w:sz="0" w:space="0" w:color="auto"/>
              </w:divBdr>
            </w:div>
            <w:div w:id="959653891">
              <w:marLeft w:val="0"/>
              <w:marRight w:val="0"/>
              <w:marTop w:val="0"/>
              <w:marBottom w:val="0"/>
              <w:divBdr>
                <w:top w:val="none" w:sz="0" w:space="0" w:color="auto"/>
                <w:left w:val="none" w:sz="0" w:space="0" w:color="auto"/>
                <w:bottom w:val="none" w:sz="0" w:space="0" w:color="auto"/>
                <w:right w:val="none" w:sz="0" w:space="0" w:color="auto"/>
              </w:divBdr>
            </w:div>
            <w:div w:id="2078429921">
              <w:marLeft w:val="0"/>
              <w:marRight w:val="0"/>
              <w:marTop w:val="0"/>
              <w:marBottom w:val="0"/>
              <w:divBdr>
                <w:top w:val="none" w:sz="0" w:space="0" w:color="auto"/>
                <w:left w:val="none" w:sz="0" w:space="0" w:color="auto"/>
                <w:bottom w:val="none" w:sz="0" w:space="0" w:color="auto"/>
                <w:right w:val="none" w:sz="0" w:space="0" w:color="auto"/>
              </w:divBdr>
            </w:div>
            <w:div w:id="454718961">
              <w:marLeft w:val="0"/>
              <w:marRight w:val="0"/>
              <w:marTop w:val="0"/>
              <w:marBottom w:val="0"/>
              <w:divBdr>
                <w:top w:val="none" w:sz="0" w:space="0" w:color="auto"/>
                <w:left w:val="none" w:sz="0" w:space="0" w:color="auto"/>
                <w:bottom w:val="none" w:sz="0" w:space="0" w:color="auto"/>
                <w:right w:val="none" w:sz="0" w:space="0" w:color="auto"/>
              </w:divBdr>
            </w:div>
            <w:div w:id="1135684034">
              <w:marLeft w:val="0"/>
              <w:marRight w:val="0"/>
              <w:marTop w:val="0"/>
              <w:marBottom w:val="0"/>
              <w:divBdr>
                <w:top w:val="none" w:sz="0" w:space="0" w:color="auto"/>
                <w:left w:val="none" w:sz="0" w:space="0" w:color="auto"/>
                <w:bottom w:val="none" w:sz="0" w:space="0" w:color="auto"/>
                <w:right w:val="none" w:sz="0" w:space="0" w:color="auto"/>
              </w:divBdr>
            </w:div>
            <w:div w:id="81998759">
              <w:marLeft w:val="0"/>
              <w:marRight w:val="0"/>
              <w:marTop w:val="0"/>
              <w:marBottom w:val="0"/>
              <w:divBdr>
                <w:top w:val="none" w:sz="0" w:space="0" w:color="auto"/>
                <w:left w:val="none" w:sz="0" w:space="0" w:color="auto"/>
                <w:bottom w:val="none" w:sz="0" w:space="0" w:color="auto"/>
                <w:right w:val="none" w:sz="0" w:space="0" w:color="auto"/>
              </w:divBdr>
            </w:div>
            <w:div w:id="662316930">
              <w:marLeft w:val="0"/>
              <w:marRight w:val="0"/>
              <w:marTop w:val="0"/>
              <w:marBottom w:val="0"/>
              <w:divBdr>
                <w:top w:val="none" w:sz="0" w:space="0" w:color="auto"/>
                <w:left w:val="none" w:sz="0" w:space="0" w:color="auto"/>
                <w:bottom w:val="none" w:sz="0" w:space="0" w:color="auto"/>
                <w:right w:val="none" w:sz="0" w:space="0" w:color="auto"/>
              </w:divBdr>
            </w:div>
            <w:div w:id="917207105">
              <w:marLeft w:val="0"/>
              <w:marRight w:val="0"/>
              <w:marTop w:val="0"/>
              <w:marBottom w:val="0"/>
              <w:divBdr>
                <w:top w:val="none" w:sz="0" w:space="0" w:color="auto"/>
                <w:left w:val="none" w:sz="0" w:space="0" w:color="auto"/>
                <w:bottom w:val="none" w:sz="0" w:space="0" w:color="auto"/>
                <w:right w:val="none" w:sz="0" w:space="0" w:color="auto"/>
              </w:divBdr>
            </w:div>
            <w:div w:id="1981962550">
              <w:marLeft w:val="0"/>
              <w:marRight w:val="0"/>
              <w:marTop w:val="0"/>
              <w:marBottom w:val="0"/>
              <w:divBdr>
                <w:top w:val="none" w:sz="0" w:space="0" w:color="auto"/>
                <w:left w:val="none" w:sz="0" w:space="0" w:color="auto"/>
                <w:bottom w:val="none" w:sz="0" w:space="0" w:color="auto"/>
                <w:right w:val="none" w:sz="0" w:space="0" w:color="auto"/>
              </w:divBdr>
            </w:div>
            <w:div w:id="40910685">
              <w:marLeft w:val="0"/>
              <w:marRight w:val="0"/>
              <w:marTop w:val="0"/>
              <w:marBottom w:val="0"/>
              <w:divBdr>
                <w:top w:val="none" w:sz="0" w:space="0" w:color="auto"/>
                <w:left w:val="none" w:sz="0" w:space="0" w:color="auto"/>
                <w:bottom w:val="none" w:sz="0" w:space="0" w:color="auto"/>
                <w:right w:val="none" w:sz="0" w:space="0" w:color="auto"/>
              </w:divBdr>
            </w:div>
            <w:div w:id="1654673593">
              <w:marLeft w:val="0"/>
              <w:marRight w:val="0"/>
              <w:marTop w:val="0"/>
              <w:marBottom w:val="0"/>
              <w:divBdr>
                <w:top w:val="none" w:sz="0" w:space="0" w:color="auto"/>
                <w:left w:val="none" w:sz="0" w:space="0" w:color="auto"/>
                <w:bottom w:val="none" w:sz="0" w:space="0" w:color="auto"/>
                <w:right w:val="none" w:sz="0" w:space="0" w:color="auto"/>
              </w:divBdr>
            </w:div>
            <w:div w:id="1714187842">
              <w:marLeft w:val="0"/>
              <w:marRight w:val="0"/>
              <w:marTop w:val="0"/>
              <w:marBottom w:val="0"/>
              <w:divBdr>
                <w:top w:val="none" w:sz="0" w:space="0" w:color="auto"/>
                <w:left w:val="none" w:sz="0" w:space="0" w:color="auto"/>
                <w:bottom w:val="none" w:sz="0" w:space="0" w:color="auto"/>
                <w:right w:val="none" w:sz="0" w:space="0" w:color="auto"/>
              </w:divBdr>
            </w:div>
            <w:div w:id="1941177514">
              <w:marLeft w:val="0"/>
              <w:marRight w:val="0"/>
              <w:marTop w:val="0"/>
              <w:marBottom w:val="0"/>
              <w:divBdr>
                <w:top w:val="none" w:sz="0" w:space="0" w:color="auto"/>
                <w:left w:val="none" w:sz="0" w:space="0" w:color="auto"/>
                <w:bottom w:val="none" w:sz="0" w:space="0" w:color="auto"/>
                <w:right w:val="none" w:sz="0" w:space="0" w:color="auto"/>
              </w:divBdr>
            </w:div>
            <w:div w:id="2131511474">
              <w:marLeft w:val="0"/>
              <w:marRight w:val="0"/>
              <w:marTop w:val="0"/>
              <w:marBottom w:val="0"/>
              <w:divBdr>
                <w:top w:val="none" w:sz="0" w:space="0" w:color="auto"/>
                <w:left w:val="none" w:sz="0" w:space="0" w:color="auto"/>
                <w:bottom w:val="none" w:sz="0" w:space="0" w:color="auto"/>
                <w:right w:val="none" w:sz="0" w:space="0" w:color="auto"/>
              </w:divBdr>
            </w:div>
            <w:div w:id="1599368537">
              <w:marLeft w:val="0"/>
              <w:marRight w:val="0"/>
              <w:marTop w:val="0"/>
              <w:marBottom w:val="0"/>
              <w:divBdr>
                <w:top w:val="none" w:sz="0" w:space="0" w:color="auto"/>
                <w:left w:val="none" w:sz="0" w:space="0" w:color="auto"/>
                <w:bottom w:val="none" w:sz="0" w:space="0" w:color="auto"/>
                <w:right w:val="none" w:sz="0" w:space="0" w:color="auto"/>
              </w:divBdr>
            </w:div>
            <w:div w:id="565804086">
              <w:marLeft w:val="0"/>
              <w:marRight w:val="0"/>
              <w:marTop w:val="0"/>
              <w:marBottom w:val="0"/>
              <w:divBdr>
                <w:top w:val="none" w:sz="0" w:space="0" w:color="auto"/>
                <w:left w:val="none" w:sz="0" w:space="0" w:color="auto"/>
                <w:bottom w:val="none" w:sz="0" w:space="0" w:color="auto"/>
                <w:right w:val="none" w:sz="0" w:space="0" w:color="auto"/>
              </w:divBdr>
            </w:div>
            <w:div w:id="1443064218">
              <w:marLeft w:val="0"/>
              <w:marRight w:val="0"/>
              <w:marTop w:val="0"/>
              <w:marBottom w:val="0"/>
              <w:divBdr>
                <w:top w:val="none" w:sz="0" w:space="0" w:color="auto"/>
                <w:left w:val="none" w:sz="0" w:space="0" w:color="auto"/>
                <w:bottom w:val="none" w:sz="0" w:space="0" w:color="auto"/>
                <w:right w:val="none" w:sz="0" w:space="0" w:color="auto"/>
              </w:divBdr>
            </w:div>
            <w:div w:id="1804538380">
              <w:marLeft w:val="0"/>
              <w:marRight w:val="0"/>
              <w:marTop w:val="0"/>
              <w:marBottom w:val="0"/>
              <w:divBdr>
                <w:top w:val="none" w:sz="0" w:space="0" w:color="auto"/>
                <w:left w:val="none" w:sz="0" w:space="0" w:color="auto"/>
                <w:bottom w:val="none" w:sz="0" w:space="0" w:color="auto"/>
                <w:right w:val="none" w:sz="0" w:space="0" w:color="auto"/>
              </w:divBdr>
            </w:div>
            <w:div w:id="13507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8973">
      <w:bodyDiv w:val="1"/>
      <w:marLeft w:val="0"/>
      <w:marRight w:val="0"/>
      <w:marTop w:val="0"/>
      <w:marBottom w:val="0"/>
      <w:divBdr>
        <w:top w:val="none" w:sz="0" w:space="0" w:color="auto"/>
        <w:left w:val="none" w:sz="0" w:space="0" w:color="auto"/>
        <w:bottom w:val="none" w:sz="0" w:space="0" w:color="auto"/>
        <w:right w:val="none" w:sz="0" w:space="0" w:color="auto"/>
      </w:divBdr>
    </w:div>
    <w:div w:id="1734548401">
      <w:bodyDiv w:val="1"/>
      <w:marLeft w:val="0"/>
      <w:marRight w:val="0"/>
      <w:marTop w:val="0"/>
      <w:marBottom w:val="0"/>
      <w:divBdr>
        <w:top w:val="none" w:sz="0" w:space="0" w:color="auto"/>
        <w:left w:val="none" w:sz="0" w:space="0" w:color="auto"/>
        <w:bottom w:val="none" w:sz="0" w:space="0" w:color="auto"/>
        <w:right w:val="none" w:sz="0" w:space="0" w:color="auto"/>
      </w:divBdr>
    </w:div>
    <w:div w:id="1810201068">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1852984760">
      <w:bodyDiv w:val="1"/>
      <w:marLeft w:val="0"/>
      <w:marRight w:val="0"/>
      <w:marTop w:val="0"/>
      <w:marBottom w:val="0"/>
      <w:divBdr>
        <w:top w:val="none" w:sz="0" w:space="0" w:color="auto"/>
        <w:left w:val="none" w:sz="0" w:space="0" w:color="auto"/>
        <w:bottom w:val="none" w:sz="0" w:space="0" w:color="auto"/>
        <w:right w:val="none" w:sz="0" w:space="0" w:color="auto"/>
      </w:divBdr>
    </w:div>
    <w:div w:id="1854301030">
      <w:bodyDiv w:val="1"/>
      <w:marLeft w:val="0"/>
      <w:marRight w:val="0"/>
      <w:marTop w:val="0"/>
      <w:marBottom w:val="0"/>
      <w:divBdr>
        <w:top w:val="none" w:sz="0" w:space="0" w:color="auto"/>
        <w:left w:val="none" w:sz="0" w:space="0" w:color="auto"/>
        <w:bottom w:val="none" w:sz="0" w:space="0" w:color="auto"/>
        <w:right w:val="none" w:sz="0" w:space="0" w:color="auto"/>
      </w:divBdr>
    </w:div>
    <w:div w:id="1863741378">
      <w:bodyDiv w:val="1"/>
      <w:marLeft w:val="0"/>
      <w:marRight w:val="0"/>
      <w:marTop w:val="0"/>
      <w:marBottom w:val="0"/>
      <w:divBdr>
        <w:top w:val="none" w:sz="0" w:space="0" w:color="auto"/>
        <w:left w:val="none" w:sz="0" w:space="0" w:color="auto"/>
        <w:bottom w:val="none" w:sz="0" w:space="0" w:color="auto"/>
        <w:right w:val="none" w:sz="0" w:space="0" w:color="auto"/>
      </w:divBdr>
    </w:div>
    <w:div w:id="1884947186">
      <w:bodyDiv w:val="1"/>
      <w:marLeft w:val="0"/>
      <w:marRight w:val="0"/>
      <w:marTop w:val="0"/>
      <w:marBottom w:val="0"/>
      <w:divBdr>
        <w:top w:val="none" w:sz="0" w:space="0" w:color="auto"/>
        <w:left w:val="none" w:sz="0" w:space="0" w:color="auto"/>
        <w:bottom w:val="none" w:sz="0" w:space="0" w:color="auto"/>
        <w:right w:val="none" w:sz="0" w:space="0" w:color="auto"/>
      </w:divBdr>
    </w:div>
    <w:div w:id="1913662370">
      <w:bodyDiv w:val="1"/>
      <w:marLeft w:val="0"/>
      <w:marRight w:val="0"/>
      <w:marTop w:val="0"/>
      <w:marBottom w:val="0"/>
      <w:divBdr>
        <w:top w:val="none" w:sz="0" w:space="0" w:color="auto"/>
        <w:left w:val="none" w:sz="0" w:space="0" w:color="auto"/>
        <w:bottom w:val="none" w:sz="0" w:space="0" w:color="auto"/>
        <w:right w:val="none" w:sz="0" w:space="0" w:color="auto"/>
      </w:divBdr>
    </w:div>
    <w:div w:id="1925987012">
      <w:bodyDiv w:val="1"/>
      <w:marLeft w:val="0"/>
      <w:marRight w:val="0"/>
      <w:marTop w:val="0"/>
      <w:marBottom w:val="0"/>
      <w:divBdr>
        <w:top w:val="none" w:sz="0" w:space="0" w:color="auto"/>
        <w:left w:val="none" w:sz="0" w:space="0" w:color="auto"/>
        <w:bottom w:val="none" w:sz="0" w:space="0" w:color="auto"/>
        <w:right w:val="none" w:sz="0" w:space="0" w:color="auto"/>
      </w:divBdr>
      <w:divsChild>
        <w:div w:id="1935894471">
          <w:marLeft w:val="0"/>
          <w:marRight w:val="0"/>
          <w:marTop w:val="0"/>
          <w:marBottom w:val="0"/>
          <w:divBdr>
            <w:top w:val="none" w:sz="0" w:space="0" w:color="auto"/>
            <w:left w:val="none" w:sz="0" w:space="0" w:color="auto"/>
            <w:bottom w:val="none" w:sz="0" w:space="0" w:color="auto"/>
            <w:right w:val="none" w:sz="0" w:space="0" w:color="auto"/>
          </w:divBdr>
          <w:divsChild>
            <w:div w:id="84230955">
              <w:marLeft w:val="0"/>
              <w:marRight w:val="0"/>
              <w:marTop w:val="0"/>
              <w:marBottom w:val="0"/>
              <w:divBdr>
                <w:top w:val="none" w:sz="0" w:space="0" w:color="auto"/>
                <w:left w:val="none" w:sz="0" w:space="0" w:color="auto"/>
                <w:bottom w:val="none" w:sz="0" w:space="0" w:color="auto"/>
                <w:right w:val="none" w:sz="0" w:space="0" w:color="auto"/>
              </w:divBdr>
            </w:div>
            <w:div w:id="1856847454">
              <w:marLeft w:val="0"/>
              <w:marRight w:val="0"/>
              <w:marTop w:val="0"/>
              <w:marBottom w:val="0"/>
              <w:divBdr>
                <w:top w:val="none" w:sz="0" w:space="0" w:color="auto"/>
                <w:left w:val="none" w:sz="0" w:space="0" w:color="auto"/>
                <w:bottom w:val="none" w:sz="0" w:space="0" w:color="auto"/>
                <w:right w:val="none" w:sz="0" w:space="0" w:color="auto"/>
              </w:divBdr>
            </w:div>
            <w:div w:id="818961151">
              <w:marLeft w:val="0"/>
              <w:marRight w:val="0"/>
              <w:marTop w:val="0"/>
              <w:marBottom w:val="0"/>
              <w:divBdr>
                <w:top w:val="none" w:sz="0" w:space="0" w:color="auto"/>
                <w:left w:val="none" w:sz="0" w:space="0" w:color="auto"/>
                <w:bottom w:val="none" w:sz="0" w:space="0" w:color="auto"/>
                <w:right w:val="none" w:sz="0" w:space="0" w:color="auto"/>
              </w:divBdr>
            </w:div>
            <w:div w:id="47920185">
              <w:marLeft w:val="0"/>
              <w:marRight w:val="0"/>
              <w:marTop w:val="0"/>
              <w:marBottom w:val="0"/>
              <w:divBdr>
                <w:top w:val="none" w:sz="0" w:space="0" w:color="auto"/>
                <w:left w:val="none" w:sz="0" w:space="0" w:color="auto"/>
                <w:bottom w:val="none" w:sz="0" w:space="0" w:color="auto"/>
                <w:right w:val="none" w:sz="0" w:space="0" w:color="auto"/>
              </w:divBdr>
            </w:div>
            <w:div w:id="413010204">
              <w:marLeft w:val="0"/>
              <w:marRight w:val="0"/>
              <w:marTop w:val="0"/>
              <w:marBottom w:val="0"/>
              <w:divBdr>
                <w:top w:val="none" w:sz="0" w:space="0" w:color="auto"/>
                <w:left w:val="none" w:sz="0" w:space="0" w:color="auto"/>
                <w:bottom w:val="none" w:sz="0" w:space="0" w:color="auto"/>
                <w:right w:val="none" w:sz="0" w:space="0" w:color="auto"/>
              </w:divBdr>
            </w:div>
            <w:div w:id="1891304528">
              <w:marLeft w:val="0"/>
              <w:marRight w:val="0"/>
              <w:marTop w:val="0"/>
              <w:marBottom w:val="0"/>
              <w:divBdr>
                <w:top w:val="none" w:sz="0" w:space="0" w:color="auto"/>
                <w:left w:val="none" w:sz="0" w:space="0" w:color="auto"/>
                <w:bottom w:val="none" w:sz="0" w:space="0" w:color="auto"/>
                <w:right w:val="none" w:sz="0" w:space="0" w:color="auto"/>
              </w:divBdr>
            </w:div>
            <w:div w:id="1940334449">
              <w:marLeft w:val="0"/>
              <w:marRight w:val="0"/>
              <w:marTop w:val="0"/>
              <w:marBottom w:val="0"/>
              <w:divBdr>
                <w:top w:val="none" w:sz="0" w:space="0" w:color="auto"/>
                <w:left w:val="none" w:sz="0" w:space="0" w:color="auto"/>
                <w:bottom w:val="none" w:sz="0" w:space="0" w:color="auto"/>
                <w:right w:val="none" w:sz="0" w:space="0" w:color="auto"/>
              </w:divBdr>
            </w:div>
            <w:div w:id="873885832">
              <w:marLeft w:val="0"/>
              <w:marRight w:val="0"/>
              <w:marTop w:val="0"/>
              <w:marBottom w:val="0"/>
              <w:divBdr>
                <w:top w:val="none" w:sz="0" w:space="0" w:color="auto"/>
                <w:left w:val="none" w:sz="0" w:space="0" w:color="auto"/>
                <w:bottom w:val="none" w:sz="0" w:space="0" w:color="auto"/>
                <w:right w:val="none" w:sz="0" w:space="0" w:color="auto"/>
              </w:divBdr>
            </w:div>
            <w:div w:id="864906042">
              <w:marLeft w:val="0"/>
              <w:marRight w:val="0"/>
              <w:marTop w:val="0"/>
              <w:marBottom w:val="0"/>
              <w:divBdr>
                <w:top w:val="none" w:sz="0" w:space="0" w:color="auto"/>
                <w:left w:val="none" w:sz="0" w:space="0" w:color="auto"/>
                <w:bottom w:val="none" w:sz="0" w:space="0" w:color="auto"/>
                <w:right w:val="none" w:sz="0" w:space="0" w:color="auto"/>
              </w:divBdr>
            </w:div>
            <w:div w:id="1146968958">
              <w:marLeft w:val="0"/>
              <w:marRight w:val="0"/>
              <w:marTop w:val="0"/>
              <w:marBottom w:val="0"/>
              <w:divBdr>
                <w:top w:val="none" w:sz="0" w:space="0" w:color="auto"/>
                <w:left w:val="none" w:sz="0" w:space="0" w:color="auto"/>
                <w:bottom w:val="none" w:sz="0" w:space="0" w:color="auto"/>
                <w:right w:val="none" w:sz="0" w:space="0" w:color="auto"/>
              </w:divBdr>
            </w:div>
            <w:div w:id="402261596">
              <w:marLeft w:val="0"/>
              <w:marRight w:val="0"/>
              <w:marTop w:val="0"/>
              <w:marBottom w:val="0"/>
              <w:divBdr>
                <w:top w:val="none" w:sz="0" w:space="0" w:color="auto"/>
                <w:left w:val="none" w:sz="0" w:space="0" w:color="auto"/>
                <w:bottom w:val="none" w:sz="0" w:space="0" w:color="auto"/>
                <w:right w:val="none" w:sz="0" w:space="0" w:color="auto"/>
              </w:divBdr>
            </w:div>
            <w:div w:id="322588246">
              <w:marLeft w:val="0"/>
              <w:marRight w:val="0"/>
              <w:marTop w:val="0"/>
              <w:marBottom w:val="0"/>
              <w:divBdr>
                <w:top w:val="none" w:sz="0" w:space="0" w:color="auto"/>
                <w:left w:val="none" w:sz="0" w:space="0" w:color="auto"/>
                <w:bottom w:val="none" w:sz="0" w:space="0" w:color="auto"/>
                <w:right w:val="none" w:sz="0" w:space="0" w:color="auto"/>
              </w:divBdr>
            </w:div>
            <w:div w:id="1508327883">
              <w:marLeft w:val="0"/>
              <w:marRight w:val="0"/>
              <w:marTop w:val="0"/>
              <w:marBottom w:val="0"/>
              <w:divBdr>
                <w:top w:val="none" w:sz="0" w:space="0" w:color="auto"/>
                <w:left w:val="none" w:sz="0" w:space="0" w:color="auto"/>
                <w:bottom w:val="none" w:sz="0" w:space="0" w:color="auto"/>
                <w:right w:val="none" w:sz="0" w:space="0" w:color="auto"/>
              </w:divBdr>
            </w:div>
            <w:div w:id="843130480">
              <w:marLeft w:val="0"/>
              <w:marRight w:val="0"/>
              <w:marTop w:val="0"/>
              <w:marBottom w:val="0"/>
              <w:divBdr>
                <w:top w:val="none" w:sz="0" w:space="0" w:color="auto"/>
                <w:left w:val="none" w:sz="0" w:space="0" w:color="auto"/>
                <w:bottom w:val="none" w:sz="0" w:space="0" w:color="auto"/>
                <w:right w:val="none" w:sz="0" w:space="0" w:color="auto"/>
              </w:divBdr>
            </w:div>
            <w:div w:id="493255430">
              <w:marLeft w:val="0"/>
              <w:marRight w:val="0"/>
              <w:marTop w:val="0"/>
              <w:marBottom w:val="0"/>
              <w:divBdr>
                <w:top w:val="none" w:sz="0" w:space="0" w:color="auto"/>
                <w:left w:val="none" w:sz="0" w:space="0" w:color="auto"/>
                <w:bottom w:val="none" w:sz="0" w:space="0" w:color="auto"/>
                <w:right w:val="none" w:sz="0" w:space="0" w:color="auto"/>
              </w:divBdr>
            </w:div>
            <w:div w:id="1046828822">
              <w:marLeft w:val="0"/>
              <w:marRight w:val="0"/>
              <w:marTop w:val="0"/>
              <w:marBottom w:val="0"/>
              <w:divBdr>
                <w:top w:val="none" w:sz="0" w:space="0" w:color="auto"/>
                <w:left w:val="none" w:sz="0" w:space="0" w:color="auto"/>
                <w:bottom w:val="none" w:sz="0" w:space="0" w:color="auto"/>
                <w:right w:val="none" w:sz="0" w:space="0" w:color="auto"/>
              </w:divBdr>
            </w:div>
            <w:div w:id="136337087">
              <w:marLeft w:val="0"/>
              <w:marRight w:val="0"/>
              <w:marTop w:val="0"/>
              <w:marBottom w:val="0"/>
              <w:divBdr>
                <w:top w:val="none" w:sz="0" w:space="0" w:color="auto"/>
                <w:left w:val="none" w:sz="0" w:space="0" w:color="auto"/>
                <w:bottom w:val="none" w:sz="0" w:space="0" w:color="auto"/>
                <w:right w:val="none" w:sz="0" w:space="0" w:color="auto"/>
              </w:divBdr>
            </w:div>
            <w:div w:id="194928184">
              <w:marLeft w:val="0"/>
              <w:marRight w:val="0"/>
              <w:marTop w:val="0"/>
              <w:marBottom w:val="0"/>
              <w:divBdr>
                <w:top w:val="none" w:sz="0" w:space="0" w:color="auto"/>
                <w:left w:val="none" w:sz="0" w:space="0" w:color="auto"/>
                <w:bottom w:val="none" w:sz="0" w:space="0" w:color="auto"/>
                <w:right w:val="none" w:sz="0" w:space="0" w:color="auto"/>
              </w:divBdr>
            </w:div>
            <w:div w:id="837424330">
              <w:marLeft w:val="0"/>
              <w:marRight w:val="0"/>
              <w:marTop w:val="0"/>
              <w:marBottom w:val="0"/>
              <w:divBdr>
                <w:top w:val="none" w:sz="0" w:space="0" w:color="auto"/>
                <w:left w:val="none" w:sz="0" w:space="0" w:color="auto"/>
                <w:bottom w:val="none" w:sz="0" w:space="0" w:color="auto"/>
                <w:right w:val="none" w:sz="0" w:space="0" w:color="auto"/>
              </w:divBdr>
            </w:div>
            <w:div w:id="402260792">
              <w:marLeft w:val="0"/>
              <w:marRight w:val="0"/>
              <w:marTop w:val="0"/>
              <w:marBottom w:val="0"/>
              <w:divBdr>
                <w:top w:val="none" w:sz="0" w:space="0" w:color="auto"/>
                <w:left w:val="none" w:sz="0" w:space="0" w:color="auto"/>
                <w:bottom w:val="none" w:sz="0" w:space="0" w:color="auto"/>
                <w:right w:val="none" w:sz="0" w:space="0" w:color="auto"/>
              </w:divBdr>
            </w:div>
            <w:div w:id="170727402">
              <w:marLeft w:val="0"/>
              <w:marRight w:val="0"/>
              <w:marTop w:val="0"/>
              <w:marBottom w:val="0"/>
              <w:divBdr>
                <w:top w:val="none" w:sz="0" w:space="0" w:color="auto"/>
                <w:left w:val="none" w:sz="0" w:space="0" w:color="auto"/>
                <w:bottom w:val="none" w:sz="0" w:space="0" w:color="auto"/>
                <w:right w:val="none" w:sz="0" w:space="0" w:color="auto"/>
              </w:divBdr>
            </w:div>
            <w:div w:id="33627772">
              <w:marLeft w:val="0"/>
              <w:marRight w:val="0"/>
              <w:marTop w:val="0"/>
              <w:marBottom w:val="0"/>
              <w:divBdr>
                <w:top w:val="none" w:sz="0" w:space="0" w:color="auto"/>
                <w:left w:val="none" w:sz="0" w:space="0" w:color="auto"/>
                <w:bottom w:val="none" w:sz="0" w:space="0" w:color="auto"/>
                <w:right w:val="none" w:sz="0" w:space="0" w:color="auto"/>
              </w:divBdr>
            </w:div>
            <w:div w:id="443815245">
              <w:marLeft w:val="0"/>
              <w:marRight w:val="0"/>
              <w:marTop w:val="0"/>
              <w:marBottom w:val="0"/>
              <w:divBdr>
                <w:top w:val="none" w:sz="0" w:space="0" w:color="auto"/>
                <w:left w:val="none" w:sz="0" w:space="0" w:color="auto"/>
                <w:bottom w:val="none" w:sz="0" w:space="0" w:color="auto"/>
                <w:right w:val="none" w:sz="0" w:space="0" w:color="auto"/>
              </w:divBdr>
            </w:div>
            <w:div w:id="814956717">
              <w:marLeft w:val="0"/>
              <w:marRight w:val="0"/>
              <w:marTop w:val="0"/>
              <w:marBottom w:val="0"/>
              <w:divBdr>
                <w:top w:val="none" w:sz="0" w:space="0" w:color="auto"/>
                <w:left w:val="none" w:sz="0" w:space="0" w:color="auto"/>
                <w:bottom w:val="none" w:sz="0" w:space="0" w:color="auto"/>
                <w:right w:val="none" w:sz="0" w:space="0" w:color="auto"/>
              </w:divBdr>
            </w:div>
            <w:div w:id="1390302223">
              <w:marLeft w:val="0"/>
              <w:marRight w:val="0"/>
              <w:marTop w:val="0"/>
              <w:marBottom w:val="0"/>
              <w:divBdr>
                <w:top w:val="none" w:sz="0" w:space="0" w:color="auto"/>
                <w:left w:val="none" w:sz="0" w:space="0" w:color="auto"/>
                <w:bottom w:val="none" w:sz="0" w:space="0" w:color="auto"/>
                <w:right w:val="none" w:sz="0" w:space="0" w:color="auto"/>
              </w:divBdr>
            </w:div>
            <w:div w:id="1376195180">
              <w:marLeft w:val="0"/>
              <w:marRight w:val="0"/>
              <w:marTop w:val="0"/>
              <w:marBottom w:val="0"/>
              <w:divBdr>
                <w:top w:val="none" w:sz="0" w:space="0" w:color="auto"/>
                <w:left w:val="none" w:sz="0" w:space="0" w:color="auto"/>
                <w:bottom w:val="none" w:sz="0" w:space="0" w:color="auto"/>
                <w:right w:val="none" w:sz="0" w:space="0" w:color="auto"/>
              </w:divBdr>
            </w:div>
            <w:div w:id="1246066573">
              <w:marLeft w:val="0"/>
              <w:marRight w:val="0"/>
              <w:marTop w:val="0"/>
              <w:marBottom w:val="0"/>
              <w:divBdr>
                <w:top w:val="none" w:sz="0" w:space="0" w:color="auto"/>
                <w:left w:val="none" w:sz="0" w:space="0" w:color="auto"/>
                <w:bottom w:val="none" w:sz="0" w:space="0" w:color="auto"/>
                <w:right w:val="none" w:sz="0" w:space="0" w:color="auto"/>
              </w:divBdr>
            </w:div>
            <w:div w:id="317346425">
              <w:marLeft w:val="0"/>
              <w:marRight w:val="0"/>
              <w:marTop w:val="0"/>
              <w:marBottom w:val="0"/>
              <w:divBdr>
                <w:top w:val="none" w:sz="0" w:space="0" w:color="auto"/>
                <w:left w:val="none" w:sz="0" w:space="0" w:color="auto"/>
                <w:bottom w:val="none" w:sz="0" w:space="0" w:color="auto"/>
                <w:right w:val="none" w:sz="0" w:space="0" w:color="auto"/>
              </w:divBdr>
            </w:div>
            <w:div w:id="241068392">
              <w:marLeft w:val="0"/>
              <w:marRight w:val="0"/>
              <w:marTop w:val="0"/>
              <w:marBottom w:val="0"/>
              <w:divBdr>
                <w:top w:val="none" w:sz="0" w:space="0" w:color="auto"/>
                <w:left w:val="none" w:sz="0" w:space="0" w:color="auto"/>
                <w:bottom w:val="none" w:sz="0" w:space="0" w:color="auto"/>
                <w:right w:val="none" w:sz="0" w:space="0" w:color="auto"/>
              </w:divBdr>
            </w:div>
            <w:div w:id="1712612695">
              <w:marLeft w:val="0"/>
              <w:marRight w:val="0"/>
              <w:marTop w:val="0"/>
              <w:marBottom w:val="0"/>
              <w:divBdr>
                <w:top w:val="none" w:sz="0" w:space="0" w:color="auto"/>
                <w:left w:val="none" w:sz="0" w:space="0" w:color="auto"/>
                <w:bottom w:val="none" w:sz="0" w:space="0" w:color="auto"/>
                <w:right w:val="none" w:sz="0" w:space="0" w:color="auto"/>
              </w:divBdr>
            </w:div>
            <w:div w:id="1647976837">
              <w:marLeft w:val="0"/>
              <w:marRight w:val="0"/>
              <w:marTop w:val="0"/>
              <w:marBottom w:val="0"/>
              <w:divBdr>
                <w:top w:val="none" w:sz="0" w:space="0" w:color="auto"/>
                <w:left w:val="none" w:sz="0" w:space="0" w:color="auto"/>
                <w:bottom w:val="none" w:sz="0" w:space="0" w:color="auto"/>
                <w:right w:val="none" w:sz="0" w:space="0" w:color="auto"/>
              </w:divBdr>
            </w:div>
            <w:div w:id="1811896709">
              <w:marLeft w:val="0"/>
              <w:marRight w:val="0"/>
              <w:marTop w:val="0"/>
              <w:marBottom w:val="0"/>
              <w:divBdr>
                <w:top w:val="none" w:sz="0" w:space="0" w:color="auto"/>
                <w:left w:val="none" w:sz="0" w:space="0" w:color="auto"/>
                <w:bottom w:val="none" w:sz="0" w:space="0" w:color="auto"/>
                <w:right w:val="none" w:sz="0" w:space="0" w:color="auto"/>
              </w:divBdr>
            </w:div>
            <w:div w:id="1805274821">
              <w:marLeft w:val="0"/>
              <w:marRight w:val="0"/>
              <w:marTop w:val="0"/>
              <w:marBottom w:val="0"/>
              <w:divBdr>
                <w:top w:val="none" w:sz="0" w:space="0" w:color="auto"/>
                <w:left w:val="none" w:sz="0" w:space="0" w:color="auto"/>
                <w:bottom w:val="none" w:sz="0" w:space="0" w:color="auto"/>
                <w:right w:val="none" w:sz="0" w:space="0" w:color="auto"/>
              </w:divBdr>
            </w:div>
            <w:div w:id="2007054650">
              <w:marLeft w:val="0"/>
              <w:marRight w:val="0"/>
              <w:marTop w:val="0"/>
              <w:marBottom w:val="0"/>
              <w:divBdr>
                <w:top w:val="none" w:sz="0" w:space="0" w:color="auto"/>
                <w:left w:val="none" w:sz="0" w:space="0" w:color="auto"/>
                <w:bottom w:val="none" w:sz="0" w:space="0" w:color="auto"/>
                <w:right w:val="none" w:sz="0" w:space="0" w:color="auto"/>
              </w:divBdr>
            </w:div>
            <w:div w:id="70124402">
              <w:marLeft w:val="0"/>
              <w:marRight w:val="0"/>
              <w:marTop w:val="0"/>
              <w:marBottom w:val="0"/>
              <w:divBdr>
                <w:top w:val="none" w:sz="0" w:space="0" w:color="auto"/>
                <w:left w:val="none" w:sz="0" w:space="0" w:color="auto"/>
                <w:bottom w:val="none" w:sz="0" w:space="0" w:color="auto"/>
                <w:right w:val="none" w:sz="0" w:space="0" w:color="auto"/>
              </w:divBdr>
            </w:div>
            <w:div w:id="846872488">
              <w:marLeft w:val="0"/>
              <w:marRight w:val="0"/>
              <w:marTop w:val="0"/>
              <w:marBottom w:val="0"/>
              <w:divBdr>
                <w:top w:val="none" w:sz="0" w:space="0" w:color="auto"/>
                <w:left w:val="none" w:sz="0" w:space="0" w:color="auto"/>
                <w:bottom w:val="none" w:sz="0" w:space="0" w:color="auto"/>
                <w:right w:val="none" w:sz="0" w:space="0" w:color="auto"/>
              </w:divBdr>
            </w:div>
            <w:div w:id="641271230">
              <w:marLeft w:val="0"/>
              <w:marRight w:val="0"/>
              <w:marTop w:val="0"/>
              <w:marBottom w:val="0"/>
              <w:divBdr>
                <w:top w:val="none" w:sz="0" w:space="0" w:color="auto"/>
                <w:left w:val="none" w:sz="0" w:space="0" w:color="auto"/>
                <w:bottom w:val="none" w:sz="0" w:space="0" w:color="auto"/>
                <w:right w:val="none" w:sz="0" w:space="0" w:color="auto"/>
              </w:divBdr>
            </w:div>
            <w:div w:id="1336571534">
              <w:marLeft w:val="0"/>
              <w:marRight w:val="0"/>
              <w:marTop w:val="0"/>
              <w:marBottom w:val="0"/>
              <w:divBdr>
                <w:top w:val="none" w:sz="0" w:space="0" w:color="auto"/>
                <w:left w:val="none" w:sz="0" w:space="0" w:color="auto"/>
                <w:bottom w:val="none" w:sz="0" w:space="0" w:color="auto"/>
                <w:right w:val="none" w:sz="0" w:space="0" w:color="auto"/>
              </w:divBdr>
            </w:div>
            <w:div w:id="1045830532">
              <w:marLeft w:val="0"/>
              <w:marRight w:val="0"/>
              <w:marTop w:val="0"/>
              <w:marBottom w:val="0"/>
              <w:divBdr>
                <w:top w:val="none" w:sz="0" w:space="0" w:color="auto"/>
                <w:left w:val="none" w:sz="0" w:space="0" w:color="auto"/>
                <w:bottom w:val="none" w:sz="0" w:space="0" w:color="auto"/>
                <w:right w:val="none" w:sz="0" w:space="0" w:color="auto"/>
              </w:divBdr>
            </w:div>
            <w:div w:id="954481425">
              <w:marLeft w:val="0"/>
              <w:marRight w:val="0"/>
              <w:marTop w:val="0"/>
              <w:marBottom w:val="0"/>
              <w:divBdr>
                <w:top w:val="none" w:sz="0" w:space="0" w:color="auto"/>
                <w:left w:val="none" w:sz="0" w:space="0" w:color="auto"/>
                <w:bottom w:val="none" w:sz="0" w:space="0" w:color="auto"/>
                <w:right w:val="none" w:sz="0" w:space="0" w:color="auto"/>
              </w:divBdr>
            </w:div>
            <w:div w:id="47917657">
              <w:marLeft w:val="0"/>
              <w:marRight w:val="0"/>
              <w:marTop w:val="0"/>
              <w:marBottom w:val="0"/>
              <w:divBdr>
                <w:top w:val="none" w:sz="0" w:space="0" w:color="auto"/>
                <w:left w:val="none" w:sz="0" w:space="0" w:color="auto"/>
                <w:bottom w:val="none" w:sz="0" w:space="0" w:color="auto"/>
                <w:right w:val="none" w:sz="0" w:space="0" w:color="auto"/>
              </w:divBdr>
            </w:div>
            <w:div w:id="559902036">
              <w:marLeft w:val="0"/>
              <w:marRight w:val="0"/>
              <w:marTop w:val="0"/>
              <w:marBottom w:val="0"/>
              <w:divBdr>
                <w:top w:val="none" w:sz="0" w:space="0" w:color="auto"/>
                <w:left w:val="none" w:sz="0" w:space="0" w:color="auto"/>
                <w:bottom w:val="none" w:sz="0" w:space="0" w:color="auto"/>
                <w:right w:val="none" w:sz="0" w:space="0" w:color="auto"/>
              </w:divBdr>
            </w:div>
            <w:div w:id="1751609985">
              <w:marLeft w:val="0"/>
              <w:marRight w:val="0"/>
              <w:marTop w:val="0"/>
              <w:marBottom w:val="0"/>
              <w:divBdr>
                <w:top w:val="none" w:sz="0" w:space="0" w:color="auto"/>
                <w:left w:val="none" w:sz="0" w:space="0" w:color="auto"/>
                <w:bottom w:val="none" w:sz="0" w:space="0" w:color="auto"/>
                <w:right w:val="none" w:sz="0" w:space="0" w:color="auto"/>
              </w:divBdr>
            </w:div>
            <w:div w:id="1842819662">
              <w:marLeft w:val="0"/>
              <w:marRight w:val="0"/>
              <w:marTop w:val="0"/>
              <w:marBottom w:val="0"/>
              <w:divBdr>
                <w:top w:val="none" w:sz="0" w:space="0" w:color="auto"/>
                <w:left w:val="none" w:sz="0" w:space="0" w:color="auto"/>
                <w:bottom w:val="none" w:sz="0" w:space="0" w:color="auto"/>
                <w:right w:val="none" w:sz="0" w:space="0" w:color="auto"/>
              </w:divBdr>
            </w:div>
            <w:div w:id="1828009739">
              <w:marLeft w:val="0"/>
              <w:marRight w:val="0"/>
              <w:marTop w:val="0"/>
              <w:marBottom w:val="0"/>
              <w:divBdr>
                <w:top w:val="none" w:sz="0" w:space="0" w:color="auto"/>
                <w:left w:val="none" w:sz="0" w:space="0" w:color="auto"/>
                <w:bottom w:val="none" w:sz="0" w:space="0" w:color="auto"/>
                <w:right w:val="none" w:sz="0" w:space="0" w:color="auto"/>
              </w:divBdr>
            </w:div>
            <w:div w:id="664171015">
              <w:marLeft w:val="0"/>
              <w:marRight w:val="0"/>
              <w:marTop w:val="0"/>
              <w:marBottom w:val="0"/>
              <w:divBdr>
                <w:top w:val="none" w:sz="0" w:space="0" w:color="auto"/>
                <w:left w:val="none" w:sz="0" w:space="0" w:color="auto"/>
                <w:bottom w:val="none" w:sz="0" w:space="0" w:color="auto"/>
                <w:right w:val="none" w:sz="0" w:space="0" w:color="auto"/>
              </w:divBdr>
            </w:div>
            <w:div w:id="713428192">
              <w:marLeft w:val="0"/>
              <w:marRight w:val="0"/>
              <w:marTop w:val="0"/>
              <w:marBottom w:val="0"/>
              <w:divBdr>
                <w:top w:val="none" w:sz="0" w:space="0" w:color="auto"/>
                <w:left w:val="none" w:sz="0" w:space="0" w:color="auto"/>
                <w:bottom w:val="none" w:sz="0" w:space="0" w:color="auto"/>
                <w:right w:val="none" w:sz="0" w:space="0" w:color="auto"/>
              </w:divBdr>
            </w:div>
            <w:div w:id="1863936257">
              <w:marLeft w:val="0"/>
              <w:marRight w:val="0"/>
              <w:marTop w:val="0"/>
              <w:marBottom w:val="0"/>
              <w:divBdr>
                <w:top w:val="none" w:sz="0" w:space="0" w:color="auto"/>
                <w:left w:val="none" w:sz="0" w:space="0" w:color="auto"/>
                <w:bottom w:val="none" w:sz="0" w:space="0" w:color="auto"/>
                <w:right w:val="none" w:sz="0" w:space="0" w:color="auto"/>
              </w:divBdr>
            </w:div>
            <w:div w:id="2135056870">
              <w:marLeft w:val="0"/>
              <w:marRight w:val="0"/>
              <w:marTop w:val="0"/>
              <w:marBottom w:val="0"/>
              <w:divBdr>
                <w:top w:val="none" w:sz="0" w:space="0" w:color="auto"/>
                <w:left w:val="none" w:sz="0" w:space="0" w:color="auto"/>
                <w:bottom w:val="none" w:sz="0" w:space="0" w:color="auto"/>
                <w:right w:val="none" w:sz="0" w:space="0" w:color="auto"/>
              </w:divBdr>
            </w:div>
            <w:div w:id="1598781783">
              <w:marLeft w:val="0"/>
              <w:marRight w:val="0"/>
              <w:marTop w:val="0"/>
              <w:marBottom w:val="0"/>
              <w:divBdr>
                <w:top w:val="none" w:sz="0" w:space="0" w:color="auto"/>
                <w:left w:val="none" w:sz="0" w:space="0" w:color="auto"/>
                <w:bottom w:val="none" w:sz="0" w:space="0" w:color="auto"/>
                <w:right w:val="none" w:sz="0" w:space="0" w:color="auto"/>
              </w:divBdr>
            </w:div>
            <w:div w:id="535970204">
              <w:marLeft w:val="0"/>
              <w:marRight w:val="0"/>
              <w:marTop w:val="0"/>
              <w:marBottom w:val="0"/>
              <w:divBdr>
                <w:top w:val="none" w:sz="0" w:space="0" w:color="auto"/>
                <w:left w:val="none" w:sz="0" w:space="0" w:color="auto"/>
                <w:bottom w:val="none" w:sz="0" w:space="0" w:color="auto"/>
                <w:right w:val="none" w:sz="0" w:space="0" w:color="auto"/>
              </w:divBdr>
            </w:div>
            <w:div w:id="148986112">
              <w:marLeft w:val="0"/>
              <w:marRight w:val="0"/>
              <w:marTop w:val="0"/>
              <w:marBottom w:val="0"/>
              <w:divBdr>
                <w:top w:val="none" w:sz="0" w:space="0" w:color="auto"/>
                <w:left w:val="none" w:sz="0" w:space="0" w:color="auto"/>
                <w:bottom w:val="none" w:sz="0" w:space="0" w:color="auto"/>
                <w:right w:val="none" w:sz="0" w:space="0" w:color="auto"/>
              </w:divBdr>
            </w:div>
            <w:div w:id="2050764840">
              <w:marLeft w:val="0"/>
              <w:marRight w:val="0"/>
              <w:marTop w:val="0"/>
              <w:marBottom w:val="0"/>
              <w:divBdr>
                <w:top w:val="none" w:sz="0" w:space="0" w:color="auto"/>
                <w:left w:val="none" w:sz="0" w:space="0" w:color="auto"/>
                <w:bottom w:val="none" w:sz="0" w:space="0" w:color="auto"/>
                <w:right w:val="none" w:sz="0" w:space="0" w:color="auto"/>
              </w:divBdr>
            </w:div>
            <w:div w:id="128477867">
              <w:marLeft w:val="0"/>
              <w:marRight w:val="0"/>
              <w:marTop w:val="0"/>
              <w:marBottom w:val="0"/>
              <w:divBdr>
                <w:top w:val="none" w:sz="0" w:space="0" w:color="auto"/>
                <w:left w:val="none" w:sz="0" w:space="0" w:color="auto"/>
                <w:bottom w:val="none" w:sz="0" w:space="0" w:color="auto"/>
                <w:right w:val="none" w:sz="0" w:space="0" w:color="auto"/>
              </w:divBdr>
            </w:div>
            <w:div w:id="1166167980">
              <w:marLeft w:val="0"/>
              <w:marRight w:val="0"/>
              <w:marTop w:val="0"/>
              <w:marBottom w:val="0"/>
              <w:divBdr>
                <w:top w:val="none" w:sz="0" w:space="0" w:color="auto"/>
                <w:left w:val="none" w:sz="0" w:space="0" w:color="auto"/>
                <w:bottom w:val="none" w:sz="0" w:space="0" w:color="auto"/>
                <w:right w:val="none" w:sz="0" w:space="0" w:color="auto"/>
              </w:divBdr>
            </w:div>
            <w:div w:id="358354049">
              <w:marLeft w:val="0"/>
              <w:marRight w:val="0"/>
              <w:marTop w:val="0"/>
              <w:marBottom w:val="0"/>
              <w:divBdr>
                <w:top w:val="none" w:sz="0" w:space="0" w:color="auto"/>
                <w:left w:val="none" w:sz="0" w:space="0" w:color="auto"/>
                <w:bottom w:val="none" w:sz="0" w:space="0" w:color="auto"/>
                <w:right w:val="none" w:sz="0" w:space="0" w:color="auto"/>
              </w:divBdr>
            </w:div>
            <w:div w:id="862744551">
              <w:marLeft w:val="0"/>
              <w:marRight w:val="0"/>
              <w:marTop w:val="0"/>
              <w:marBottom w:val="0"/>
              <w:divBdr>
                <w:top w:val="none" w:sz="0" w:space="0" w:color="auto"/>
                <w:left w:val="none" w:sz="0" w:space="0" w:color="auto"/>
                <w:bottom w:val="none" w:sz="0" w:space="0" w:color="auto"/>
                <w:right w:val="none" w:sz="0" w:space="0" w:color="auto"/>
              </w:divBdr>
            </w:div>
            <w:div w:id="346251088">
              <w:marLeft w:val="0"/>
              <w:marRight w:val="0"/>
              <w:marTop w:val="0"/>
              <w:marBottom w:val="0"/>
              <w:divBdr>
                <w:top w:val="none" w:sz="0" w:space="0" w:color="auto"/>
                <w:left w:val="none" w:sz="0" w:space="0" w:color="auto"/>
                <w:bottom w:val="none" w:sz="0" w:space="0" w:color="auto"/>
                <w:right w:val="none" w:sz="0" w:space="0" w:color="auto"/>
              </w:divBdr>
            </w:div>
            <w:div w:id="791171903">
              <w:marLeft w:val="0"/>
              <w:marRight w:val="0"/>
              <w:marTop w:val="0"/>
              <w:marBottom w:val="0"/>
              <w:divBdr>
                <w:top w:val="none" w:sz="0" w:space="0" w:color="auto"/>
                <w:left w:val="none" w:sz="0" w:space="0" w:color="auto"/>
                <w:bottom w:val="none" w:sz="0" w:space="0" w:color="auto"/>
                <w:right w:val="none" w:sz="0" w:space="0" w:color="auto"/>
              </w:divBdr>
            </w:div>
            <w:div w:id="639850787">
              <w:marLeft w:val="0"/>
              <w:marRight w:val="0"/>
              <w:marTop w:val="0"/>
              <w:marBottom w:val="0"/>
              <w:divBdr>
                <w:top w:val="none" w:sz="0" w:space="0" w:color="auto"/>
                <w:left w:val="none" w:sz="0" w:space="0" w:color="auto"/>
                <w:bottom w:val="none" w:sz="0" w:space="0" w:color="auto"/>
                <w:right w:val="none" w:sz="0" w:space="0" w:color="auto"/>
              </w:divBdr>
            </w:div>
            <w:div w:id="850997574">
              <w:marLeft w:val="0"/>
              <w:marRight w:val="0"/>
              <w:marTop w:val="0"/>
              <w:marBottom w:val="0"/>
              <w:divBdr>
                <w:top w:val="none" w:sz="0" w:space="0" w:color="auto"/>
                <w:left w:val="none" w:sz="0" w:space="0" w:color="auto"/>
                <w:bottom w:val="none" w:sz="0" w:space="0" w:color="auto"/>
                <w:right w:val="none" w:sz="0" w:space="0" w:color="auto"/>
              </w:divBdr>
            </w:div>
            <w:div w:id="1869443173">
              <w:marLeft w:val="0"/>
              <w:marRight w:val="0"/>
              <w:marTop w:val="0"/>
              <w:marBottom w:val="0"/>
              <w:divBdr>
                <w:top w:val="none" w:sz="0" w:space="0" w:color="auto"/>
                <w:left w:val="none" w:sz="0" w:space="0" w:color="auto"/>
                <w:bottom w:val="none" w:sz="0" w:space="0" w:color="auto"/>
                <w:right w:val="none" w:sz="0" w:space="0" w:color="auto"/>
              </w:divBdr>
            </w:div>
            <w:div w:id="2060350006">
              <w:marLeft w:val="0"/>
              <w:marRight w:val="0"/>
              <w:marTop w:val="0"/>
              <w:marBottom w:val="0"/>
              <w:divBdr>
                <w:top w:val="none" w:sz="0" w:space="0" w:color="auto"/>
                <w:left w:val="none" w:sz="0" w:space="0" w:color="auto"/>
                <w:bottom w:val="none" w:sz="0" w:space="0" w:color="auto"/>
                <w:right w:val="none" w:sz="0" w:space="0" w:color="auto"/>
              </w:divBdr>
            </w:div>
            <w:div w:id="423452378">
              <w:marLeft w:val="0"/>
              <w:marRight w:val="0"/>
              <w:marTop w:val="0"/>
              <w:marBottom w:val="0"/>
              <w:divBdr>
                <w:top w:val="none" w:sz="0" w:space="0" w:color="auto"/>
                <w:left w:val="none" w:sz="0" w:space="0" w:color="auto"/>
                <w:bottom w:val="none" w:sz="0" w:space="0" w:color="auto"/>
                <w:right w:val="none" w:sz="0" w:space="0" w:color="auto"/>
              </w:divBdr>
            </w:div>
            <w:div w:id="2014380338">
              <w:marLeft w:val="0"/>
              <w:marRight w:val="0"/>
              <w:marTop w:val="0"/>
              <w:marBottom w:val="0"/>
              <w:divBdr>
                <w:top w:val="none" w:sz="0" w:space="0" w:color="auto"/>
                <w:left w:val="none" w:sz="0" w:space="0" w:color="auto"/>
                <w:bottom w:val="none" w:sz="0" w:space="0" w:color="auto"/>
                <w:right w:val="none" w:sz="0" w:space="0" w:color="auto"/>
              </w:divBdr>
            </w:div>
            <w:div w:id="1763186159">
              <w:marLeft w:val="0"/>
              <w:marRight w:val="0"/>
              <w:marTop w:val="0"/>
              <w:marBottom w:val="0"/>
              <w:divBdr>
                <w:top w:val="none" w:sz="0" w:space="0" w:color="auto"/>
                <w:left w:val="none" w:sz="0" w:space="0" w:color="auto"/>
                <w:bottom w:val="none" w:sz="0" w:space="0" w:color="auto"/>
                <w:right w:val="none" w:sz="0" w:space="0" w:color="auto"/>
              </w:divBdr>
            </w:div>
            <w:div w:id="202711994">
              <w:marLeft w:val="0"/>
              <w:marRight w:val="0"/>
              <w:marTop w:val="0"/>
              <w:marBottom w:val="0"/>
              <w:divBdr>
                <w:top w:val="none" w:sz="0" w:space="0" w:color="auto"/>
                <w:left w:val="none" w:sz="0" w:space="0" w:color="auto"/>
                <w:bottom w:val="none" w:sz="0" w:space="0" w:color="auto"/>
                <w:right w:val="none" w:sz="0" w:space="0" w:color="auto"/>
              </w:divBdr>
            </w:div>
            <w:div w:id="702437504">
              <w:marLeft w:val="0"/>
              <w:marRight w:val="0"/>
              <w:marTop w:val="0"/>
              <w:marBottom w:val="0"/>
              <w:divBdr>
                <w:top w:val="none" w:sz="0" w:space="0" w:color="auto"/>
                <w:left w:val="none" w:sz="0" w:space="0" w:color="auto"/>
                <w:bottom w:val="none" w:sz="0" w:space="0" w:color="auto"/>
                <w:right w:val="none" w:sz="0" w:space="0" w:color="auto"/>
              </w:divBdr>
            </w:div>
            <w:div w:id="905188741">
              <w:marLeft w:val="0"/>
              <w:marRight w:val="0"/>
              <w:marTop w:val="0"/>
              <w:marBottom w:val="0"/>
              <w:divBdr>
                <w:top w:val="none" w:sz="0" w:space="0" w:color="auto"/>
                <w:left w:val="none" w:sz="0" w:space="0" w:color="auto"/>
                <w:bottom w:val="none" w:sz="0" w:space="0" w:color="auto"/>
                <w:right w:val="none" w:sz="0" w:space="0" w:color="auto"/>
              </w:divBdr>
            </w:div>
            <w:div w:id="634289338">
              <w:marLeft w:val="0"/>
              <w:marRight w:val="0"/>
              <w:marTop w:val="0"/>
              <w:marBottom w:val="0"/>
              <w:divBdr>
                <w:top w:val="none" w:sz="0" w:space="0" w:color="auto"/>
                <w:left w:val="none" w:sz="0" w:space="0" w:color="auto"/>
                <w:bottom w:val="none" w:sz="0" w:space="0" w:color="auto"/>
                <w:right w:val="none" w:sz="0" w:space="0" w:color="auto"/>
              </w:divBdr>
            </w:div>
            <w:div w:id="206182153">
              <w:marLeft w:val="0"/>
              <w:marRight w:val="0"/>
              <w:marTop w:val="0"/>
              <w:marBottom w:val="0"/>
              <w:divBdr>
                <w:top w:val="none" w:sz="0" w:space="0" w:color="auto"/>
                <w:left w:val="none" w:sz="0" w:space="0" w:color="auto"/>
                <w:bottom w:val="none" w:sz="0" w:space="0" w:color="auto"/>
                <w:right w:val="none" w:sz="0" w:space="0" w:color="auto"/>
              </w:divBdr>
            </w:div>
            <w:div w:id="1272666528">
              <w:marLeft w:val="0"/>
              <w:marRight w:val="0"/>
              <w:marTop w:val="0"/>
              <w:marBottom w:val="0"/>
              <w:divBdr>
                <w:top w:val="none" w:sz="0" w:space="0" w:color="auto"/>
                <w:left w:val="none" w:sz="0" w:space="0" w:color="auto"/>
                <w:bottom w:val="none" w:sz="0" w:space="0" w:color="auto"/>
                <w:right w:val="none" w:sz="0" w:space="0" w:color="auto"/>
              </w:divBdr>
            </w:div>
            <w:div w:id="1862039539">
              <w:marLeft w:val="0"/>
              <w:marRight w:val="0"/>
              <w:marTop w:val="0"/>
              <w:marBottom w:val="0"/>
              <w:divBdr>
                <w:top w:val="none" w:sz="0" w:space="0" w:color="auto"/>
                <w:left w:val="none" w:sz="0" w:space="0" w:color="auto"/>
                <w:bottom w:val="none" w:sz="0" w:space="0" w:color="auto"/>
                <w:right w:val="none" w:sz="0" w:space="0" w:color="auto"/>
              </w:divBdr>
            </w:div>
            <w:div w:id="1527795522">
              <w:marLeft w:val="0"/>
              <w:marRight w:val="0"/>
              <w:marTop w:val="0"/>
              <w:marBottom w:val="0"/>
              <w:divBdr>
                <w:top w:val="none" w:sz="0" w:space="0" w:color="auto"/>
                <w:left w:val="none" w:sz="0" w:space="0" w:color="auto"/>
                <w:bottom w:val="none" w:sz="0" w:space="0" w:color="auto"/>
                <w:right w:val="none" w:sz="0" w:space="0" w:color="auto"/>
              </w:divBdr>
            </w:div>
            <w:div w:id="870844148">
              <w:marLeft w:val="0"/>
              <w:marRight w:val="0"/>
              <w:marTop w:val="0"/>
              <w:marBottom w:val="0"/>
              <w:divBdr>
                <w:top w:val="none" w:sz="0" w:space="0" w:color="auto"/>
                <w:left w:val="none" w:sz="0" w:space="0" w:color="auto"/>
                <w:bottom w:val="none" w:sz="0" w:space="0" w:color="auto"/>
                <w:right w:val="none" w:sz="0" w:space="0" w:color="auto"/>
              </w:divBdr>
            </w:div>
            <w:div w:id="904025217">
              <w:marLeft w:val="0"/>
              <w:marRight w:val="0"/>
              <w:marTop w:val="0"/>
              <w:marBottom w:val="0"/>
              <w:divBdr>
                <w:top w:val="none" w:sz="0" w:space="0" w:color="auto"/>
                <w:left w:val="none" w:sz="0" w:space="0" w:color="auto"/>
                <w:bottom w:val="none" w:sz="0" w:space="0" w:color="auto"/>
                <w:right w:val="none" w:sz="0" w:space="0" w:color="auto"/>
              </w:divBdr>
            </w:div>
            <w:div w:id="119879814">
              <w:marLeft w:val="0"/>
              <w:marRight w:val="0"/>
              <w:marTop w:val="0"/>
              <w:marBottom w:val="0"/>
              <w:divBdr>
                <w:top w:val="none" w:sz="0" w:space="0" w:color="auto"/>
                <w:left w:val="none" w:sz="0" w:space="0" w:color="auto"/>
                <w:bottom w:val="none" w:sz="0" w:space="0" w:color="auto"/>
                <w:right w:val="none" w:sz="0" w:space="0" w:color="auto"/>
              </w:divBdr>
            </w:div>
            <w:div w:id="30963351">
              <w:marLeft w:val="0"/>
              <w:marRight w:val="0"/>
              <w:marTop w:val="0"/>
              <w:marBottom w:val="0"/>
              <w:divBdr>
                <w:top w:val="none" w:sz="0" w:space="0" w:color="auto"/>
                <w:left w:val="none" w:sz="0" w:space="0" w:color="auto"/>
                <w:bottom w:val="none" w:sz="0" w:space="0" w:color="auto"/>
                <w:right w:val="none" w:sz="0" w:space="0" w:color="auto"/>
              </w:divBdr>
            </w:div>
            <w:div w:id="833567096">
              <w:marLeft w:val="0"/>
              <w:marRight w:val="0"/>
              <w:marTop w:val="0"/>
              <w:marBottom w:val="0"/>
              <w:divBdr>
                <w:top w:val="none" w:sz="0" w:space="0" w:color="auto"/>
                <w:left w:val="none" w:sz="0" w:space="0" w:color="auto"/>
                <w:bottom w:val="none" w:sz="0" w:space="0" w:color="auto"/>
                <w:right w:val="none" w:sz="0" w:space="0" w:color="auto"/>
              </w:divBdr>
            </w:div>
            <w:div w:id="1025709949">
              <w:marLeft w:val="0"/>
              <w:marRight w:val="0"/>
              <w:marTop w:val="0"/>
              <w:marBottom w:val="0"/>
              <w:divBdr>
                <w:top w:val="none" w:sz="0" w:space="0" w:color="auto"/>
                <w:left w:val="none" w:sz="0" w:space="0" w:color="auto"/>
                <w:bottom w:val="none" w:sz="0" w:space="0" w:color="auto"/>
                <w:right w:val="none" w:sz="0" w:space="0" w:color="auto"/>
              </w:divBdr>
            </w:div>
            <w:div w:id="445080693">
              <w:marLeft w:val="0"/>
              <w:marRight w:val="0"/>
              <w:marTop w:val="0"/>
              <w:marBottom w:val="0"/>
              <w:divBdr>
                <w:top w:val="none" w:sz="0" w:space="0" w:color="auto"/>
                <w:left w:val="none" w:sz="0" w:space="0" w:color="auto"/>
                <w:bottom w:val="none" w:sz="0" w:space="0" w:color="auto"/>
                <w:right w:val="none" w:sz="0" w:space="0" w:color="auto"/>
              </w:divBdr>
            </w:div>
            <w:div w:id="360403857">
              <w:marLeft w:val="0"/>
              <w:marRight w:val="0"/>
              <w:marTop w:val="0"/>
              <w:marBottom w:val="0"/>
              <w:divBdr>
                <w:top w:val="none" w:sz="0" w:space="0" w:color="auto"/>
                <w:left w:val="none" w:sz="0" w:space="0" w:color="auto"/>
                <w:bottom w:val="none" w:sz="0" w:space="0" w:color="auto"/>
                <w:right w:val="none" w:sz="0" w:space="0" w:color="auto"/>
              </w:divBdr>
            </w:div>
            <w:div w:id="1964263061">
              <w:marLeft w:val="0"/>
              <w:marRight w:val="0"/>
              <w:marTop w:val="0"/>
              <w:marBottom w:val="0"/>
              <w:divBdr>
                <w:top w:val="none" w:sz="0" w:space="0" w:color="auto"/>
                <w:left w:val="none" w:sz="0" w:space="0" w:color="auto"/>
                <w:bottom w:val="none" w:sz="0" w:space="0" w:color="auto"/>
                <w:right w:val="none" w:sz="0" w:space="0" w:color="auto"/>
              </w:divBdr>
            </w:div>
            <w:div w:id="1428161819">
              <w:marLeft w:val="0"/>
              <w:marRight w:val="0"/>
              <w:marTop w:val="0"/>
              <w:marBottom w:val="0"/>
              <w:divBdr>
                <w:top w:val="none" w:sz="0" w:space="0" w:color="auto"/>
                <w:left w:val="none" w:sz="0" w:space="0" w:color="auto"/>
                <w:bottom w:val="none" w:sz="0" w:space="0" w:color="auto"/>
                <w:right w:val="none" w:sz="0" w:space="0" w:color="auto"/>
              </w:divBdr>
            </w:div>
            <w:div w:id="1432625185">
              <w:marLeft w:val="0"/>
              <w:marRight w:val="0"/>
              <w:marTop w:val="0"/>
              <w:marBottom w:val="0"/>
              <w:divBdr>
                <w:top w:val="none" w:sz="0" w:space="0" w:color="auto"/>
                <w:left w:val="none" w:sz="0" w:space="0" w:color="auto"/>
                <w:bottom w:val="none" w:sz="0" w:space="0" w:color="auto"/>
                <w:right w:val="none" w:sz="0" w:space="0" w:color="auto"/>
              </w:divBdr>
            </w:div>
            <w:div w:id="760218672">
              <w:marLeft w:val="0"/>
              <w:marRight w:val="0"/>
              <w:marTop w:val="0"/>
              <w:marBottom w:val="0"/>
              <w:divBdr>
                <w:top w:val="none" w:sz="0" w:space="0" w:color="auto"/>
                <w:left w:val="none" w:sz="0" w:space="0" w:color="auto"/>
                <w:bottom w:val="none" w:sz="0" w:space="0" w:color="auto"/>
                <w:right w:val="none" w:sz="0" w:space="0" w:color="auto"/>
              </w:divBdr>
            </w:div>
            <w:div w:id="879241183">
              <w:marLeft w:val="0"/>
              <w:marRight w:val="0"/>
              <w:marTop w:val="0"/>
              <w:marBottom w:val="0"/>
              <w:divBdr>
                <w:top w:val="none" w:sz="0" w:space="0" w:color="auto"/>
                <w:left w:val="none" w:sz="0" w:space="0" w:color="auto"/>
                <w:bottom w:val="none" w:sz="0" w:space="0" w:color="auto"/>
                <w:right w:val="none" w:sz="0" w:space="0" w:color="auto"/>
              </w:divBdr>
            </w:div>
            <w:div w:id="668558301">
              <w:marLeft w:val="0"/>
              <w:marRight w:val="0"/>
              <w:marTop w:val="0"/>
              <w:marBottom w:val="0"/>
              <w:divBdr>
                <w:top w:val="none" w:sz="0" w:space="0" w:color="auto"/>
                <w:left w:val="none" w:sz="0" w:space="0" w:color="auto"/>
                <w:bottom w:val="none" w:sz="0" w:space="0" w:color="auto"/>
                <w:right w:val="none" w:sz="0" w:space="0" w:color="auto"/>
              </w:divBdr>
            </w:div>
            <w:div w:id="1043794464">
              <w:marLeft w:val="0"/>
              <w:marRight w:val="0"/>
              <w:marTop w:val="0"/>
              <w:marBottom w:val="0"/>
              <w:divBdr>
                <w:top w:val="none" w:sz="0" w:space="0" w:color="auto"/>
                <w:left w:val="none" w:sz="0" w:space="0" w:color="auto"/>
                <w:bottom w:val="none" w:sz="0" w:space="0" w:color="auto"/>
                <w:right w:val="none" w:sz="0" w:space="0" w:color="auto"/>
              </w:divBdr>
            </w:div>
            <w:div w:id="1786344790">
              <w:marLeft w:val="0"/>
              <w:marRight w:val="0"/>
              <w:marTop w:val="0"/>
              <w:marBottom w:val="0"/>
              <w:divBdr>
                <w:top w:val="none" w:sz="0" w:space="0" w:color="auto"/>
                <w:left w:val="none" w:sz="0" w:space="0" w:color="auto"/>
                <w:bottom w:val="none" w:sz="0" w:space="0" w:color="auto"/>
                <w:right w:val="none" w:sz="0" w:space="0" w:color="auto"/>
              </w:divBdr>
            </w:div>
            <w:div w:id="190456410">
              <w:marLeft w:val="0"/>
              <w:marRight w:val="0"/>
              <w:marTop w:val="0"/>
              <w:marBottom w:val="0"/>
              <w:divBdr>
                <w:top w:val="none" w:sz="0" w:space="0" w:color="auto"/>
                <w:left w:val="none" w:sz="0" w:space="0" w:color="auto"/>
                <w:bottom w:val="none" w:sz="0" w:space="0" w:color="auto"/>
                <w:right w:val="none" w:sz="0" w:space="0" w:color="auto"/>
              </w:divBdr>
            </w:div>
            <w:div w:id="1550149811">
              <w:marLeft w:val="0"/>
              <w:marRight w:val="0"/>
              <w:marTop w:val="0"/>
              <w:marBottom w:val="0"/>
              <w:divBdr>
                <w:top w:val="none" w:sz="0" w:space="0" w:color="auto"/>
                <w:left w:val="none" w:sz="0" w:space="0" w:color="auto"/>
                <w:bottom w:val="none" w:sz="0" w:space="0" w:color="auto"/>
                <w:right w:val="none" w:sz="0" w:space="0" w:color="auto"/>
              </w:divBdr>
            </w:div>
            <w:div w:id="1354962329">
              <w:marLeft w:val="0"/>
              <w:marRight w:val="0"/>
              <w:marTop w:val="0"/>
              <w:marBottom w:val="0"/>
              <w:divBdr>
                <w:top w:val="none" w:sz="0" w:space="0" w:color="auto"/>
                <w:left w:val="none" w:sz="0" w:space="0" w:color="auto"/>
                <w:bottom w:val="none" w:sz="0" w:space="0" w:color="auto"/>
                <w:right w:val="none" w:sz="0" w:space="0" w:color="auto"/>
              </w:divBdr>
            </w:div>
            <w:div w:id="362248367">
              <w:marLeft w:val="0"/>
              <w:marRight w:val="0"/>
              <w:marTop w:val="0"/>
              <w:marBottom w:val="0"/>
              <w:divBdr>
                <w:top w:val="none" w:sz="0" w:space="0" w:color="auto"/>
                <w:left w:val="none" w:sz="0" w:space="0" w:color="auto"/>
                <w:bottom w:val="none" w:sz="0" w:space="0" w:color="auto"/>
                <w:right w:val="none" w:sz="0" w:space="0" w:color="auto"/>
              </w:divBdr>
            </w:div>
            <w:div w:id="41829208">
              <w:marLeft w:val="0"/>
              <w:marRight w:val="0"/>
              <w:marTop w:val="0"/>
              <w:marBottom w:val="0"/>
              <w:divBdr>
                <w:top w:val="none" w:sz="0" w:space="0" w:color="auto"/>
                <w:left w:val="none" w:sz="0" w:space="0" w:color="auto"/>
                <w:bottom w:val="none" w:sz="0" w:space="0" w:color="auto"/>
                <w:right w:val="none" w:sz="0" w:space="0" w:color="auto"/>
              </w:divBdr>
            </w:div>
            <w:div w:id="443816667">
              <w:marLeft w:val="0"/>
              <w:marRight w:val="0"/>
              <w:marTop w:val="0"/>
              <w:marBottom w:val="0"/>
              <w:divBdr>
                <w:top w:val="none" w:sz="0" w:space="0" w:color="auto"/>
                <w:left w:val="none" w:sz="0" w:space="0" w:color="auto"/>
                <w:bottom w:val="none" w:sz="0" w:space="0" w:color="auto"/>
                <w:right w:val="none" w:sz="0" w:space="0" w:color="auto"/>
              </w:divBdr>
            </w:div>
            <w:div w:id="1340236984">
              <w:marLeft w:val="0"/>
              <w:marRight w:val="0"/>
              <w:marTop w:val="0"/>
              <w:marBottom w:val="0"/>
              <w:divBdr>
                <w:top w:val="none" w:sz="0" w:space="0" w:color="auto"/>
                <w:left w:val="none" w:sz="0" w:space="0" w:color="auto"/>
                <w:bottom w:val="none" w:sz="0" w:space="0" w:color="auto"/>
                <w:right w:val="none" w:sz="0" w:space="0" w:color="auto"/>
              </w:divBdr>
            </w:div>
            <w:div w:id="398748895">
              <w:marLeft w:val="0"/>
              <w:marRight w:val="0"/>
              <w:marTop w:val="0"/>
              <w:marBottom w:val="0"/>
              <w:divBdr>
                <w:top w:val="none" w:sz="0" w:space="0" w:color="auto"/>
                <w:left w:val="none" w:sz="0" w:space="0" w:color="auto"/>
                <w:bottom w:val="none" w:sz="0" w:space="0" w:color="auto"/>
                <w:right w:val="none" w:sz="0" w:space="0" w:color="auto"/>
              </w:divBdr>
            </w:div>
            <w:div w:id="1077751124">
              <w:marLeft w:val="0"/>
              <w:marRight w:val="0"/>
              <w:marTop w:val="0"/>
              <w:marBottom w:val="0"/>
              <w:divBdr>
                <w:top w:val="none" w:sz="0" w:space="0" w:color="auto"/>
                <w:left w:val="none" w:sz="0" w:space="0" w:color="auto"/>
                <w:bottom w:val="none" w:sz="0" w:space="0" w:color="auto"/>
                <w:right w:val="none" w:sz="0" w:space="0" w:color="auto"/>
              </w:divBdr>
            </w:div>
            <w:div w:id="2053191948">
              <w:marLeft w:val="0"/>
              <w:marRight w:val="0"/>
              <w:marTop w:val="0"/>
              <w:marBottom w:val="0"/>
              <w:divBdr>
                <w:top w:val="none" w:sz="0" w:space="0" w:color="auto"/>
                <w:left w:val="none" w:sz="0" w:space="0" w:color="auto"/>
                <w:bottom w:val="none" w:sz="0" w:space="0" w:color="auto"/>
                <w:right w:val="none" w:sz="0" w:space="0" w:color="auto"/>
              </w:divBdr>
            </w:div>
            <w:div w:id="643243780">
              <w:marLeft w:val="0"/>
              <w:marRight w:val="0"/>
              <w:marTop w:val="0"/>
              <w:marBottom w:val="0"/>
              <w:divBdr>
                <w:top w:val="none" w:sz="0" w:space="0" w:color="auto"/>
                <w:left w:val="none" w:sz="0" w:space="0" w:color="auto"/>
                <w:bottom w:val="none" w:sz="0" w:space="0" w:color="auto"/>
                <w:right w:val="none" w:sz="0" w:space="0" w:color="auto"/>
              </w:divBdr>
            </w:div>
            <w:div w:id="1932161432">
              <w:marLeft w:val="0"/>
              <w:marRight w:val="0"/>
              <w:marTop w:val="0"/>
              <w:marBottom w:val="0"/>
              <w:divBdr>
                <w:top w:val="none" w:sz="0" w:space="0" w:color="auto"/>
                <w:left w:val="none" w:sz="0" w:space="0" w:color="auto"/>
                <w:bottom w:val="none" w:sz="0" w:space="0" w:color="auto"/>
                <w:right w:val="none" w:sz="0" w:space="0" w:color="auto"/>
              </w:divBdr>
            </w:div>
            <w:div w:id="119228070">
              <w:marLeft w:val="0"/>
              <w:marRight w:val="0"/>
              <w:marTop w:val="0"/>
              <w:marBottom w:val="0"/>
              <w:divBdr>
                <w:top w:val="none" w:sz="0" w:space="0" w:color="auto"/>
                <w:left w:val="none" w:sz="0" w:space="0" w:color="auto"/>
                <w:bottom w:val="none" w:sz="0" w:space="0" w:color="auto"/>
                <w:right w:val="none" w:sz="0" w:space="0" w:color="auto"/>
              </w:divBdr>
            </w:div>
            <w:div w:id="1545169675">
              <w:marLeft w:val="0"/>
              <w:marRight w:val="0"/>
              <w:marTop w:val="0"/>
              <w:marBottom w:val="0"/>
              <w:divBdr>
                <w:top w:val="none" w:sz="0" w:space="0" w:color="auto"/>
                <w:left w:val="none" w:sz="0" w:space="0" w:color="auto"/>
                <w:bottom w:val="none" w:sz="0" w:space="0" w:color="auto"/>
                <w:right w:val="none" w:sz="0" w:space="0" w:color="auto"/>
              </w:divBdr>
            </w:div>
            <w:div w:id="605427678">
              <w:marLeft w:val="0"/>
              <w:marRight w:val="0"/>
              <w:marTop w:val="0"/>
              <w:marBottom w:val="0"/>
              <w:divBdr>
                <w:top w:val="none" w:sz="0" w:space="0" w:color="auto"/>
                <w:left w:val="none" w:sz="0" w:space="0" w:color="auto"/>
                <w:bottom w:val="none" w:sz="0" w:space="0" w:color="auto"/>
                <w:right w:val="none" w:sz="0" w:space="0" w:color="auto"/>
              </w:divBdr>
            </w:div>
            <w:div w:id="670714304">
              <w:marLeft w:val="0"/>
              <w:marRight w:val="0"/>
              <w:marTop w:val="0"/>
              <w:marBottom w:val="0"/>
              <w:divBdr>
                <w:top w:val="none" w:sz="0" w:space="0" w:color="auto"/>
                <w:left w:val="none" w:sz="0" w:space="0" w:color="auto"/>
                <w:bottom w:val="none" w:sz="0" w:space="0" w:color="auto"/>
                <w:right w:val="none" w:sz="0" w:space="0" w:color="auto"/>
              </w:divBdr>
            </w:div>
            <w:div w:id="1935700190">
              <w:marLeft w:val="0"/>
              <w:marRight w:val="0"/>
              <w:marTop w:val="0"/>
              <w:marBottom w:val="0"/>
              <w:divBdr>
                <w:top w:val="none" w:sz="0" w:space="0" w:color="auto"/>
                <w:left w:val="none" w:sz="0" w:space="0" w:color="auto"/>
                <w:bottom w:val="none" w:sz="0" w:space="0" w:color="auto"/>
                <w:right w:val="none" w:sz="0" w:space="0" w:color="auto"/>
              </w:divBdr>
            </w:div>
            <w:div w:id="3773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8678">
      <w:bodyDiv w:val="1"/>
      <w:marLeft w:val="0"/>
      <w:marRight w:val="0"/>
      <w:marTop w:val="0"/>
      <w:marBottom w:val="0"/>
      <w:divBdr>
        <w:top w:val="none" w:sz="0" w:space="0" w:color="auto"/>
        <w:left w:val="none" w:sz="0" w:space="0" w:color="auto"/>
        <w:bottom w:val="none" w:sz="0" w:space="0" w:color="auto"/>
        <w:right w:val="none" w:sz="0" w:space="0" w:color="auto"/>
      </w:divBdr>
    </w:div>
    <w:div w:id="2029915397">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58041197">
      <w:bodyDiv w:val="1"/>
      <w:marLeft w:val="0"/>
      <w:marRight w:val="0"/>
      <w:marTop w:val="0"/>
      <w:marBottom w:val="0"/>
      <w:divBdr>
        <w:top w:val="none" w:sz="0" w:space="0" w:color="auto"/>
        <w:left w:val="none" w:sz="0" w:space="0" w:color="auto"/>
        <w:bottom w:val="none" w:sz="0" w:space="0" w:color="auto"/>
        <w:right w:val="none" w:sz="0" w:space="0" w:color="auto"/>
      </w:divBdr>
    </w:div>
    <w:div w:id="2063208801">
      <w:bodyDiv w:val="1"/>
      <w:marLeft w:val="0"/>
      <w:marRight w:val="0"/>
      <w:marTop w:val="0"/>
      <w:marBottom w:val="0"/>
      <w:divBdr>
        <w:top w:val="none" w:sz="0" w:space="0" w:color="auto"/>
        <w:left w:val="none" w:sz="0" w:space="0" w:color="auto"/>
        <w:bottom w:val="none" w:sz="0" w:space="0" w:color="auto"/>
        <w:right w:val="none" w:sz="0" w:space="0" w:color="auto"/>
      </w:divBdr>
    </w:div>
    <w:div w:id="2115709152">
      <w:bodyDiv w:val="1"/>
      <w:marLeft w:val="0"/>
      <w:marRight w:val="0"/>
      <w:marTop w:val="0"/>
      <w:marBottom w:val="0"/>
      <w:divBdr>
        <w:top w:val="none" w:sz="0" w:space="0" w:color="auto"/>
        <w:left w:val="none" w:sz="0" w:space="0" w:color="auto"/>
        <w:bottom w:val="none" w:sz="0" w:space="0" w:color="auto"/>
        <w:right w:val="none" w:sz="0" w:space="0" w:color="auto"/>
      </w:divBdr>
    </w:div>
    <w:div w:id="2121408308">
      <w:bodyDiv w:val="1"/>
      <w:marLeft w:val="0"/>
      <w:marRight w:val="0"/>
      <w:marTop w:val="0"/>
      <w:marBottom w:val="0"/>
      <w:divBdr>
        <w:top w:val="none" w:sz="0" w:space="0" w:color="auto"/>
        <w:left w:val="none" w:sz="0" w:space="0" w:color="auto"/>
        <w:bottom w:val="none" w:sz="0" w:space="0" w:color="auto"/>
        <w:right w:val="none" w:sz="0" w:space="0" w:color="auto"/>
      </w:divBdr>
    </w:div>
    <w:div w:id="2133206697">
      <w:bodyDiv w:val="1"/>
      <w:marLeft w:val="0"/>
      <w:marRight w:val="0"/>
      <w:marTop w:val="0"/>
      <w:marBottom w:val="0"/>
      <w:divBdr>
        <w:top w:val="none" w:sz="0" w:space="0" w:color="auto"/>
        <w:left w:val="none" w:sz="0" w:space="0" w:color="auto"/>
        <w:bottom w:val="none" w:sz="0" w:space="0" w:color="auto"/>
        <w:right w:val="none" w:sz="0" w:space="0" w:color="auto"/>
      </w:divBdr>
      <w:divsChild>
        <w:div w:id="1779526597">
          <w:marLeft w:val="0"/>
          <w:marRight w:val="0"/>
          <w:marTop w:val="0"/>
          <w:marBottom w:val="0"/>
          <w:divBdr>
            <w:top w:val="none" w:sz="0" w:space="0" w:color="auto"/>
            <w:left w:val="none" w:sz="0" w:space="0" w:color="auto"/>
            <w:bottom w:val="none" w:sz="0" w:space="0" w:color="auto"/>
            <w:right w:val="none" w:sz="0" w:space="0" w:color="auto"/>
          </w:divBdr>
          <w:divsChild>
            <w:div w:id="941910718">
              <w:marLeft w:val="0"/>
              <w:marRight w:val="0"/>
              <w:marTop w:val="0"/>
              <w:marBottom w:val="0"/>
              <w:divBdr>
                <w:top w:val="none" w:sz="0" w:space="0" w:color="auto"/>
                <w:left w:val="none" w:sz="0" w:space="0" w:color="auto"/>
                <w:bottom w:val="none" w:sz="0" w:space="0" w:color="auto"/>
                <w:right w:val="none" w:sz="0" w:space="0" w:color="auto"/>
              </w:divBdr>
            </w:div>
            <w:div w:id="708646852">
              <w:marLeft w:val="0"/>
              <w:marRight w:val="0"/>
              <w:marTop w:val="0"/>
              <w:marBottom w:val="0"/>
              <w:divBdr>
                <w:top w:val="none" w:sz="0" w:space="0" w:color="auto"/>
                <w:left w:val="none" w:sz="0" w:space="0" w:color="auto"/>
                <w:bottom w:val="none" w:sz="0" w:space="0" w:color="auto"/>
                <w:right w:val="none" w:sz="0" w:space="0" w:color="auto"/>
              </w:divBdr>
            </w:div>
            <w:div w:id="1356495181">
              <w:marLeft w:val="0"/>
              <w:marRight w:val="0"/>
              <w:marTop w:val="0"/>
              <w:marBottom w:val="0"/>
              <w:divBdr>
                <w:top w:val="none" w:sz="0" w:space="0" w:color="auto"/>
                <w:left w:val="none" w:sz="0" w:space="0" w:color="auto"/>
                <w:bottom w:val="none" w:sz="0" w:space="0" w:color="auto"/>
                <w:right w:val="none" w:sz="0" w:space="0" w:color="auto"/>
              </w:divBdr>
            </w:div>
            <w:div w:id="988362351">
              <w:marLeft w:val="0"/>
              <w:marRight w:val="0"/>
              <w:marTop w:val="0"/>
              <w:marBottom w:val="0"/>
              <w:divBdr>
                <w:top w:val="none" w:sz="0" w:space="0" w:color="auto"/>
                <w:left w:val="none" w:sz="0" w:space="0" w:color="auto"/>
                <w:bottom w:val="none" w:sz="0" w:space="0" w:color="auto"/>
                <w:right w:val="none" w:sz="0" w:space="0" w:color="auto"/>
              </w:divBdr>
            </w:div>
            <w:div w:id="1179274785">
              <w:marLeft w:val="0"/>
              <w:marRight w:val="0"/>
              <w:marTop w:val="0"/>
              <w:marBottom w:val="0"/>
              <w:divBdr>
                <w:top w:val="none" w:sz="0" w:space="0" w:color="auto"/>
                <w:left w:val="none" w:sz="0" w:space="0" w:color="auto"/>
                <w:bottom w:val="none" w:sz="0" w:space="0" w:color="auto"/>
                <w:right w:val="none" w:sz="0" w:space="0" w:color="auto"/>
              </w:divBdr>
            </w:div>
            <w:div w:id="2036225452">
              <w:marLeft w:val="0"/>
              <w:marRight w:val="0"/>
              <w:marTop w:val="0"/>
              <w:marBottom w:val="0"/>
              <w:divBdr>
                <w:top w:val="none" w:sz="0" w:space="0" w:color="auto"/>
                <w:left w:val="none" w:sz="0" w:space="0" w:color="auto"/>
                <w:bottom w:val="none" w:sz="0" w:space="0" w:color="auto"/>
                <w:right w:val="none" w:sz="0" w:space="0" w:color="auto"/>
              </w:divBdr>
            </w:div>
            <w:div w:id="1478381601">
              <w:marLeft w:val="0"/>
              <w:marRight w:val="0"/>
              <w:marTop w:val="0"/>
              <w:marBottom w:val="0"/>
              <w:divBdr>
                <w:top w:val="none" w:sz="0" w:space="0" w:color="auto"/>
                <w:left w:val="none" w:sz="0" w:space="0" w:color="auto"/>
                <w:bottom w:val="none" w:sz="0" w:space="0" w:color="auto"/>
                <w:right w:val="none" w:sz="0" w:space="0" w:color="auto"/>
              </w:divBdr>
            </w:div>
            <w:div w:id="610210427">
              <w:marLeft w:val="0"/>
              <w:marRight w:val="0"/>
              <w:marTop w:val="0"/>
              <w:marBottom w:val="0"/>
              <w:divBdr>
                <w:top w:val="none" w:sz="0" w:space="0" w:color="auto"/>
                <w:left w:val="none" w:sz="0" w:space="0" w:color="auto"/>
                <w:bottom w:val="none" w:sz="0" w:space="0" w:color="auto"/>
                <w:right w:val="none" w:sz="0" w:space="0" w:color="auto"/>
              </w:divBdr>
            </w:div>
            <w:div w:id="2104450066">
              <w:marLeft w:val="0"/>
              <w:marRight w:val="0"/>
              <w:marTop w:val="0"/>
              <w:marBottom w:val="0"/>
              <w:divBdr>
                <w:top w:val="none" w:sz="0" w:space="0" w:color="auto"/>
                <w:left w:val="none" w:sz="0" w:space="0" w:color="auto"/>
                <w:bottom w:val="none" w:sz="0" w:space="0" w:color="auto"/>
                <w:right w:val="none" w:sz="0" w:space="0" w:color="auto"/>
              </w:divBdr>
            </w:div>
            <w:div w:id="904606943">
              <w:marLeft w:val="0"/>
              <w:marRight w:val="0"/>
              <w:marTop w:val="0"/>
              <w:marBottom w:val="0"/>
              <w:divBdr>
                <w:top w:val="none" w:sz="0" w:space="0" w:color="auto"/>
                <w:left w:val="none" w:sz="0" w:space="0" w:color="auto"/>
                <w:bottom w:val="none" w:sz="0" w:space="0" w:color="auto"/>
                <w:right w:val="none" w:sz="0" w:space="0" w:color="auto"/>
              </w:divBdr>
            </w:div>
            <w:div w:id="1807426815">
              <w:marLeft w:val="0"/>
              <w:marRight w:val="0"/>
              <w:marTop w:val="0"/>
              <w:marBottom w:val="0"/>
              <w:divBdr>
                <w:top w:val="none" w:sz="0" w:space="0" w:color="auto"/>
                <w:left w:val="none" w:sz="0" w:space="0" w:color="auto"/>
                <w:bottom w:val="none" w:sz="0" w:space="0" w:color="auto"/>
                <w:right w:val="none" w:sz="0" w:space="0" w:color="auto"/>
              </w:divBdr>
            </w:div>
            <w:div w:id="1833179188">
              <w:marLeft w:val="0"/>
              <w:marRight w:val="0"/>
              <w:marTop w:val="0"/>
              <w:marBottom w:val="0"/>
              <w:divBdr>
                <w:top w:val="none" w:sz="0" w:space="0" w:color="auto"/>
                <w:left w:val="none" w:sz="0" w:space="0" w:color="auto"/>
                <w:bottom w:val="none" w:sz="0" w:space="0" w:color="auto"/>
                <w:right w:val="none" w:sz="0" w:space="0" w:color="auto"/>
              </w:divBdr>
            </w:div>
            <w:div w:id="416900758">
              <w:marLeft w:val="0"/>
              <w:marRight w:val="0"/>
              <w:marTop w:val="0"/>
              <w:marBottom w:val="0"/>
              <w:divBdr>
                <w:top w:val="none" w:sz="0" w:space="0" w:color="auto"/>
                <w:left w:val="none" w:sz="0" w:space="0" w:color="auto"/>
                <w:bottom w:val="none" w:sz="0" w:space="0" w:color="auto"/>
                <w:right w:val="none" w:sz="0" w:space="0" w:color="auto"/>
              </w:divBdr>
            </w:div>
            <w:div w:id="692342975">
              <w:marLeft w:val="0"/>
              <w:marRight w:val="0"/>
              <w:marTop w:val="0"/>
              <w:marBottom w:val="0"/>
              <w:divBdr>
                <w:top w:val="none" w:sz="0" w:space="0" w:color="auto"/>
                <w:left w:val="none" w:sz="0" w:space="0" w:color="auto"/>
                <w:bottom w:val="none" w:sz="0" w:space="0" w:color="auto"/>
                <w:right w:val="none" w:sz="0" w:space="0" w:color="auto"/>
              </w:divBdr>
            </w:div>
            <w:div w:id="1146121515">
              <w:marLeft w:val="0"/>
              <w:marRight w:val="0"/>
              <w:marTop w:val="0"/>
              <w:marBottom w:val="0"/>
              <w:divBdr>
                <w:top w:val="none" w:sz="0" w:space="0" w:color="auto"/>
                <w:left w:val="none" w:sz="0" w:space="0" w:color="auto"/>
                <w:bottom w:val="none" w:sz="0" w:space="0" w:color="auto"/>
                <w:right w:val="none" w:sz="0" w:space="0" w:color="auto"/>
              </w:divBdr>
            </w:div>
            <w:div w:id="944966290">
              <w:marLeft w:val="0"/>
              <w:marRight w:val="0"/>
              <w:marTop w:val="0"/>
              <w:marBottom w:val="0"/>
              <w:divBdr>
                <w:top w:val="none" w:sz="0" w:space="0" w:color="auto"/>
                <w:left w:val="none" w:sz="0" w:space="0" w:color="auto"/>
                <w:bottom w:val="none" w:sz="0" w:space="0" w:color="auto"/>
                <w:right w:val="none" w:sz="0" w:space="0" w:color="auto"/>
              </w:divBdr>
            </w:div>
            <w:div w:id="481889648">
              <w:marLeft w:val="0"/>
              <w:marRight w:val="0"/>
              <w:marTop w:val="0"/>
              <w:marBottom w:val="0"/>
              <w:divBdr>
                <w:top w:val="none" w:sz="0" w:space="0" w:color="auto"/>
                <w:left w:val="none" w:sz="0" w:space="0" w:color="auto"/>
                <w:bottom w:val="none" w:sz="0" w:space="0" w:color="auto"/>
                <w:right w:val="none" w:sz="0" w:space="0" w:color="auto"/>
              </w:divBdr>
            </w:div>
            <w:div w:id="477772338">
              <w:marLeft w:val="0"/>
              <w:marRight w:val="0"/>
              <w:marTop w:val="0"/>
              <w:marBottom w:val="0"/>
              <w:divBdr>
                <w:top w:val="none" w:sz="0" w:space="0" w:color="auto"/>
                <w:left w:val="none" w:sz="0" w:space="0" w:color="auto"/>
                <w:bottom w:val="none" w:sz="0" w:space="0" w:color="auto"/>
                <w:right w:val="none" w:sz="0" w:space="0" w:color="auto"/>
              </w:divBdr>
            </w:div>
            <w:div w:id="694690701">
              <w:marLeft w:val="0"/>
              <w:marRight w:val="0"/>
              <w:marTop w:val="0"/>
              <w:marBottom w:val="0"/>
              <w:divBdr>
                <w:top w:val="none" w:sz="0" w:space="0" w:color="auto"/>
                <w:left w:val="none" w:sz="0" w:space="0" w:color="auto"/>
                <w:bottom w:val="none" w:sz="0" w:space="0" w:color="auto"/>
                <w:right w:val="none" w:sz="0" w:space="0" w:color="auto"/>
              </w:divBdr>
            </w:div>
            <w:div w:id="1616328023">
              <w:marLeft w:val="0"/>
              <w:marRight w:val="0"/>
              <w:marTop w:val="0"/>
              <w:marBottom w:val="0"/>
              <w:divBdr>
                <w:top w:val="none" w:sz="0" w:space="0" w:color="auto"/>
                <w:left w:val="none" w:sz="0" w:space="0" w:color="auto"/>
                <w:bottom w:val="none" w:sz="0" w:space="0" w:color="auto"/>
                <w:right w:val="none" w:sz="0" w:space="0" w:color="auto"/>
              </w:divBdr>
            </w:div>
            <w:div w:id="1349521419">
              <w:marLeft w:val="0"/>
              <w:marRight w:val="0"/>
              <w:marTop w:val="0"/>
              <w:marBottom w:val="0"/>
              <w:divBdr>
                <w:top w:val="none" w:sz="0" w:space="0" w:color="auto"/>
                <w:left w:val="none" w:sz="0" w:space="0" w:color="auto"/>
                <w:bottom w:val="none" w:sz="0" w:space="0" w:color="auto"/>
                <w:right w:val="none" w:sz="0" w:space="0" w:color="auto"/>
              </w:divBdr>
            </w:div>
            <w:div w:id="170798992">
              <w:marLeft w:val="0"/>
              <w:marRight w:val="0"/>
              <w:marTop w:val="0"/>
              <w:marBottom w:val="0"/>
              <w:divBdr>
                <w:top w:val="none" w:sz="0" w:space="0" w:color="auto"/>
                <w:left w:val="none" w:sz="0" w:space="0" w:color="auto"/>
                <w:bottom w:val="none" w:sz="0" w:space="0" w:color="auto"/>
                <w:right w:val="none" w:sz="0" w:space="0" w:color="auto"/>
              </w:divBdr>
            </w:div>
            <w:div w:id="1059784026">
              <w:marLeft w:val="0"/>
              <w:marRight w:val="0"/>
              <w:marTop w:val="0"/>
              <w:marBottom w:val="0"/>
              <w:divBdr>
                <w:top w:val="none" w:sz="0" w:space="0" w:color="auto"/>
                <w:left w:val="none" w:sz="0" w:space="0" w:color="auto"/>
                <w:bottom w:val="none" w:sz="0" w:space="0" w:color="auto"/>
                <w:right w:val="none" w:sz="0" w:space="0" w:color="auto"/>
              </w:divBdr>
            </w:div>
            <w:div w:id="1677920893">
              <w:marLeft w:val="0"/>
              <w:marRight w:val="0"/>
              <w:marTop w:val="0"/>
              <w:marBottom w:val="0"/>
              <w:divBdr>
                <w:top w:val="none" w:sz="0" w:space="0" w:color="auto"/>
                <w:left w:val="none" w:sz="0" w:space="0" w:color="auto"/>
                <w:bottom w:val="none" w:sz="0" w:space="0" w:color="auto"/>
                <w:right w:val="none" w:sz="0" w:space="0" w:color="auto"/>
              </w:divBdr>
            </w:div>
            <w:div w:id="1910844705">
              <w:marLeft w:val="0"/>
              <w:marRight w:val="0"/>
              <w:marTop w:val="0"/>
              <w:marBottom w:val="0"/>
              <w:divBdr>
                <w:top w:val="none" w:sz="0" w:space="0" w:color="auto"/>
                <w:left w:val="none" w:sz="0" w:space="0" w:color="auto"/>
                <w:bottom w:val="none" w:sz="0" w:space="0" w:color="auto"/>
                <w:right w:val="none" w:sz="0" w:space="0" w:color="auto"/>
              </w:divBdr>
            </w:div>
            <w:div w:id="1423333074">
              <w:marLeft w:val="0"/>
              <w:marRight w:val="0"/>
              <w:marTop w:val="0"/>
              <w:marBottom w:val="0"/>
              <w:divBdr>
                <w:top w:val="none" w:sz="0" w:space="0" w:color="auto"/>
                <w:left w:val="none" w:sz="0" w:space="0" w:color="auto"/>
                <w:bottom w:val="none" w:sz="0" w:space="0" w:color="auto"/>
                <w:right w:val="none" w:sz="0" w:space="0" w:color="auto"/>
              </w:divBdr>
            </w:div>
            <w:div w:id="1162157722">
              <w:marLeft w:val="0"/>
              <w:marRight w:val="0"/>
              <w:marTop w:val="0"/>
              <w:marBottom w:val="0"/>
              <w:divBdr>
                <w:top w:val="none" w:sz="0" w:space="0" w:color="auto"/>
                <w:left w:val="none" w:sz="0" w:space="0" w:color="auto"/>
                <w:bottom w:val="none" w:sz="0" w:space="0" w:color="auto"/>
                <w:right w:val="none" w:sz="0" w:space="0" w:color="auto"/>
              </w:divBdr>
            </w:div>
            <w:div w:id="321275342">
              <w:marLeft w:val="0"/>
              <w:marRight w:val="0"/>
              <w:marTop w:val="0"/>
              <w:marBottom w:val="0"/>
              <w:divBdr>
                <w:top w:val="none" w:sz="0" w:space="0" w:color="auto"/>
                <w:left w:val="none" w:sz="0" w:space="0" w:color="auto"/>
                <w:bottom w:val="none" w:sz="0" w:space="0" w:color="auto"/>
                <w:right w:val="none" w:sz="0" w:space="0" w:color="auto"/>
              </w:divBdr>
            </w:div>
            <w:div w:id="312030921">
              <w:marLeft w:val="0"/>
              <w:marRight w:val="0"/>
              <w:marTop w:val="0"/>
              <w:marBottom w:val="0"/>
              <w:divBdr>
                <w:top w:val="none" w:sz="0" w:space="0" w:color="auto"/>
                <w:left w:val="none" w:sz="0" w:space="0" w:color="auto"/>
                <w:bottom w:val="none" w:sz="0" w:space="0" w:color="auto"/>
                <w:right w:val="none" w:sz="0" w:space="0" w:color="auto"/>
              </w:divBdr>
            </w:div>
            <w:div w:id="1234009317">
              <w:marLeft w:val="0"/>
              <w:marRight w:val="0"/>
              <w:marTop w:val="0"/>
              <w:marBottom w:val="0"/>
              <w:divBdr>
                <w:top w:val="none" w:sz="0" w:space="0" w:color="auto"/>
                <w:left w:val="none" w:sz="0" w:space="0" w:color="auto"/>
                <w:bottom w:val="none" w:sz="0" w:space="0" w:color="auto"/>
                <w:right w:val="none" w:sz="0" w:space="0" w:color="auto"/>
              </w:divBdr>
            </w:div>
            <w:div w:id="484401405">
              <w:marLeft w:val="0"/>
              <w:marRight w:val="0"/>
              <w:marTop w:val="0"/>
              <w:marBottom w:val="0"/>
              <w:divBdr>
                <w:top w:val="none" w:sz="0" w:space="0" w:color="auto"/>
                <w:left w:val="none" w:sz="0" w:space="0" w:color="auto"/>
                <w:bottom w:val="none" w:sz="0" w:space="0" w:color="auto"/>
                <w:right w:val="none" w:sz="0" w:space="0" w:color="auto"/>
              </w:divBdr>
            </w:div>
            <w:div w:id="1754230893">
              <w:marLeft w:val="0"/>
              <w:marRight w:val="0"/>
              <w:marTop w:val="0"/>
              <w:marBottom w:val="0"/>
              <w:divBdr>
                <w:top w:val="none" w:sz="0" w:space="0" w:color="auto"/>
                <w:left w:val="none" w:sz="0" w:space="0" w:color="auto"/>
                <w:bottom w:val="none" w:sz="0" w:space="0" w:color="auto"/>
                <w:right w:val="none" w:sz="0" w:space="0" w:color="auto"/>
              </w:divBdr>
            </w:div>
            <w:div w:id="504171185">
              <w:marLeft w:val="0"/>
              <w:marRight w:val="0"/>
              <w:marTop w:val="0"/>
              <w:marBottom w:val="0"/>
              <w:divBdr>
                <w:top w:val="none" w:sz="0" w:space="0" w:color="auto"/>
                <w:left w:val="none" w:sz="0" w:space="0" w:color="auto"/>
                <w:bottom w:val="none" w:sz="0" w:space="0" w:color="auto"/>
                <w:right w:val="none" w:sz="0" w:space="0" w:color="auto"/>
              </w:divBdr>
            </w:div>
            <w:div w:id="804471147">
              <w:marLeft w:val="0"/>
              <w:marRight w:val="0"/>
              <w:marTop w:val="0"/>
              <w:marBottom w:val="0"/>
              <w:divBdr>
                <w:top w:val="none" w:sz="0" w:space="0" w:color="auto"/>
                <w:left w:val="none" w:sz="0" w:space="0" w:color="auto"/>
                <w:bottom w:val="none" w:sz="0" w:space="0" w:color="auto"/>
                <w:right w:val="none" w:sz="0" w:space="0" w:color="auto"/>
              </w:divBdr>
            </w:div>
            <w:div w:id="1351682252">
              <w:marLeft w:val="0"/>
              <w:marRight w:val="0"/>
              <w:marTop w:val="0"/>
              <w:marBottom w:val="0"/>
              <w:divBdr>
                <w:top w:val="none" w:sz="0" w:space="0" w:color="auto"/>
                <w:left w:val="none" w:sz="0" w:space="0" w:color="auto"/>
                <w:bottom w:val="none" w:sz="0" w:space="0" w:color="auto"/>
                <w:right w:val="none" w:sz="0" w:space="0" w:color="auto"/>
              </w:divBdr>
            </w:div>
            <w:div w:id="225531210">
              <w:marLeft w:val="0"/>
              <w:marRight w:val="0"/>
              <w:marTop w:val="0"/>
              <w:marBottom w:val="0"/>
              <w:divBdr>
                <w:top w:val="none" w:sz="0" w:space="0" w:color="auto"/>
                <w:left w:val="none" w:sz="0" w:space="0" w:color="auto"/>
                <w:bottom w:val="none" w:sz="0" w:space="0" w:color="auto"/>
                <w:right w:val="none" w:sz="0" w:space="0" w:color="auto"/>
              </w:divBdr>
            </w:div>
            <w:div w:id="630596820">
              <w:marLeft w:val="0"/>
              <w:marRight w:val="0"/>
              <w:marTop w:val="0"/>
              <w:marBottom w:val="0"/>
              <w:divBdr>
                <w:top w:val="none" w:sz="0" w:space="0" w:color="auto"/>
                <w:left w:val="none" w:sz="0" w:space="0" w:color="auto"/>
                <w:bottom w:val="none" w:sz="0" w:space="0" w:color="auto"/>
                <w:right w:val="none" w:sz="0" w:space="0" w:color="auto"/>
              </w:divBdr>
            </w:div>
            <w:div w:id="1623993679">
              <w:marLeft w:val="0"/>
              <w:marRight w:val="0"/>
              <w:marTop w:val="0"/>
              <w:marBottom w:val="0"/>
              <w:divBdr>
                <w:top w:val="none" w:sz="0" w:space="0" w:color="auto"/>
                <w:left w:val="none" w:sz="0" w:space="0" w:color="auto"/>
                <w:bottom w:val="none" w:sz="0" w:space="0" w:color="auto"/>
                <w:right w:val="none" w:sz="0" w:space="0" w:color="auto"/>
              </w:divBdr>
            </w:div>
            <w:div w:id="1335378799">
              <w:marLeft w:val="0"/>
              <w:marRight w:val="0"/>
              <w:marTop w:val="0"/>
              <w:marBottom w:val="0"/>
              <w:divBdr>
                <w:top w:val="none" w:sz="0" w:space="0" w:color="auto"/>
                <w:left w:val="none" w:sz="0" w:space="0" w:color="auto"/>
                <w:bottom w:val="none" w:sz="0" w:space="0" w:color="auto"/>
                <w:right w:val="none" w:sz="0" w:space="0" w:color="auto"/>
              </w:divBdr>
            </w:div>
            <w:div w:id="133764974">
              <w:marLeft w:val="0"/>
              <w:marRight w:val="0"/>
              <w:marTop w:val="0"/>
              <w:marBottom w:val="0"/>
              <w:divBdr>
                <w:top w:val="none" w:sz="0" w:space="0" w:color="auto"/>
                <w:left w:val="none" w:sz="0" w:space="0" w:color="auto"/>
                <w:bottom w:val="none" w:sz="0" w:space="0" w:color="auto"/>
                <w:right w:val="none" w:sz="0" w:space="0" w:color="auto"/>
              </w:divBdr>
            </w:div>
            <w:div w:id="1457024279">
              <w:marLeft w:val="0"/>
              <w:marRight w:val="0"/>
              <w:marTop w:val="0"/>
              <w:marBottom w:val="0"/>
              <w:divBdr>
                <w:top w:val="none" w:sz="0" w:space="0" w:color="auto"/>
                <w:left w:val="none" w:sz="0" w:space="0" w:color="auto"/>
                <w:bottom w:val="none" w:sz="0" w:space="0" w:color="auto"/>
                <w:right w:val="none" w:sz="0" w:space="0" w:color="auto"/>
              </w:divBdr>
            </w:div>
            <w:div w:id="885720151">
              <w:marLeft w:val="0"/>
              <w:marRight w:val="0"/>
              <w:marTop w:val="0"/>
              <w:marBottom w:val="0"/>
              <w:divBdr>
                <w:top w:val="none" w:sz="0" w:space="0" w:color="auto"/>
                <w:left w:val="none" w:sz="0" w:space="0" w:color="auto"/>
                <w:bottom w:val="none" w:sz="0" w:space="0" w:color="auto"/>
                <w:right w:val="none" w:sz="0" w:space="0" w:color="auto"/>
              </w:divBdr>
            </w:div>
            <w:div w:id="2077506119">
              <w:marLeft w:val="0"/>
              <w:marRight w:val="0"/>
              <w:marTop w:val="0"/>
              <w:marBottom w:val="0"/>
              <w:divBdr>
                <w:top w:val="none" w:sz="0" w:space="0" w:color="auto"/>
                <w:left w:val="none" w:sz="0" w:space="0" w:color="auto"/>
                <w:bottom w:val="none" w:sz="0" w:space="0" w:color="auto"/>
                <w:right w:val="none" w:sz="0" w:space="0" w:color="auto"/>
              </w:divBdr>
            </w:div>
            <w:div w:id="1124150420">
              <w:marLeft w:val="0"/>
              <w:marRight w:val="0"/>
              <w:marTop w:val="0"/>
              <w:marBottom w:val="0"/>
              <w:divBdr>
                <w:top w:val="none" w:sz="0" w:space="0" w:color="auto"/>
                <w:left w:val="none" w:sz="0" w:space="0" w:color="auto"/>
                <w:bottom w:val="none" w:sz="0" w:space="0" w:color="auto"/>
                <w:right w:val="none" w:sz="0" w:space="0" w:color="auto"/>
              </w:divBdr>
            </w:div>
            <w:div w:id="933826431">
              <w:marLeft w:val="0"/>
              <w:marRight w:val="0"/>
              <w:marTop w:val="0"/>
              <w:marBottom w:val="0"/>
              <w:divBdr>
                <w:top w:val="none" w:sz="0" w:space="0" w:color="auto"/>
                <w:left w:val="none" w:sz="0" w:space="0" w:color="auto"/>
                <w:bottom w:val="none" w:sz="0" w:space="0" w:color="auto"/>
                <w:right w:val="none" w:sz="0" w:space="0" w:color="auto"/>
              </w:divBdr>
            </w:div>
            <w:div w:id="84692733">
              <w:marLeft w:val="0"/>
              <w:marRight w:val="0"/>
              <w:marTop w:val="0"/>
              <w:marBottom w:val="0"/>
              <w:divBdr>
                <w:top w:val="none" w:sz="0" w:space="0" w:color="auto"/>
                <w:left w:val="none" w:sz="0" w:space="0" w:color="auto"/>
                <w:bottom w:val="none" w:sz="0" w:space="0" w:color="auto"/>
                <w:right w:val="none" w:sz="0" w:space="0" w:color="auto"/>
              </w:divBdr>
            </w:div>
            <w:div w:id="1857112839">
              <w:marLeft w:val="0"/>
              <w:marRight w:val="0"/>
              <w:marTop w:val="0"/>
              <w:marBottom w:val="0"/>
              <w:divBdr>
                <w:top w:val="none" w:sz="0" w:space="0" w:color="auto"/>
                <w:left w:val="none" w:sz="0" w:space="0" w:color="auto"/>
                <w:bottom w:val="none" w:sz="0" w:space="0" w:color="auto"/>
                <w:right w:val="none" w:sz="0" w:space="0" w:color="auto"/>
              </w:divBdr>
            </w:div>
            <w:div w:id="1904949286">
              <w:marLeft w:val="0"/>
              <w:marRight w:val="0"/>
              <w:marTop w:val="0"/>
              <w:marBottom w:val="0"/>
              <w:divBdr>
                <w:top w:val="none" w:sz="0" w:space="0" w:color="auto"/>
                <w:left w:val="none" w:sz="0" w:space="0" w:color="auto"/>
                <w:bottom w:val="none" w:sz="0" w:space="0" w:color="auto"/>
                <w:right w:val="none" w:sz="0" w:space="0" w:color="auto"/>
              </w:divBdr>
            </w:div>
            <w:div w:id="275019671">
              <w:marLeft w:val="0"/>
              <w:marRight w:val="0"/>
              <w:marTop w:val="0"/>
              <w:marBottom w:val="0"/>
              <w:divBdr>
                <w:top w:val="none" w:sz="0" w:space="0" w:color="auto"/>
                <w:left w:val="none" w:sz="0" w:space="0" w:color="auto"/>
                <w:bottom w:val="none" w:sz="0" w:space="0" w:color="auto"/>
                <w:right w:val="none" w:sz="0" w:space="0" w:color="auto"/>
              </w:divBdr>
            </w:div>
            <w:div w:id="87432972">
              <w:marLeft w:val="0"/>
              <w:marRight w:val="0"/>
              <w:marTop w:val="0"/>
              <w:marBottom w:val="0"/>
              <w:divBdr>
                <w:top w:val="none" w:sz="0" w:space="0" w:color="auto"/>
                <w:left w:val="none" w:sz="0" w:space="0" w:color="auto"/>
                <w:bottom w:val="none" w:sz="0" w:space="0" w:color="auto"/>
                <w:right w:val="none" w:sz="0" w:space="0" w:color="auto"/>
              </w:divBdr>
            </w:div>
            <w:div w:id="413212697">
              <w:marLeft w:val="0"/>
              <w:marRight w:val="0"/>
              <w:marTop w:val="0"/>
              <w:marBottom w:val="0"/>
              <w:divBdr>
                <w:top w:val="none" w:sz="0" w:space="0" w:color="auto"/>
                <w:left w:val="none" w:sz="0" w:space="0" w:color="auto"/>
                <w:bottom w:val="none" w:sz="0" w:space="0" w:color="auto"/>
                <w:right w:val="none" w:sz="0" w:space="0" w:color="auto"/>
              </w:divBdr>
            </w:div>
            <w:div w:id="39137589">
              <w:marLeft w:val="0"/>
              <w:marRight w:val="0"/>
              <w:marTop w:val="0"/>
              <w:marBottom w:val="0"/>
              <w:divBdr>
                <w:top w:val="none" w:sz="0" w:space="0" w:color="auto"/>
                <w:left w:val="none" w:sz="0" w:space="0" w:color="auto"/>
                <w:bottom w:val="none" w:sz="0" w:space="0" w:color="auto"/>
                <w:right w:val="none" w:sz="0" w:space="0" w:color="auto"/>
              </w:divBdr>
            </w:div>
            <w:div w:id="1476682060">
              <w:marLeft w:val="0"/>
              <w:marRight w:val="0"/>
              <w:marTop w:val="0"/>
              <w:marBottom w:val="0"/>
              <w:divBdr>
                <w:top w:val="none" w:sz="0" w:space="0" w:color="auto"/>
                <w:left w:val="none" w:sz="0" w:space="0" w:color="auto"/>
                <w:bottom w:val="none" w:sz="0" w:space="0" w:color="auto"/>
                <w:right w:val="none" w:sz="0" w:space="0" w:color="auto"/>
              </w:divBdr>
            </w:div>
            <w:div w:id="1181704727">
              <w:marLeft w:val="0"/>
              <w:marRight w:val="0"/>
              <w:marTop w:val="0"/>
              <w:marBottom w:val="0"/>
              <w:divBdr>
                <w:top w:val="none" w:sz="0" w:space="0" w:color="auto"/>
                <w:left w:val="none" w:sz="0" w:space="0" w:color="auto"/>
                <w:bottom w:val="none" w:sz="0" w:space="0" w:color="auto"/>
                <w:right w:val="none" w:sz="0" w:space="0" w:color="auto"/>
              </w:divBdr>
            </w:div>
            <w:div w:id="729353583">
              <w:marLeft w:val="0"/>
              <w:marRight w:val="0"/>
              <w:marTop w:val="0"/>
              <w:marBottom w:val="0"/>
              <w:divBdr>
                <w:top w:val="none" w:sz="0" w:space="0" w:color="auto"/>
                <w:left w:val="none" w:sz="0" w:space="0" w:color="auto"/>
                <w:bottom w:val="none" w:sz="0" w:space="0" w:color="auto"/>
                <w:right w:val="none" w:sz="0" w:space="0" w:color="auto"/>
              </w:divBdr>
            </w:div>
            <w:div w:id="1746604004">
              <w:marLeft w:val="0"/>
              <w:marRight w:val="0"/>
              <w:marTop w:val="0"/>
              <w:marBottom w:val="0"/>
              <w:divBdr>
                <w:top w:val="none" w:sz="0" w:space="0" w:color="auto"/>
                <w:left w:val="none" w:sz="0" w:space="0" w:color="auto"/>
                <w:bottom w:val="none" w:sz="0" w:space="0" w:color="auto"/>
                <w:right w:val="none" w:sz="0" w:space="0" w:color="auto"/>
              </w:divBdr>
            </w:div>
            <w:div w:id="914126718">
              <w:marLeft w:val="0"/>
              <w:marRight w:val="0"/>
              <w:marTop w:val="0"/>
              <w:marBottom w:val="0"/>
              <w:divBdr>
                <w:top w:val="none" w:sz="0" w:space="0" w:color="auto"/>
                <w:left w:val="none" w:sz="0" w:space="0" w:color="auto"/>
                <w:bottom w:val="none" w:sz="0" w:space="0" w:color="auto"/>
                <w:right w:val="none" w:sz="0" w:space="0" w:color="auto"/>
              </w:divBdr>
            </w:div>
            <w:div w:id="1120340178">
              <w:marLeft w:val="0"/>
              <w:marRight w:val="0"/>
              <w:marTop w:val="0"/>
              <w:marBottom w:val="0"/>
              <w:divBdr>
                <w:top w:val="none" w:sz="0" w:space="0" w:color="auto"/>
                <w:left w:val="none" w:sz="0" w:space="0" w:color="auto"/>
                <w:bottom w:val="none" w:sz="0" w:space="0" w:color="auto"/>
                <w:right w:val="none" w:sz="0" w:space="0" w:color="auto"/>
              </w:divBdr>
            </w:div>
            <w:div w:id="1854414573">
              <w:marLeft w:val="0"/>
              <w:marRight w:val="0"/>
              <w:marTop w:val="0"/>
              <w:marBottom w:val="0"/>
              <w:divBdr>
                <w:top w:val="none" w:sz="0" w:space="0" w:color="auto"/>
                <w:left w:val="none" w:sz="0" w:space="0" w:color="auto"/>
                <w:bottom w:val="none" w:sz="0" w:space="0" w:color="auto"/>
                <w:right w:val="none" w:sz="0" w:space="0" w:color="auto"/>
              </w:divBdr>
            </w:div>
            <w:div w:id="1928686110">
              <w:marLeft w:val="0"/>
              <w:marRight w:val="0"/>
              <w:marTop w:val="0"/>
              <w:marBottom w:val="0"/>
              <w:divBdr>
                <w:top w:val="none" w:sz="0" w:space="0" w:color="auto"/>
                <w:left w:val="none" w:sz="0" w:space="0" w:color="auto"/>
                <w:bottom w:val="none" w:sz="0" w:space="0" w:color="auto"/>
                <w:right w:val="none" w:sz="0" w:space="0" w:color="auto"/>
              </w:divBdr>
            </w:div>
            <w:div w:id="791090947">
              <w:marLeft w:val="0"/>
              <w:marRight w:val="0"/>
              <w:marTop w:val="0"/>
              <w:marBottom w:val="0"/>
              <w:divBdr>
                <w:top w:val="none" w:sz="0" w:space="0" w:color="auto"/>
                <w:left w:val="none" w:sz="0" w:space="0" w:color="auto"/>
                <w:bottom w:val="none" w:sz="0" w:space="0" w:color="auto"/>
                <w:right w:val="none" w:sz="0" w:space="0" w:color="auto"/>
              </w:divBdr>
            </w:div>
            <w:div w:id="1354914684">
              <w:marLeft w:val="0"/>
              <w:marRight w:val="0"/>
              <w:marTop w:val="0"/>
              <w:marBottom w:val="0"/>
              <w:divBdr>
                <w:top w:val="none" w:sz="0" w:space="0" w:color="auto"/>
                <w:left w:val="none" w:sz="0" w:space="0" w:color="auto"/>
                <w:bottom w:val="none" w:sz="0" w:space="0" w:color="auto"/>
                <w:right w:val="none" w:sz="0" w:space="0" w:color="auto"/>
              </w:divBdr>
            </w:div>
            <w:div w:id="1172993915">
              <w:marLeft w:val="0"/>
              <w:marRight w:val="0"/>
              <w:marTop w:val="0"/>
              <w:marBottom w:val="0"/>
              <w:divBdr>
                <w:top w:val="none" w:sz="0" w:space="0" w:color="auto"/>
                <w:left w:val="none" w:sz="0" w:space="0" w:color="auto"/>
                <w:bottom w:val="none" w:sz="0" w:space="0" w:color="auto"/>
                <w:right w:val="none" w:sz="0" w:space="0" w:color="auto"/>
              </w:divBdr>
            </w:div>
            <w:div w:id="1232038473">
              <w:marLeft w:val="0"/>
              <w:marRight w:val="0"/>
              <w:marTop w:val="0"/>
              <w:marBottom w:val="0"/>
              <w:divBdr>
                <w:top w:val="none" w:sz="0" w:space="0" w:color="auto"/>
                <w:left w:val="none" w:sz="0" w:space="0" w:color="auto"/>
                <w:bottom w:val="none" w:sz="0" w:space="0" w:color="auto"/>
                <w:right w:val="none" w:sz="0" w:space="0" w:color="auto"/>
              </w:divBdr>
            </w:div>
            <w:div w:id="353270968">
              <w:marLeft w:val="0"/>
              <w:marRight w:val="0"/>
              <w:marTop w:val="0"/>
              <w:marBottom w:val="0"/>
              <w:divBdr>
                <w:top w:val="none" w:sz="0" w:space="0" w:color="auto"/>
                <w:left w:val="none" w:sz="0" w:space="0" w:color="auto"/>
                <w:bottom w:val="none" w:sz="0" w:space="0" w:color="auto"/>
                <w:right w:val="none" w:sz="0" w:space="0" w:color="auto"/>
              </w:divBdr>
            </w:div>
            <w:div w:id="1421752930">
              <w:marLeft w:val="0"/>
              <w:marRight w:val="0"/>
              <w:marTop w:val="0"/>
              <w:marBottom w:val="0"/>
              <w:divBdr>
                <w:top w:val="none" w:sz="0" w:space="0" w:color="auto"/>
                <w:left w:val="none" w:sz="0" w:space="0" w:color="auto"/>
                <w:bottom w:val="none" w:sz="0" w:space="0" w:color="auto"/>
                <w:right w:val="none" w:sz="0" w:space="0" w:color="auto"/>
              </w:divBdr>
            </w:div>
            <w:div w:id="1508784616">
              <w:marLeft w:val="0"/>
              <w:marRight w:val="0"/>
              <w:marTop w:val="0"/>
              <w:marBottom w:val="0"/>
              <w:divBdr>
                <w:top w:val="none" w:sz="0" w:space="0" w:color="auto"/>
                <w:left w:val="none" w:sz="0" w:space="0" w:color="auto"/>
                <w:bottom w:val="none" w:sz="0" w:space="0" w:color="auto"/>
                <w:right w:val="none" w:sz="0" w:space="0" w:color="auto"/>
              </w:divBdr>
            </w:div>
            <w:div w:id="562563716">
              <w:marLeft w:val="0"/>
              <w:marRight w:val="0"/>
              <w:marTop w:val="0"/>
              <w:marBottom w:val="0"/>
              <w:divBdr>
                <w:top w:val="none" w:sz="0" w:space="0" w:color="auto"/>
                <w:left w:val="none" w:sz="0" w:space="0" w:color="auto"/>
                <w:bottom w:val="none" w:sz="0" w:space="0" w:color="auto"/>
                <w:right w:val="none" w:sz="0" w:space="0" w:color="auto"/>
              </w:divBdr>
            </w:div>
            <w:div w:id="1962498270">
              <w:marLeft w:val="0"/>
              <w:marRight w:val="0"/>
              <w:marTop w:val="0"/>
              <w:marBottom w:val="0"/>
              <w:divBdr>
                <w:top w:val="none" w:sz="0" w:space="0" w:color="auto"/>
                <w:left w:val="none" w:sz="0" w:space="0" w:color="auto"/>
                <w:bottom w:val="none" w:sz="0" w:space="0" w:color="auto"/>
                <w:right w:val="none" w:sz="0" w:space="0" w:color="auto"/>
              </w:divBdr>
            </w:div>
            <w:div w:id="1742946780">
              <w:marLeft w:val="0"/>
              <w:marRight w:val="0"/>
              <w:marTop w:val="0"/>
              <w:marBottom w:val="0"/>
              <w:divBdr>
                <w:top w:val="none" w:sz="0" w:space="0" w:color="auto"/>
                <w:left w:val="none" w:sz="0" w:space="0" w:color="auto"/>
                <w:bottom w:val="none" w:sz="0" w:space="0" w:color="auto"/>
                <w:right w:val="none" w:sz="0" w:space="0" w:color="auto"/>
              </w:divBdr>
            </w:div>
            <w:div w:id="707220928">
              <w:marLeft w:val="0"/>
              <w:marRight w:val="0"/>
              <w:marTop w:val="0"/>
              <w:marBottom w:val="0"/>
              <w:divBdr>
                <w:top w:val="none" w:sz="0" w:space="0" w:color="auto"/>
                <w:left w:val="none" w:sz="0" w:space="0" w:color="auto"/>
                <w:bottom w:val="none" w:sz="0" w:space="0" w:color="auto"/>
                <w:right w:val="none" w:sz="0" w:space="0" w:color="auto"/>
              </w:divBdr>
            </w:div>
            <w:div w:id="1028145683">
              <w:marLeft w:val="0"/>
              <w:marRight w:val="0"/>
              <w:marTop w:val="0"/>
              <w:marBottom w:val="0"/>
              <w:divBdr>
                <w:top w:val="none" w:sz="0" w:space="0" w:color="auto"/>
                <w:left w:val="none" w:sz="0" w:space="0" w:color="auto"/>
                <w:bottom w:val="none" w:sz="0" w:space="0" w:color="auto"/>
                <w:right w:val="none" w:sz="0" w:space="0" w:color="auto"/>
              </w:divBdr>
            </w:div>
            <w:div w:id="1848475107">
              <w:marLeft w:val="0"/>
              <w:marRight w:val="0"/>
              <w:marTop w:val="0"/>
              <w:marBottom w:val="0"/>
              <w:divBdr>
                <w:top w:val="none" w:sz="0" w:space="0" w:color="auto"/>
                <w:left w:val="none" w:sz="0" w:space="0" w:color="auto"/>
                <w:bottom w:val="none" w:sz="0" w:space="0" w:color="auto"/>
                <w:right w:val="none" w:sz="0" w:space="0" w:color="auto"/>
              </w:divBdr>
            </w:div>
            <w:div w:id="554465808">
              <w:marLeft w:val="0"/>
              <w:marRight w:val="0"/>
              <w:marTop w:val="0"/>
              <w:marBottom w:val="0"/>
              <w:divBdr>
                <w:top w:val="none" w:sz="0" w:space="0" w:color="auto"/>
                <w:left w:val="none" w:sz="0" w:space="0" w:color="auto"/>
                <w:bottom w:val="none" w:sz="0" w:space="0" w:color="auto"/>
                <w:right w:val="none" w:sz="0" w:space="0" w:color="auto"/>
              </w:divBdr>
            </w:div>
            <w:div w:id="1640110721">
              <w:marLeft w:val="0"/>
              <w:marRight w:val="0"/>
              <w:marTop w:val="0"/>
              <w:marBottom w:val="0"/>
              <w:divBdr>
                <w:top w:val="none" w:sz="0" w:space="0" w:color="auto"/>
                <w:left w:val="none" w:sz="0" w:space="0" w:color="auto"/>
                <w:bottom w:val="none" w:sz="0" w:space="0" w:color="auto"/>
                <w:right w:val="none" w:sz="0" w:space="0" w:color="auto"/>
              </w:divBdr>
            </w:div>
            <w:div w:id="1230727968">
              <w:marLeft w:val="0"/>
              <w:marRight w:val="0"/>
              <w:marTop w:val="0"/>
              <w:marBottom w:val="0"/>
              <w:divBdr>
                <w:top w:val="none" w:sz="0" w:space="0" w:color="auto"/>
                <w:left w:val="none" w:sz="0" w:space="0" w:color="auto"/>
                <w:bottom w:val="none" w:sz="0" w:space="0" w:color="auto"/>
                <w:right w:val="none" w:sz="0" w:space="0" w:color="auto"/>
              </w:divBdr>
            </w:div>
            <w:div w:id="1664503206">
              <w:marLeft w:val="0"/>
              <w:marRight w:val="0"/>
              <w:marTop w:val="0"/>
              <w:marBottom w:val="0"/>
              <w:divBdr>
                <w:top w:val="none" w:sz="0" w:space="0" w:color="auto"/>
                <w:left w:val="none" w:sz="0" w:space="0" w:color="auto"/>
                <w:bottom w:val="none" w:sz="0" w:space="0" w:color="auto"/>
                <w:right w:val="none" w:sz="0" w:space="0" w:color="auto"/>
              </w:divBdr>
            </w:div>
            <w:div w:id="2028292089">
              <w:marLeft w:val="0"/>
              <w:marRight w:val="0"/>
              <w:marTop w:val="0"/>
              <w:marBottom w:val="0"/>
              <w:divBdr>
                <w:top w:val="none" w:sz="0" w:space="0" w:color="auto"/>
                <w:left w:val="none" w:sz="0" w:space="0" w:color="auto"/>
                <w:bottom w:val="none" w:sz="0" w:space="0" w:color="auto"/>
                <w:right w:val="none" w:sz="0" w:space="0" w:color="auto"/>
              </w:divBdr>
            </w:div>
            <w:div w:id="968585286">
              <w:marLeft w:val="0"/>
              <w:marRight w:val="0"/>
              <w:marTop w:val="0"/>
              <w:marBottom w:val="0"/>
              <w:divBdr>
                <w:top w:val="none" w:sz="0" w:space="0" w:color="auto"/>
                <w:left w:val="none" w:sz="0" w:space="0" w:color="auto"/>
                <w:bottom w:val="none" w:sz="0" w:space="0" w:color="auto"/>
                <w:right w:val="none" w:sz="0" w:space="0" w:color="auto"/>
              </w:divBdr>
            </w:div>
            <w:div w:id="1366491796">
              <w:marLeft w:val="0"/>
              <w:marRight w:val="0"/>
              <w:marTop w:val="0"/>
              <w:marBottom w:val="0"/>
              <w:divBdr>
                <w:top w:val="none" w:sz="0" w:space="0" w:color="auto"/>
                <w:left w:val="none" w:sz="0" w:space="0" w:color="auto"/>
                <w:bottom w:val="none" w:sz="0" w:space="0" w:color="auto"/>
                <w:right w:val="none" w:sz="0" w:space="0" w:color="auto"/>
              </w:divBdr>
            </w:div>
            <w:div w:id="1811629885">
              <w:marLeft w:val="0"/>
              <w:marRight w:val="0"/>
              <w:marTop w:val="0"/>
              <w:marBottom w:val="0"/>
              <w:divBdr>
                <w:top w:val="none" w:sz="0" w:space="0" w:color="auto"/>
                <w:left w:val="none" w:sz="0" w:space="0" w:color="auto"/>
                <w:bottom w:val="none" w:sz="0" w:space="0" w:color="auto"/>
                <w:right w:val="none" w:sz="0" w:space="0" w:color="auto"/>
              </w:divBdr>
            </w:div>
            <w:div w:id="330135878">
              <w:marLeft w:val="0"/>
              <w:marRight w:val="0"/>
              <w:marTop w:val="0"/>
              <w:marBottom w:val="0"/>
              <w:divBdr>
                <w:top w:val="none" w:sz="0" w:space="0" w:color="auto"/>
                <w:left w:val="none" w:sz="0" w:space="0" w:color="auto"/>
                <w:bottom w:val="none" w:sz="0" w:space="0" w:color="auto"/>
                <w:right w:val="none" w:sz="0" w:space="0" w:color="auto"/>
              </w:divBdr>
            </w:div>
            <w:div w:id="264389309">
              <w:marLeft w:val="0"/>
              <w:marRight w:val="0"/>
              <w:marTop w:val="0"/>
              <w:marBottom w:val="0"/>
              <w:divBdr>
                <w:top w:val="none" w:sz="0" w:space="0" w:color="auto"/>
                <w:left w:val="none" w:sz="0" w:space="0" w:color="auto"/>
                <w:bottom w:val="none" w:sz="0" w:space="0" w:color="auto"/>
                <w:right w:val="none" w:sz="0" w:space="0" w:color="auto"/>
              </w:divBdr>
            </w:div>
            <w:div w:id="1462383801">
              <w:marLeft w:val="0"/>
              <w:marRight w:val="0"/>
              <w:marTop w:val="0"/>
              <w:marBottom w:val="0"/>
              <w:divBdr>
                <w:top w:val="none" w:sz="0" w:space="0" w:color="auto"/>
                <w:left w:val="none" w:sz="0" w:space="0" w:color="auto"/>
                <w:bottom w:val="none" w:sz="0" w:space="0" w:color="auto"/>
                <w:right w:val="none" w:sz="0" w:space="0" w:color="auto"/>
              </w:divBdr>
            </w:div>
            <w:div w:id="616182458">
              <w:marLeft w:val="0"/>
              <w:marRight w:val="0"/>
              <w:marTop w:val="0"/>
              <w:marBottom w:val="0"/>
              <w:divBdr>
                <w:top w:val="none" w:sz="0" w:space="0" w:color="auto"/>
                <w:left w:val="none" w:sz="0" w:space="0" w:color="auto"/>
                <w:bottom w:val="none" w:sz="0" w:space="0" w:color="auto"/>
                <w:right w:val="none" w:sz="0" w:space="0" w:color="auto"/>
              </w:divBdr>
            </w:div>
            <w:div w:id="350571246">
              <w:marLeft w:val="0"/>
              <w:marRight w:val="0"/>
              <w:marTop w:val="0"/>
              <w:marBottom w:val="0"/>
              <w:divBdr>
                <w:top w:val="none" w:sz="0" w:space="0" w:color="auto"/>
                <w:left w:val="none" w:sz="0" w:space="0" w:color="auto"/>
                <w:bottom w:val="none" w:sz="0" w:space="0" w:color="auto"/>
                <w:right w:val="none" w:sz="0" w:space="0" w:color="auto"/>
              </w:divBdr>
            </w:div>
            <w:div w:id="433983636">
              <w:marLeft w:val="0"/>
              <w:marRight w:val="0"/>
              <w:marTop w:val="0"/>
              <w:marBottom w:val="0"/>
              <w:divBdr>
                <w:top w:val="none" w:sz="0" w:space="0" w:color="auto"/>
                <w:left w:val="none" w:sz="0" w:space="0" w:color="auto"/>
                <w:bottom w:val="none" w:sz="0" w:space="0" w:color="auto"/>
                <w:right w:val="none" w:sz="0" w:space="0" w:color="auto"/>
              </w:divBdr>
            </w:div>
            <w:div w:id="20711641">
              <w:marLeft w:val="0"/>
              <w:marRight w:val="0"/>
              <w:marTop w:val="0"/>
              <w:marBottom w:val="0"/>
              <w:divBdr>
                <w:top w:val="none" w:sz="0" w:space="0" w:color="auto"/>
                <w:left w:val="none" w:sz="0" w:space="0" w:color="auto"/>
                <w:bottom w:val="none" w:sz="0" w:space="0" w:color="auto"/>
                <w:right w:val="none" w:sz="0" w:space="0" w:color="auto"/>
              </w:divBdr>
            </w:div>
            <w:div w:id="1936550197">
              <w:marLeft w:val="0"/>
              <w:marRight w:val="0"/>
              <w:marTop w:val="0"/>
              <w:marBottom w:val="0"/>
              <w:divBdr>
                <w:top w:val="none" w:sz="0" w:space="0" w:color="auto"/>
                <w:left w:val="none" w:sz="0" w:space="0" w:color="auto"/>
                <w:bottom w:val="none" w:sz="0" w:space="0" w:color="auto"/>
                <w:right w:val="none" w:sz="0" w:space="0" w:color="auto"/>
              </w:divBdr>
            </w:div>
            <w:div w:id="885485742">
              <w:marLeft w:val="0"/>
              <w:marRight w:val="0"/>
              <w:marTop w:val="0"/>
              <w:marBottom w:val="0"/>
              <w:divBdr>
                <w:top w:val="none" w:sz="0" w:space="0" w:color="auto"/>
                <w:left w:val="none" w:sz="0" w:space="0" w:color="auto"/>
                <w:bottom w:val="none" w:sz="0" w:space="0" w:color="auto"/>
                <w:right w:val="none" w:sz="0" w:space="0" w:color="auto"/>
              </w:divBdr>
            </w:div>
            <w:div w:id="1930962326">
              <w:marLeft w:val="0"/>
              <w:marRight w:val="0"/>
              <w:marTop w:val="0"/>
              <w:marBottom w:val="0"/>
              <w:divBdr>
                <w:top w:val="none" w:sz="0" w:space="0" w:color="auto"/>
                <w:left w:val="none" w:sz="0" w:space="0" w:color="auto"/>
                <w:bottom w:val="none" w:sz="0" w:space="0" w:color="auto"/>
                <w:right w:val="none" w:sz="0" w:space="0" w:color="auto"/>
              </w:divBdr>
            </w:div>
            <w:div w:id="1905749053">
              <w:marLeft w:val="0"/>
              <w:marRight w:val="0"/>
              <w:marTop w:val="0"/>
              <w:marBottom w:val="0"/>
              <w:divBdr>
                <w:top w:val="none" w:sz="0" w:space="0" w:color="auto"/>
                <w:left w:val="none" w:sz="0" w:space="0" w:color="auto"/>
                <w:bottom w:val="none" w:sz="0" w:space="0" w:color="auto"/>
                <w:right w:val="none" w:sz="0" w:space="0" w:color="auto"/>
              </w:divBdr>
            </w:div>
            <w:div w:id="410083487">
              <w:marLeft w:val="0"/>
              <w:marRight w:val="0"/>
              <w:marTop w:val="0"/>
              <w:marBottom w:val="0"/>
              <w:divBdr>
                <w:top w:val="none" w:sz="0" w:space="0" w:color="auto"/>
                <w:left w:val="none" w:sz="0" w:space="0" w:color="auto"/>
                <w:bottom w:val="none" w:sz="0" w:space="0" w:color="auto"/>
                <w:right w:val="none" w:sz="0" w:space="0" w:color="auto"/>
              </w:divBdr>
            </w:div>
            <w:div w:id="1719351350">
              <w:marLeft w:val="0"/>
              <w:marRight w:val="0"/>
              <w:marTop w:val="0"/>
              <w:marBottom w:val="0"/>
              <w:divBdr>
                <w:top w:val="none" w:sz="0" w:space="0" w:color="auto"/>
                <w:left w:val="none" w:sz="0" w:space="0" w:color="auto"/>
                <w:bottom w:val="none" w:sz="0" w:space="0" w:color="auto"/>
                <w:right w:val="none" w:sz="0" w:space="0" w:color="auto"/>
              </w:divBdr>
            </w:div>
            <w:div w:id="1986011883">
              <w:marLeft w:val="0"/>
              <w:marRight w:val="0"/>
              <w:marTop w:val="0"/>
              <w:marBottom w:val="0"/>
              <w:divBdr>
                <w:top w:val="none" w:sz="0" w:space="0" w:color="auto"/>
                <w:left w:val="none" w:sz="0" w:space="0" w:color="auto"/>
                <w:bottom w:val="none" w:sz="0" w:space="0" w:color="auto"/>
                <w:right w:val="none" w:sz="0" w:space="0" w:color="auto"/>
              </w:divBdr>
            </w:div>
            <w:div w:id="642003644">
              <w:marLeft w:val="0"/>
              <w:marRight w:val="0"/>
              <w:marTop w:val="0"/>
              <w:marBottom w:val="0"/>
              <w:divBdr>
                <w:top w:val="none" w:sz="0" w:space="0" w:color="auto"/>
                <w:left w:val="none" w:sz="0" w:space="0" w:color="auto"/>
                <w:bottom w:val="none" w:sz="0" w:space="0" w:color="auto"/>
                <w:right w:val="none" w:sz="0" w:space="0" w:color="auto"/>
              </w:divBdr>
            </w:div>
            <w:div w:id="2003004985">
              <w:marLeft w:val="0"/>
              <w:marRight w:val="0"/>
              <w:marTop w:val="0"/>
              <w:marBottom w:val="0"/>
              <w:divBdr>
                <w:top w:val="none" w:sz="0" w:space="0" w:color="auto"/>
                <w:left w:val="none" w:sz="0" w:space="0" w:color="auto"/>
                <w:bottom w:val="none" w:sz="0" w:space="0" w:color="auto"/>
                <w:right w:val="none" w:sz="0" w:space="0" w:color="auto"/>
              </w:divBdr>
            </w:div>
            <w:div w:id="784498650">
              <w:marLeft w:val="0"/>
              <w:marRight w:val="0"/>
              <w:marTop w:val="0"/>
              <w:marBottom w:val="0"/>
              <w:divBdr>
                <w:top w:val="none" w:sz="0" w:space="0" w:color="auto"/>
                <w:left w:val="none" w:sz="0" w:space="0" w:color="auto"/>
                <w:bottom w:val="none" w:sz="0" w:space="0" w:color="auto"/>
                <w:right w:val="none" w:sz="0" w:space="0" w:color="auto"/>
              </w:divBdr>
            </w:div>
            <w:div w:id="1828478419">
              <w:marLeft w:val="0"/>
              <w:marRight w:val="0"/>
              <w:marTop w:val="0"/>
              <w:marBottom w:val="0"/>
              <w:divBdr>
                <w:top w:val="none" w:sz="0" w:space="0" w:color="auto"/>
                <w:left w:val="none" w:sz="0" w:space="0" w:color="auto"/>
                <w:bottom w:val="none" w:sz="0" w:space="0" w:color="auto"/>
                <w:right w:val="none" w:sz="0" w:space="0" w:color="auto"/>
              </w:divBdr>
            </w:div>
            <w:div w:id="4403858">
              <w:marLeft w:val="0"/>
              <w:marRight w:val="0"/>
              <w:marTop w:val="0"/>
              <w:marBottom w:val="0"/>
              <w:divBdr>
                <w:top w:val="none" w:sz="0" w:space="0" w:color="auto"/>
                <w:left w:val="none" w:sz="0" w:space="0" w:color="auto"/>
                <w:bottom w:val="none" w:sz="0" w:space="0" w:color="auto"/>
                <w:right w:val="none" w:sz="0" w:space="0" w:color="auto"/>
              </w:divBdr>
            </w:div>
            <w:div w:id="810827537">
              <w:marLeft w:val="0"/>
              <w:marRight w:val="0"/>
              <w:marTop w:val="0"/>
              <w:marBottom w:val="0"/>
              <w:divBdr>
                <w:top w:val="none" w:sz="0" w:space="0" w:color="auto"/>
                <w:left w:val="none" w:sz="0" w:space="0" w:color="auto"/>
                <w:bottom w:val="none" w:sz="0" w:space="0" w:color="auto"/>
                <w:right w:val="none" w:sz="0" w:space="0" w:color="auto"/>
              </w:divBdr>
            </w:div>
            <w:div w:id="15928465">
              <w:marLeft w:val="0"/>
              <w:marRight w:val="0"/>
              <w:marTop w:val="0"/>
              <w:marBottom w:val="0"/>
              <w:divBdr>
                <w:top w:val="none" w:sz="0" w:space="0" w:color="auto"/>
                <w:left w:val="none" w:sz="0" w:space="0" w:color="auto"/>
                <w:bottom w:val="none" w:sz="0" w:space="0" w:color="auto"/>
                <w:right w:val="none" w:sz="0" w:space="0" w:color="auto"/>
              </w:divBdr>
            </w:div>
            <w:div w:id="529299219">
              <w:marLeft w:val="0"/>
              <w:marRight w:val="0"/>
              <w:marTop w:val="0"/>
              <w:marBottom w:val="0"/>
              <w:divBdr>
                <w:top w:val="none" w:sz="0" w:space="0" w:color="auto"/>
                <w:left w:val="none" w:sz="0" w:space="0" w:color="auto"/>
                <w:bottom w:val="none" w:sz="0" w:space="0" w:color="auto"/>
                <w:right w:val="none" w:sz="0" w:space="0" w:color="auto"/>
              </w:divBdr>
            </w:div>
            <w:div w:id="1323697281">
              <w:marLeft w:val="0"/>
              <w:marRight w:val="0"/>
              <w:marTop w:val="0"/>
              <w:marBottom w:val="0"/>
              <w:divBdr>
                <w:top w:val="none" w:sz="0" w:space="0" w:color="auto"/>
                <w:left w:val="none" w:sz="0" w:space="0" w:color="auto"/>
                <w:bottom w:val="none" w:sz="0" w:space="0" w:color="auto"/>
                <w:right w:val="none" w:sz="0" w:space="0" w:color="auto"/>
              </w:divBdr>
            </w:div>
            <w:div w:id="1503084947">
              <w:marLeft w:val="0"/>
              <w:marRight w:val="0"/>
              <w:marTop w:val="0"/>
              <w:marBottom w:val="0"/>
              <w:divBdr>
                <w:top w:val="none" w:sz="0" w:space="0" w:color="auto"/>
                <w:left w:val="none" w:sz="0" w:space="0" w:color="auto"/>
                <w:bottom w:val="none" w:sz="0" w:space="0" w:color="auto"/>
                <w:right w:val="none" w:sz="0" w:space="0" w:color="auto"/>
              </w:divBdr>
            </w:div>
            <w:div w:id="1131365538">
              <w:marLeft w:val="0"/>
              <w:marRight w:val="0"/>
              <w:marTop w:val="0"/>
              <w:marBottom w:val="0"/>
              <w:divBdr>
                <w:top w:val="none" w:sz="0" w:space="0" w:color="auto"/>
                <w:left w:val="none" w:sz="0" w:space="0" w:color="auto"/>
                <w:bottom w:val="none" w:sz="0" w:space="0" w:color="auto"/>
                <w:right w:val="none" w:sz="0" w:space="0" w:color="auto"/>
              </w:divBdr>
            </w:div>
            <w:div w:id="545993607">
              <w:marLeft w:val="0"/>
              <w:marRight w:val="0"/>
              <w:marTop w:val="0"/>
              <w:marBottom w:val="0"/>
              <w:divBdr>
                <w:top w:val="none" w:sz="0" w:space="0" w:color="auto"/>
                <w:left w:val="none" w:sz="0" w:space="0" w:color="auto"/>
                <w:bottom w:val="none" w:sz="0" w:space="0" w:color="auto"/>
                <w:right w:val="none" w:sz="0" w:space="0" w:color="auto"/>
              </w:divBdr>
            </w:div>
            <w:div w:id="1405956037">
              <w:marLeft w:val="0"/>
              <w:marRight w:val="0"/>
              <w:marTop w:val="0"/>
              <w:marBottom w:val="0"/>
              <w:divBdr>
                <w:top w:val="none" w:sz="0" w:space="0" w:color="auto"/>
                <w:left w:val="none" w:sz="0" w:space="0" w:color="auto"/>
                <w:bottom w:val="none" w:sz="0" w:space="0" w:color="auto"/>
                <w:right w:val="none" w:sz="0" w:space="0" w:color="auto"/>
              </w:divBdr>
            </w:div>
            <w:div w:id="534658536">
              <w:marLeft w:val="0"/>
              <w:marRight w:val="0"/>
              <w:marTop w:val="0"/>
              <w:marBottom w:val="0"/>
              <w:divBdr>
                <w:top w:val="none" w:sz="0" w:space="0" w:color="auto"/>
                <w:left w:val="none" w:sz="0" w:space="0" w:color="auto"/>
                <w:bottom w:val="none" w:sz="0" w:space="0" w:color="auto"/>
                <w:right w:val="none" w:sz="0" w:space="0" w:color="auto"/>
              </w:divBdr>
            </w:div>
            <w:div w:id="72969827">
              <w:marLeft w:val="0"/>
              <w:marRight w:val="0"/>
              <w:marTop w:val="0"/>
              <w:marBottom w:val="0"/>
              <w:divBdr>
                <w:top w:val="none" w:sz="0" w:space="0" w:color="auto"/>
                <w:left w:val="none" w:sz="0" w:space="0" w:color="auto"/>
                <w:bottom w:val="none" w:sz="0" w:space="0" w:color="auto"/>
                <w:right w:val="none" w:sz="0" w:space="0" w:color="auto"/>
              </w:divBdr>
            </w:div>
            <w:div w:id="1952201728">
              <w:marLeft w:val="0"/>
              <w:marRight w:val="0"/>
              <w:marTop w:val="0"/>
              <w:marBottom w:val="0"/>
              <w:divBdr>
                <w:top w:val="none" w:sz="0" w:space="0" w:color="auto"/>
                <w:left w:val="none" w:sz="0" w:space="0" w:color="auto"/>
                <w:bottom w:val="none" w:sz="0" w:space="0" w:color="auto"/>
                <w:right w:val="none" w:sz="0" w:space="0" w:color="auto"/>
              </w:divBdr>
            </w:div>
            <w:div w:id="1516263762">
              <w:marLeft w:val="0"/>
              <w:marRight w:val="0"/>
              <w:marTop w:val="0"/>
              <w:marBottom w:val="0"/>
              <w:divBdr>
                <w:top w:val="none" w:sz="0" w:space="0" w:color="auto"/>
                <w:left w:val="none" w:sz="0" w:space="0" w:color="auto"/>
                <w:bottom w:val="none" w:sz="0" w:space="0" w:color="auto"/>
                <w:right w:val="none" w:sz="0" w:space="0" w:color="auto"/>
              </w:divBdr>
            </w:div>
            <w:div w:id="1359888545">
              <w:marLeft w:val="0"/>
              <w:marRight w:val="0"/>
              <w:marTop w:val="0"/>
              <w:marBottom w:val="0"/>
              <w:divBdr>
                <w:top w:val="none" w:sz="0" w:space="0" w:color="auto"/>
                <w:left w:val="none" w:sz="0" w:space="0" w:color="auto"/>
                <w:bottom w:val="none" w:sz="0" w:space="0" w:color="auto"/>
                <w:right w:val="none" w:sz="0" w:space="0" w:color="auto"/>
              </w:divBdr>
            </w:div>
            <w:div w:id="154149073">
              <w:marLeft w:val="0"/>
              <w:marRight w:val="0"/>
              <w:marTop w:val="0"/>
              <w:marBottom w:val="0"/>
              <w:divBdr>
                <w:top w:val="none" w:sz="0" w:space="0" w:color="auto"/>
                <w:left w:val="none" w:sz="0" w:space="0" w:color="auto"/>
                <w:bottom w:val="none" w:sz="0" w:space="0" w:color="auto"/>
                <w:right w:val="none" w:sz="0" w:space="0" w:color="auto"/>
              </w:divBdr>
            </w:div>
            <w:div w:id="86193587">
              <w:marLeft w:val="0"/>
              <w:marRight w:val="0"/>
              <w:marTop w:val="0"/>
              <w:marBottom w:val="0"/>
              <w:divBdr>
                <w:top w:val="none" w:sz="0" w:space="0" w:color="auto"/>
                <w:left w:val="none" w:sz="0" w:space="0" w:color="auto"/>
                <w:bottom w:val="none" w:sz="0" w:space="0" w:color="auto"/>
                <w:right w:val="none" w:sz="0" w:space="0" w:color="auto"/>
              </w:divBdr>
            </w:div>
            <w:div w:id="431778611">
              <w:marLeft w:val="0"/>
              <w:marRight w:val="0"/>
              <w:marTop w:val="0"/>
              <w:marBottom w:val="0"/>
              <w:divBdr>
                <w:top w:val="none" w:sz="0" w:space="0" w:color="auto"/>
                <w:left w:val="none" w:sz="0" w:space="0" w:color="auto"/>
                <w:bottom w:val="none" w:sz="0" w:space="0" w:color="auto"/>
                <w:right w:val="none" w:sz="0" w:space="0" w:color="auto"/>
              </w:divBdr>
            </w:div>
            <w:div w:id="1016923933">
              <w:marLeft w:val="0"/>
              <w:marRight w:val="0"/>
              <w:marTop w:val="0"/>
              <w:marBottom w:val="0"/>
              <w:divBdr>
                <w:top w:val="none" w:sz="0" w:space="0" w:color="auto"/>
                <w:left w:val="none" w:sz="0" w:space="0" w:color="auto"/>
                <w:bottom w:val="none" w:sz="0" w:space="0" w:color="auto"/>
                <w:right w:val="none" w:sz="0" w:space="0" w:color="auto"/>
              </w:divBdr>
            </w:div>
            <w:div w:id="1518304479">
              <w:marLeft w:val="0"/>
              <w:marRight w:val="0"/>
              <w:marTop w:val="0"/>
              <w:marBottom w:val="0"/>
              <w:divBdr>
                <w:top w:val="none" w:sz="0" w:space="0" w:color="auto"/>
                <w:left w:val="none" w:sz="0" w:space="0" w:color="auto"/>
                <w:bottom w:val="none" w:sz="0" w:space="0" w:color="auto"/>
                <w:right w:val="none" w:sz="0" w:space="0" w:color="auto"/>
              </w:divBdr>
            </w:div>
            <w:div w:id="414478342">
              <w:marLeft w:val="0"/>
              <w:marRight w:val="0"/>
              <w:marTop w:val="0"/>
              <w:marBottom w:val="0"/>
              <w:divBdr>
                <w:top w:val="none" w:sz="0" w:space="0" w:color="auto"/>
                <w:left w:val="none" w:sz="0" w:space="0" w:color="auto"/>
                <w:bottom w:val="none" w:sz="0" w:space="0" w:color="auto"/>
                <w:right w:val="none" w:sz="0" w:space="0" w:color="auto"/>
              </w:divBdr>
            </w:div>
            <w:div w:id="1112631432">
              <w:marLeft w:val="0"/>
              <w:marRight w:val="0"/>
              <w:marTop w:val="0"/>
              <w:marBottom w:val="0"/>
              <w:divBdr>
                <w:top w:val="none" w:sz="0" w:space="0" w:color="auto"/>
                <w:left w:val="none" w:sz="0" w:space="0" w:color="auto"/>
                <w:bottom w:val="none" w:sz="0" w:space="0" w:color="auto"/>
                <w:right w:val="none" w:sz="0" w:space="0" w:color="auto"/>
              </w:divBdr>
            </w:div>
            <w:div w:id="1195388644">
              <w:marLeft w:val="0"/>
              <w:marRight w:val="0"/>
              <w:marTop w:val="0"/>
              <w:marBottom w:val="0"/>
              <w:divBdr>
                <w:top w:val="none" w:sz="0" w:space="0" w:color="auto"/>
                <w:left w:val="none" w:sz="0" w:space="0" w:color="auto"/>
                <w:bottom w:val="none" w:sz="0" w:space="0" w:color="auto"/>
                <w:right w:val="none" w:sz="0" w:space="0" w:color="auto"/>
              </w:divBdr>
            </w:div>
            <w:div w:id="2026898586">
              <w:marLeft w:val="0"/>
              <w:marRight w:val="0"/>
              <w:marTop w:val="0"/>
              <w:marBottom w:val="0"/>
              <w:divBdr>
                <w:top w:val="none" w:sz="0" w:space="0" w:color="auto"/>
                <w:left w:val="none" w:sz="0" w:space="0" w:color="auto"/>
                <w:bottom w:val="none" w:sz="0" w:space="0" w:color="auto"/>
                <w:right w:val="none" w:sz="0" w:space="0" w:color="auto"/>
              </w:divBdr>
            </w:div>
            <w:div w:id="62721270">
              <w:marLeft w:val="0"/>
              <w:marRight w:val="0"/>
              <w:marTop w:val="0"/>
              <w:marBottom w:val="0"/>
              <w:divBdr>
                <w:top w:val="none" w:sz="0" w:space="0" w:color="auto"/>
                <w:left w:val="none" w:sz="0" w:space="0" w:color="auto"/>
                <w:bottom w:val="none" w:sz="0" w:space="0" w:color="auto"/>
                <w:right w:val="none" w:sz="0" w:space="0" w:color="auto"/>
              </w:divBdr>
            </w:div>
            <w:div w:id="11950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Scripting_language" TargetMode="External"/><Relationship Id="rId47" Type="http://schemas.openxmlformats.org/officeDocument/2006/relationships/hyperlink" Target="https://github.com/search?l=Python&amp;q=merge+sort&amp;type=Repositories" TargetMode="External"/><Relationship Id="rId63" Type="http://schemas.openxmlformats.org/officeDocument/2006/relationships/footer" Target="footer2.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techtarget.com/whatis/definition/strongly-typed" TargetMode="External"/><Relationship Id="rId53" Type="http://schemas.openxmlformats.org/officeDocument/2006/relationships/hyperlink" Target="https://towardsdatascience.com/https-medium-com-pupalerushikesh-svm-f4b42800e989" TargetMode="External"/><Relationship Id="rId58" Type="http://schemas.openxmlformats.org/officeDocument/2006/relationships/hyperlink" Target="https://machinelearningmastery.com/difference-between-a-batch-and-an-epoch/"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Procedural_programming" TargetMode="External"/><Relationship Id="rId48" Type="http://schemas.openxmlformats.org/officeDocument/2006/relationships/hyperlink" Target="https://en.wikipedia.org/wiki/Gated_recurrent_unit" TargetMode="External"/><Relationship Id="rId56" Type="http://schemas.openxmlformats.org/officeDocument/2006/relationships/hyperlink" Target="https://networkx.org" TargetMode="External"/><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Random_forest" TargetMode="External"/><Relationship Id="rId3" Type="http://schemas.openxmlformats.org/officeDocument/2006/relationships/numbering" Target="numbering.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search?l=Python&amp;q=quick+sort&amp;type=Repositories" TargetMode="External"/><Relationship Id="rId59" Type="http://schemas.openxmlformats.org/officeDocument/2006/relationships/hyperlink" Target="https://scikit-learn.org/stable/" TargetMode="External"/><Relationship Id="rId67"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jamesmccaffrey.wordpress.com/2006/10/06/scripting-languages-vs-non-scripting-languages-in-test-automation/" TargetMode="External"/><Relationship Id="rId54" Type="http://schemas.openxmlformats.org/officeDocument/2006/relationships/hyperlink" Target="https://scikit-learn.org/stable/modules/generated/sklearn.feature_extraction.text.CountVectorizer.html"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Bayes%27_theorem" TargetMode="External"/><Relationship Id="rId57" Type="http://schemas.openxmlformats.org/officeDocument/2006/relationships/hyperlink" Target="https://machinelearningmastery.com/how-to-control-the-speed-and-stability-of-training-neural-networks-with-gradient-descent-batch-size/" TargetMode="External"/><Relationship Id="rId10" Type="http://schemas.openxmlformats.org/officeDocument/2006/relationships/customXml" Target="ink/ink1.xml"/><Relationship Id="rId31" Type="http://schemas.openxmlformats.org/officeDocument/2006/relationships/image" Target="media/image16.jpeg"/><Relationship Id="rId44" Type="http://schemas.openxmlformats.org/officeDocument/2006/relationships/hyperlink" Target="https://www.geeksforgeeks.org/introduction-to-tree-data-structure/" TargetMode="External"/><Relationship Id="rId52" Type="http://schemas.openxmlformats.org/officeDocument/2006/relationships/hyperlink" Target="https://medium.com/@divakar_239/stochastic-vs-batch-gradient-descent-8820568eada1" TargetMode="External"/><Relationship Id="rId60" Type="http://schemas.openxmlformats.org/officeDocument/2006/relationships/hyperlink" Target="https://scikit-learn.org/stable/modules/generated/sklearn.pipeline.Pipeline.html" TargetMode="External"/><Relationship Id="rId65"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machinelearningmastery.com/k-fold-cross-validation/" TargetMode="External"/><Relationship Id="rId55" Type="http://schemas.openxmlformats.org/officeDocument/2006/relationships/hyperlink" Target="https://docs.python.org/3/library/ast.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69C5B2315A4258A698D6763438150F"/>
        <w:category>
          <w:name w:val="General"/>
          <w:gallery w:val="placeholder"/>
        </w:category>
        <w:types>
          <w:type w:val="bbPlcHdr"/>
        </w:types>
        <w:behaviors>
          <w:behavior w:val="content"/>
        </w:behaviors>
        <w:guid w:val="{EDBAC546-2438-49D3-99CD-EE5BD37D5312}"/>
      </w:docPartPr>
      <w:docPartBody>
        <w:p w:rsidR="00C75714" w:rsidRDefault="0061488D">
          <w:r w:rsidRPr="004B09FB">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Franklin Gothic Medium Cond"/>
    <w:panose1 w:val="020B0604020202020204"/>
    <w:charset w:val="00"/>
    <w:family w:val="auto"/>
    <w:pitch w:val="variable"/>
    <w:sig w:usb0="00000003" w:usb1="00000000" w:usb2="00000000" w:usb3="00000000" w:csb0="00000001" w:csb1="00000000"/>
  </w:font>
  <w:font w:name="KingsBureauGrot FiveOne">
    <w:altName w:val="Andale Mono"/>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46FC7"/>
    <w:rsid w:val="00097F73"/>
    <w:rsid w:val="001D48E8"/>
    <w:rsid w:val="002A6DAE"/>
    <w:rsid w:val="002B0CAF"/>
    <w:rsid w:val="00340940"/>
    <w:rsid w:val="003412F5"/>
    <w:rsid w:val="003F0449"/>
    <w:rsid w:val="004273E8"/>
    <w:rsid w:val="00431FBE"/>
    <w:rsid w:val="00434060"/>
    <w:rsid w:val="00476F0D"/>
    <w:rsid w:val="005559F2"/>
    <w:rsid w:val="00584675"/>
    <w:rsid w:val="005872B2"/>
    <w:rsid w:val="005F1124"/>
    <w:rsid w:val="0061488D"/>
    <w:rsid w:val="006250EC"/>
    <w:rsid w:val="00673C31"/>
    <w:rsid w:val="00686632"/>
    <w:rsid w:val="006A1993"/>
    <w:rsid w:val="007039B9"/>
    <w:rsid w:val="007B3949"/>
    <w:rsid w:val="007B5E37"/>
    <w:rsid w:val="007C3F96"/>
    <w:rsid w:val="008746B7"/>
    <w:rsid w:val="00893789"/>
    <w:rsid w:val="008A2192"/>
    <w:rsid w:val="008F0B6A"/>
    <w:rsid w:val="009F035A"/>
    <w:rsid w:val="009F050E"/>
    <w:rsid w:val="00A31A8F"/>
    <w:rsid w:val="00A32C29"/>
    <w:rsid w:val="00A65C1D"/>
    <w:rsid w:val="00A75299"/>
    <w:rsid w:val="00B85797"/>
    <w:rsid w:val="00BA1235"/>
    <w:rsid w:val="00C75714"/>
    <w:rsid w:val="00CA2324"/>
    <w:rsid w:val="00D168E5"/>
    <w:rsid w:val="00D46ED2"/>
    <w:rsid w:val="00D67942"/>
    <w:rsid w:val="00D73EA8"/>
    <w:rsid w:val="00DB7E1E"/>
    <w:rsid w:val="00DC2A29"/>
    <w:rsid w:val="00DC71CA"/>
    <w:rsid w:val="00E15064"/>
    <w:rsid w:val="00EA7A20"/>
    <w:rsid w:val="00F263ED"/>
    <w:rsid w:val="00F8342A"/>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F04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4T12:26:48.324"/>
    </inkml:context>
    <inkml:brush xml:id="br0">
      <inkml:brushProperty name="width" value="0.05" units="cm"/>
      <inkml:brushProperty name="height" value="0.05" units="cm"/>
    </inkml:brush>
  </inkml:definitions>
  <inkml:trace contextRef="#ctx0" brushRef="#br0">148 142 24575,'-12'31'0,"-3"14"0,6-14 0,-1 2 0,2 1 0,1 0 0,-1 25 0,2-6 0,1-4 0,-5-1 0,-2-4 0,0-8 0,0-14 0,1-9 0,5-9 0,1-1 0,5-3 0</inkml:trace>
  <inkml:trace contextRef="#ctx0" brushRef="#br0" timeOffset="2905">129 158 24575,'10'40'0,"-1"-1"0,1-5 0,-1-2 0,10 9 0,-7-20 0,1 8 0,-2-7 0,6 8 0,1 0 0,0 1 0,0 1 0,9 15 0,-22-37 0,-1-2 0,-1-3 0,-2-2 0,0-1 0,0-1 0,0 0 0,1 0 0,-1 2 0,0-1 0,3 2 0,-3-2 0,1 1 0,-1-1 0,0 2 0,0-1 0,1 0 0,0 0 0,0 0 0,0 2 0,0 1 0,1 0 0,-1 0 0,1 0 0,1 1 0,0 1 0,-1 2 0,2-1 0,1 2 0,0 0 0,1 0 0,-1 2 0,-1-5 0,0 0 0,-2-6 0,0 2 0,0-1 0,-1 0 0,0 0 0,0-1 0,-1 0 0,1 0 0,0 0 0,-1 0 0,1 0 0,0 1 0,0 0 0,0-1 0,0 1 0,1-1 0,0 1 0,-1-1 0,0-1 0,-2-1 0</inkml:trace>
  <inkml:trace contextRef="#ctx0" brushRef="#br0" timeOffset="4056">99 571 24575,'24'0'0,"9"0"0,5 0 0,-4 0 0,1 0 0,2 0 0,-3 0 0,-1 0 0</inkml:trace>
  <inkml:trace contextRef="#ctx0" brushRef="#br0" timeOffset="5733">461 162 24575,'0'29'0,"0"2"0,0 8 0,0 13 0,0 9 0,0-5 0,0-6 0,0 0 0,0 8 0,0 5 0,0-9 0,0-17 0,0-4 0,0 7 0,0-1 0,0-4 0,0-5 0,1-5 0,0-17 0,0-7 0</inkml:trace>
  <inkml:trace contextRef="#ctx0" brushRef="#br0" timeOffset="8321">692 187 24575,'0'27'0,"-8"11"0,-7 9 0,-4-1 0,1-12 0,8-17 0,6-8 0,-1-9 0,1 0 0,1 0 0,3 0 0,3 0 0,1 0 0,1 3 0,1 3 0,3 4 0,-4-2 0,1 1 0,-5-3 0,1 3 0,-1 1 0,-1 1 0,0 0 0,-3 0 0,-4 3 0,-9 3 0,-6 2 0,-1 0 0,2-5 0,5-6 0,5-4 0,4-4 0,4 1 0,2 0 0,2 0 0,1 0 0,5-1 0,-2 0 0,7 0 0,2 2 0,12 8 0,11 12 0,11 14 0,-24-15 0,0 0 0,19 18 0,-7-10 0,-12-8 0,-6-5 0,-4-2 0,-3-2 0,-1-2 0,-1-2 0,-4-3 0,0-3 0,-4-1 0,0 1 0,0 1 0,2-1 0,0 1 0,1 0 0,-2 1 0,0-1 0,0 1 0,0-1 0,2 1 0,1 0 0,0 0 0,-2-2 0,-2 0 0</inkml:trace>
  <inkml:trace contextRef="#ctx0" brushRef="#br0" timeOffset="10628">1068 228 24575,'0'37'0,"0"0"0,0 2 0,0 1 0,0 8 0,0-1 0,0-6 0,0-2 0,0-6 0,0-4 0,0 7 0,0-18 0,0-9 0,0-4 0,0-1 0,0 1 0,0-1 0,0 1 0,0 0 0,0 1 0,0 1 0,0 1 0,0 0 0,0 0 0,0 2 0,0 1 0,0 4 0,0 1 0,0 2 0,0 0 0,0-2 0,0 0 0,0-3 0,0 0 0,0-5 0,0 1 0,0-4 0,0 0 0,0 0 0,0 0 0,0-1 0,0-1 0,0-2 0</inkml:trace>
  <inkml:trace contextRef="#ctx0" brushRef="#br0" timeOffset="12298">1084 218 24575,'16'0'0,"23"0"0,-4 0 0,-4 0 0,2 0 0,6 0 0,-1 0 0,-15 0 0,-16 0 0,-5 0 0,-2 0 0</inkml:trace>
  <inkml:trace contextRef="#ctx0" brushRef="#br0" timeOffset="13784">1063 576 24575,'8'0'0,"10"0"0,6 0 0,24 0 0,0 0 0,1 0 0,-16 0 0,-17 0 0,-10 0 0,-3 0 0,-1 0 0,-1 0 0</inkml:trace>
  <inkml:trace contextRef="#ctx0" brushRef="#br0" timeOffset="15809">1093 953 24575,'20'0'0,"16"0"0,16 0 0,7 0 0,-10 0 0,-13 0 0,-11 0 0,-14 0 0,-4 0 0,-6 0 0</inkml:trace>
  <inkml:trace contextRef="#ctx0" brushRef="#br0" timeOffset="18139">1534 167 24575,'0'21'0,"0"15"0,0 16 0,0 5 0,0-20 0,0 1 0,0 16 0,0-4 0,0-11 0,0-8 0,0 0 0,0-1 0,0-2 0,0-7 0,0-4 0,1-1 0,1-4 0,0 0 0,-1-5 0,-1 0 0,0-2 0,0 3 0,0 5 0,0 9 0,0 6 0,0 5 0,0-2 0,0-6 0,0-6 0,0-5 0,0-3 0,0-2 0,0-1 0,0-2 0,0 1 0,0-4 0,0 2 0,0-3 0,0 0 0,0 0 0,1 0 0,2 1 0,-1 0 0,3 0 0,-3-1 0,1-2 0,-1 0 0,0 0 0</inkml:trace>
  <inkml:trace contextRef="#ctx0" brushRef="#br0" timeOffset="21120">1560 171 24575,'31'0'0,"2"0"0,9 0 0,-16 0 0,-7 0 0,-13 0 0,1 2 0,2 2 0,1 4 0,0 3 0,0 1 0,0 3 0,0 3 0,0 2 0,0 3 0,-2 0 0,-3 0 0,-3-1 0,-2 1 0,0 5 0,0 4 0,0 2 0,0-4 0,-3-4 0,-4-4 0,-3-4 0,-5-3 0,1-5 0,0-4 0,2-3 0,1-3 0,5 0 0,-1 0 0,4 0 0,-3 0 0,2 0 0,-1 0 0,2 0 0,-1 0 0,-2 0 0,0 0 0,0 0 0,0 0 0,1 0 0,1 0 0,1 0 0,0 0 0,-3 0 0,-1 0 0,-3 0 0,-4 0 0,7 1 0,-1 1 0,8-1 0,4 0 0,2 1 0,6 3 0,1 3 0,5 1 0,-1 0 0,-3-3 0,-2 1 0,-2 1 0,5 8 0,11 14 0,8 10 0,4 6 0,-5-7 0,-9-12 0,-9-10 0,-6-5 0,-6-7 0,0 0 0,-2-4 0,3 2 0,-3-1 0,4 2 0,-1 1 0,-1-2 0,3 2 0,-2-2 0,2 2 0,0 1 0,-1-3 0,-2 1 0,-2-3 0,1 1 0,0 0 0,0-1 0,0 1 0,-1-1 0,-1 0 0</inkml:trace>
  <inkml:trace contextRef="#ctx0" brushRef="#br0" timeOffset="22846">2036 198 24575,'0'36'0,"0"3"0,0 2 0,0 7 0,0-3 0,0-3 0,0-13 0,0 3 0,0-8 0,0-8 0,0-8 0,0 3 0,0-6 0,0 2 0,0-1 0,0-2 0,1 2 0,1 5 0,2 10 0,2 6 0,-2 2 0,2-3 0,-2-5 0,-1-2 0,1 0 0,0 0 0,0 2 0,-1-2 0,1-1 0,-1 0 0,-1 1 0,0 2 0,-1-2 0,-1-3 0,0-4 0,0-6 0,0-1 0,0-3 0,0-2 0</inkml:trace>
  <inkml:trace contextRef="#ctx0" brushRef="#br0" timeOffset="24187">2024 222 24575,'7'0'0,"12"0"0,9 0 0,15 0 0,6 0 0,-7 0 0,-1 0 0,-12 0 0,-6 0 0,-5 0 0,-6 0 0,-2 0 0,0 0 0,-5 0 0,4 0 0,-7 0 0,0 0 0</inkml:trace>
  <inkml:trace contextRef="#ctx0" brushRef="#br0" timeOffset="25737">2112 554 24575,'14'0'0,"-1"0"0,-2 0 0,-1 0 0,-1 0 0,1 0 0,1 0 0,0 0 0,1 0 0,-1 0 0,-4 0 0,1 0 0,-2 0 0,2 0 0,0 0 0,0 0 0,-1 0 0,-2 0 0,1 0 0,3 2 0,5 0 0,2 2 0,-1 1 0,-7-3 0,-4 1 0</inkml:trace>
  <inkml:trace contextRef="#ctx0" brushRef="#br0" timeOffset="27599">2109 990 24575,'11'0'0,"4"0"0,2 0 0,-1 0 0,-4 0 0,-7 0 0,2 0 0,-3 0 0,1 0 0,1 0 0,-1 0 0,1 0 0,2 0 0,1 0 0,3 0 0,-4 0 0,0 0 0,-5 0 0,1 0 0,2 0 0,-3 0 0,1 0 0</inkml:trace>
  <inkml:trace contextRef="#ctx0" brushRef="#br0" timeOffset="30057">1265 48 24575,'0'48'0,"0"-27"0,0 11 0,0 1 0,-1-5 0,-2 3 0,-2-8 0,-3-7 0,-5 0 0,-8 3 0,-3 4 0,-4 4 0,1 1 0,1 6 0,0 5 0,0 1 0,0 0 0,3-7 0,4-5 0,0-1 0,2 1 0,-2 2 0,-2-2 0,2-4 0,3-6 0,5-4 0,5-3 0,1 11 0,-3 10 0,-4 8 0,-3 0 0,1-11 0,2-10 0,5-9 0,4-2 0,1-1 0,2 1 0,-1-6 0,0 2 0,0-8 0</inkml:trace>
  <inkml:trace contextRef="#ctx0" brushRef="#br0" timeOffset="31823">1270 90 24575,'18'30'0,"4"0"0,7 8 0,-2-1 0,5 8 0,1 2-609,-4-6 0,5 4 0,-1 1 0,-3-3 609,-3-3 0,-3-3 0,1 2 0,2 2 0,0 2 0,-3-3 0,3 3 0,-4-5 0,4 13 778,-19-33-778,-5-13 401,0-5-401,0 0 0,-1 1 0,1 3 1257,0-2-1257,1 5 0,2-1 0,7 8 0,6 7 0,4 5 0,-1-2 0,-7-5 0,-8-9 0,-3-5 0</inkml:trace>
  <inkml:trace contextRef="#ctx0" brushRef="#br0" timeOffset="32988">1017 728 24575,'23'-2'0,"7"0"0,7 2 0,12-1 0,7 2 0,2-1 0,6 0 0,-4 0 0,2 0 0,-1 0 0,-16 0 0,1 0 0,-7 0 0,11 0 0,-1 0 0,1 0 0,-3 0 0,-10 0 0,-13 0 0,-10 0 0,-7-1 0,-3 0 0,-3 0 0,-1 0 0</inkml:trace>
  <inkml:trace contextRef="#ctx0" brushRef="#br0" timeOffset="35910">1627 79 24575,'-24'0'0,"-29"0"0,12 0 0,0 0 0,-2 0 0,8 0 0,-1 0 0,-8 0 0,0 0 0,2 0 0,3 0 0,-19 0 0,26 2 0,18 1 0,8 0 0,4 1 0,1-1 0,1 0 0,0 0 0,0 0 0,0 1 0,0 2 0,2 7 0,1 12 0,4 23 0,-3-13 0,-1 4 0,2 8 0,-1 1 0,-1 4 0,0 0 0,1-3 0,-1-2 0,1-5 0,0-1 0,1-4 0,1 0 0,1 1 0,2-1 0,1 4 0,2-1 0,1 0 0,2 0 0,-1-4 0,0-3 0,13 19 0,-2-18 0,2-12 0,9-5 0,13 1 0,-18-8 0,0 1 0,3 1 0,1-1 0,-1 0 0,0 1 0,-3-2 0,-2 0 0,20 2 0,-9-5 0,-9-4 0,-2-8 0,-4-5 0,-4-5 0,0-2 0,-3 3 0,0-2 0,-1-3 0,-2-2 0,-4-1 0,-6 1 0,-4 3 0,-1 3 0,0 0 0,0 2 0,0-1 0,0-2 0,0-2 0,-2-6 0,-2-5 0,-5-2 0,-2-7 0,-4-11 0,6 18 0,1-1 0,-2-4 0,1 0 0,-2 1 0,0 0 0,2 4 0,0 1 0,-6-20 0,1 4 0,2 2 0,0-2 0,-2-3 0,-1-1 0,0-5 0,1 4 0,3 11 0,4 14 0,2 15 0,-1 7 0,2 2 0,-4 2 0,4 0 0,-2 0 0,0 0 0,-1-1 0,-4 0 0,3-2 0,-2 1 0,4 1 0,1 0 0,-3 1 0,2 0 0,-1 0 0,0 0 0,1 0 0,3 0 0,2 0 0</inkml:trace>
  <inkml:trace contextRef="#ctx0" brushRef="#br0" timeOffset="37646">1164 0 24575,'0'12'0,"0"22"0,0 21 0,0-18 0,0 2 0,0 15 0,0-2 0,0-18 0,0-2 0,0 26 0,0-43 0,0-13 0,0 0 0,0 1 0,0 0 0,0 0 0,0 5 0,0-4 0,0 6 0,0-1 0,0 11 0,0 10 0,0 9 0,0 6 0,0-1 0,0 1 0,2 0 0,1-2 0,-1-4 0,1-10 0,-3-9 0,0-5 0,0-8 0,0 2 0,0-4 0,0 1 0,0-1 0,0-2 0,0 0 0,0 0 0,0-1 0,1 0 0,0 2 0,2 1 0,0 1 0,-2 5 0,1 3 0,-2 7 0,0 12 0,3 17 0,-2-18 0,1 1 0,0 3 0,-1-1 0,1 25 0,-2-21 0,0-15 0,0-16 0,0-1 0</inkml:trace>
  <inkml:trace contextRef="#ctx0" brushRef="#br0" timeOffset="40846">1164 63 24575,'22'0'0,"14"0"0,-6 0 0,23 0 0,-3 0 0,-15 0 0,2 0 0,1 0 0,0 0 0,-3 0 0,-1 0 0,20 0 0,-14 0 0,-8 0 0,-6 0 0,-3 0 0,-2 0 0,5 0 0,3 0 0,4 1 0,0 3 0,-5 4 0,-7 3 0,-4 3 0,-2 4 0,-4 2 0,-4 8 0,-3 3 0,-4 5 0,0 8 0,-2 5 0,-6 9 0,-2 0 0,-2-4 0,0-10 0,-1-14 0,-6-8 0,-13-3 0,-16 3 0,17-9 0,-2-1 0,-8 2 0,-2-1 0,-6 1 0,-3 0 0,12-5 0,-1 1 0,-2-1-271,-4 2 1,-1-1 0,-1 1 270,-1-1 0,-1 1 0,1-1 0,-1 0 0,1 0 0,0-1 0,7-2 0,0-1 0,3 0 0,-9 1 0,4-2 0,11-2 0,4-1 0,-3-2 0,17-1 0,10 0 0,5-1 0,4-1 811,2-1-811,5-1 0,3 0 0,3-1 0,3 0 0,0 1 0,2 1 0,3-1 0,10-1 0,24-2 0,-18 4 0,4 1 0,8 0 0,2 1 0,4 0 0,0 1 0,-3 1 0,-2 0 0,-5 0 0,-1 0 0,-4 0 0,-2 0 0,-5 0 0,-1 0 0,24 0 0,-14 1 0,-18 2 0,-10-1 0,-4 3 0,-2 0 0,3 2 0,2 5 0,1 2 0,1 5 0,-2 6 0,3 6 0,4 7 0,1 6 0,-1-3 0,-6-6 0,-7-7 0,-5-5 0,-4-1 0,-1-1 0,-1 0 0,-3-4 0,-1-3 0,-3-2 0,0-4 0,-2-2 0,-1-2 0,-1-1 0,1-1 0,0 0 0,-3-1 0,-3 1 0,-6 0 0,-14 6 0,-14 5 0,22-4 0,-1 0 0,-2 0 0,0 0 0,-26 5 0,6-5 0,6-4 0,5 0 0,2 1 0,5-1 0,3-1 0,6-2 0,7-2 0,5 0 0,11-10 0,0 7 0,5-7 0</inkml:trace>
</inkml:ink>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7598E-8648-214F-AFD9-5841A52D01BF}">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64D50-B5BB-FC4E-9DCF-48FF3A7C5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126</Pages>
  <Words>35255</Words>
  <Characters>193903</Characters>
  <Application>Microsoft Office Word</Application>
  <DocSecurity>0</DocSecurity>
  <Lines>1615</Lines>
  <Paragraphs>457</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Title</vt:lpstr>
      <vt:lpstr>Title</vt:lpstr>
      <vt:lpstr>Title</vt:lpstr>
    </vt:vector>
  </TitlesOfParts>
  <Company/>
  <LinksUpToDate>false</LinksUpToDate>
  <CharactersWithSpaces>228701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Name: Olubusayo Akeredolu</dc:creator>
  <cp:lastModifiedBy>Olubusayo Akeredolu</cp:lastModifiedBy>
  <cp:revision>41</cp:revision>
  <cp:lastPrinted>2022-07-30T17:52:00Z</cp:lastPrinted>
  <dcterms:created xsi:type="dcterms:W3CDTF">2022-08-04T16:46:00Z</dcterms:created>
  <dcterms:modified xsi:type="dcterms:W3CDTF">2022-08-04T17:29:00Z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documentId_1814</vt:lpwstr>
  </property>
  <property fmtid="{D5CDD505-2E9C-101B-9397-08002B2CF9AE}" pid="3" name="grammarly_documentContext">
    <vt:lpwstr>{"goals":[],"domain":"general","emotions":[],"dialect":"british"}</vt:lpwstr>
  </property>
</Properties>
</file>